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1B631" w14:textId="77777777" w:rsidR="00A529FC" w:rsidRDefault="00000000">
      <w:pPr>
        <w:pStyle w:val="Title"/>
      </w:pPr>
      <w:r>
        <w:t>Correcting</w:t>
      </w:r>
      <w:r>
        <w:rPr>
          <w:spacing w:val="10"/>
        </w:rPr>
        <w:t xml:space="preserve"> </w:t>
      </w:r>
      <w:r>
        <w:t>the</w:t>
      </w:r>
      <w:r>
        <w:rPr>
          <w:spacing w:val="10"/>
        </w:rPr>
        <w:t xml:space="preserve"> </w:t>
      </w:r>
      <w:r>
        <w:t>Hebbian</w:t>
      </w:r>
      <w:r>
        <w:rPr>
          <w:spacing w:val="10"/>
        </w:rPr>
        <w:t xml:space="preserve"> </w:t>
      </w:r>
      <w:r>
        <w:t>Mistake:</w:t>
      </w:r>
      <w:r>
        <w:rPr>
          <w:spacing w:val="29"/>
        </w:rPr>
        <w:t xml:space="preserve"> </w:t>
      </w:r>
      <w:r>
        <w:t>Toward</w:t>
      </w:r>
      <w:r>
        <w:rPr>
          <w:spacing w:val="10"/>
        </w:rPr>
        <w:t xml:space="preserve"> </w:t>
      </w:r>
      <w:r>
        <w:t>a</w:t>
      </w:r>
      <w:r>
        <w:rPr>
          <w:spacing w:val="10"/>
        </w:rPr>
        <w:t xml:space="preserve"> </w:t>
      </w:r>
      <w:r>
        <w:t>Fully</w:t>
      </w:r>
      <w:r>
        <w:rPr>
          <w:spacing w:val="10"/>
        </w:rPr>
        <w:t xml:space="preserve"> </w:t>
      </w:r>
      <w:r>
        <w:t>Error-Driven</w:t>
      </w:r>
      <w:r>
        <w:rPr>
          <w:spacing w:val="10"/>
        </w:rPr>
        <w:t xml:space="preserve"> </w:t>
      </w:r>
      <w:r>
        <w:rPr>
          <w:spacing w:val="-2"/>
        </w:rPr>
        <w:t>Hippocampus</w:t>
      </w:r>
    </w:p>
    <w:p w14:paraId="7B3743E9" w14:textId="77777777" w:rsidR="00A529FC" w:rsidRDefault="00A529FC">
      <w:pPr>
        <w:pStyle w:val="BodyText"/>
        <w:spacing w:before="8"/>
        <w:rPr>
          <w:sz w:val="31"/>
        </w:rPr>
      </w:pPr>
    </w:p>
    <w:p w14:paraId="12353C7E" w14:textId="416FC284" w:rsidR="00A529FC" w:rsidRDefault="00000000">
      <w:pPr>
        <w:pStyle w:val="BodyText"/>
        <w:spacing w:line="254" w:lineRule="auto"/>
        <w:ind w:left="280" w:right="278"/>
        <w:jc w:val="center"/>
        <w:rPr>
          <w:rFonts w:ascii="Trebuchet MS" w:hAnsi="Trebuchet MS"/>
        </w:rPr>
      </w:pPr>
      <w:r>
        <w:t>Yicong Zheng</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t>, Xiaonan L. Liu</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rsidRPr="007576F6">
        <w:rPr>
          <w:rFonts w:ascii="Georgia" w:hAnsi="Georgia"/>
          <w:i/>
          <w:vertAlign w:val="superscript"/>
        </w:rPr>
        <w:t>,</w:t>
      </w:r>
      <w:ins w:id="0" w:author="Author" w:date="2022-09-10T01:53:00Z">
        <w:r>
          <w:rPr>
            <w:rFonts w:ascii="Trebuchet MS" w:hAnsi="Trebuchet MS"/>
            <w:vertAlign w:val="superscript"/>
          </w:rPr>
          <w:t>3</w:t>
        </w:r>
        <w:r>
          <w:t>,</w:t>
        </w:r>
      </w:ins>
      <w:r>
        <w:t xml:space="preserve"> Satoru </w:t>
      </w:r>
      <w:del w:id="1" w:author="Author" w:date="2022-09-10T01:53:00Z">
        <w:r>
          <w:delText>Nishiyama</w:delText>
        </w:r>
        <w:r>
          <w:rPr>
            <w:rFonts w:ascii="Trebuchet MS" w:hAnsi="Trebuchet MS"/>
            <w:vertAlign w:val="superscript"/>
          </w:rPr>
          <w:delText>3</w:delText>
        </w:r>
        <w:r>
          <w:rPr>
            <w:rFonts w:ascii="Georgia" w:hAnsi="Georgia"/>
            <w:i/>
            <w:vertAlign w:val="superscript"/>
          </w:rPr>
          <w:delText>,</w:delText>
        </w:r>
        <w:r>
          <w:rPr>
            <w:rFonts w:ascii="Trebuchet MS" w:hAnsi="Trebuchet MS"/>
            <w:vertAlign w:val="superscript"/>
          </w:rPr>
          <w:delText>4</w:delText>
        </w:r>
      </w:del>
      <w:ins w:id="2" w:author="Author" w:date="2022-09-10T01:53:00Z">
        <w:r>
          <w:t>Nishiyama</w:t>
        </w:r>
        <w:r>
          <w:rPr>
            <w:rFonts w:ascii="Trebuchet MS" w:hAnsi="Trebuchet MS"/>
            <w:vertAlign w:val="superscript"/>
          </w:rPr>
          <w:t>4</w:t>
        </w:r>
        <w:r>
          <w:rPr>
            <w:rFonts w:ascii="Georgia" w:hAnsi="Georgia"/>
            <w:i/>
            <w:vertAlign w:val="superscript"/>
          </w:rPr>
          <w:t>,</w:t>
        </w:r>
        <w:r>
          <w:rPr>
            <w:rFonts w:ascii="Trebuchet MS" w:hAnsi="Trebuchet MS"/>
            <w:vertAlign w:val="superscript"/>
          </w:rPr>
          <w:t>5</w:t>
        </w:r>
      </w:ins>
      <w:r>
        <w:t>, Charan Ranganath</w:t>
      </w:r>
      <w:r>
        <w:rPr>
          <w:rFonts w:ascii="Trebuchet MS" w:hAnsi="Trebuchet MS"/>
          <w:vertAlign w:val="superscript"/>
        </w:rPr>
        <w:t>1</w:t>
      </w:r>
      <w:r>
        <w:rPr>
          <w:rFonts w:ascii="Georgia" w:hAnsi="Georgia"/>
          <w:i/>
          <w:vertAlign w:val="superscript"/>
        </w:rPr>
        <w:t>,</w:t>
      </w:r>
      <w:r>
        <w:rPr>
          <w:rFonts w:ascii="Trebuchet MS" w:hAnsi="Trebuchet MS"/>
          <w:vertAlign w:val="superscript"/>
        </w:rPr>
        <w:t>2</w:t>
      </w:r>
      <w:r>
        <w:t xml:space="preserve">, and Randall C. </w:t>
      </w:r>
      <w:r>
        <w:rPr>
          <w:spacing w:val="-2"/>
          <w:w w:val="105"/>
        </w:rPr>
        <w:t>O’Reilly</w:t>
      </w:r>
      <w:r>
        <w:rPr>
          <w:rFonts w:ascii="Trebuchet MS" w:hAnsi="Trebuchet MS"/>
          <w:spacing w:val="-2"/>
          <w:w w:val="105"/>
          <w:vertAlign w:val="superscript"/>
        </w:rPr>
        <w:t>1</w:t>
      </w:r>
      <w:r>
        <w:rPr>
          <w:rFonts w:ascii="Georgia" w:hAnsi="Georgia"/>
          <w:i/>
          <w:spacing w:val="-2"/>
          <w:w w:val="105"/>
          <w:vertAlign w:val="superscript"/>
        </w:rPr>
        <w:t>,</w:t>
      </w:r>
      <w:r>
        <w:rPr>
          <w:rFonts w:ascii="Trebuchet MS" w:hAnsi="Trebuchet MS"/>
          <w:spacing w:val="-2"/>
          <w:w w:val="105"/>
          <w:vertAlign w:val="superscript"/>
        </w:rPr>
        <w:t>2</w:t>
      </w:r>
      <w:r>
        <w:rPr>
          <w:rFonts w:ascii="Georgia" w:hAnsi="Georgia"/>
          <w:i/>
          <w:spacing w:val="-2"/>
          <w:w w:val="105"/>
          <w:vertAlign w:val="superscript"/>
        </w:rPr>
        <w:t>,</w:t>
      </w:r>
      <w:del w:id="3" w:author="Author" w:date="2022-09-10T01:53:00Z">
        <w:r>
          <w:rPr>
            <w:rFonts w:ascii="Trebuchet MS" w:hAnsi="Trebuchet MS"/>
            <w:spacing w:val="-2"/>
            <w:w w:val="105"/>
            <w:vertAlign w:val="superscript"/>
          </w:rPr>
          <w:delText>5</w:delText>
        </w:r>
      </w:del>
      <w:ins w:id="4" w:author="Author" w:date="2022-09-10T01:53:00Z">
        <w:r>
          <w:rPr>
            <w:rFonts w:ascii="Trebuchet MS" w:hAnsi="Trebuchet MS"/>
            <w:spacing w:val="-2"/>
            <w:w w:val="105"/>
            <w:vertAlign w:val="superscript"/>
          </w:rPr>
          <w:t>6</w:t>
        </w:r>
      </w:ins>
    </w:p>
    <w:p w14:paraId="1F5E6CCA" w14:textId="77862827" w:rsidR="00A529FC" w:rsidRDefault="00000000" w:rsidP="007576F6">
      <w:pPr>
        <w:pStyle w:val="BodyText"/>
        <w:spacing w:line="254" w:lineRule="auto"/>
        <w:ind w:left="1850" w:right="1848"/>
        <w:jc w:val="center"/>
      </w:pPr>
      <w:r>
        <w:rPr>
          <w:rFonts w:ascii="Trebuchet MS"/>
          <w:vertAlign w:val="superscript"/>
        </w:rPr>
        <w:t>1</w:t>
      </w:r>
      <w:r>
        <w:t>Department</w:t>
      </w:r>
      <w:r w:rsidRPr="007576F6">
        <w:t xml:space="preserve"> </w:t>
      </w:r>
      <w:r>
        <w:t>of</w:t>
      </w:r>
      <w:r w:rsidRPr="007576F6">
        <w:t xml:space="preserve"> </w:t>
      </w:r>
      <w:r>
        <w:t>Psychology,</w:t>
      </w:r>
      <w:r w:rsidRPr="007576F6">
        <w:t xml:space="preserve"> </w:t>
      </w:r>
      <w:r>
        <w:t>University</w:t>
      </w:r>
      <w:r w:rsidRPr="007576F6">
        <w:t xml:space="preserve"> </w:t>
      </w:r>
      <w:r>
        <w:t>of</w:t>
      </w:r>
      <w:r w:rsidRPr="007576F6">
        <w:t xml:space="preserve"> </w:t>
      </w:r>
      <w:r>
        <w:t>California,</w:t>
      </w:r>
      <w:r w:rsidRPr="007576F6">
        <w:t xml:space="preserve"> </w:t>
      </w:r>
      <w:r>
        <w:t xml:space="preserve">Davis </w:t>
      </w:r>
      <w:r>
        <w:rPr>
          <w:rFonts w:ascii="Trebuchet MS"/>
          <w:vertAlign w:val="superscript"/>
        </w:rPr>
        <w:t>2</w:t>
      </w:r>
      <w:r>
        <w:t xml:space="preserve">Center for Neuroscience, University of California, Davis </w:t>
      </w:r>
      <w:del w:id="5" w:author="Author" w:date="2022-09-10T01:53:00Z">
        <w:r>
          <w:rPr>
            <w:rFonts w:ascii="Trebuchet MS"/>
            <w:vertAlign w:val="superscript"/>
          </w:rPr>
          <w:delText>3</w:delText>
        </w:r>
        <w:r>
          <w:delText>Graduate</w:delText>
        </w:r>
      </w:del>
      <w:ins w:id="6" w:author="Author" w:date="2022-09-10T01:53:00Z">
        <w:r>
          <w:rPr>
            <w:rFonts w:ascii="Trebuchet MS"/>
            <w:vertAlign w:val="superscript"/>
          </w:rPr>
          <w:t>3</w:t>
        </w:r>
        <w:r>
          <w:t>Department</w:t>
        </w:r>
        <w:r>
          <w:rPr>
            <w:spacing w:val="-12"/>
          </w:rPr>
          <w:t xml:space="preserve"> </w:t>
        </w:r>
        <w:r>
          <w:t>of</w:t>
        </w:r>
        <w:r>
          <w:rPr>
            <w:spacing w:val="-12"/>
          </w:rPr>
          <w:t xml:space="preserve"> </w:t>
        </w:r>
        <w:r>
          <w:t>Psychology,</w:t>
        </w:r>
        <w:r>
          <w:rPr>
            <w:spacing w:val="-12"/>
          </w:rPr>
          <w:t xml:space="preserve"> </w:t>
        </w:r>
        <w:r>
          <w:t>The</w:t>
        </w:r>
        <w:r>
          <w:rPr>
            <w:spacing w:val="-12"/>
          </w:rPr>
          <w:t xml:space="preserve"> </w:t>
        </w:r>
        <w:r>
          <w:t>Chinese</w:t>
        </w:r>
        <w:r>
          <w:rPr>
            <w:spacing w:val="-12"/>
          </w:rPr>
          <w:t xml:space="preserve"> </w:t>
        </w:r>
        <w:r>
          <w:t>University</w:t>
        </w:r>
        <w:r>
          <w:rPr>
            <w:spacing w:val="-12"/>
          </w:rPr>
          <w:t xml:space="preserve"> </w:t>
        </w:r>
        <w:r>
          <w:t>of</w:t>
        </w:r>
        <w:r>
          <w:rPr>
            <w:spacing w:val="-12"/>
          </w:rPr>
          <w:t xml:space="preserve"> </w:t>
        </w:r>
        <w:r>
          <w:t>Hong</w:t>
        </w:r>
        <w:r>
          <w:rPr>
            <w:spacing w:val="-12"/>
          </w:rPr>
          <w:t xml:space="preserve"> </w:t>
        </w:r>
        <w:r>
          <w:t xml:space="preserve">Kong </w:t>
        </w:r>
        <w:r>
          <w:rPr>
            <w:rFonts w:ascii="Trebuchet MS"/>
            <w:vertAlign w:val="superscript"/>
          </w:rPr>
          <w:t>4</w:t>
        </w:r>
        <w:r>
          <w:t>Graduate</w:t>
        </w:r>
      </w:ins>
      <w:r>
        <w:t xml:space="preserve"> School of Education, Kyoto University</w:t>
      </w:r>
    </w:p>
    <w:p w14:paraId="04805202" w14:textId="70BF5714" w:rsidR="00A529FC" w:rsidRDefault="00000000">
      <w:pPr>
        <w:pStyle w:val="BodyText"/>
        <w:spacing w:before="1"/>
        <w:ind w:left="278" w:right="278"/>
        <w:jc w:val="center"/>
      </w:pPr>
      <w:del w:id="7" w:author="Author" w:date="2022-09-10T01:53:00Z">
        <w:r>
          <w:rPr>
            <w:rFonts w:ascii="Trebuchet MS"/>
            <w:vertAlign w:val="superscript"/>
          </w:rPr>
          <w:delText>4</w:delText>
        </w:r>
        <w:r>
          <w:delText>Japan</w:delText>
        </w:r>
      </w:del>
      <w:ins w:id="8" w:author="Author" w:date="2022-09-10T01:53:00Z">
        <w:r>
          <w:rPr>
            <w:rFonts w:ascii="Trebuchet MS"/>
            <w:vertAlign w:val="superscript"/>
          </w:rPr>
          <w:t>5</w:t>
        </w:r>
        <w:r>
          <w:t>Japan</w:t>
        </w:r>
      </w:ins>
      <w:r>
        <w:rPr>
          <w:spacing w:val="-3"/>
        </w:rPr>
        <w:t xml:space="preserve"> </w:t>
      </w:r>
      <w:r>
        <w:t>Society</w:t>
      </w:r>
      <w:r>
        <w:rPr>
          <w:spacing w:val="-2"/>
        </w:rPr>
        <w:t xml:space="preserve"> </w:t>
      </w:r>
      <w:r>
        <w:t>for</w:t>
      </w:r>
      <w:r>
        <w:rPr>
          <w:spacing w:val="-2"/>
        </w:rPr>
        <w:t xml:space="preserve"> </w:t>
      </w:r>
      <w:r>
        <w:t>the</w:t>
      </w:r>
      <w:r>
        <w:rPr>
          <w:spacing w:val="-3"/>
        </w:rPr>
        <w:t xml:space="preserve"> </w:t>
      </w:r>
      <w:r>
        <w:t>Promotion</w:t>
      </w:r>
      <w:r>
        <w:rPr>
          <w:spacing w:val="-2"/>
        </w:rPr>
        <w:t xml:space="preserve"> </w:t>
      </w:r>
      <w:r>
        <w:t>of</w:t>
      </w:r>
      <w:r>
        <w:rPr>
          <w:spacing w:val="-2"/>
        </w:rPr>
        <w:t xml:space="preserve"> Science</w:t>
      </w:r>
    </w:p>
    <w:p w14:paraId="49D6DB49" w14:textId="777C7E4B" w:rsidR="00A529FC" w:rsidRDefault="00000000" w:rsidP="007576F6">
      <w:pPr>
        <w:pStyle w:val="BodyText"/>
        <w:spacing w:before="16"/>
        <w:ind w:left="278" w:right="278"/>
        <w:jc w:val="center"/>
      </w:pPr>
      <w:del w:id="9" w:author="Author" w:date="2022-09-10T01:53:00Z">
        <w:r>
          <w:rPr>
            <w:rFonts w:ascii="Trebuchet MS"/>
            <w:vertAlign w:val="superscript"/>
          </w:rPr>
          <w:delText>5</w:delText>
        </w:r>
        <w:r>
          <w:delText>Department</w:delText>
        </w:r>
      </w:del>
      <w:ins w:id="10" w:author="Author" w:date="2022-09-10T01:53:00Z">
        <w:r>
          <w:rPr>
            <w:rFonts w:ascii="Trebuchet MS"/>
            <w:vertAlign w:val="superscript"/>
          </w:rPr>
          <w:t>6</w:t>
        </w:r>
        <w:r>
          <w:t>Department</w:t>
        </w:r>
      </w:ins>
      <w:r>
        <w:rPr>
          <w:spacing w:val="-7"/>
        </w:rPr>
        <w:t xml:space="preserve"> </w:t>
      </w:r>
      <w:r>
        <w:t>of</w:t>
      </w:r>
      <w:r>
        <w:rPr>
          <w:spacing w:val="-7"/>
        </w:rPr>
        <w:t xml:space="preserve"> </w:t>
      </w:r>
      <w:r>
        <w:t>Computer</w:t>
      </w:r>
      <w:r>
        <w:rPr>
          <w:spacing w:val="-6"/>
        </w:rPr>
        <w:t xml:space="preserve"> </w:t>
      </w:r>
      <w:r>
        <w:t>Science,</w:t>
      </w:r>
      <w:r>
        <w:rPr>
          <w:spacing w:val="-7"/>
        </w:rPr>
        <w:t xml:space="preserve"> </w:t>
      </w:r>
      <w:r>
        <w:t>University</w:t>
      </w:r>
      <w:r>
        <w:rPr>
          <w:spacing w:val="-6"/>
        </w:rPr>
        <w:t xml:space="preserve"> </w:t>
      </w:r>
      <w:r>
        <w:t>of</w:t>
      </w:r>
      <w:r>
        <w:rPr>
          <w:spacing w:val="-7"/>
        </w:rPr>
        <w:t xml:space="preserve"> </w:t>
      </w:r>
      <w:r>
        <w:t>California,</w:t>
      </w:r>
      <w:r>
        <w:rPr>
          <w:spacing w:val="-6"/>
        </w:rPr>
        <w:t xml:space="preserve"> </w:t>
      </w:r>
      <w:r>
        <w:rPr>
          <w:spacing w:val="-2"/>
        </w:rPr>
        <w:t>Davis</w:t>
      </w:r>
    </w:p>
    <w:p w14:paraId="52A76113" w14:textId="77777777" w:rsidR="00A529FC" w:rsidRPr="007576F6" w:rsidRDefault="00000000" w:rsidP="007576F6">
      <w:pPr>
        <w:spacing w:before="35" w:line="439" w:lineRule="auto"/>
        <w:ind w:left="3924" w:right="3922"/>
        <w:jc w:val="center"/>
      </w:pPr>
      <w:hyperlink r:id="rId7">
        <w:r>
          <w:rPr>
            <w:spacing w:val="-2"/>
            <w:sz w:val="20"/>
          </w:rPr>
          <w:t>oreilly@ucdavis.edu</w:t>
        </w:r>
      </w:hyperlink>
      <w:ins w:id="11" w:author="Author" w:date="2022-09-10T01:53:00Z">
        <w:r>
          <w:rPr>
            <w:spacing w:val="-2"/>
            <w:sz w:val="20"/>
          </w:rPr>
          <w:t xml:space="preserve"> </w:t>
        </w:r>
        <w:r>
          <w:t>September</w:t>
        </w:r>
        <w:r>
          <w:rPr>
            <w:spacing w:val="-14"/>
          </w:rPr>
          <w:t xml:space="preserve"> </w:t>
        </w:r>
        <w:r>
          <w:t>10,</w:t>
        </w:r>
        <w:r>
          <w:rPr>
            <w:spacing w:val="-14"/>
          </w:rPr>
          <w:t xml:space="preserve"> </w:t>
        </w:r>
        <w:r>
          <w:t xml:space="preserve">2022 </w:t>
        </w:r>
        <w:r>
          <w:rPr>
            <w:spacing w:val="-2"/>
          </w:rPr>
          <w:t>Abstract:</w:t>
        </w:r>
      </w:ins>
    </w:p>
    <w:p w14:paraId="7E05EFF7" w14:textId="77777777" w:rsidR="00ED530C" w:rsidRDefault="00000000">
      <w:pPr>
        <w:pStyle w:val="BodyText"/>
        <w:spacing w:before="202"/>
        <w:ind w:left="278" w:right="278"/>
        <w:jc w:val="center"/>
        <w:rPr>
          <w:del w:id="12" w:author="Author" w:date="2022-09-10T01:53:00Z"/>
        </w:rPr>
      </w:pPr>
      <w:del w:id="13" w:author="Author" w:date="2022-09-10T01:53:00Z">
        <w:r>
          <w:delText>July</w:delText>
        </w:r>
        <w:r>
          <w:rPr>
            <w:spacing w:val="-5"/>
          </w:rPr>
          <w:delText xml:space="preserve"> </w:delText>
        </w:r>
        <w:r>
          <w:delText>26,</w:delText>
        </w:r>
        <w:r>
          <w:rPr>
            <w:spacing w:val="-4"/>
          </w:rPr>
          <w:delText xml:space="preserve"> 2022</w:delText>
        </w:r>
      </w:del>
    </w:p>
    <w:p w14:paraId="44D3C626" w14:textId="77777777" w:rsidR="00ED530C" w:rsidRDefault="00000000">
      <w:pPr>
        <w:pStyle w:val="BodyText"/>
        <w:spacing w:before="198"/>
        <w:ind w:left="278" w:right="278"/>
        <w:jc w:val="center"/>
        <w:rPr>
          <w:del w:id="14" w:author="Author" w:date="2022-09-10T01:53:00Z"/>
        </w:rPr>
      </w:pPr>
      <w:del w:id="15" w:author="Author" w:date="2022-09-10T01:53:00Z">
        <w:r>
          <w:rPr>
            <w:spacing w:val="-2"/>
          </w:rPr>
          <w:delText>Abstract:</w:delText>
        </w:r>
      </w:del>
    </w:p>
    <w:p w14:paraId="0B657D8B" w14:textId="77777777" w:rsidR="00ED530C" w:rsidRDefault="00ED530C">
      <w:pPr>
        <w:pStyle w:val="BodyText"/>
        <w:spacing w:before="8"/>
        <w:rPr>
          <w:del w:id="16" w:author="Author" w:date="2022-09-10T01:53:00Z"/>
          <w:sz w:val="24"/>
        </w:rPr>
      </w:pPr>
    </w:p>
    <w:p w14:paraId="7A4402C5" w14:textId="3A372E13" w:rsidR="00A529FC" w:rsidRDefault="00000000" w:rsidP="007576F6">
      <w:pPr>
        <w:spacing w:before="73" w:line="249" w:lineRule="auto"/>
        <w:ind w:left="665" w:right="663"/>
        <w:jc w:val="both"/>
        <w:rPr>
          <w:sz w:val="20"/>
        </w:rPr>
      </w:pPr>
      <w:r>
        <w:rPr>
          <w:sz w:val="20"/>
        </w:rPr>
        <w:t>The hippocampus plays a critical role in the rapid learning of new episodic memories.</w:t>
      </w:r>
      <w:r>
        <w:rPr>
          <w:spacing w:val="40"/>
          <w:sz w:val="20"/>
        </w:rPr>
        <w:t xml:space="preserve"> </w:t>
      </w:r>
      <w:r>
        <w:rPr>
          <w:sz w:val="20"/>
        </w:rPr>
        <w:t>Many compu- tational models propose that the hippocampus is an autoassociator that relies on Hebbian learning (i.e., “cells that fire together, wire together”).</w:t>
      </w:r>
      <w:r>
        <w:rPr>
          <w:spacing w:val="33"/>
          <w:sz w:val="20"/>
        </w:rPr>
        <w:t xml:space="preserve"> </w:t>
      </w:r>
      <w:r>
        <w:rPr>
          <w:sz w:val="20"/>
        </w:rPr>
        <w:t>However, Hebbian learning is computationally suboptimal as it</w:t>
      </w:r>
      <w:r w:rsidRPr="007576F6">
        <w:rPr>
          <w:sz w:val="20"/>
        </w:rPr>
        <w:t xml:space="preserve"> </w:t>
      </w:r>
      <w:del w:id="17" w:author="Author" w:date="2022-09-10T01:53:00Z">
        <w:r>
          <w:rPr>
            <w:sz w:val="20"/>
          </w:rPr>
          <w:delText>modifies</w:delText>
        </w:r>
        <w:r>
          <w:rPr>
            <w:spacing w:val="-4"/>
            <w:sz w:val="20"/>
          </w:rPr>
          <w:delText xml:space="preserve"> </w:delText>
        </w:r>
        <w:r>
          <w:rPr>
            <w:sz w:val="20"/>
          </w:rPr>
          <w:delText>weights</w:delText>
        </w:r>
        <w:r>
          <w:rPr>
            <w:spacing w:val="-4"/>
            <w:sz w:val="20"/>
          </w:rPr>
          <w:delText xml:space="preserve"> </w:delText>
        </w:r>
        <w:r>
          <w:rPr>
            <w:sz w:val="20"/>
          </w:rPr>
          <w:delText>unnecessarily</w:delText>
        </w:r>
        <w:r>
          <w:rPr>
            <w:spacing w:val="-4"/>
            <w:sz w:val="20"/>
          </w:rPr>
          <w:delText xml:space="preserve"> </w:delText>
        </w:r>
        <w:r>
          <w:rPr>
            <w:sz w:val="20"/>
          </w:rPr>
          <w:delText>beyond</w:delText>
        </w:r>
        <w:r>
          <w:rPr>
            <w:spacing w:val="-4"/>
            <w:sz w:val="20"/>
          </w:rPr>
          <w:delText xml:space="preserve"> </w:delText>
        </w:r>
        <w:r>
          <w:rPr>
            <w:sz w:val="20"/>
          </w:rPr>
          <w:delText>what</w:delText>
        </w:r>
      </w:del>
      <w:ins w:id="18" w:author="Author" w:date="2022-09-10T01:53:00Z">
        <w:r>
          <w:rPr>
            <w:sz w:val="20"/>
          </w:rPr>
          <w:t>does not learn in a way that</w:t>
        </w:r>
      </w:ins>
      <w:r w:rsidRPr="007576F6">
        <w:rPr>
          <w:sz w:val="20"/>
        </w:rPr>
        <w:t xml:space="preserve"> </w:t>
      </w:r>
      <w:r>
        <w:rPr>
          <w:sz w:val="20"/>
        </w:rPr>
        <w:t>is</w:t>
      </w:r>
      <w:r w:rsidRPr="007576F6">
        <w:rPr>
          <w:sz w:val="20"/>
        </w:rPr>
        <w:t xml:space="preserve"> </w:t>
      </w:r>
      <w:del w:id="19" w:author="Author" w:date="2022-09-10T01:53:00Z">
        <w:r>
          <w:rPr>
            <w:sz w:val="20"/>
          </w:rPr>
          <w:delText>actually</w:delText>
        </w:r>
        <w:r>
          <w:rPr>
            <w:spacing w:val="-4"/>
            <w:sz w:val="20"/>
          </w:rPr>
          <w:delText xml:space="preserve"> </w:delText>
        </w:r>
        <w:r>
          <w:rPr>
            <w:sz w:val="20"/>
          </w:rPr>
          <w:delText>needed</w:delText>
        </w:r>
        <w:r>
          <w:rPr>
            <w:spacing w:val="-4"/>
            <w:sz w:val="20"/>
          </w:rPr>
          <w:delText xml:space="preserve"> </w:delText>
        </w:r>
        <w:r>
          <w:rPr>
            <w:sz w:val="20"/>
          </w:rPr>
          <w:delText>to</w:delText>
        </w:r>
        <w:r>
          <w:rPr>
            <w:spacing w:val="-4"/>
            <w:sz w:val="20"/>
          </w:rPr>
          <w:delText xml:space="preserve"> </w:delText>
        </w:r>
        <w:r>
          <w:rPr>
            <w:sz w:val="20"/>
          </w:rPr>
          <w:delText>achieve</w:delText>
        </w:r>
      </w:del>
      <w:ins w:id="20" w:author="Author" w:date="2022-09-10T01:53:00Z">
        <w:r>
          <w:rPr>
            <w:sz w:val="20"/>
          </w:rPr>
          <w:t>driven toward, and limited by, the objective of achieving</w:t>
        </w:r>
      </w:ins>
      <w:r w:rsidRPr="007576F6">
        <w:rPr>
          <w:sz w:val="20"/>
        </w:rPr>
        <w:t xml:space="preserve"> </w:t>
      </w:r>
      <w:r>
        <w:rPr>
          <w:sz w:val="20"/>
        </w:rPr>
        <w:t>effective</w:t>
      </w:r>
      <w:r w:rsidRPr="007576F6">
        <w:rPr>
          <w:sz w:val="20"/>
        </w:rPr>
        <w:t xml:space="preserve"> </w:t>
      </w:r>
      <w:del w:id="21" w:author="Author" w:date="2022-09-10T01:53:00Z">
        <w:r>
          <w:rPr>
            <w:sz w:val="20"/>
          </w:rPr>
          <w:delText>retrieval,</w:delText>
        </w:r>
        <w:r>
          <w:rPr>
            <w:spacing w:val="-3"/>
            <w:sz w:val="20"/>
          </w:rPr>
          <w:delText xml:space="preserve"> </w:delText>
        </w:r>
        <w:r>
          <w:rPr>
            <w:sz w:val="20"/>
          </w:rPr>
          <w:delText>causing</w:delText>
        </w:r>
      </w:del>
      <w:ins w:id="22" w:author="Author" w:date="2022-09-10T01:53:00Z">
        <w:r>
          <w:rPr>
            <w:sz w:val="20"/>
          </w:rPr>
          <w:t>re- trieval.</w:t>
        </w:r>
        <w:r>
          <w:rPr>
            <w:spacing w:val="21"/>
            <w:sz w:val="20"/>
          </w:rPr>
          <w:t xml:space="preserve"> </w:t>
        </w:r>
        <w:r>
          <w:rPr>
            <w:sz w:val="20"/>
          </w:rPr>
          <w:t>Thus, Hebbian</w:t>
        </w:r>
        <w:r>
          <w:rPr>
            <w:spacing w:val="-1"/>
            <w:sz w:val="20"/>
          </w:rPr>
          <w:t xml:space="preserve"> </w:t>
        </w:r>
        <w:r>
          <w:rPr>
            <w:sz w:val="20"/>
          </w:rPr>
          <w:t>learning</w:t>
        </w:r>
        <w:r>
          <w:rPr>
            <w:spacing w:val="-1"/>
            <w:sz w:val="20"/>
          </w:rPr>
          <w:t xml:space="preserve"> </w:t>
        </w:r>
        <w:r>
          <w:rPr>
            <w:sz w:val="20"/>
          </w:rPr>
          <w:t>results</w:t>
        </w:r>
        <w:r>
          <w:rPr>
            <w:spacing w:val="-1"/>
            <w:sz w:val="20"/>
          </w:rPr>
          <w:t xml:space="preserve"> </w:t>
        </w:r>
        <w:r>
          <w:rPr>
            <w:sz w:val="20"/>
          </w:rPr>
          <w:t>in</w:t>
        </w:r>
      </w:ins>
      <w:r w:rsidRPr="007576F6">
        <w:rPr>
          <w:spacing w:val="-1"/>
          <w:sz w:val="20"/>
        </w:rPr>
        <w:t xml:space="preserve"> </w:t>
      </w:r>
      <w:r>
        <w:rPr>
          <w:sz w:val="20"/>
        </w:rPr>
        <w:t>more</w:t>
      </w:r>
      <w:r w:rsidRPr="007576F6">
        <w:rPr>
          <w:spacing w:val="-1"/>
          <w:sz w:val="20"/>
        </w:rPr>
        <w:t xml:space="preserve"> </w:t>
      </w:r>
      <w:r>
        <w:rPr>
          <w:sz w:val="20"/>
        </w:rPr>
        <w:t>interference</w:t>
      </w:r>
      <w:r w:rsidRPr="007576F6">
        <w:rPr>
          <w:spacing w:val="-1"/>
          <w:sz w:val="20"/>
        </w:rPr>
        <w:t xml:space="preserve"> </w:t>
      </w:r>
      <w:r>
        <w:rPr>
          <w:sz w:val="20"/>
        </w:rPr>
        <w:t>and</w:t>
      </w:r>
      <w:r w:rsidRPr="007576F6">
        <w:rPr>
          <w:spacing w:val="-1"/>
          <w:sz w:val="20"/>
        </w:rPr>
        <w:t xml:space="preserve"> </w:t>
      </w:r>
      <w:del w:id="23" w:author="Author" w:date="2022-09-10T01:53:00Z">
        <w:r>
          <w:rPr>
            <w:sz w:val="20"/>
          </w:rPr>
          <w:delText xml:space="preserve">resulting in </w:delText>
        </w:r>
      </w:del>
      <w:r>
        <w:rPr>
          <w:sz w:val="20"/>
        </w:rPr>
        <w:t>a</w:t>
      </w:r>
      <w:r w:rsidRPr="007576F6">
        <w:rPr>
          <w:spacing w:val="-1"/>
          <w:sz w:val="20"/>
        </w:rPr>
        <w:t xml:space="preserve"> </w:t>
      </w:r>
      <w:r>
        <w:rPr>
          <w:sz w:val="20"/>
        </w:rPr>
        <w:t>lower</w:t>
      </w:r>
      <w:r w:rsidRPr="007576F6">
        <w:rPr>
          <w:spacing w:val="-1"/>
          <w:sz w:val="20"/>
        </w:rPr>
        <w:t xml:space="preserve"> </w:t>
      </w:r>
      <w:del w:id="24" w:author="Author" w:date="2022-09-10T01:53:00Z">
        <w:r>
          <w:rPr>
            <w:sz w:val="20"/>
          </w:rPr>
          <w:delText>learning</w:delText>
        </w:r>
      </w:del>
      <w:ins w:id="25" w:author="Author" w:date="2022-09-10T01:53:00Z">
        <w:r>
          <w:rPr>
            <w:sz w:val="20"/>
          </w:rPr>
          <w:t>overall</w:t>
        </w:r>
      </w:ins>
      <w:r w:rsidRPr="007576F6">
        <w:rPr>
          <w:spacing w:val="-1"/>
          <w:sz w:val="20"/>
        </w:rPr>
        <w:t xml:space="preserve"> </w:t>
      </w:r>
      <w:r>
        <w:rPr>
          <w:sz w:val="20"/>
        </w:rPr>
        <w:t>capacity.</w:t>
      </w:r>
      <w:r w:rsidRPr="007576F6">
        <w:rPr>
          <w:spacing w:val="21"/>
          <w:sz w:val="20"/>
        </w:rPr>
        <w:t xml:space="preserve"> </w:t>
      </w:r>
      <w:r>
        <w:rPr>
          <w:sz w:val="20"/>
        </w:rPr>
        <w:t>Our</w:t>
      </w:r>
      <w:r w:rsidRPr="007576F6">
        <w:rPr>
          <w:spacing w:val="-1"/>
          <w:sz w:val="20"/>
        </w:rPr>
        <w:t xml:space="preserve"> </w:t>
      </w:r>
      <w:r>
        <w:rPr>
          <w:sz w:val="20"/>
        </w:rPr>
        <w:t>previous computational models have utilized a powerful, biologically plausible form of error-driven learning in hippocampal</w:t>
      </w:r>
      <w:r w:rsidRPr="007576F6">
        <w:rPr>
          <w:spacing w:val="-7"/>
          <w:sz w:val="20"/>
        </w:rPr>
        <w:t xml:space="preserve"> </w:t>
      </w:r>
      <w:r>
        <w:rPr>
          <w:sz w:val="20"/>
        </w:rPr>
        <w:t>CA1</w:t>
      </w:r>
      <w:r w:rsidRPr="007576F6">
        <w:rPr>
          <w:spacing w:val="-6"/>
          <w:sz w:val="20"/>
        </w:rPr>
        <w:t xml:space="preserve"> </w:t>
      </w:r>
      <w:r>
        <w:rPr>
          <w:sz w:val="20"/>
        </w:rPr>
        <w:t>and</w:t>
      </w:r>
      <w:r w:rsidRPr="007576F6">
        <w:rPr>
          <w:spacing w:val="-7"/>
          <w:sz w:val="20"/>
        </w:rPr>
        <w:t xml:space="preserve"> </w:t>
      </w:r>
      <w:del w:id="26" w:author="Author" w:date="2022-09-10T01:53:00Z">
        <w:r>
          <w:rPr>
            <w:sz w:val="20"/>
          </w:rPr>
          <w:delText>en- torhinal</w:delText>
        </w:r>
      </w:del>
      <w:ins w:id="27" w:author="Author" w:date="2022-09-10T01:53:00Z">
        <w:r>
          <w:rPr>
            <w:sz w:val="20"/>
          </w:rPr>
          <w:t>entorhinal</w:t>
        </w:r>
      </w:ins>
      <w:r w:rsidRPr="007576F6">
        <w:rPr>
          <w:spacing w:val="-6"/>
          <w:sz w:val="20"/>
        </w:rPr>
        <w:t xml:space="preserve"> </w:t>
      </w:r>
      <w:r>
        <w:rPr>
          <w:sz w:val="20"/>
        </w:rPr>
        <w:t>cortex</w:t>
      </w:r>
      <w:r w:rsidRPr="007576F6">
        <w:rPr>
          <w:spacing w:val="-7"/>
          <w:sz w:val="20"/>
        </w:rPr>
        <w:t xml:space="preserve"> </w:t>
      </w:r>
      <w:r>
        <w:rPr>
          <w:sz w:val="20"/>
        </w:rPr>
        <w:t>(EC)</w:t>
      </w:r>
      <w:r w:rsidRPr="007576F6">
        <w:rPr>
          <w:spacing w:val="-6"/>
          <w:sz w:val="20"/>
        </w:rPr>
        <w:t xml:space="preserve"> </w:t>
      </w:r>
      <w:r>
        <w:rPr>
          <w:sz w:val="20"/>
        </w:rPr>
        <w:t>(functioning</w:t>
      </w:r>
      <w:r w:rsidRPr="007576F6">
        <w:rPr>
          <w:spacing w:val="-7"/>
          <w:sz w:val="20"/>
        </w:rPr>
        <w:t xml:space="preserve"> </w:t>
      </w:r>
      <w:r>
        <w:rPr>
          <w:sz w:val="20"/>
        </w:rPr>
        <w:t>as</w:t>
      </w:r>
      <w:r w:rsidRPr="007576F6">
        <w:rPr>
          <w:spacing w:val="-7"/>
          <w:sz w:val="20"/>
        </w:rPr>
        <w:t xml:space="preserve"> </w:t>
      </w:r>
      <w:r>
        <w:rPr>
          <w:sz w:val="20"/>
        </w:rPr>
        <w:t>a</w:t>
      </w:r>
      <w:r w:rsidRPr="007576F6">
        <w:rPr>
          <w:spacing w:val="-6"/>
          <w:sz w:val="20"/>
        </w:rPr>
        <w:t xml:space="preserve"> </w:t>
      </w:r>
      <w:r>
        <w:rPr>
          <w:sz w:val="20"/>
        </w:rPr>
        <w:t>sparse</w:t>
      </w:r>
      <w:r w:rsidRPr="007576F6">
        <w:rPr>
          <w:spacing w:val="-7"/>
          <w:sz w:val="20"/>
        </w:rPr>
        <w:t xml:space="preserve"> </w:t>
      </w:r>
      <w:r>
        <w:rPr>
          <w:sz w:val="20"/>
        </w:rPr>
        <w:t>autoencoder)</w:t>
      </w:r>
      <w:r w:rsidRPr="007576F6">
        <w:rPr>
          <w:spacing w:val="-6"/>
          <w:sz w:val="20"/>
        </w:rPr>
        <w:t xml:space="preserve"> </w:t>
      </w:r>
      <w:r>
        <w:rPr>
          <w:sz w:val="20"/>
        </w:rPr>
        <w:t>by</w:t>
      </w:r>
      <w:r w:rsidRPr="007576F6">
        <w:rPr>
          <w:spacing w:val="-7"/>
          <w:sz w:val="20"/>
        </w:rPr>
        <w:t xml:space="preserve"> </w:t>
      </w:r>
      <w:r>
        <w:rPr>
          <w:sz w:val="20"/>
        </w:rPr>
        <w:t>contrasting</w:t>
      </w:r>
      <w:r w:rsidRPr="007576F6">
        <w:rPr>
          <w:spacing w:val="-6"/>
          <w:sz w:val="20"/>
        </w:rPr>
        <w:t xml:space="preserve"> </w:t>
      </w:r>
      <w:r>
        <w:rPr>
          <w:sz w:val="20"/>
        </w:rPr>
        <w:t>local</w:t>
      </w:r>
      <w:r w:rsidRPr="007576F6">
        <w:rPr>
          <w:sz w:val="20"/>
        </w:rPr>
        <w:t xml:space="preserve"> </w:t>
      </w:r>
      <w:r>
        <w:rPr>
          <w:sz w:val="20"/>
        </w:rPr>
        <w:t>activity</w:t>
      </w:r>
      <w:r w:rsidRPr="007576F6">
        <w:rPr>
          <w:sz w:val="20"/>
        </w:rPr>
        <w:t xml:space="preserve"> </w:t>
      </w:r>
      <w:r>
        <w:rPr>
          <w:sz w:val="20"/>
        </w:rPr>
        <w:t>states</w:t>
      </w:r>
      <w:r w:rsidRPr="007576F6">
        <w:rPr>
          <w:sz w:val="20"/>
        </w:rPr>
        <w:t xml:space="preserve"> </w:t>
      </w:r>
      <w:r>
        <w:rPr>
          <w:sz w:val="20"/>
        </w:rPr>
        <w:t>at</w:t>
      </w:r>
      <w:r w:rsidRPr="007576F6">
        <w:rPr>
          <w:sz w:val="20"/>
        </w:rPr>
        <w:t xml:space="preserve"> </w:t>
      </w:r>
      <w:r>
        <w:rPr>
          <w:sz w:val="20"/>
        </w:rPr>
        <w:t>different phases in the theta cycle.</w:t>
      </w:r>
      <w:r w:rsidRPr="007576F6">
        <w:rPr>
          <w:spacing w:val="29"/>
          <w:sz w:val="20"/>
        </w:rPr>
        <w:t xml:space="preserve"> </w:t>
      </w:r>
      <w:r>
        <w:rPr>
          <w:sz w:val="20"/>
        </w:rPr>
        <w:t>Based on specific neural data and a recent abstract computational</w:t>
      </w:r>
      <w:r w:rsidRPr="007576F6">
        <w:rPr>
          <w:spacing w:val="-5"/>
          <w:sz w:val="20"/>
        </w:rPr>
        <w:t xml:space="preserve"> </w:t>
      </w:r>
      <w:r>
        <w:rPr>
          <w:sz w:val="20"/>
        </w:rPr>
        <w:t>model,</w:t>
      </w:r>
      <w:r w:rsidRPr="007576F6">
        <w:rPr>
          <w:spacing w:val="-5"/>
          <w:sz w:val="20"/>
        </w:rPr>
        <w:t xml:space="preserve"> </w:t>
      </w:r>
      <w:r>
        <w:rPr>
          <w:sz w:val="20"/>
        </w:rPr>
        <w:t>we</w:t>
      </w:r>
      <w:r w:rsidRPr="007576F6">
        <w:rPr>
          <w:spacing w:val="-5"/>
          <w:sz w:val="20"/>
        </w:rPr>
        <w:t xml:space="preserve"> </w:t>
      </w:r>
      <w:r>
        <w:rPr>
          <w:sz w:val="20"/>
        </w:rPr>
        <w:t>propose</w:t>
      </w:r>
      <w:r w:rsidRPr="007576F6">
        <w:rPr>
          <w:spacing w:val="-5"/>
          <w:sz w:val="20"/>
        </w:rPr>
        <w:t xml:space="preserve"> </w:t>
      </w:r>
      <w:r>
        <w:rPr>
          <w:sz w:val="20"/>
        </w:rPr>
        <w:t>a</w:t>
      </w:r>
      <w:r w:rsidRPr="007576F6">
        <w:rPr>
          <w:spacing w:val="-5"/>
          <w:sz w:val="20"/>
        </w:rPr>
        <w:t xml:space="preserve"> </w:t>
      </w:r>
      <w:r>
        <w:rPr>
          <w:sz w:val="20"/>
        </w:rPr>
        <w:t>new</w:t>
      </w:r>
      <w:r w:rsidRPr="007576F6">
        <w:rPr>
          <w:spacing w:val="-5"/>
          <w:sz w:val="20"/>
        </w:rPr>
        <w:t xml:space="preserve"> </w:t>
      </w:r>
      <w:r>
        <w:rPr>
          <w:sz w:val="20"/>
        </w:rPr>
        <w:t>model</w:t>
      </w:r>
      <w:r w:rsidRPr="007576F6">
        <w:rPr>
          <w:spacing w:val="-5"/>
          <w:sz w:val="20"/>
        </w:rPr>
        <w:t xml:space="preserve"> </w:t>
      </w:r>
      <w:r>
        <w:rPr>
          <w:sz w:val="20"/>
        </w:rPr>
        <w:t>called</w:t>
      </w:r>
      <w:r w:rsidRPr="007576F6">
        <w:rPr>
          <w:spacing w:val="-5"/>
          <w:sz w:val="20"/>
        </w:rPr>
        <w:t xml:space="preserve"> </w:t>
      </w:r>
      <w:r>
        <w:rPr>
          <w:sz w:val="20"/>
        </w:rPr>
        <w:t>Theremin</w:t>
      </w:r>
      <w:r w:rsidRPr="007576F6">
        <w:rPr>
          <w:spacing w:val="-5"/>
          <w:sz w:val="20"/>
        </w:rPr>
        <w:t xml:space="preserve"> </w:t>
      </w:r>
      <w:r>
        <w:rPr>
          <w:sz w:val="20"/>
        </w:rPr>
        <w:t>(Total</w:t>
      </w:r>
      <w:r w:rsidRPr="007576F6">
        <w:rPr>
          <w:spacing w:val="-5"/>
          <w:sz w:val="20"/>
        </w:rPr>
        <w:t xml:space="preserve"> </w:t>
      </w:r>
      <w:r>
        <w:rPr>
          <w:sz w:val="20"/>
        </w:rPr>
        <w:t>Hippocampal</w:t>
      </w:r>
      <w:r w:rsidRPr="007576F6">
        <w:rPr>
          <w:spacing w:val="-5"/>
          <w:sz w:val="20"/>
        </w:rPr>
        <w:t xml:space="preserve"> </w:t>
      </w:r>
      <w:r>
        <w:rPr>
          <w:sz w:val="20"/>
        </w:rPr>
        <w:t>ERror</w:t>
      </w:r>
      <w:r w:rsidRPr="007576F6">
        <w:rPr>
          <w:spacing w:val="-5"/>
          <w:sz w:val="20"/>
        </w:rPr>
        <w:t xml:space="preserve"> </w:t>
      </w:r>
      <w:del w:id="28" w:author="Author" w:date="2022-09-10T01:53:00Z">
        <w:r>
          <w:rPr>
            <w:sz w:val="20"/>
          </w:rPr>
          <w:delText>MINimization</w:delText>
        </w:r>
      </w:del>
      <w:ins w:id="29" w:author="Author" w:date="2022-09-10T01:53:00Z">
        <w:r>
          <w:rPr>
            <w:sz w:val="20"/>
          </w:rPr>
          <w:t>MINimiza- tion</w:t>
        </w:r>
      </w:ins>
      <w:r>
        <w:rPr>
          <w:sz w:val="20"/>
        </w:rPr>
        <w:t>)</w:t>
      </w:r>
      <w:r w:rsidRPr="007576F6">
        <w:rPr>
          <w:spacing w:val="-3"/>
          <w:sz w:val="20"/>
        </w:rPr>
        <w:t xml:space="preserve"> </w:t>
      </w:r>
      <w:r>
        <w:rPr>
          <w:sz w:val="20"/>
        </w:rPr>
        <w:t>that</w:t>
      </w:r>
      <w:r w:rsidRPr="007576F6">
        <w:rPr>
          <w:spacing w:val="-3"/>
          <w:sz w:val="20"/>
        </w:rPr>
        <w:t xml:space="preserve"> </w:t>
      </w:r>
      <w:r>
        <w:rPr>
          <w:sz w:val="20"/>
        </w:rPr>
        <w:t>extends</w:t>
      </w:r>
      <w:r w:rsidRPr="007576F6">
        <w:rPr>
          <w:spacing w:val="-3"/>
          <w:sz w:val="20"/>
        </w:rPr>
        <w:t xml:space="preserve"> </w:t>
      </w:r>
      <w:r>
        <w:rPr>
          <w:sz w:val="20"/>
        </w:rPr>
        <w:t>error-</w:t>
      </w:r>
      <w:del w:id="30" w:author="Author" w:date="2022-09-10T01:53:00Z">
        <w:r>
          <w:rPr>
            <w:sz w:val="20"/>
          </w:rPr>
          <w:delText xml:space="preserve"> </w:delText>
        </w:r>
      </w:del>
      <w:r>
        <w:rPr>
          <w:sz w:val="20"/>
        </w:rPr>
        <w:t>driven</w:t>
      </w:r>
      <w:r w:rsidRPr="007576F6">
        <w:rPr>
          <w:spacing w:val="-3"/>
          <w:sz w:val="20"/>
        </w:rPr>
        <w:t xml:space="preserve"> </w:t>
      </w:r>
      <w:r>
        <w:rPr>
          <w:sz w:val="20"/>
        </w:rPr>
        <w:t>learning</w:t>
      </w:r>
      <w:r w:rsidRPr="007576F6">
        <w:rPr>
          <w:spacing w:val="-3"/>
          <w:sz w:val="20"/>
        </w:rPr>
        <w:t xml:space="preserve"> </w:t>
      </w:r>
      <w:r>
        <w:rPr>
          <w:sz w:val="20"/>
        </w:rPr>
        <w:t>to</w:t>
      </w:r>
      <w:r w:rsidRPr="007576F6">
        <w:rPr>
          <w:spacing w:val="-3"/>
          <w:sz w:val="20"/>
        </w:rPr>
        <w:t xml:space="preserve"> </w:t>
      </w:r>
      <w:r>
        <w:rPr>
          <w:sz w:val="20"/>
        </w:rPr>
        <w:t>area</w:t>
      </w:r>
      <w:r w:rsidRPr="007576F6">
        <w:rPr>
          <w:spacing w:val="-3"/>
          <w:sz w:val="20"/>
        </w:rPr>
        <w:t xml:space="preserve"> </w:t>
      </w:r>
      <w:r>
        <w:rPr>
          <w:sz w:val="20"/>
        </w:rPr>
        <w:t>CA3</w:t>
      </w:r>
      <w:r w:rsidRPr="007576F6">
        <w:rPr>
          <w:spacing w:val="-3"/>
          <w:sz w:val="20"/>
        </w:rPr>
        <w:t xml:space="preserve"> </w:t>
      </w:r>
      <w:r>
        <w:rPr>
          <w:sz w:val="20"/>
        </w:rPr>
        <w:t>—</w:t>
      </w:r>
      <w:r w:rsidRPr="007576F6">
        <w:rPr>
          <w:spacing w:val="-3"/>
          <w:sz w:val="20"/>
        </w:rPr>
        <w:t xml:space="preserve"> </w:t>
      </w:r>
      <w:r>
        <w:rPr>
          <w:sz w:val="20"/>
        </w:rPr>
        <w:t>the</w:t>
      </w:r>
      <w:r w:rsidRPr="007576F6">
        <w:rPr>
          <w:spacing w:val="-3"/>
          <w:sz w:val="20"/>
        </w:rPr>
        <w:t xml:space="preserve"> </w:t>
      </w:r>
      <w:r>
        <w:rPr>
          <w:sz w:val="20"/>
        </w:rPr>
        <w:t>mnemonic</w:t>
      </w:r>
      <w:r w:rsidRPr="007576F6">
        <w:rPr>
          <w:spacing w:val="-3"/>
          <w:sz w:val="20"/>
        </w:rPr>
        <w:t xml:space="preserve"> </w:t>
      </w:r>
      <w:r>
        <w:rPr>
          <w:sz w:val="20"/>
        </w:rPr>
        <w:t>heart</w:t>
      </w:r>
      <w:r w:rsidRPr="007576F6">
        <w:rPr>
          <w:spacing w:val="-3"/>
          <w:sz w:val="20"/>
        </w:rPr>
        <w:t xml:space="preserve"> </w:t>
      </w:r>
      <w:r>
        <w:rPr>
          <w:sz w:val="20"/>
        </w:rPr>
        <w:t>of</w:t>
      </w:r>
      <w:r w:rsidRPr="007576F6">
        <w:rPr>
          <w:spacing w:val="-3"/>
          <w:sz w:val="20"/>
        </w:rPr>
        <w:t xml:space="preserve"> </w:t>
      </w:r>
      <w:r>
        <w:rPr>
          <w:sz w:val="20"/>
        </w:rPr>
        <w:t>the</w:t>
      </w:r>
      <w:r w:rsidRPr="007576F6">
        <w:rPr>
          <w:spacing w:val="-3"/>
          <w:sz w:val="20"/>
        </w:rPr>
        <w:t xml:space="preserve"> </w:t>
      </w:r>
      <w:r>
        <w:rPr>
          <w:sz w:val="20"/>
        </w:rPr>
        <w:t>hippocampal</w:t>
      </w:r>
      <w:r w:rsidRPr="007576F6">
        <w:rPr>
          <w:spacing w:val="-3"/>
          <w:sz w:val="20"/>
        </w:rPr>
        <w:t xml:space="preserve"> </w:t>
      </w:r>
      <w:r>
        <w:rPr>
          <w:sz w:val="20"/>
        </w:rPr>
        <w:t>system.</w:t>
      </w:r>
      <w:r w:rsidRPr="007576F6">
        <w:rPr>
          <w:sz w:val="20"/>
        </w:rPr>
        <w:t xml:space="preserve"> </w:t>
      </w:r>
      <w:r>
        <w:rPr>
          <w:sz w:val="20"/>
        </w:rPr>
        <w:t>In</w:t>
      </w:r>
      <w:r w:rsidRPr="007576F6">
        <w:rPr>
          <w:spacing w:val="-7"/>
          <w:sz w:val="20"/>
        </w:rPr>
        <w:t xml:space="preserve"> </w:t>
      </w:r>
      <w:r>
        <w:rPr>
          <w:sz w:val="20"/>
        </w:rPr>
        <w:t>the</w:t>
      </w:r>
      <w:r w:rsidRPr="007576F6">
        <w:rPr>
          <w:spacing w:val="-7"/>
          <w:sz w:val="20"/>
        </w:rPr>
        <w:t xml:space="preserve"> </w:t>
      </w:r>
      <w:r>
        <w:rPr>
          <w:sz w:val="20"/>
        </w:rPr>
        <w:t>model,</w:t>
      </w:r>
      <w:r w:rsidRPr="007576F6">
        <w:rPr>
          <w:spacing w:val="-7"/>
          <w:sz w:val="20"/>
        </w:rPr>
        <w:t xml:space="preserve"> </w:t>
      </w:r>
      <w:r>
        <w:rPr>
          <w:sz w:val="20"/>
        </w:rPr>
        <w:t>CA3</w:t>
      </w:r>
      <w:r w:rsidRPr="007576F6">
        <w:rPr>
          <w:spacing w:val="-7"/>
          <w:sz w:val="20"/>
        </w:rPr>
        <w:t xml:space="preserve"> </w:t>
      </w:r>
      <w:r>
        <w:rPr>
          <w:sz w:val="20"/>
        </w:rPr>
        <w:t>responds</w:t>
      </w:r>
      <w:r w:rsidRPr="007576F6">
        <w:rPr>
          <w:spacing w:val="-7"/>
          <w:sz w:val="20"/>
        </w:rPr>
        <w:t xml:space="preserve"> </w:t>
      </w:r>
      <w:r>
        <w:rPr>
          <w:sz w:val="20"/>
        </w:rPr>
        <w:t>to</w:t>
      </w:r>
      <w:r w:rsidRPr="007576F6">
        <w:rPr>
          <w:spacing w:val="-7"/>
          <w:sz w:val="20"/>
        </w:rPr>
        <w:t xml:space="preserve"> </w:t>
      </w:r>
      <w:r>
        <w:rPr>
          <w:sz w:val="20"/>
        </w:rPr>
        <w:t>the</w:t>
      </w:r>
      <w:r w:rsidRPr="007576F6">
        <w:rPr>
          <w:spacing w:val="-7"/>
          <w:sz w:val="20"/>
        </w:rPr>
        <w:t xml:space="preserve"> </w:t>
      </w:r>
      <w:r>
        <w:rPr>
          <w:sz w:val="20"/>
        </w:rPr>
        <w:t>EC</w:t>
      </w:r>
      <w:r w:rsidRPr="007576F6">
        <w:rPr>
          <w:spacing w:val="-7"/>
          <w:sz w:val="20"/>
        </w:rPr>
        <w:t xml:space="preserve"> </w:t>
      </w:r>
      <w:r>
        <w:rPr>
          <w:sz w:val="20"/>
        </w:rPr>
        <w:t>monosynaptic</w:t>
      </w:r>
      <w:r w:rsidRPr="007576F6">
        <w:rPr>
          <w:spacing w:val="-7"/>
          <w:sz w:val="20"/>
        </w:rPr>
        <w:t xml:space="preserve"> </w:t>
      </w:r>
      <w:r>
        <w:rPr>
          <w:sz w:val="20"/>
        </w:rPr>
        <w:t>input</w:t>
      </w:r>
      <w:r w:rsidRPr="007576F6">
        <w:rPr>
          <w:spacing w:val="-7"/>
          <w:sz w:val="20"/>
        </w:rPr>
        <w:t xml:space="preserve"> </w:t>
      </w:r>
      <w:r>
        <w:rPr>
          <w:sz w:val="20"/>
        </w:rPr>
        <w:t>prior</w:t>
      </w:r>
      <w:r w:rsidRPr="007576F6">
        <w:rPr>
          <w:spacing w:val="-7"/>
          <w:sz w:val="20"/>
        </w:rPr>
        <w:t xml:space="preserve"> </w:t>
      </w:r>
      <w:r>
        <w:rPr>
          <w:sz w:val="20"/>
        </w:rPr>
        <w:t>to</w:t>
      </w:r>
      <w:r w:rsidRPr="007576F6">
        <w:rPr>
          <w:spacing w:val="-7"/>
          <w:sz w:val="20"/>
        </w:rPr>
        <w:t xml:space="preserve"> </w:t>
      </w:r>
      <w:r>
        <w:rPr>
          <w:sz w:val="20"/>
        </w:rPr>
        <w:t>the</w:t>
      </w:r>
      <w:r w:rsidRPr="007576F6">
        <w:rPr>
          <w:spacing w:val="-7"/>
          <w:sz w:val="20"/>
        </w:rPr>
        <w:t xml:space="preserve"> </w:t>
      </w:r>
      <w:r>
        <w:rPr>
          <w:sz w:val="20"/>
        </w:rPr>
        <w:t>EC</w:t>
      </w:r>
      <w:r w:rsidRPr="007576F6">
        <w:rPr>
          <w:spacing w:val="-7"/>
          <w:sz w:val="20"/>
        </w:rPr>
        <w:t xml:space="preserve"> </w:t>
      </w:r>
      <w:r>
        <w:rPr>
          <w:sz w:val="20"/>
        </w:rPr>
        <w:t>disynaptic</w:t>
      </w:r>
      <w:r w:rsidRPr="007576F6">
        <w:rPr>
          <w:spacing w:val="-7"/>
          <w:sz w:val="20"/>
        </w:rPr>
        <w:t xml:space="preserve"> </w:t>
      </w:r>
      <w:r>
        <w:rPr>
          <w:sz w:val="20"/>
        </w:rPr>
        <w:t>input</w:t>
      </w:r>
      <w:r w:rsidRPr="007576F6">
        <w:rPr>
          <w:spacing w:val="-7"/>
          <w:sz w:val="20"/>
        </w:rPr>
        <w:t xml:space="preserve"> </w:t>
      </w:r>
      <w:r>
        <w:rPr>
          <w:sz w:val="20"/>
        </w:rPr>
        <w:t>through</w:t>
      </w:r>
      <w:r w:rsidRPr="007576F6">
        <w:rPr>
          <w:spacing w:val="-7"/>
          <w:sz w:val="20"/>
        </w:rPr>
        <w:t xml:space="preserve"> </w:t>
      </w:r>
      <w:del w:id="31" w:author="Author" w:date="2022-09-10T01:53:00Z">
        <w:r>
          <w:rPr>
            <w:sz w:val="20"/>
          </w:rPr>
          <w:delText>dentate</w:delText>
        </w:r>
      </w:del>
      <w:ins w:id="32" w:author="Author" w:date="2022-09-10T01:53:00Z">
        <w:r>
          <w:rPr>
            <w:sz w:val="20"/>
          </w:rPr>
          <w:t>den- tate</w:t>
        </w:r>
      </w:ins>
      <w:r w:rsidRPr="007576F6">
        <w:rPr>
          <w:spacing w:val="3"/>
          <w:sz w:val="20"/>
        </w:rPr>
        <w:t xml:space="preserve"> </w:t>
      </w:r>
      <w:r>
        <w:rPr>
          <w:sz w:val="20"/>
        </w:rPr>
        <w:t>gyrus</w:t>
      </w:r>
      <w:r w:rsidRPr="007576F6">
        <w:rPr>
          <w:spacing w:val="4"/>
          <w:sz w:val="20"/>
        </w:rPr>
        <w:t xml:space="preserve"> </w:t>
      </w:r>
      <w:r>
        <w:rPr>
          <w:sz w:val="20"/>
        </w:rPr>
        <w:t>(DG),</w:t>
      </w:r>
      <w:r w:rsidRPr="007576F6">
        <w:rPr>
          <w:spacing w:val="4"/>
          <w:sz w:val="20"/>
        </w:rPr>
        <w:t xml:space="preserve"> </w:t>
      </w:r>
      <w:r>
        <w:rPr>
          <w:sz w:val="20"/>
        </w:rPr>
        <w:t>giving</w:t>
      </w:r>
      <w:r w:rsidRPr="007576F6">
        <w:rPr>
          <w:spacing w:val="4"/>
          <w:sz w:val="20"/>
        </w:rPr>
        <w:t xml:space="preserve"> </w:t>
      </w:r>
      <w:r>
        <w:rPr>
          <w:sz w:val="20"/>
        </w:rPr>
        <w:t>rise</w:t>
      </w:r>
      <w:r w:rsidRPr="007576F6">
        <w:rPr>
          <w:spacing w:val="4"/>
          <w:sz w:val="20"/>
        </w:rPr>
        <w:t xml:space="preserve"> </w:t>
      </w:r>
      <w:r>
        <w:rPr>
          <w:sz w:val="20"/>
        </w:rPr>
        <w:t>to</w:t>
      </w:r>
      <w:r w:rsidRPr="007576F6">
        <w:rPr>
          <w:spacing w:val="4"/>
          <w:sz w:val="20"/>
        </w:rPr>
        <w:t xml:space="preserve"> </w:t>
      </w:r>
      <w:r>
        <w:rPr>
          <w:sz w:val="20"/>
        </w:rPr>
        <w:t>a</w:t>
      </w:r>
      <w:r w:rsidRPr="007576F6">
        <w:rPr>
          <w:spacing w:val="4"/>
          <w:sz w:val="20"/>
        </w:rPr>
        <w:t xml:space="preserve"> </w:t>
      </w:r>
      <w:r>
        <w:rPr>
          <w:sz w:val="20"/>
        </w:rPr>
        <w:t>temporal</w:t>
      </w:r>
      <w:r w:rsidRPr="007576F6">
        <w:rPr>
          <w:spacing w:val="4"/>
          <w:sz w:val="20"/>
        </w:rPr>
        <w:t xml:space="preserve"> </w:t>
      </w:r>
      <w:r>
        <w:rPr>
          <w:sz w:val="20"/>
        </w:rPr>
        <w:t>difference</w:t>
      </w:r>
      <w:r w:rsidRPr="007576F6">
        <w:rPr>
          <w:spacing w:val="4"/>
          <w:sz w:val="20"/>
        </w:rPr>
        <w:t xml:space="preserve"> </w:t>
      </w:r>
      <w:r>
        <w:rPr>
          <w:sz w:val="20"/>
        </w:rPr>
        <w:t>between</w:t>
      </w:r>
      <w:r w:rsidRPr="007576F6">
        <w:rPr>
          <w:spacing w:val="4"/>
          <w:sz w:val="20"/>
        </w:rPr>
        <w:t xml:space="preserve"> </w:t>
      </w:r>
      <w:r>
        <w:rPr>
          <w:sz w:val="20"/>
        </w:rPr>
        <w:t>these</w:t>
      </w:r>
      <w:r w:rsidRPr="007576F6">
        <w:rPr>
          <w:spacing w:val="4"/>
          <w:sz w:val="20"/>
        </w:rPr>
        <w:t xml:space="preserve"> </w:t>
      </w:r>
      <w:r>
        <w:rPr>
          <w:sz w:val="20"/>
        </w:rPr>
        <w:t>two</w:t>
      </w:r>
      <w:r w:rsidRPr="007576F6">
        <w:rPr>
          <w:spacing w:val="4"/>
          <w:sz w:val="20"/>
        </w:rPr>
        <w:t xml:space="preserve"> </w:t>
      </w:r>
      <w:r>
        <w:rPr>
          <w:sz w:val="20"/>
        </w:rPr>
        <w:t>activation</w:t>
      </w:r>
      <w:r w:rsidRPr="007576F6">
        <w:rPr>
          <w:spacing w:val="4"/>
          <w:sz w:val="20"/>
        </w:rPr>
        <w:t xml:space="preserve"> </w:t>
      </w:r>
      <w:r>
        <w:rPr>
          <w:sz w:val="20"/>
        </w:rPr>
        <w:t>states,</w:t>
      </w:r>
      <w:r w:rsidRPr="007576F6">
        <w:rPr>
          <w:spacing w:val="6"/>
          <w:sz w:val="20"/>
        </w:rPr>
        <w:t xml:space="preserve"> </w:t>
      </w:r>
      <w:r>
        <w:rPr>
          <w:sz w:val="20"/>
        </w:rPr>
        <w:t>which</w:t>
      </w:r>
      <w:r w:rsidRPr="007576F6">
        <w:rPr>
          <w:spacing w:val="4"/>
          <w:sz w:val="20"/>
        </w:rPr>
        <w:t xml:space="preserve"> </w:t>
      </w:r>
      <w:r w:rsidRPr="007576F6">
        <w:rPr>
          <w:spacing w:val="-2"/>
          <w:sz w:val="20"/>
        </w:rPr>
        <w:t>drives</w:t>
      </w:r>
      <w:del w:id="33" w:author="Author" w:date="2022-09-10T01:53:00Z">
        <w:r>
          <w:rPr>
            <w:spacing w:val="-8"/>
            <w:sz w:val="20"/>
          </w:rPr>
          <w:delText xml:space="preserve"> </w:delText>
        </w:r>
        <w:r>
          <w:rPr>
            <w:sz w:val="20"/>
          </w:rPr>
          <w:delText>error-driven</w:delText>
        </w:r>
        <w:r>
          <w:rPr>
            <w:spacing w:val="-8"/>
            <w:sz w:val="20"/>
          </w:rPr>
          <w:delText xml:space="preserve"> </w:delText>
        </w:r>
        <w:r>
          <w:rPr>
            <w:spacing w:val="-2"/>
            <w:sz w:val="20"/>
          </w:rPr>
          <w:delText>learn-</w:delText>
        </w:r>
      </w:del>
    </w:p>
    <w:p w14:paraId="1E2B3CD9" w14:textId="08195821" w:rsidR="00A529FC" w:rsidRDefault="00000000" w:rsidP="007576F6">
      <w:pPr>
        <w:spacing w:before="17" w:line="170" w:lineRule="auto"/>
        <w:ind w:left="665" w:right="663"/>
        <w:jc w:val="both"/>
        <w:rPr>
          <w:sz w:val="20"/>
        </w:rPr>
      </w:pPr>
      <w:del w:id="34" w:author="Author" w:date="2022-09-10T01:53:00Z">
        <w:r>
          <w:rPr>
            <w:sz w:val="20"/>
          </w:rPr>
          <w:delText>ing</w:delText>
        </w:r>
      </w:del>
      <w:ins w:id="35" w:author="Author" w:date="2022-09-10T01:53:00Z">
        <w:r>
          <w:rPr>
            <w:sz w:val="20"/>
          </w:rPr>
          <w:t>error-driven learning</w:t>
        </w:r>
      </w:ins>
      <w:r w:rsidRPr="007576F6">
        <w:rPr>
          <w:sz w:val="20"/>
        </w:rPr>
        <w:t xml:space="preserve"> </w:t>
      </w:r>
      <w:r>
        <w:rPr>
          <w:sz w:val="20"/>
        </w:rPr>
        <w:t>in</w:t>
      </w:r>
      <w:r w:rsidRPr="007576F6">
        <w:rPr>
          <w:sz w:val="20"/>
        </w:rPr>
        <w:t xml:space="preserve"> </w:t>
      </w:r>
      <w:r>
        <w:rPr>
          <w:sz w:val="20"/>
        </w:rPr>
        <w:t>the</w:t>
      </w:r>
      <w:r w:rsidRPr="007576F6">
        <w:rPr>
          <w:sz w:val="20"/>
        </w:rPr>
        <w:t xml:space="preserve"> </w:t>
      </w:r>
      <w:r>
        <w:rPr>
          <w:sz w:val="20"/>
        </w:rPr>
        <w:t>EC</w:t>
      </w:r>
      <w:r>
        <w:rPr>
          <w:rFonts w:ascii="Meiryo" w:hAnsi="Meiryo"/>
          <w:i/>
          <w:sz w:val="20"/>
        </w:rPr>
        <w:t>→</w:t>
      </w:r>
      <w:r>
        <w:rPr>
          <w:sz w:val="20"/>
        </w:rPr>
        <w:t>CA3</w:t>
      </w:r>
      <w:r w:rsidRPr="007576F6">
        <w:rPr>
          <w:sz w:val="20"/>
        </w:rPr>
        <w:t xml:space="preserve"> </w:t>
      </w:r>
      <w:r>
        <w:rPr>
          <w:sz w:val="20"/>
        </w:rPr>
        <w:t>and</w:t>
      </w:r>
      <w:r w:rsidRPr="007576F6">
        <w:rPr>
          <w:sz w:val="20"/>
        </w:rPr>
        <w:t xml:space="preserve"> </w:t>
      </w:r>
      <w:r>
        <w:rPr>
          <w:sz w:val="20"/>
        </w:rPr>
        <w:t>CA3</w:t>
      </w:r>
      <w:r>
        <w:rPr>
          <w:rFonts w:ascii="Meiryo" w:hAnsi="Meiryo"/>
          <w:i/>
          <w:sz w:val="20"/>
        </w:rPr>
        <w:t>↔</w:t>
      </w:r>
      <w:r>
        <w:rPr>
          <w:sz w:val="20"/>
        </w:rPr>
        <w:t>CA3</w:t>
      </w:r>
      <w:r w:rsidRPr="007576F6">
        <w:rPr>
          <w:sz w:val="20"/>
        </w:rPr>
        <w:t xml:space="preserve"> </w:t>
      </w:r>
      <w:r>
        <w:rPr>
          <w:sz w:val="20"/>
        </w:rPr>
        <w:t>projections.</w:t>
      </w:r>
      <w:r w:rsidRPr="007576F6">
        <w:rPr>
          <w:spacing w:val="40"/>
          <w:sz w:val="20"/>
        </w:rPr>
        <w:t xml:space="preserve"> </w:t>
      </w:r>
      <w:r>
        <w:rPr>
          <w:sz w:val="20"/>
        </w:rPr>
        <w:t>In</w:t>
      </w:r>
      <w:r w:rsidRPr="007576F6">
        <w:rPr>
          <w:sz w:val="20"/>
        </w:rPr>
        <w:t xml:space="preserve"> </w:t>
      </w:r>
      <w:r>
        <w:rPr>
          <w:sz w:val="20"/>
        </w:rPr>
        <w:t>effect,</w:t>
      </w:r>
      <w:r w:rsidRPr="007576F6">
        <w:rPr>
          <w:sz w:val="20"/>
        </w:rPr>
        <w:t xml:space="preserve"> </w:t>
      </w:r>
      <w:r>
        <w:rPr>
          <w:sz w:val="20"/>
        </w:rPr>
        <w:t>DG</w:t>
      </w:r>
      <w:r w:rsidRPr="007576F6">
        <w:rPr>
          <w:sz w:val="20"/>
        </w:rPr>
        <w:t xml:space="preserve"> </w:t>
      </w:r>
      <w:r>
        <w:rPr>
          <w:sz w:val="20"/>
        </w:rPr>
        <w:t>serves</w:t>
      </w:r>
      <w:r w:rsidRPr="007576F6">
        <w:rPr>
          <w:sz w:val="20"/>
        </w:rPr>
        <w:t xml:space="preserve"> </w:t>
      </w:r>
      <w:r>
        <w:rPr>
          <w:sz w:val="20"/>
        </w:rPr>
        <w:t>as</w:t>
      </w:r>
      <w:r w:rsidRPr="007576F6">
        <w:rPr>
          <w:sz w:val="20"/>
        </w:rPr>
        <w:t xml:space="preserve"> </w:t>
      </w:r>
      <w:r>
        <w:rPr>
          <w:sz w:val="20"/>
        </w:rPr>
        <w:t>a</w:t>
      </w:r>
      <w:r w:rsidRPr="007576F6">
        <w:rPr>
          <w:sz w:val="20"/>
        </w:rPr>
        <w:t xml:space="preserve"> </w:t>
      </w:r>
      <w:r>
        <w:rPr>
          <w:sz w:val="20"/>
        </w:rPr>
        <w:t>teacher</w:t>
      </w:r>
      <w:r w:rsidRPr="007576F6">
        <w:rPr>
          <w:spacing w:val="40"/>
          <w:sz w:val="20"/>
        </w:rPr>
        <w:t xml:space="preserve"> </w:t>
      </w:r>
      <w:r>
        <w:rPr>
          <w:sz w:val="20"/>
        </w:rPr>
        <w:t>to</w:t>
      </w:r>
      <w:r w:rsidRPr="007576F6">
        <w:rPr>
          <w:spacing w:val="-2"/>
          <w:sz w:val="20"/>
        </w:rPr>
        <w:t xml:space="preserve"> </w:t>
      </w:r>
      <w:r>
        <w:rPr>
          <w:sz w:val="20"/>
        </w:rPr>
        <w:t>CA3,</w:t>
      </w:r>
      <w:r w:rsidRPr="007576F6">
        <w:rPr>
          <w:spacing w:val="-1"/>
          <w:sz w:val="20"/>
        </w:rPr>
        <w:t xml:space="preserve"> </w:t>
      </w:r>
      <w:r>
        <w:rPr>
          <w:sz w:val="20"/>
        </w:rPr>
        <w:t>correcting</w:t>
      </w:r>
      <w:r w:rsidRPr="007576F6">
        <w:rPr>
          <w:spacing w:val="-2"/>
          <w:sz w:val="20"/>
        </w:rPr>
        <w:t xml:space="preserve"> </w:t>
      </w:r>
      <w:r>
        <w:rPr>
          <w:sz w:val="20"/>
        </w:rPr>
        <w:t>its</w:t>
      </w:r>
      <w:r w:rsidRPr="007576F6">
        <w:rPr>
          <w:spacing w:val="-1"/>
          <w:sz w:val="20"/>
        </w:rPr>
        <w:t xml:space="preserve"> </w:t>
      </w:r>
      <w:r>
        <w:rPr>
          <w:sz w:val="20"/>
        </w:rPr>
        <w:t>patterns</w:t>
      </w:r>
      <w:r w:rsidRPr="007576F6">
        <w:rPr>
          <w:spacing w:val="-2"/>
          <w:sz w:val="20"/>
        </w:rPr>
        <w:t xml:space="preserve"> </w:t>
      </w:r>
      <w:r>
        <w:rPr>
          <w:sz w:val="20"/>
        </w:rPr>
        <w:t>into</w:t>
      </w:r>
      <w:r w:rsidRPr="007576F6">
        <w:rPr>
          <w:spacing w:val="-2"/>
          <w:sz w:val="20"/>
        </w:rPr>
        <w:t xml:space="preserve"> </w:t>
      </w:r>
      <w:r>
        <w:rPr>
          <w:sz w:val="20"/>
        </w:rPr>
        <w:t>more</w:t>
      </w:r>
      <w:r w:rsidRPr="007576F6">
        <w:rPr>
          <w:spacing w:val="-1"/>
          <w:sz w:val="20"/>
        </w:rPr>
        <w:t xml:space="preserve"> </w:t>
      </w:r>
      <w:r>
        <w:rPr>
          <w:sz w:val="20"/>
        </w:rPr>
        <w:t>pattern-separated</w:t>
      </w:r>
      <w:r w:rsidRPr="007576F6">
        <w:rPr>
          <w:spacing w:val="-2"/>
          <w:sz w:val="20"/>
        </w:rPr>
        <w:t xml:space="preserve"> </w:t>
      </w:r>
      <w:r>
        <w:rPr>
          <w:sz w:val="20"/>
        </w:rPr>
        <w:t>ones,</w:t>
      </w:r>
      <w:r w:rsidRPr="007576F6">
        <w:rPr>
          <w:spacing w:val="-1"/>
          <w:sz w:val="20"/>
        </w:rPr>
        <w:t xml:space="preserve"> </w:t>
      </w:r>
      <w:r>
        <w:rPr>
          <w:sz w:val="20"/>
        </w:rPr>
        <w:t>thereby</w:t>
      </w:r>
      <w:r w:rsidRPr="007576F6">
        <w:rPr>
          <w:spacing w:val="-1"/>
          <w:sz w:val="20"/>
        </w:rPr>
        <w:t xml:space="preserve"> </w:t>
      </w:r>
      <w:r>
        <w:rPr>
          <w:sz w:val="20"/>
        </w:rPr>
        <w:t>reducing</w:t>
      </w:r>
      <w:r w:rsidRPr="007576F6">
        <w:rPr>
          <w:spacing w:val="-2"/>
          <w:sz w:val="20"/>
        </w:rPr>
        <w:t xml:space="preserve"> </w:t>
      </w:r>
      <w:r>
        <w:rPr>
          <w:sz w:val="20"/>
        </w:rPr>
        <w:t>interference.</w:t>
      </w:r>
      <w:r w:rsidRPr="007576F6">
        <w:rPr>
          <w:spacing w:val="16"/>
          <w:sz w:val="20"/>
        </w:rPr>
        <w:t xml:space="preserve"> </w:t>
      </w:r>
      <w:r w:rsidRPr="007576F6">
        <w:rPr>
          <w:spacing w:val="-2"/>
          <w:sz w:val="20"/>
        </w:rPr>
        <w:t>Results</w:t>
      </w:r>
      <w:del w:id="36" w:author="Author" w:date="2022-09-10T01:53:00Z">
        <w:r>
          <w:rPr>
            <w:spacing w:val="-11"/>
            <w:sz w:val="20"/>
          </w:rPr>
          <w:delText xml:space="preserve"> </w:delText>
        </w:r>
        <w:r>
          <w:rPr>
            <w:sz w:val="20"/>
          </w:rPr>
          <w:delText>showed</w:delText>
        </w:r>
        <w:r>
          <w:rPr>
            <w:spacing w:val="-10"/>
            <w:sz w:val="20"/>
          </w:rPr>
          <w:delText xml:space="preserve"> </w:delText>
        </w:r>
        <w:r>
          <w:rPr>
            <w:sz w:val="20"/>
          </w:rPr>
          <w:delText>that</w:delText>
        </w:r>
        <w:r>
          <w:rPr>
            <w:spacing w:val="-11"/>
            <w:sz w:val="20"/>
          </w:rPr>
          <w:delText xml:space="preserve"> </w:delText>
        </w:r>
        <w:r>
          <w:rPr>
            <w:spacing w:val="-2"/>
            <w:sz w:val="20"/>
          </w:rPr>
          <w:delText>Theremin,</w:delText>
        </w:r>
      </w:del>
    </w:p>
    <w:p w14:paraId="7BCA1F47" w14:textId="77777777" w:rsidR="00A529FC" w:rsidRDefault="00000000">
      <w:pPr>
        <w:spacing w:before="22" w:line="249" w:lineRule="auto"/>
        <w:ind w:left="665" w:right="663"/>
        <w:jc w:val="both"/>
        <w:rPr>
          <w:sz w:val="20"/>
        </w:rPr>
      </w:pPr>
      <w:ins w:id="37" w:author="Author" w:date="2022-09-10T01:53:00Z">
        <w:r>
          <w:rPr>
            <w:sz w:val="20"/>
          </w:rPr>
          <w:t xml:space="preserve">showed that Theremin, </w:t>
        </w:r>
      </w:ins>
      <w:r>
        <w:rPr>
          <w:sz w:val="20"/>
        </w:rPr>
        <w:t>compared with our original</w:t>
      </w:r>
      <w:ins w:id="38" w:author="Author" w:date="2022-09-10T01:53:00Z">
        <w:r>
          <w:rPr>
            <w:sz w:val="20"/>
          </w:rPr>
          <w:t xml:space="preserve"> Hebbian-based</w:t>
        </w:r>
      </w:ins>
      <w:r>
        <w:rPr>
          <w:sz w:val="20"/>
        </w:rPr>
        <w:t xml:space="preserve"> model, has significantly increased capacity and learning speed.</w:t>
      </w:r>
      <w:r w:rsidRPr="007576F6">
        <w:rPr>
          <w:spacing w:val="40"/>
          <w:sz w:val="20"/>
        </w:rPr>
        <w:t xml:space="preserve"> </w:t>
      </w:r>
      <w:r>
        <w:rPr>
          <w:sz w:val="20"/>
        </w:rPr>
        <w:t xml:space="preserve">The model makes several novel predictions that can be tested in future </w:t>
      </w:r>
      <w:r w:rsidRPr="007576F6">
        <w:rPr>
          <w:spacing w:val="-2"/>
          <w:sz w:val="20"/>
        </w:rPr>
        <w:t>studies.</w:t>
      </w:r>
    </w:p>
    <w:p w14:paraId="141EEDD1" w14:textId="77777777" w:rsidR="00A529FC" w:rsidRDefault="00A529FC">
      <w:pPr>
        <w:pStyle w:val="BodyText"/>
        <w:rPr>
          <w:sz w:val="24"/>
        </w:rPr>
      </w:pPr>
    </w:p>
    <w:p w14:paraId="01962AB2" w14:textId="77777777" w:rsidR="00A529FC" w:rsidRDefault="00A529FC">
      <w:pPr>
        <w:pStyle w:val="BodyText"/>
        <w:rPr>
          <w:sz w:val="24"/>
        </w:rPr>
      </w:pPr>
    </w:p>
    <w:p w14:paraId="78F091E1" w14:textId="77777777" w:rsidR="00A529FC" w:rsidRDefault="00A529FC">
      <w:pPr>
        <w:pStyle w:val="BodyText"/>
        <w:rPr>
          <w:sz w:val="24"/>
        </w:rPr>
      </w:pPr>
    </w:p>
    <w:p w14:paraId="40194CD1" w14:textId="77777777" w:rsidR="00A529FC" w:rsidRDefault="00000000">
      <w:pPr>
        <w:pStyle w:val="Heading1"/>
        <w:spacing w:before="157"/>
      </w:pPr>
      <w:r>
        <w:t>Author</w:t>
      </w:r>
      <w:r>
        <w:rPr>
          <w:spacing w:val="-8"/>
        </w:rPr>
        <w:t xml:space="preserve"> </w:t>
      </w:r>
      <w:r>
        <w:rPr>
          <w:spacing w:val="-2"/>
        </w:rPr>
        <w:t>Summary:</w:t>
      </w:r>
    </w:p>
    <w:p w14:paraId="25A4B87B" w14:textId="77777777" w:rsidR="00A529FC" w:rsidRDefault="00A529FC" w:rsidP="007576F6">
      <w:pPr>
        <w:pStyle w:val="BodyText"/>
        <w:spacing w:before="3"/>
        <w:rPr>
          <w:sz w:val="24"/>
        </w:rPr>
      </w:pPr>
    </w:p>
    <w:p w14:paraId="3B461642" w14:textId="1054083A" w:rsidR="00A529FC" w:rsidRDefault="00000000">
      <w:pPr>
        <w:pStyle w:val="BodyText"/>
        <w:spacing w:line="256" w:lineRule="auto"/>
        <w:ind w:left="119" w:right="119" w:firstLine="298"/>
        <w:jc w:val="both"/>
      </w:pPr>
      <w:r>
        <w:t>Exemplified</w:t>
      </w:r>
      <w:r w:rsidRPr="007576F6">
        <w:rPr>
          <w:spacing w:val="-2"/>
        </w:rPr>
        <w:t xml:space="preserve"> </w:t>
      </w:r>
      <w:r>
        <w:t>by</w:t>
      </w:r>
      <w:r w:rsidRPr="007576F6">
        <w:rPr>
          <w:spacing w:val="-2"/>
        </w:rPr>
        <w:t xml:space="preserve"> </w:t>
      </w:r>
      <w:r>
        <w:t>the</w:t>
      </w:r>
      <w:r w:rsidRPr="007576F6">
        <w:rPr>
          <w:spacing w:val="-1"/>
        </w:rPr>
        <w:t xml:space="preserve"> </w:t>
      </w:r>
      <w:r>
        <w:t>famous</w:t>
      </w:r>
      <w:r w:rsidRPr="007576F6">
        <w:rPr>
          <w:spacing w:val="-2"/>
        </w:rPr>
        <w:t xml:space="preserve"> </w:t>
      </w:r>
      <w:r>
        <w:t>case</w:t>
      </w:r>
      <w:r w:rsidRPr="007576F6">
        <w:rPr>
          <w:spacing w:val="-2"/>
        </w:rPr>
        <w:t xml:space="preserve"> </w:t>
      </w:r>
      <w:r>
        <w:t>of</w:t>
      </w:r>
      <w:r w:rsidRPr="007576F6">
        <w:rPr>
          <w:spacing w:val="-2"/>
        </w:rPr>
        <w:t xml:space="preserve"> </w:t>
      </w:r>
      <w:r>
        <w:t>patient</w:t>
      </w:r>
      <w:r w:rsidRPr="007576F6">
        <w:rPr>
          <w:spacing w:val="-2"/>
        </w:rPr>
        <w:t xml:space="preserve"> </w:t>
      </w:r>
      <w:r>
        <w:t>H.M.</w:t>
      </w:r>
      <w:r w:rsidRPr="007576F6">
        <w:rPr>
          <w:spacing w:val="-2"/>
        </w:rPr>
        <w:t xml:space="preserve"> </w:t>
      </w:r>
      <w:r>
        <w:t>(Henry</w:t>
      </w:r>
      <w:r w:rsidRPr="007576F6">
        <w:rPr>
          <w:spacing w:val="-1"/>
        </w:rPr>
        <w:t xml:space="preserve"> </w:t>
      </w:r>
      <w:r>
        <w:t>Molaison)</w:t>
      </w:r>
      <w:r w:rsidRPr="007576F6">
        <w:rPr>
          <w:spacing w:val="-2"/>
        </w:rPr>
        <w:t xml:space="preserve"> </w:t>
      </w:r>
      <w:del w:id="39" w:author="Author" w:date="2022-09-10T01:53:00Z">
        <w:r>
          <w:delText>who</w:delText>
        </w:r>
        <w:r>
          <w:rPr>
            <w:spacing w:val="-9"/>
          </w:rPr>
          <w:delText xml:space="preserve"> </w:delText>
        </w:r>
        <w:r>
          <w:delText>had</w:delText>
        </w:r>
        <w:r>
          <w:rPr>
            <w:spacing w:val="-9"/>
          </w:rPr>
          <w:delText xml:space="preserve"> </w:delText>
        </w:r>
        <w:r>
          <w:delText>his</w:delText>
        </w:r>
      </w:del>
      <w:ins w:id="40" w:author="Author" w:date="2022-09-10T01:53:00Z">
        <w:r>
          <w:t>whose</w:t>
        </w:r>
      </w:ins>
      <w:r w:rsidRPr="007576F6">
        <w:rPr>
          <w:spacing w:val="-2"/>
        </w:rPr>
        <w:t xml:space="preserve"> </w:t>
      </w:r>
      <w:r>
        <w:t>hippocampus</w:t>
      </w:r>
      <w:r w:rsidRPr="007576F6">
        <w:rPr>
          <w:spacing w:val="-2"/>
        </w:rPr>
        <w:t xml:space="preserve"> </w:t>
      </w:r>
      <w:ins w:id="41" w:author="Author" w:date="2022-09-10T01:53:00Z">
        <w:r>
          <w:t>was</w:t>
        </w:r>
        <w:r>
          <w:rPr>
            <w:spacing w:val="-2"/>
          </w:rPr>
          <w:t xml:space="preserve"> </w:t>
        </w:r>
      </w:ins>
      <w:r>
        <w:t>surgically removed, the</w:t>
      </w:r>
      <w:r w:rsidRPr="007576F6">
        <w:t xml:space="preserve"> </w:t>
      </w:r>
      <w:r>
        <w:t>hippocampus</w:t>
      </w:r>
      <w:r w:rsidRPr="007576F6">
        <w:t xml:space="preserve"> </w:t>
      </w:r>
      <w:r>
        <w:t>is</w:t>
      </w:r>
      <w:r w:rsidRPr="007576F6">
        <w:t xml:space="preserve"> </w:t>
      </w:r>
      <w:r>
        <w:t>critical</w:t>
      </w:r>
      <w:r w:rsidRPr="007576F6">
        <w:t xml:space="preserve"> </w:t>
      </w:r>
      <w:r>
        <w:t>for</w:t>
      </w:r>
      <w:r w:rsidRPr="007576F6">
        <w:t xml:space="preserve"> </w:t>
      </w:r>
      <w:r>
        <w:t>learning</w:t>
      </w:r>
      <w:r w:rsidRPr="007576F6">
        <w:t xml:space="preserve"> </w:t>
      </w:r>
      <w:r>
        <w:t>and</w:t>
      </w:r>
      <w:r w:rsidRPr="007576F6">
        <w:t xml:space="preserve"> </w:t>
      </w:r>
      <w:r>
        <w:t>remembering</w:t>
      </w:r>
      <w:r w:rsidRPr="007576F6">
        <w:t xml:space="preserve"> </w:t>
      </w:r>
      <w:del w:id="42" w:author="Author" w:date="2022-09-10T01:53:00Z">
        <w:r>
          <w:delText>about</w:delText>
        </w:r>
        <w:r>
          <w:rPr>
            <w:spacing w:val="-1"/>
          </w:rPr>
          <w:delText xml:space="preserve"> </w:delText>
        </w:r>
      </w:del>
      <w:r>
        <w:t>everyday</w:t>
      </w:r>
      <w:r w:rsidRPr="007576F6">
        <w:t xml:space="preserve"> </w:t>
      </w:r>
      <w:r>
        <w:t>events</w:t>
      </w:r>
      <w:r w:rsidRPr="007576F6">
        <w:t xml:space="preserve"> </w:t>
      </w:r>
      <w:r>
        <w:t>—</w:t>
      </w:r>
      <w:r w:rsidRPr="007576F6">
        <w:t xml:space="preserve"> </w:t>
      </w:r>
      <w:r>
        <w:t>what</w:t>
      </w:r>
      <w:r w:rsidRPr="007576F6">
        <w:t xml:space="preserve"> </w:t>
      </w:r>
      <w:r>
        <w:t>is</w:t>
      </w:r>
      <w:r w:rsidRPr="007576F6">
        <w:t xml:space="preserve"> </w:t>
      </w:r>
      <w:del w:id="43" w:author="Author" w:date="2022-09-10T01:53:00Z">
        <w:r>
          <w:delText>typ- ically</w:delText>
        </w:r>
      </w:del>
      <w:ins w:id="44" w:author="Author" w:date="2022-09-10T01:53:00Z">
        <w:r>
          <w:t>typically</w:t>
        </w:r>
      </w:ins>
      <w:r>
        <w:t xml:space="preserve"> called</w:t>
      </w:r>
      <w:r w:rsidRPr="007576F6">
        <w:rPr>
          <w:spacing w:val="-1"/>
        </w:rPr>
        <w:t xml:space="preserve"> </w:t>
      </w:r>
      <w:r>
        <w:t>“episodic</w:t>
      </w:r>
      <w:r w:rsidRPr="007576F6">
        <w:rPr>
          <w:spacing w:val="-1"/>
        </w:rPr>
        <w:t xml:space="preserve"> </w:t>
      </w:r>
      <w:r>
        <w:t>memory.”</w:t>
      </w:r>
      <w:r w:rsidRPr="007576F6">
        <w:rPr>
          <w:spacing w:val="26"/>
        </w:rPr>
        <w:t xml:space="preserve"> </w:t>
      </w:r>
      <w:r>
        <w:t>The</w:t>
      </w:r>
      <w:r w:rsidRPr="007576F6">
        <w:rPr>
          <w:spacing w:val="-1"/>
        </w:rPr>
        <w:t xml:space="preserve"> </w:t>
      </w:r>
      <w:r>
        <w:t>dominant</w:t>
      </w:r>
      <w:r w:rsidRPr="007576F6">
        <w:rPr>
          <w:spacing w:val="-1"/>
        </w:rPr>
        <w:t xml:space="preserve"> </w:t>
      </w:r>
      <w:r>
        <w:t>theory</w:t>
      </w:r>
      <w:r w:rsidRPr="007576F6">
        <w:rPr>
          <w:spacing w:val="-1"/>
        </w:rPr>
        <w:t xml:space="preserve"> </w:t>
      </w:r>
      <w:r>
        <w:t>for</w:t>
      </w:r>
      <w:r w:rsidRPr="007576F6">
        <w:rPr>
          <w:spacing w:val="-1"/>
        </w:rPr>
        <w:t xml:space="preserve"> </w:t>
      </w:r>
      <w:r>
        <w:t>how</w:t>
      </w:r>
      <w:r w:rsidRPr="007576F6">
        <w:rPr>
          <w:spacing w:val="-1"/>
        </w:rPr>
        <w:t xml:space="preserve"> </w:t>
      </w:r>
      <w:r>
        <w:t>it</w:t>
      </w:r>
      <w:r w:rsidRPr="007576F6">
        <w:rPr>
          <w:spacing w:val="-1"/>
        </w:rPr>
        <w:t xml:space="preserve"> </w:t>
      </w:r>
      <w:r>
        <w:t>learns</w:t>
      </w:r>
      <w:r w:rsidRPr="007576F6">
        <w:rPr>
          <w:spacing w:val="-1"/>
        </w:rPr>
        <w:t xml:space="preserve"> </w:t>
      </w:r>
      <w:r>
        <w:t>is</w:t>
      </w:r>
      <w:r w:rsidRPr="007576F6">
        <w:rPr>
          <w:spacing w:val="-1"/>
        </w:rPr>
        <w:t xml:space="preserve"> </w:t>
      </w:r>
      <w:r>
        <w:t>based</w:t>
      </w:r>
      <w:r w:rsidRPr="007576F6">
        <w:rPr>
          <w:spacing w:val="-1"/>
        </w:rPr>
        <w:t xml:space="preserve"> </w:t>
      </w:r>
      <w:r>
        <w:t>on</w:t>
      </w:r>
      <w:r w:rsidRPr="007576F6">
        <w:rPr>
          <w:spacing w:val="-1"/>
        </w:rPr>
        <w:t xml:space="preserve"> </w:t>
      </w:r>
      <w:r>
        <w:t>the</w:t>
      </w:r>
      <w:r w:rsidRPr="007576F6">
        <w:rPr>
          <w:spacing w:val="-1"/>
        </w:rPr>
        <w:t xml:space="preserve"> </w:t>
      </w:r>
      <w:r>
        <w:t>intuitive</w:t>
      </w:r>
      <w:r w:rsidRPr="007576F6">
        <w:rPr>
          <w:spacing w:val="-1"/>
        </w:rPr>
        <w:t xml:space="preserve"> </w:t>
      </w:r>
      <w:r>
        <w:t>principle</w:t>
      </w:r>
      <w:r w:rsidRPr="007576F6">
        <w:rPr>
          <w:spacing w:val="-1"/>
        </w:rPr>
        <w:t xml:space="preserve"> </w:t>
      </w:r>
      <w:r>
        <w:t>stated by</w:t>
      </w:r>
      <w:r w:rsidRPr="007576F6">
        <w:rPr>
          <w:spacing w:val="-6"/>
        </w:rPr>
        <w:t xml:space="preserve"> </w:t>
      </w:r>
      <w:r>
        <w:t>Donald</w:t>
      </w:r>
      <w:r w:rsidRPr="007576F6">
        <w:rPr>
          <w:spacing w:val="-6"/>
        </w:rPr>
        <w:t xml:space="preserve"> </w:t>
      </w:r>
      <w:r>
        <w:t>Hebb</w:t>
      </w:r>
      <w:r w:rsidRPr="007576F6">
        <w:rPr>
          <w:spacing w:val="-6"/>
        </w:rPr>
        <w:t xml:space="preserve"> </w:t>
      </w:r>
      <w:r>
        <w:t>in</w:t>
      </w:r>
      <w:r w:rsidRPr="007576F6">
        <w:rPr>
          <w:spacing w:val="-6"/>
        </w:rPr>
        <w:t xml:space="preserve"> </w:t>
      </w:r>
      <w:r>
        <w:t>1949,</w:t>
      </w:r>
      <w:r w:rsidRPr="007576F6">
        <w:rPr>
          <w:spacing w:val="-6"/>
        </w:rPr>
        <w:t xml:space="preserve"> </w:t>
      </w:r>
      <w:r>
        <w:t>that</w:t>
      </w:r>
      <w:r w:rsidRPr="007576F6">
        <w:rPr>
          <w:spacing w:val="-6"/>
        </w:rPr>
        <w:t xml:space="preserve"> </w:t>
      </w:r>
      <w:r>
        <w:t>neurons</w:t>
      </w:r>
      <w:r w:rsidRPr="007576F6">
        <w:rPr>
          <w:spacing w:val="-6"/>
        </w:rPr>
        <w:t xml:space="preserve"> </w:t>
      </w:r>
      <w:r>
        <w:t>that</w:t>
      </w:r>
      <w:r w:rsidRPr="007576F6">
        <w:rPr>
          <w:spacing w:val="-6"/>
        </w:rPr>
        <w:t xml:space="preserve"> </w:t>
      </w:r>
      <w:r>
        <w:t>“fire</w:t>
      </w:r>
      <w:r w:rsidRPr="007576F6">
        <w:rPr>
          <w:spacing w:val="-6"/>
        </w:rPr>
        <w:t xml:space="preserve"> </w:t>
      </w:r>
      <w:r>
        <w:t>together,</w:t>
      </w:r>
      <w:r w:rsidRPr="007576F6">
        <w:rPr>
          <w:spacing w:val="-6"/>
        </w:rPr>
        <w:t xml:space="preserve"> </w:t>
      </w:r>
      <w:r>
        <w:t>wire</w:t>
      </w:r>
      <w:r w:rsidRPr="007576F6">
        <w:rPr>
          <w:spacing w:val="-6"/>
        </w:rPr>
        <w:t xml:space="preserve"> </w:t>
      </w:r>
      <w:r>
        <w:t>together”</w:t>
      </w:r>
      <w:r w:rsidRPr="007576F6">
        <w:rPr>
          <w:spacing w:val="-6"/>
        </w:rPr>
        <w:t xml:space="preserve"> </w:t>
      </w:r>
      <w:r>
        <w:t>—</w:t>
      </w:r>
      <w:r w:rsidRPr="007576F6">
        <w:rPr>
          <w:spacing w:val="-6"/>
        </w:rPr>
        <w:t xml:space="preserve"> </w:t>
      </w:r>
      <w:r>
        <w:t>when</w:t>
      </w:r>
      <w:r w:rsidRPr="007576F6">
        <w:rPr>
          <w:spacing w:val="-6"/>
        </w:rPr>
        <w:t xml:space="preserve"> </w:t>
      </w:r>
      <w:r>
        <w:t>two</w:t>
      </w:r>
      <w:r w:rsidRPr="007576F6">
        <w:rPr>
          <w:spacing w:val="-6"/>
        </w:rPr>
        <w:t xml:space="preserve"> </w:t>
      </w:r>
      <w:r>
        <w:t>neurons</w:t>
      </w:r>
      <w:r w:rsidRPr="007576F6">
        <w:rPr>
          <w:spacing w:val="-6"/>
        </w:rPr>
        <w:t xml:space="preserve"> </w:t>
      </w:r>
      <w:r>
        <w:t>are</w:t>
      </w:r>
      <w:r w:rsidRPr="007576F6">
        <w:rPr>
          <w:spacing w:val="-6"/>
        </w:rPr>
        <w:t xml:space="preserve"> </w:t>
      </w:r>
      <w:r>
        <w:t>active</w:t>
      </w:r>
      <w:r w:rsidRPr="007576F6">
        <w:rPr>
          <w:spacing w:val="-6"/>
        </w:rPr>
        <w:t xml:space="preserve"> </w:t>
      </w:r>
      <w:r>
        <w:t xml:space="preserve">at </w:t>
      </w:r>
      <w:r w:rsidRPr="007576F6">
        <w:rPr>
          <w:spacing w:val="-2"/>
        </w:rPr>
        <w:t>the</w:t>
      </w:r>
      <w:r w:rsidRPr="007576F6">
        <w:rPr>
          <w:spacing w:val="-8"/>
        </w:rPr>
        <w:t xml:space="preserve"> </w:t>
      </w:r>
      <w:r w:rsidRPr="007576F6">
        <w:rPr>
          <w:spacing w:val="-2"/>
        </w:rPr>
        <w:t>same</w:t>
      </w:r>
      <w:r w:rsidRPr="007576F6">
        <w:rPr>
          <w:spacing w:val="-8"/>
        </w:rPr>
        <w:t xml:space="preserve"> </w:t>
      </w:r>
      <w:r w:rsidRPr="007576F6">
        <w:rPr>
          <w:spacing w:val="-2"/>
        </w:rPr>
        <w:t>time,</w:t>
      </w:r>
      <w:r w:rsidRPr="007576F6">
        <w:rPr>
          <w:spacing w:val="-6"/>
        </w:rPr>
        <w:t xml:space="preserve"> </w:t>
      </w:r>
      <w:r w:rsidRPr="007576F6">
        <w:rPr>
          <w:spacing w:val="-2"/>
        </w:rPr>
        <w:t>the</w:t>
      </w:r>
      <w:r w:rsidRPr="007576F6">
        <w:rPr>
          <w:spacing w:val="-8"/>
        </w:rPr>
        <w:t xml:space="preserve"> </w:t>
      </w:r>
      <w:r w:rsidRPr="007576F6">
        <w:rPr>
          <w:spacing w:val="-2"/>
        </w:rPr>
        <w:t>strength</w:t>
      </w:r>
      <w:r w:rsidRPr="007576F6">
        <w:rPr>
          <w:spacing w:val="-8"/>
        </w:rPr>
        <w:t xml:space="preserve"> </w:t>
      </w:r>
      <w:r w:rsidRPr="007576F6">
        <w:rPr>
          <w:spacing w:val="-2"/>
        </w:rPr>
        <w:t>of</w:t>
      </w:r>
      <w:r w:rsidRPr="007576F6">
        <w:rPr>
          <w:spacing w:val="-8"/>
        </w:rPr>
        <w:t xml:space="preserve"> </w:t>
      </w:r>
      <w:r w:rsidRPr="007576F6">
        <w:rPr>
          <w:spacing w:val="-2"/>
        </w:rPr>
        <w:t>their</w:t>
      </w:r>
      <w:r w:rsidRPr="007576F6">
        <w:rPr>
          <w:spacing w:val="-8"/>
        </w:rPr>
        <w:t xml:space="preserve"> </w:t>
      </w:r>
      <w:r w:rsidRPr="007576F6">
        <w:rPr>
          <w:spacing w:val="-2"/>
        </w:rPr>
        <w:t>connection</w:t>
      </w:r>
      <w:r w:rsidRPr="007576F6">
        <w:rPr>
          <w:spacing w:val="-8"/>
        </w:rPr>
        <w:t xml:space="preserve"> </w:t>
      </w:r>
      <w:r w:rsidRPr="007576F6">
        <w:rPr>
          <w:spacing w:val="-2"/>
        </w:rPr>
        <w:t>increases.</w:t>
      </w:r>
      <w:r w:rsidRPr="007576F6">
        <w:rPr>
          <w:spacing w:val="12"/>
        </w:rPr>
        <w:t xml:space="preserve"> </w:t>
      </w:r>
      <w:r w:rsidRPr="007576F6">
        <w:rPr>
          <w:spacing w:val="-2"/>
        </w:rPr>
        <w:t>We</w:t>
      </w:r>
      <w:r w:rsidRPr="007576F6">
        <w:rPr>
          <w:spacing w:val="-8"/>
        </w:rPr>
        <w:t xml:space="preserve"> </w:t>
      </w:r>
      <w:r w:rsidRPr="007576F6">
        <w:rPr>
          <w:spacing w:val="-2"/>
        </w:rPr>
        <w:t>show</w:t>
      </w:r>
      <w:r w:rsidRPr="007576F6">
        <w:rPr>
          <w:spacing w:val="-8"/>
        </w:rPr>
        <w:t xml:space="preserve"> </w:t>
      </w:r>
      <w:r w:rsidRPr="007576F6">
        <w:rPr>
          <w:spacing w:val="-2"/>
        </w:rPr>
        <w:t>in</w:t>
      </w:r>
      <w:r w:rsidRPr="007576F6">
        <w:rPr>
          <w:spacing w:val="-8"/>
        </w:rPr>
        <w:t xml:space="preserve"> </w:t>
      </w:r>
      <w:r w:rsidRPr="007576F6">
        <w:rPr>
          <w:spacing w:val="-2"/>
        </w:rPr>
        <w:t>this</w:t>
      </w:r>
      <w:r w:rsidRPr="007576F6">
        <w:rPr>
          <w:spacing w:val="-8"/>
        </w:rPr>
        <w:t xml:space="preserve"> </w:t>
      </w:r>
      <w:r w:rsidRPr="007576F6">
        <w:rPr>
          <w:spacing w:val="-2"/>
        </w:rPr>
        <w:t>paper</w:t>
      </w:r>
      <w:r w:rsidRPr="007576F6">
        <w:rPr>
          <w:spacing w:val="-8"/>
        </w:rPr>
        <w:t xml:space="preserve"> </w:t>
      </w:r>
      <w:r w:rsidRPr="007576F6">
        <w:rPr>
          <w:spacing w:val="-2"/>
        </w:rPr>
        <w:t>that</w:t>
      </w:r>
      <w:r w:rsidRPr="007576F6">
        <w:rPr>
          <w:spacing w:val="-8"/>
        </w:rPr>
        <w:t xml:space="preserve"> </w:t>
      </w:r>
      <w:r w:rsidRPr="007576F6">
        <w:rPr>
          <w:spacing w:val="-2"/>
        </w:rPr>
        <w:t>using</w:t>
      </w:r>
      <w:r w:rsidRPr="007576F6">
        <w:rPr>
          <w:spacing w:val="-8"/>
        </w:rPr>
        <w:t xml:space="preserve"> </w:t>
      </w:r>
      <w:r w:rsidRPr="007576F6">
        <w:rPr>
          <w:spacing w:val="-2"/>
        </w:rPr>
        <w:t>a</w:t>
      </w:r>
      <w:r w:rsidRPr="007576F6">
        <w:rPr>
          <w:spacing w:val="-8"/>
        </w:rPr>
        <w:t xml:space="preserve"> </w:t>
      </w:r>
      <w:del w:id="45" w:author="Author" w:date="2022-09-10T01:53:00Z">
        <w:r>
          <w:delText>dif- ferent</w:delText>
        </w:r>
      </w:del>
      <w:ins w:id="46" w:author="Author" w:date="2022-09-10T01:53:00Z">
        <w:r>
          <w:rPr>
            <w:spacing w:val="-2"/>
          </w:rPr>
          <w:t>different</w:t>
        </w:r>
      </w:ins>
      <w:r w:rsidRPr="007576F6">
        <w:rPr>
          <w:spacing w:val="-8"/>
        </w:rPr>
        <w:t xml:space="preserve"> </w:t>
      </w:r>
      <w:r w:rsidRPr="007576F6">
        <w:rPr>
          <w:spacing w:val="-2"/>
        </w:rPr>
        <w:t>form</w:t>
      </w:r>
      <w:r w:rsidRPr="007576F6">
        <w:rPr>
          <w:spacing w:val="-8"/>
        </w:rPr>
        <w:t xml:space="preserve"> </w:t>
      </w:r>
      <w:r w:rsidRPr="007576F6">
        <w:rPr>
          <w:spacing w:val="-2"/>
        </w:rPr>
        <w:t xml:space="preserve">of </w:t>
      </w:r>
      <w:r w:rsidRPr="007576F6">
        <w:rPr>
          <w:w w:val="95"/>
        </w:rPr>
        <w:t xml:space="preserve">learning based on correcting errors (error-driven learning) results in significantly improved episodic memory </w:t>
      </w:r>
      <w:r>
        <w:t>function</w:t>
      </w:r>
      <w:r w:rsidRPr="007576F6">
        <w:rPr>
          <w:spacing w:val="22"/>
        </w:rPr>
        <w:t xml:space="preserve"> </w:t>
      </w:r>
      <w:r>
        <w:t>in</w:t>
      </w:r>
      <w:r w:rsidRPr="007576F6">
        <w:rPr>
          <w:spacing w:val="23"/>
        </w:rPr>
        <w:t xml:space="preserve"> </w:t>
      </w:r>
      <w:r>
        <w:t>a</w:t>
      </w:r>
      <w:r w:rsidRPr="007576F6">
        <w:rPr>
          <w:spacing w:val="23"/>
        </w:rPr>
        <w:t xml:space="preserve"> </w:t>
      </w:r>
      <w:r>
        <w:t>biologically-based</w:t>
      </w:r>
      <w:r w:rsidRPr="007576F6">
        <w:rPr>
          <w:spacing w:val="23"/>
        </w:rPr>
        <w:t xml:space="preserve"> </w:t>
      </w:r>
      <w:r>
        <w:t>computational</w:t>
      </w:r>
      <w:r w:rsidRPr="007576F6">
        <w:rPr>
          <w:spacing w:val="23"/>
        </w:rPr>
        <w:t xml:space="preserve"> </w:t>
      </w:r>
      <w:r>
        <w:t>model</w:t>
      </w:r>
      <w:r w:rsidRPr="007576F6">
        <w:rPr>
          <w:spacing w:val="22"/>
        </w:rPr>
        <w:t xml:space="preserve"> </w:t>
      </w:r>
      <w:r>
        <w:t>of</w:t>
      </w:r>
      <w:r w:rsidRPr="007576F6">
        <w:rPr>
          <w:spacing w:val="23"/>
        </w:rPr>
        <w:t xml:space="preserve"> </w:t>
      </w:r>
      <w:r>
        <w:t>the</w:t>
      </w:r>
      <w:r w:rsidRPr="007576F6">
        <w:rPr>
          <w:spacing w:val="23"/>
        </w:rPr>
        <w:t xml:space="preserve"> </w:t>
      </w:r>
      <w:r>
        <w:t>hippocampus.</w:t>
      </w:r>
      <w:r w:rsidRPr="007576F6">
        <w:rPr>
          <w:spacing w:val="62"/>
          <w:w w:val="150"/>
        </w:rPr>
        <w:t xml:space="preserve"> </w:t>
      </w:r>
      <w:r>
        <w:t>This</w:t>
      </w:r>
      <w:r w:rsidRPr="007576F6">
        <w:rPr>
          <w:spacing w:val="23"/>
        </w:rPr>
        <w:t xml:space="preserve"> </w:t>
      </w:r>
      <w:r>
        <w:t>model</w:t>
      </w:r>
      <w:r w:rsidRPr="007576F6">
        <w:rPr>
          <w:spacing w:val="23"/>
        </w:rPr>
        <w:t xml:space="preserve"> </w:t>
      </w:r>
      <w:r>
        <w:t>also</w:t>
      </w:r>
      <w:r w:rsidRPr="007576F6">
        <w:rPr>
          <w:spacing w:val="23"/>
        </w:rPr>
        <w:t xml:space="preserve"> </w:t>
      </w:r>
      <w:r>
        <w:t>provides</w:t>
      </w:r>
      <w:r w:rsidRPr="007576F6">
        <w:rPr>
          <w:spacing w:val="22"/>
        </w:rPr>
        <w:t xml:space="preserve"> </w:t>
      </w:r>
      <w:r w:rsidRPr="007576F6">
        <w:rPr>
          <w:spacing w:val="-10"/>
        </w:rPr>
        <w:t>a</w:t>
      </w:r>
      <w:del w:id="47" w:author="Author" w:date="2022-09-10T01:53:00Z">
        <w:r>
          <w:rPr>
            <w:spacing w:val="-14"/>
          </w:rPr>
          <w:delText xml:space="preserve"> </w:delText>
        </w:r>
      </w:del>
      <w:moveFromRangeStart w:id="48" w:author="Author" w:date="2022-09-10T01:53:00Z" w:name="move113667222"/>
      <w:moveFrom w:id="49" w:author="Author" w:date="2022-09-10T01:53:00Z">
        <w:r>
          <w:t>significantly</w:t>
        </w:r>
        <w:r w:rsidRPr="007576F6">
          <w:t xml:space="preserve"> </w:t>
        </w:r>
        <w:r>
          <w:t>better</w:t>
        </w:r>
        <w:r w:rsidRPr="007576F6">
          <w:t xml:space="preserve"> </w:t>
        </w:r>
        <w:r>
          <w:t>account</w:t>
        </w:r>
        <w:r w:rsidRPr="007576F6">
          <w:t xml:space="preserve"> </w:t>
        </w:r>
        <w:r>
          <w:t>of</w:t>
        </w:r>
        <w:r w:rsidRPr="007576F6">
          <w:t xml:space="preserve"> </w:t>
        </w:r>
        <w:r>
          <w:t>behavioral</w:t>
        </w:r>
        <w:r w:rsidRPr="007576F6">
          <w:t xml:space="preserve"> </w:t>
        </w:r>
        <w:r>
          <w:t>data</w:t>
        </w:r>
        <w:r w:rsidRPr="007576F6">
          <w:t xml:space="preserve"> </w:t>
        </w:r>
        <w:r>
          <w:t>on</w:t>
        </w:r>
        <w:r w:rsidRPr="007576F6">
          <w:t xml:space="preserve"> </w:t>
        </w:r>
        <w:r>
          <w:t>the</w:t>
        </w:r>
        <w:r w:rsidRPr="007576F6">
          <w:t xml:space="preserve"> </w:t>
        </w:r>
        <w:r>
          <w:t>testing</w:t>
        </w:r>
        <w:r w:rsidRPr="007576F6">
          <w:t xml:space="preserve"> </w:t>
        </w:r>
        <w:r>
          <w:t>effect,</w:t>
        </w:r>
        <w:r w:rsidRPr="007576F6">
          <w:t xml:space="preserve"> </w:t>
        </w:r>
        <w:r>
          <w:t>where</w:t>
        </w:r>
        <w:r w:rsidRPr="007576F6">
          <w:t xml:space="preserve"> </w:t>
        </w:r>
        <w:r>
          <w:t>learning</w:t>
        </w:r>
        <w:r w:rsidRPr="007576F6">
          <w:t xml:space="preserve"> </w:t>
        </w:r>
        <w:r>
          <w:t>by</w:t>
        </w:r>
        <w:r w:rsidRPr="007576F6">
          <w:t xml:space="preserve"> </w:t>
        </w:r>
        <w:r>
          <w:t>testing with partial cues is better than learning with the complete set of information.</w:t>
        </w:r>
      </w:moveFrom>
      <w:moveFromRangeEnd w:id="48"/>
    </w:p>
    <w:p w14:paraId="02CC4090" w14:textId="77777777" w:rsidR="00ED530C" w:rsidRDefault="002F233B">
      <w:pPr>
        <w:pStyle w:val="BodyText"/>
        <w:rPr>
          <w:del w:id="50" w:author="Author" w:date="2022-09-10T01:53:00Z"/>
          <w:sz w:val="9"/>
        </w:rPr>
      </w:pPr>
      <w:del w:id="51" w:author="Author" w:date="2022-09-10T01:53:00Z">
        <w:r>
          <w:rPr>
            <w:noProof/>
          </w:rPr>
          <mc:AlternateContent>
            <mc:Choice Requires="wps">
              <w:drawing>
                <wp:anchor distT="0" distB="0" distL="0" distR="0" simplePos="0" relativeHeight="487592960" behindDoc="1" locked="0" layoutInCell="1" allowOverlap="1" wp14:anchorId="70D57D38" wp14:editId="4931D44B">
                  <wp:simplePos x="0" y="0"/>
                  <wp:positionH relativeFrom="page">
                    <wp:posOffset>914400</wp:posOffset>
                  </wp:positionH>
                  <wp:positionV relativeFrom="paragraph">
                    <wp:posOffset>81280</wp:posOffset>
                  </wp:positionV>
                  <wp:extent cx="2377440" cy="1270"/>
                  <wp:effectExtent l="0" t="0" r="10160" b="11430"/>
                  <wp:wrapTopAndBottom/>
                  <wp:docPr id="551"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w 3744"/>
                              <a:gd name="T1" fmla="*/ 0 h 1270"/>
                              <a:gd name="T2" fmla="*/ 2377440 w 3744"/>
                              <a:gd name="T3" fmla="*/ 0 h 1270"/>
                              <a:gd name="T4" fmla="*/ 0 60000 65536"/>
                              <a:gd name="T5" fmla="*/ 0 60000 65536"/>
                            </a:gdLst>
                            <a:ahLst/>
                            <a:cxnLst>
                              <a:cxn ang="T4">
                                <a:pos x="T0" y="T1"/>
                              </a:cxn>
                              <a:cxn ang="T5">
                                <a:pos x="T2" y="T3"/>
                              </a:cxn>
                            </a:cxnLst>
                            <a:rect l="0" t="0" r="r" b="b"/>
                            <a:pathLst>
                              <a:path w="3744" h="1270">
                                <a:moveTo>
                                  <a:pt x="0" y="0"/>
                                </a:moveTo>
                                <a:lnTo>
                                  <a:pt x="3744" y="0"/>
                                </a:lnTo>
                              </a:path>
                            </a:pathLst>
                          </a:custGeom>
                          <a:noFill/>
                          <a:ln w="505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7C376C" id="docshape5" o:spid="_x0000_s1026" style="position:absolute;margin-left:1in;margin-top:6.4pt;width:187.2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" path="m,l3744,e" filled="f" strokeweight=".14042mm">
                  <v:path arrowok="t" o:connecttype="custom" o:connectlocs="0,0;1509674400,0" o:connectangles="0,0"/>
                  <w10:wrap type="topAndBottom" anchorx="page"/>
                </v:shape>
              </w:pict>
            </mc:Fallback>
          </mc:AlternateContent>
        </w:r>
      </w:del>
    </w:p>
    <w:p w14:paraId="0AD0B813" w14:textId="77777777" w:rsidR="00A529FC" w:rsidRDefault="006228F8">
      <w:pPr>
        <w:pStyle w:val="BodyText"/>
        <w:rPr>
          <w:ins w:id="52" w:author="Author" w:date="2022-09-10T01:53:00Z"/>
          <w:sz w:val="9"/>
        </w:rPr>
      </w:pPr>
      <w:ins w:id="53" w:author="Author" w:date="2022-09-10T01:53:00Z">
        <w:r>
          <w:rPr>
            <w:noProof/>
          </w:rPr>
          <mc:AlternateContent>
            <mc:Choice Requires="wps">
              <w:drawing>
                <wp:anchor distT="0" distB="0" distL="0" distR="0" simplePos="0" relativeHeight="487587840" behindDoc="1" locked="0" layoutInCell="1" allowOverlap="1" wp14:anchorId="79C4C1A8" wp14:editId="0C464F2F">
                  <wp:simplePos x="0" y="0"/>
                  <wp:positionH relativeFrom="page">
                    <wp:posOffset>914400</wp:posOffset>
                  </wp:positionH>
                  <wp:positionV relativeFrom="paragraph">
                    <wp:posOffset>81280</wp:posOffset>
                  </wp:positionV>
                  <wp:extent cx="2377440" cy="1270"/>
                  <wp:effectExtent l="0" t="0" r="10160" b="11430"/>
                  <wp:wrapTopAndBottom/>
                  <wp:docPr id="546" name="docshape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377440" cy="1270"/>
                          </a:xfrm>
                          <a:custGeom>
                            <a:avLst/>
                            <a:gdLst>
                              <a:gd name="T0" fmla="+- 0 1440 1440"/>
                              <a:gd name="T1" fmla="*/ T0 w 3744"/>
                              <a:gd name="T2" fmla="+- 0 5184 1440"/>
                              <a:gd name="T3" fmla="*/ T2 w 3744"/>
                            </a:gdLst>
                            <a:ahLst/>
                            <a:cxnLst>
                              <a:cxn ang="0">
                                <a:pos x="T1" y="0"/>
                              </a:cxn>
                              <a:cxn ang="0">
                                <a:pos x="T3" y="0"/>
                              </a:cxn>
                            </a:cxnLst>
                            <a:rect l="0" t="0" r="r" b="b"/>
                            <a:pathLst>
                              <a:path w="3744">
                                <a:moveTo>
                                  <a:pt x="0" y="0"/>
                                </a:moveTo>
                                <a:lnTo>
                                  <a:pt x="3744"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C6AFF" id="docshape5" o:spid="_x0000_s1026" style="position:absolute;margin-left:1in;margin-top:6.4pt;width:187.2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3744,12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" path="m,l3744,e" filled="f" strokeweight=".14042mm">
                  <v:path arrowok="t" o:connecttype="custom" o:connectlocs="0,0;2377440,0" o:connectangles="0,0"/>
                  <w10:wrap type="topAndBottom" anchorx="page"/>
                </v:shape>
              </w:pict>
            </mc:Fallback>
          </mc:AlternateContent>
        </w:r>
      </w:ins>
    </w:p>
    <w:p w14:paraId="04325911" w14:textId="77777777" w:rsidR="00A529FC" w:rsidRDefault="00000000">
      <w:pPr>
        <w:spacing w:before="37" w:line="254" w:lineRule="auto"/>
        <w:ind w:left="120" w:firstLine="322"/>
        <w:rPr>
          <w:sz w:val="18"/>
        </w:rPr>
      </w:pPr>
      <w:r>
        <w:rPr>
          <w:sz w:val="18"/>
        </w:rPr>
        <w:t>R. C. O’Reilly is Director of Science at Obelisk Lab in the Astera Institute, and Chief Scientist at eCortex, Inc., which may derive indirect benefit from the work presented here.</w:t>
      </w:r>
    </w:p>
    <w:p w14:paraId="1A8FA271" w14:textId="77777777" w:rsidR="00A529FC" w:rsidRDefault="00000000">
      <w:pPr>
        <w:spacing w:line="254" w:lineRule="auto"/>
        <w:ind w:left="120" w:firstLine="179"/>
        <w:rPr>
          <w:sz w:val="18"/>
        </w:rPr>
      </w:pPr>
      <w:r>
        <w:rPr>
          <w:sz w:val="18"/>
        </w:rPr>
        <w:t>Supported</w:t>
      </w:r>
      <w:r>
        <w:rPr>
          <w:spacing w:val="17"/>
          <w:sz w:val="18"/>
        </w:rPr>
        <w:t xml:space="preserve"> </w:t>
      </w:r>
      <w:r>
        <w:rPr>
          <w:sz w:val="18"/>
        </w:rPr>
        <w:t>by:</w:t>
      </w:r>
      <w:r>
        <w:rPr>
          <w:spacing w:val="40"/>
          <w:sz w:val="18"/>
        </w:rPr>
        <w:t xml:space="preserve"> </w:t>
      </w:r>
      <w:r>
        <w:rPr>
          <w:sz w:val="18"/>
        </w:rPr>
        <w:t>ONR</w:t>
      </w:r>
      <w:r>
        <w:rPr>
          <w:spacing w:val="17"/>
          <w:sz w:val="18"/>
        </w:rPr>
        <w:t xml:space="preserve"> </w:t>
      </w:r>
      <w:r>
        <w:rPr>
          <w:sz w:val="18"/>
        </w:rPr>
        <w:t>grants</w:t>
      </w:r>
      <w:r>
        <w:rPr>
          <w:spacing w:val="17"/>
          <w:sz w:val="18"/>
        </w:rPr>
        <w:t xml:space="preserve"> </w:t>
      </w:r>
      <w:r>
        <w:rPr>
          <w:sz w:val="18"/>
        </w:rPr>
        <w:t>N00014-20-1-2578,</w:t>
      </w:r>
      <w:r>
        <w:rPr>
          <w:spacing w:val="23"/>
          <w:sz w:val="18"/>
        </w:rPr>
        <w:t xml:space="preserve"> </w:t>
      </w:r>
      <w:r>
        <w:rPr>
          <w:sz w:val="18"/>
        </w:rPr>
        <w:t>N00014-19-1-2684/</w:t>
      </w:r>
      <w:r>
        <w:rPr>
          <w:spacing w:val="17"/>
          <w:sz w:val="18"/>
        </w:rPr>
        <w:t xml:space="preserve"> </w:t>
      </w:r>
      <w:r>
        <w:rPr>
          <w:sz w:val="18"/>
        </w:rPr>
        <w:t>N00014-18-1-2116,</w:t>
      </w:r>
      <w:r>
        <w:rPr>
          <w:spacing w:val="23"/>
          <w:sz w:val="18"/>
        </w:rPr>
        <w:t xml:space="preserve"> </w:t>
      </w:r>
      <w:r>
        <w:rPr>
          <w:sz w:val="18"/>
        </w:rPr>
        <w:t>N00014-18-C-2067,</w:t>
      </w:r>
      <w:r>
        <w:rPr>
          <w:spacing w:val="23"/>
          <w:sz w:val="18"/>
        </w:rPr>
        <w:t xml:space="preserve"> </w:t>
      </w:r>
      <w:r>
        <w:rPr>
          <w:sz w:val="18"/>
        </w:rPr>
        <w:t>N00014-17-1- 2961, N00014-15-1-0033</w:t>
      </w:r>
    </w:p>
    <w:p w14:paraId="1357848C" w14:textId="77777777" w:rsidR="00A529FC" w:rsidRDefault="00A529FC">
      <w:pPr>
        <w:spacing w:line="254" w:lineRule="auto"/>
        <w:rPr>
          <w:sz w:val="18"/>
        </w:rPr>
        <w:sectPr w:rsidR="00A529FC">
          <w:headerReference w:type="even" r:id="rId8"/>
          <w:headerReference w:type="default" r:id="rId9"/>
          <w:footerReference w:type="default" r:id="rId10"/>
          <w:type w:val="continuous"/>
          <w:pgSz w:w="12240" w:h="15840"/>
          <w:pgMar w:top="1180" w:right="1320" w:bottom="280" w:left="1320" w:header="397" w:footer="0" w:gutter="0"/>
          <w:pgNumType w:start="1"/>
          <w:cols w:space="720"/>
        </w:sectPr>
      </w:pPr>
    </w:p>
    <w:p w14:paraId="1F84AAE1" w14:textId="77777777" w:rsidR="00A529FC" w:rsidRDefault="00000000">
      <w:pPr>
        <w:pStyle w:val="BodyText"/>
        <w:spacing w:before="149" w:line="256" w:lineRule="auto"/>
        <w:ind w:left="120"/>
        <w:rPr>
          <w:ins w:id="90" w:author="Author" w:date="2022-09-10T01:53:00Z"/>
        </w:rPr>
      </w:pPr>
      <w:moveToRangeStart w:id="91" w:author="Author" w:date="2022-09-10T01:53:00Z" w:name="move113667222"/>
      <w:moveTo w:id="92" w:author="Author" w:date="2022-09-10T01:53:00Z">
        <w:r>
          <w:lastRenderedPageBreak/>
          <w:t>significantly</w:t>
        </w:r>
        <w:r w:rsidRPr="007576F6">
          <w:t xml:space="preserve"> </w:t>
        </w:r>
        <w:r>
          <w:t>better</w:t>
        </w:r>
        <w:r w:rsidRPr="007576F6">
          <w:t xml:space="preserve"> </w:t>
        </w:r>
        <w:r>
          <w:t>account</w:t>
        </w:r>
        <w:r w:rsidRPr="007576F6">
          <w:t xml:space="preserve"> </w:t>
        </w:r>
        <w:r>
          <w:t>of</w:t>
        </w:r>
        <w:r w:rsidRPr="007576F6">
          <w:t xml:space="preserve"> </w:t>
        </w:r>
        <w:r>
          <w:t>behavioral</w:t>
        </w:r>
        <w:r w:rsidRPr="007576F6">
          <w:t xml:space="preserve"> </w:t>
        </w:r>
        <w:r>
          <w:t>data</w:t>
        </w:r>
        <w:r w:rsidRPr="007576F6">
          <w:t xml:space="preserve"> </w:t>
        </w:r>
        <w:r>
          <w:t>on</w:t>
        </w:r>
        <w:r w:rsidRPr="007576F6">
          <w:t xml:space="preserve"> </w:t>
        </w:r>
        <w:r>
          <w:t>the</w:t>
        </w:r>
        <w:r w:rsidRPr="007576F6">
          <w:t xml:space="preserve"> </w:t>
        </w:r>
        <w:r>
          <w:t>testing</w:t>
        </w:r>
        <w:r w:rsidRPr="007576F6">
          <w:t xml:space="preserve"> </w:t>
        </w:r>
        <w:r>
          <w:t>effect,</w:t>
        </w:r>
        <w:r w:rsidRPr="007576F6">
          <w:t xml:space="preserve"> </w:t>
        </w:r>
        <w:r>
          <w:t>where</w:t>
        </w:r>
        <w:r w:rsidRPr="007576F6">
          <w:t xml:space="preserve"> </w:t>
        </w:r>
        <w:r>
          <w:t>learning</w:t>
        </w:r>
        <w:r w:rsidRPr="007576F6">
          <w:t xml:space="preserve"> </w:t>
        </w:r>
        <w:r>
          <w:t>by</w:t>
        </w:r>
        <w:r w:rsidRPr="007576F6">
          <w:t xml:space="preserve"> </w:t>
        </w:r>
        <w:r>
          <w:t>testing with partial cues is better than learning with the complete set of information.</w:t>
        </w:r>
      </w:moveTo>
      <w:moveToRangeEnd w:id="91"/>
    </w:p>
    <w:p w14:paraId="3F9C402C" w14:textId="77777777" w:rsidR="00A529FC" w:rsidRDefault="00A529FC">
      <w:pPr>
        <w:pStyle w:val="BodyText"/>
        <w:spacing w:before="6"/>
        <w:rPr>
          <w:ins w:id="93" w:author="Author" w:date="2022-09-10T01:53:00Z"/>
          <w:sz w:val="32"/>
        </w:rPr>
      </w:pPr>
    </w:p>
    <w:p w14:paraId="6856A7EE" w14:textId="77777777" w:rsidR="00A529FC" w:rsidRDefault="00000000" w:rsidP="007576F6">
      <w:pPr>
        <w:pStyle w:val="Heading1"/>
      </w:pPr>
      <w:r>
        <w:rPr>
          <w:spacing w:val="-2"/>
        </w:rPr>
        <w:t>Introduction</w:t>
      </w:r>
    </w:p>
    <w:p w14:paraId="5F754E65" w14:textId="77777777" w:rsidR="00A529FC" w:rsidRDefault="00A529FC">
      <w:pPr>
        <w:pStyle w:val="BodyText"/>
        <w:spacing w:before="3"/>
        <w:rPr>
          <w:sz w:val="24"/>
        </w:rPr>
      </w:pPr>
    </w:p>
    <w:p w14:paraId="324D58FA" w14:textId="77777777" w:rsidR="00A529FC" w:rsidRDefault="00000000">
      <w:pPr>
        <w:pStyle w:val="BodyText"/>
        <w:spacing w:line="256" w:lineRule="auto"/>
        <w:ind w:left="120" w:right="119" w:firstLine="298"/>
        <w:jc w:val="both"/>
      </w:pPr>
      <w:r>
        <w:t>It is well-established that the hippocampus plays a critical role in the rapid learning of new episodic memories (Eichenbaum, Yonelinas, &amp; Ranganath, 2007).</w:t>
      </w:r>
      <w:r>
        <w:rPr>
          <w:spacing w:val="40"/>
        </w:rPr>
        <w:t xml:space="preserve"> </w:t>
      </w:r>
      <w:r>
        <w:t>Most computational and conceptual models of this hippocampal function are based on principles first articulated by Donald O. Hebb and David Marr (Hebb,</w:t>
      </w:r>
      <w:r>
        <w:rPr>
          <w:spacing w:val="-2"/>
        </w:rPr>
        <w:t xml:space="preserve"> </w:t>
      </w:r>
      <w:r>
        <w:t>1949;</w:t>
      </w:r>
      <w:r>
        <w:rPr>
          <w:spacing w:val="-2"/>
        </w:rPr>
        <w:t xml:space="preserve"> </w:t>
      </w:r>
      <w:r>
        <w:t>Marr,</w:t>
      </w:r>
      <w:r>
        <w:rPr>
          <w:spacing w:val="-2"/>
        </w:rPr>
        <w:t xml:space="preserve"> </w:t>
      </w:r>
      <w:r>
        <w:t>1971;</w:t>
      </w:r>
      <w:r>
        <w:rPr>
          <w:spacing w:val="-3"/>
        </w:rPr>
        <w:t xml:space="preserve"> </w:t>
      </w:r>
      <w:r>
        <w:t>McClelland,</w:t>
      </w:r>
      <w:r>
        <w:rPr>
          <w:spacing w:val="-2"/>
        </w:rPr>
        <w:t xml:space="preserve"> </w:t>
      </w:r>
      <w:r>
        <w:t>McNaughton,</w:t>
      </w:r>
      <w:r>
        <w:rPr>
          <w:spacing w:val="-3"/>
        </w:rPr>
        <w:t xml:space="preserve"> </w:t>
      </w:r>
      <w:r>
        <w:t>&amp;</w:t>
      </w:r>
      <w:r>
        <w:rPr>
          <w:spacing w:val="-2"/>
        </w:rPr>
        <w:t xml:space="preserve"> </w:t>
      </w:r>
      <w:r>
        <w:t>O’Reilly,</w:t>
      </w:r>
      <w:r>
        <w:rPr>
          <w:spacing w:val="-2"/>
        </w:rPr>
        <w:t xml:space="preserve"> </w:t>
      </w:r>
      <w:r>
        <w:t>1995;</w:t>
      </w:r>
      <w:r>
        <w:rPr>
          <w:spacing w:val="-2"/>
        </w:rPr>
        <w:t xml:space="preserve"> </w:t>
      </w:r>
      <w:r>
        <w:t>McNaughton</w:t>
      </w:r>
      <w:r>
        <w:rPr>
          <w:spacing w:val="-2"/>
        </w:rPr>
        <w:t xml:space="preserve"> </w:t>
      </w:r>
      <w:r>
        <w:t>&amp;</w:t>
      </w:r>
      <w:r>
        <w:rPr>
          <w:spacing w:val="-2"/>
        </w:rPr>
        <w:t xml:space="preserve"> </w:t>
      </w:r>
      <w:r>
        <w:t>Nadel,</w:t>
      </w:r>
      <w:r>
        <w:rPr>
          <w:spacing w:val="-2"/>
        </w:rPr>
        <w:t xml:space="preserve"> </w:t>
      </w:r>
      <w:r>
        <w:t>1990).</w:t>
      </w:r>
      <w:r>
        <w:rPr>
          <w:spacing w:val="20"/>
        </w:rPr>
        <w:t xml:space="preserve"> </w:t>
      </w:r>
      <w:r>
        <w:t>At the core of this framework is the notion that recurrent connections among CA3 neurons are strengthened when</w:t>
      </w:r>
      <w:r>
        <w:rPr>
          <w:spacing w:val="-6"/>
        </w:rPr>
        <w:t xml:space="preserve"> </w:t>
      </w:r>
      <w:r>
        <w:t>they</w:t>
      </w:r>
      <w:r>
        <w:rPr>
          <w:spacing w:val="-6"/>
        </w:rPr>
        <w:t xml:space="preserve"> </w:t>
      </w:r>
      <w:r>
        <w:t>are</w:t>
      </w:r>
      <w:r>
        <w:rPr>
          <w:spacing w:val="-7"/>
        </w:rPr>
        <w:t xml:space="preserve"> </w:t>
      </w:r>
      <w:r>
        <w:t>co-activated</w:t>
      </w:r>
      <w:r>
        <w:rPr>
          <w:spacing w:val="-6"/>
        </w:rPr>
        <w:t xml:space="preserve"> </w:t>
      </w:r>
      <w:r>
        <w:t>(“cells</w:t>
      </w:r>
      <w:r>
        <w:rPr>
          <w:spacing w:val="-6"/>
        </w:rPr>
        <w:t xml:space="preserve"> </w:t>
      </w:r>
      <w:r>
        <w:t>that</w:t>
      </w:r>
      <w:r>
        <w:rPr>
          <w:spacing w:val="-6"/>
        </w:rPr>
        <w:t xml:space="preserve"> </w:t>
      </w:r>
      <w:r>
        <w:t>fire</w:t>
      </w:r>
      <w:r>
        <w:rPr>
          <w:spacing w:val="-7"/>
        </w:rPr>
        <w:t xml:space="preserve"> </w:t>
      </w:r>
      <w:r>
        <w:t>together,</w:t>
      </w:r>
      <w:r>
        <w:rPr>
          <w:spacing w:val="-5"/>
        </w:rPr>
        <w:t xml:space="preserve"> </w:t>
      </w:r>
      <w:r>
        <w:t>wire</w:t>
      </w:r>
      <w:r>
        <w:rPr>
          <w:spacing w:val="-6"/>
        </w:rPr>
        <w:t xml:space="preserve"> </w:t>
      </w:r>
      <w:r>
        <w:t>together”),</w:t>
      </w:r>
      <w:r>
        <w:rPr>
          <w:spacing w:val="-5"/>
        </w:rPr>
        <w:t xml:space="preserve"> </w:t>
      </w:r>
      <w:r>
        <w:t>essentially</w:t>
      </w:r>
      <w:r>
        <w:rPr>
          <w:spacing w:val="-6"/>
        </w:rPr>
        <w:t xml:space="preserve"> </w:t>
      </w:r>
      <w:r>
        <w:t>creating</w:t>
      </w:r>
      <w:r>
        <w:rPr>
          <w:spacing w:val="-6"/>
        </w:rPr>
        <w:t xml:space="preserve"> </w:t>
      </w:r>
      <w:r>
        <w:t>a</w:t>
      </w:r>
      <w:r>
        <w:rPr>
          <w:spacing w:val="-6"/>
        </w:rPr>
        <w:t xml:space="preserve"> </w:t>
      </w:r>
      <w:r>
        <w:t>cell</w:t>
      </w:r>
      <w:r>
        <w:rPr>
          <w:spacing w:val="-7"/>
        </w:rPr>
        <w:t xml:space="preserve"> </w:t>
      </w:r>
      <w:r>
        <w:t>assembly</w:t>
      </w:r>
      <w:r>
        <w:rPr>
          <w:spacing w:val="-6"/>
        </w:rPr>
        <w:t xml:space="preserve"> </w:t>
      </w:r>
      <w:r>
        <w:t>of interconnected neurons that bind the different elements of an event.</w:t>
      </w:r>
      <w:r>
        <w:rPr>
          <w:spacing w:val="40"/>
        </w:rPr>
        <w:t xml:space="preserve"> </w:t>
      </w:r>
      <w:r>
        <w:t>As a result of this Hebbian learning, subsequent</w:t>
      </w:r>
      <w:r>
        <w:rPr>
          <w:spacing w:val="-14"/>
        </w:rPr>
        <w:t xml:space="preserve"> </w:t>
      </w:r>
      <w:r>
        <w:t>partial</w:t>
      </w:r>
      <w:r>
        <w:rPr>
          <w:spacing w:val="-14"/>
        </w:rPr>
        <w:t xml:space="preserve"> </w:t>
      </w:r>
      <w:r>
        <w:t>cues</w:t>
      </w:r>
      <w:r>
        <w:rPr>
          <w:spacing w:val="-14"/>
        </w:rPr>
        <w:t xml:space="preserve"> </w:t>
      </w:r>
      <w:r>
        <w:t>can</w:t>
      </w:r>
      <w:r>
        <w:rPr>
          <w:spacing w:val="-13"/>
        </w:rPr>
        <w:t xml:space="preserve"> </w:t>
      </w:r>
      <w:r>
        <w:t>drive</w:t>
      </w:r>
      <w:r>
        <w:rPr>
          <w:spacing w:val="-14"/>
        </w:rPr>
        <w:t xml:space="preserve"> </w:t>
      </w:r>
      <w:r>
        <w:t>pattern</w:t>
      </w:r>
      <w:r>
        <w:rPr>
          <w:spacing w:val="-14"/>
        </w:rPr>
        <w:t xml:space="preserve"> </w:t>
      </w:r>
      <w:r>
        <w:t>completion</w:t>
      </w:r>
      <w:r>
        <w:rPr>
          <w:spacing w:val="-14"/>
        </w:rPr>
        <w:t xml:space="preserve"> </w:t>
      </w:r>
      <w:r>
        <w:t>to</w:t>
      </w:r>
      <w:r>
        <w:rPr>
          <w:spacing w:val="-13"/>
        </w:rPr>
        <w:t xml:space="preserve"> </w:t>
      </w:r>
      <w:r>
        <w:t>recall</w:t>
      </w:r>
      <w:r>
        <w:rPr>
          <w:spacing w:val="-14"/>
        </w:rPr>
        <w:t xml:space="preserve"> </w:t>
      </w:r>
      <w:r>
        <w:t>the</w:t>
      </w:r>
      <w:r>
        <w:rPr>
          <w:spacing w:val="-14"/>
        </w:rPr>
        <w:t xml:space="preserve"> </w:t>
      </w:r>
      <w:r>
        <w:t>entire</w:t>
      </w:r>
      <w:r>
        <w:rPr>
          <w:spacing w:val="-14"/>
        </w:rPr>
        <w:t xml:space="preserve"> </w:t>
      </w:r>
      <w:r>
        <w:t>original</w:t>
      </w:r>
      <w:r>
        <w:rPr>
          <w:spacing w:val="-13"/>
        </w:rPr>
        <w:t xml:space="preserve"> </w:t>
      </w:r>
      <w:r>
        <w:t>memory,</w:t>
      </w:r>
      <w:r>
        <w:rPr>
          <w:spacing w:val="-14"/>
        </w:rPr>
        <w:t xml:space="preserve"> </w:t>
      </w:r>
      <w:r>
        <w:t>by</w:t>
      </w:r>
      <w:r>
        <w:rPr>
          <w:spacing w:val="-14"/>
        </w:rPr>
        <w:t xml:space="preserve"> </w:t>
      </w:r>
      <w:r>
        <w:t>reactivating</w:t>
      </w:r>
      <w:r>
        <w:rPr>
          <w:spacing w:val="-14"/>
        </w:rPr>
        <w:t xml:space="preserve"> </w:t>
      </w:r>
      <w:r>
        <w:t>the entire cell assembly via the strengthened interconnections.</w:t>
      </w:r>
    </w:p>
    <w:p w14:paraId="5C5B31F4" w14:textId="77777777" w:rsidR="00A529FC" w:rsidRDefault="00000000">
      <w:pPr>
        <w:pStyle w:val="BodyText"/>
        <w:spacing w:before="43" w:line="256" w:lineRule="auto"/>
        <w:ind w:left="120" w:right="117" w:firstLine="298"/>
        <w:jc w:val="both"/>
      </w:pPr>
      <w:r>
        <w:t>In addition, Marr’s fundamental insight was that sparse levels of neural activity in area CA3 and espe- cially</w:t>
      </w:r>
      <w:r>
        <w:rPr>
          <w:spacing w:val="-3"/>
        </w:rPr>
        <w:t xml:space="preserve"> </w:t>
      </w:r>
      <w:r>
        <w:t>the</w:t>
      </w:r>
      <w:r>
        <w:rPr>
          <w:spacing w:val="-3"/>
        </w:rPr>
        <w:t xml:space="preserve"> </w:t>
      </w:r>
      <w:r>
        <w:t>dentate</w:t>
      </w:r>
      <w:r>
        <w:rPr>
          <w:spacing w:val="-3"/>
        </w:rPr>
        <w:t xml:space="preserve"> </w:t>
      </w:r>
      <w:r>
        <w:t>gyrus</w:t>
      </w:r>
      <w:r>
        <w:rPr>
          <w:spacing w:val="-3"/>
        </w:rPr>
        <w:t xml:space="preserve"> </w:t>
      </w:r>
      <w:r>
        <w:t>(DG)</w:t>
      </w:r>
      <w:r>
        <w:rPr>
          <w:spacing w:val="-3"/>
        </w:rPr>
        <w:t xml:space="preserve"> </w:t>
      </w:r>
      <w:r>
        <w:t>granule</w:t>
      </w:r>
      <w:r>
        <w:rPr>
          <w:spacing w:val="-3"/>
        </w:rPr>
        <w:t xml:space="preserve"> </w:t>
      </w:r>
      <w:r>
        <w:t>cells,</w:t>
      </w:r>
      <w:r>
        <w:rPr>
          <w:spacing w:val="-2"/>
        </w:rPr>
        <w:t xml:space="preserve"> </w:t>
      </w:r>
      <w:r>
        <w:t>will</w:t>
      </w:r>
      <w:r>
        <w:rPr>
          <w:spacing w:val="-3"/>
        </w:rPr>
        <w:t xml:space="preserve"> </w:t>
      </w:r>
      <w:r>
        <w:t>drive</w:t>
      </w:r>
      <w:r>
        <w:rPr>
          <w:spacing w:val="-3"/>
        </w:rPr>
        <w:t xml:space="preserve"> </w:t>
      </w:r>
      <w:r>
        <w:t>the</w:t>
      </w:r>
      <w:r>
        <w:rPr>
          <w:spacing w:val="-3"/>
        </w:rPr>
        <w:t xml:space="preserve"> </w:t>
      </w:r>
      <w:r>
        <w:t>creation</w:t>
      </w:r>
      <w:r>
        <w:rPr>
          <w:spacing w:val="-3"/>
        </w:rPr>
        <w:t xml:space="preserve"> </w:t>
      </w:r>
      <w:r>
        <w:t>of</w:t>
      </w:r>
      <w:r>
        <w:rPr>
          <w:spacing w:val="-3"/>
        </w:rPr>
        <w:t xml:space="preserve"> </w:t>
      </w:r>
      <w:r>
        <w:t>cell</w:t>
      </w:r>
      <w:r>
        <w:rPr>
          <w:spacing w:val="-3"/>
        </w:rPr>
        <w:t xml:space="preserve"> </w:t>
      </w:r>
      <w:r>
        <w:t>assemblies</w:t>
      </w:r>
      <w:r>
        <w:rPr>
          <w:spacing w:val="-3"/>
        </w:rPr>
        <w:t xml:space="preserve"> </w:t>
      </w:r>
      <w:r>
        <w:t>that</w:t>
      </w:r>
      <w:r>
        <w:rPr>
          <w:spacing w:val="-3"/>
        </w:rPr>
        <w:t xml:space="preserve"> </w:t>
      </w:r>
      <w:r>
        <w:t>involve</w:t>
      </w:r>
      <w:r>
        <w:rPr>
          <w:spacing w:val="-3"/>
        </w:rPr>
        <w:t xml:space="preserve"> </w:t>
      </w:r>
      <w:r>
        <w:t>a</w:t>
      </w:r>
      <w:r>
        <w:rPr>
          <w:spacing w:val="-3"/>
        </w:rPr>
        <w:t xml:space="preserve"> </w:t>
      </w:r>
      <w:r>
        <w:t xml:space="preserve">distinct combination of neurons for each event, otherwise known as </w:t>
      </w:r>
      <w:r>
        <w:rPr>
          <w:i/>
        </w:rPr>
        <w:t xml:space="preserve">pattern separation </w:t>
      </w:r>
      <w:r>
        <w:t>(Marr, 1971; O’Reilly &amp; McClelland, 1994; Yassa &amp; Stark, 2011).</w:t>
      </w:r>
      <w:r>
        <w:rPr>
          <w:spacing w:val="40"/>
        </w:rPr>
        <w:t xml:space="preserve"> </w:t>
      </w:r>
      <w:r>
        <w:t>As a consequence, the DG to CA3 pathway has the capability</w:t>
      </w:r>
      <w:r>
        <w:rPr>
          <w:spacing w:val="40"/>
        </w:rPr>
        <w:t xml:space="preserve"> </w:t>
      </w:r>
      <w:r>
        <w:t>to minimize interference from learning across even closely overlapping episodes (e.g., where you parked your car today vs.</w:t>
      </w:r>
      <w:r>
        <w:rPr>
          <w:spacing w:val="40"/>
        </w:rPr>
        <w:t xml:space="preserve"> </w:t>
      </w:r>
      <w:r>
        <w:t>where you parked it yesterday).</w:t>
      </w:r>
      <w:r>
        <w:rPr>
          <w:spacing w:val="40"/>
        </w:rPr>
        <w:t xml:space="preserve"> </w:t>
      </w:r>
      <w:r>
        <w:t>Note that it is the patterns of activity over area CA3 that</w:t>
      </w:r>
      <w:r>
        <w:rPr>
          <w:spacing w:val="-4"/>
        </w:rPr>
        <w:t xml:space="preserve"> </w:t>
      </w:r>
      <w:r>
        <w:t>constitute</w:t>
      </w:r>
      <w:r>
        <w:rPr>
          <w:spacing w:val="-4"/>
        </w:rPr>
        <w:t xml:space="preserve"> </w:t>
      </w:r>
      <w:r>
        <w:t>the</w:t>
      </w:r>
      <w:r>
        <w:rPr>
          <w:spacing w:val="-4"/>
        </w:rPr>
        <w:t xml:space="preserve"> </w:t>
      </w:r>
      <w:r>
        <w:t>principal</w:t>
      </w:r>
      <w:r>
        <w:rPr>
          <w:spacing w:val="-4"/>
        </w:rPr>
        <w:t xml:space="preserve"> </w:t>
      </w:r>
      <w:r>
        <w:t>hippocampal</w:t>
      </w:r>
      <w:r>
        <w:rPr>
          <w:spacing w:val="-4"/>
        </w:rPr>
        <w:t xml:space="preserve"> </w:t>
      </w:r>
      <w:r>
        <w:t>representation</w:t>
      </w:r>
      <w:r>
        <w:rPr>
          <w:spacing w:val="-4"/>
        </w:rPr>
        <w:t xml:space="preserve"> </w:t>
      </w:r>
      <w:r>
        <w:t>of</w:t>
      </w:r>
      <w:r>
        <w:rPr>
          <w:spacing w:val="-4"/>
        </w:rPr>
        <w:t xml:space="preserve"> </w:t>
      </w:r>
      <w:r>
        <w:t>an</w:t>
      </w:r>
      <w:r>
        <w:rPr>
          <w:spacing w:val="-4"/>
        </w:rPr>
        <w:t xml:space="preserve"> </w:t>
      </w:r>
      <w:r>
        <w:t>episodic</w:t>
      </w:r>
      <w:r>
        <w:rPr>
          <w:spacing w:val="-4"/>
        </w:rPr>
        <w:t xml:space="preserve"> </w:t>
      </w:r>
      <w:r>
        <w:t>memory,</w:t>
      </w:r>
      <w:r>
        <w:rPr>
          <w:spacing w:val="-4"/>
        </w:rPr>
        <w:t xml:space="preserve"> </w:t>
      </w:r>
      <w:r>
        <w:t>and</w:t>
      </w:r>
      <w:r>
        <w:rPr>
          <w:spacing w:val="-4"/>
        </w:rPr>
        <w:t xml:space="preserve"> </w:t>
      </w:r>
      <w:r>
        <w:t>learning</w:t>
      </w:r>
      <w:r>
        <w:rPr>
          <w:spacing w:val="-4"/>
        </w:rPr>
        <w:t xml:space="preserve"> </w:t>
      </w:r>
      <w:r>
        <w:t>in</w:t>
      </w:r>
      <w:r>
        <w:rPr>
          <w:spacing w:val="-4"/>
        </w:rPr>
        <w:t xml:space="preserve"> </w:t>
      </w:r>
      <w:r>
        <w:t>these</w:t>
      </w:r>
      <w:r>
        <w:rPr>
          <w:spacing w:val="-4"/>
        </w:rPr>
        <w:t xml:space="preserve"> </w:t>
      </w:r>
      <w:r>
        <w:t>CA3 synapses</w:t>
      </w:r>
      <w:r>
        <w:rPr>
          <w:spacing w:val="-9"/>
        </w:rPr>
        <w:t xml:space="preserve"> </w:t>
      </w:r>
      <w:r>
        <w:t>is</w:t>
      </w:r>
      <w:r>
        <w:rPr>
          <w:spacing w:val="-9"/>
        </w:rPr>
        <w:t xml:space="preserve"> </w:t>
      </w:r>
      <w:r>
        <w:t>thus</w:t>
      </w:r>
      <w:r>
        <w:rPr>
          <w:spacing w:val="-9"/>
        </w:rPr>
        <w:t xml:space="preserve"> </w:t>
      </w:r>
      <w:r>
        <w:t>essential</w:t>
      </w:r>
      <w:r>
        <w:rPr>
          <w:spacing w:val="-9"/>
        </w:rPr>
        <w:t xml:space="preserve"> </w:t>
      </w:r>
      <w:r>
        <w:t>for</w:t>
      </w:r>
      <w:r>
        <w:rPr>
          <w:spacing w:val="-9"/>
        </w:rPr>
        <w:t xml:space="preserve"> </w:t>
      </w:r>
      <w:r>
        <w:t>cementing</w:t>
      </w:r>
      <w:r>
        <w:rPr>
          <w:spacing w:val="-9"/>
        </w:rPr>
        <w:t xml:space="preserve"> </w:t>
      </w:r>
      <w:r>
        <w:t>the</w:t>
      </w:r>
      <w:r>
        <w:rPr>
          <w:spacing w:val="-9"/>
        </w:rPr>
        <w:t xml:space="preserve"> </w:t>
      </w:r>
      <w:r>
        <w:t>storage</w:t>
      </w:r>
      <w:r>
        <w:rPr>
          <w:spacing w:val="-9"/>
        </w:rPr>
        <w:t xml:space="preserve"> </w:t>
      </w:r>
      <w:r>
        <w:t>of</w:t>
      </w:r>
      <w:r>
        <w:rPr>
          <w:spacing w:val="-9"/>
        </w:rPr>
        <w:t xml:space="preserve"> </w:t>
      </w:r>
      <w:r>
        <w:t>these</w:t>
      </w:r>
      <w:r>
        <w:rPr>
          <w:spacing w:val="-9"/>
        </w:rPr>
        <w:t xml:space="preserve"> </w:t>
      </w:r>
      <w:r>
        <w:t>memories. Overall,</w:t>
      </w:r>
      <w:r>
        <w:rPr>
          <w:spacing w:val="-9"/>
        </w:rPr>
        <w:t xml:space="preserve"> </w:t>
      </w:r>
      <w:r>
        <w:t>the</w:t>
      </w:r>
      <w:r>
        <w:rPr>
          <w:spacing w:val="-9"/>
        </w:rPr>
        <w:t xml:space="preserve"> </w:t>
      </w:r>
      <w:r>
        <w:t>basic</w:t>
      </w:r>
      <w:r>
        <w:rPr>
          <w:spacing w:val="-9"/>
        </w:rPr>
        <w:t xml:space="preserve"> </w:t>
      </w:r>
      <w:r>
        <w:t>tenets</w:t>
      </w:r>
      <w:r>
        <w:rPr>
          <w:spacing w:val="-9"/>
        </w:rPr>
        <w:t xml:space="preserve"> </w:t>
      </w:r>
      <w:r>
        <w:t>established by Hebb and Marr account for a vast amount of behavioral and neural data on hippocampal function, and represents</w:t>
      </w:r>
      <w:r>
        <w:rPr>
          <w:spacing w:val="-8"/>
        </w:rPr>
        <w:t xml:space="preserve"> </w:t>
      </w:r>
      <w:r>
        <w:t>one</w:t>
      </w:r>
      <w:r>
        <w:rPr>
          <w:spacing w:val="-8"/>
        </w:rPr>
        <w:t xml:space="preserve"> </w:t>
      </w:r>
      <w:r>
        <w:t>of</w:t>
      </w:r>
      <w:r>
        <w:rPr>
          <w:spacing w:val="-8"/>
        </w:rPr>
        <w:t xml:space="preserve"> </w:t>
      </w:r>
      <w:r>
        <w:t>the</w:t>
      </w:r>
      <w:r>
        <w:rPr>
          <w:spacing w:val="-8"/>
        </w:rPr>
        <w:t xml:space="preserve"> </w:t>
      </w:r>
      <w:r>
        <w:t>most</w:t>
      </w:r>
      <w:r>
        <w:rPr>
          <w:spacing w:val="-7"/>
        </w:rPr>
        <w:t xml:space="preserve"> </w:t>
      </w:r>
      <w:r>
        <w:t>widely</w:t>
      </w:r>
      <w:r>
        <w:rPr>
          <w:spacing w:val="-8"/>
        </w:rPr>
        <w:t xml:space="preserve"> </w:t>
      </w:r>
      <w:r>
        <w:t>accepted</w:t>
      </w:r>
      <w:r>
        <w:rPr>
          <w:spacing w:val="-8"/>
        </w:rPr>
        <w:t xml:space="preserve"> </w:t>
      </w:r>
      <w:r>
        <w:t>theories</w:t>
      </w:r>
      <w:r>
        <w:rPr>
          <w:spacing w:val="-8"/>
        </w:rPr>
        <w:t xml:space="preserve"> </w:t>
      </w:r>
      <w:r>
        <w:t>in</w:t>
      </w:r>
      <w:r>
        <w:rPr>
          <w:spacing w:val="-8"/>
        </w:rPr>
        <w:t xml:space="preserve"> </w:t>
      </w:r>
      <w:r>
        <w:t>neuroscience</w:t>
      </w:r>
      <w:r>
        <w:rPr>
          <w:spacing w:val="-8"/>
        </w:rPr>
        <w:t xml:space="preserve"> </w:t>
      </w:r>
      <w:r>
        <w:t>(Eichenbaum,</w:t>
      </w:r>
      <w:r>
        <w:rPr>
          <w:spacing w:val="-8"/>
        </w:rPr>
        <w:t xml:space="preserve"> </w:t>
      </w:r>
      <w:r>
        <w:t>2016;</w:t>
      </w:r>
      <w:r>
        <w:rPr>
          <w:spacing w:val="-8"/>
        </w:rPr>
        <w:t xml:space="preserve"> </w:t>
      </w:r>
      <w:r>
        <w:t>Milner,</w:t>
      </w:r>
      <w:r>
        <w:rPr>
          <w:spacing w:val="-7"/>
        </w:rPr>
        <w:t xml:space="preserve"> </w:t>
      </w:r>
      <w:r>
        <w:t>Squire,</w:t>
      </w:r>
      <w:r>
        <w:rPr>
          <w:spacing w:val="-8"/>
        </w:rPr>
        <w:t xml:space="preserve"> </w:t>
      </w:r>
      <w:r>
        <w:t xml:space="preserve">&amp; </w:t>
      </w:r>
      <w:r>
        <w:rPr>
          <w:spacing w:val="-2"/>
        </w:rPr>
        <w:t>Kandel,</w:t>
      </w:r>
      <w:r>
        <w:rPr>
          <w:spacing w:val="-8"/>
        </w:rPr>
        <w:t xml:space="preserve"> </w:t>
      </w:r>
      <w:r>
        <w:rPr>
          <w:spacing w:val="-2"/>
        </w:rPr>
        <w:t>1998;</w:t>
      </w:r>
      <w:r>
        <w:rPr>
          <w:spacing w:val="-8"/>
        </w:rPr>
        <w:t xml:space="preserve"> </w:t>
      </w:r>
      <w:r>
        <w:rPr>
          <w:spacing w:val="-2"/>
        </w:rPr>
        <w:t>O’Reilly,</w:t>
      </w:r>
      <w:r>
        <w:rPr>
          <w:spacing w:val="-6"/>
        </w:rPr>
        <w:t xml:space="preserve"> </w:t>
      </w:r>
      <w:r>
        <w:rPr>
          <w:spacing w:val="-2"/>
        </w:rPr>
        <w:t>Bhattacharyya,</w:t>
      </w:r>
      <w:r>
        <w:rPr>
          <w:spacing w:val="-6"/>
        </w:rPr>
        <w:t xml:space="preserve"> </w:t>
      </w:r>
      <w:r>
        <w:rPr>
          <w:spacing w:val="-2"/>
        </w:rPr>
        <w:t>Howard,</w:t>
      </w:r>
      <w:r>
        <w:rPr>
          <w:spacing w:val="-8"/>
        </w:rPr>
        <w:t xml:space="preserve"> </w:t>
      </w:r>
      <w:r>
        <w:rPr>
          <w:spacing w:val="-2"/>
        </w:rPr>
        <w:t>&amp;</w:t>
      </w:r>
      <w:r>
        <w:rPr>
          <w:spacing w:val="-8"/>
        </w:rPr>
        <w:t xml:space="preserve"> </w:t>
      </w:r>
      <w:r>
        <w:rPr>
          <w:spacing w:val="-2"/>
        </w:rPr>
        <w:t>Ketz,</w:t>
      </w:r>
      <w:r>
        <w:rPr>
          <w:spacing w:val="-8"/>
        </w:rPr>
        <w:t xml:space="preserve"> </w:t>
      </w:r>
      <w:r>
        <w:rPr>
          <w:spacing w:val="-2"/>
        </w:rPr>
        <w:t>2014;</w:t>
      </w:r>
      <w:r>
        <w:rPr>
          <w:spacing w:val="-8"/>
        </w:rPr>
        <w:t xml:space="preserve"> </w:t>
      </w:r>
      <w:r>
        <w:rPr>
          <w:spacing w:val="-2"/>
        </w:rPr>
        <w:t>Yonelinas,</w:t>
      </w:r>
      <w:r>
        <w:rPr>
          <w:spacing w:val="-6"/>
        </w:rPr>
        <w:t xml:space="preserve"> </w:t>
      </w:r>
      <w:r>
        <w:rPr>
          <w:spacing w:val="-2"/>
        </w:rPr>
        <w:t>Ranganath,</w:t>
      </w:r>
      <w:r>
        <w:rPr>
          <w:spacing w:val="-6"/>
        </w:rPr>
        <w:t xml:space="preserve"> </w:t>
      </w:r>
      <w:r>
        <w:rPr>
          <w:spacing w:val="-2"/>
        </w:rPr>
        <w:t>Ekstrom,</w:t>
      </w:r>
      <w:r>
        <w:rPr>
          <w:spacing w:val="-8"/>
        </w:rPr>
        <w:t xml:space="preserve"> </w:t>
      </w:r>
      <w:r>
        <w:rPr>
          <w:spacing w:val="-2"/>
        </w:rPr>
        <w:t>&amp;</w:t>
      </w:r>
      <w:r>
        <w:rPr>
          <w:spacing w:val="-8"/>
        </w:rPr>
        <w:t xml:space="preserve"> </w:t>
      </w:r>
      <w:r>
        <w:rPr>
          <w:spacing w:val="-2"/>
        </w:rPr>
        <w:t>Wiltgen, 2019)</w:t>
      </w:r>
    </w:p>
    <w:p w14:paraId="31985441" w14:textId="008D2A0B" w:rsidR="00A529FC" w:rsidRDefault="00000000">
      <w:pPr>
        <w:pStyle w:val="BodyText"/>
        <w:spacing w:before="43" w:line="256" w:lineRule="auto"/>
        <w:ind w:left="120" w:right="119" w:firstLine="298"/>
        <w:jc w:val="both"/>
      </w:pPr>
      <w:r>
        <w:t>Although almost every biologically-based computational model of hippocampal function incorporates Hebbian plasticity, it is notable that Hebbian learning is computationally suboptimal in various respects, especially</w:t>
      </w:r>
      <w:r>
        <w:rPr>
          <w:spacing w:val="-3"/>
        </w:rPr>
        <w:t xml:space="preserve"> </w:t>
      </w:r>
      <w:r>
        <w:t>in</w:t>
      </w:r>
      <w:r>
        <w:rPr>
          <w:spacing w:val="-4"/>
        </w:rPr>
        <w:t xml:space="preserve"> </w:t>
      </w:r>
      <w:r>
        <w:t>terms</w:t>
      </w:r>
      <w:r>
        <w:rPr>
          <w:spacing w:val="-3"/>
        </w:rPr>
        <w:t xml:space="preserve"> </w:t>
      </w:r>
      <w:r>
        <w:t>of</w:t>
      </w:r>
      <w:r>
        <w:rPr>
          <w:spacing w:val="-4"/>
        </w:rPr>
        <w:t xml:space="preserve"> </w:t>
      </w:r>
      <w:r>
        <w:t>overall</w:t>
      </w:r>
      <w:r>
        <w:rPr>
          <w:spacing w:val="-3"/>
        </w:rPr>
        <w:t xml:space="preserve"> </w:t>
      </w:r>
      <w:r>
        <w:t>learning</w:t>
      </w:r>
      <w:r>
        <w:rPr>
          <w:spacing w:val="-4"/>
        </w:rPr>
        <w:t xml:space="preserve"> </w:t>
      </w:r>
      <w:r>
        <w:t>capacity</w:t>
      </w:r>
      <w:r>
        <w:rPr>
          <w:spacing w:val="-3"/>
        </w:rPr>
        <w:t xml:space="preserve"> </w:t>
      </w:r>
      <w:r>
        <w:t>(Abu-Mostafa</w:t>
      </w:r>
      <w:r>
        <w:rPr>
          <w:spacing w:val="-4"/>
        </w:rPr>
        <w:t xml:space="preserve"> </w:t>
      </w:r>
      <w:r>
        <w:t>&amp;</w:t>
      </w:r>
      <w:r>
        <w:rPr>
          <w:spacing w:val="-3"/>
        </w:rPr>
        <w:t xml:space="preserve"> </w:t>
      </w:r>
      <w:r>
        <w:t>St.</w:t>
      </w:r>
      <w:r>
        <w:rPr>
          <w:spacing w:val="-4"/>
        </w:rPr>
        <w:t xml:space="preserve"> </w:t>
      </w:r>
      <w:r>
        <w:t>Jacques,</w:t>
      </w:r>
      <w:r>
        <w:rPr>
          <w:spacing w:val="-3"/>
        </w:rPr>
        <w:t xml:space="preserve"> </w:t>
      </w:r>
      <w:r>
        <w:t>1985;</w:t>
      </w:r>
      <w:r>
        <w:rPr>
          <w:spacing w:val="-4"/>
        </w:rPr>
        <w:t xml:space="preserve"> </w:t>
      </w:r>
      <w:r>
        <w:t>Treves</w:t>
      </w:r>
      <w:r>
        <w:rPr>
          <w:spacing w:val="-3"/>
        </w:rPr>
        <w:t xml:space="preserve"> </w:t>
      </w:r>
      <w:r>
        <w:t>&amp;</w:t>
      </w:r>
      <w:r>
        <w:rPr>
          <w:spacing w:val="-4"/>
        </w:rPr>
        <w:t xml:space="preserve"> </w:t>
      </w:r>
      <w:r>
        <w:t>Rolls,</w:t>
      </w:r>
      <w:r>
        <w:rPr>
          <w:spacing w:val="-3"/>
        </w:rPr>
        <w:t xml:space="preserve"> </w:t>
      </w:r>
      <w:r>
        <w:t>1991). In</w:t>
      </w:r>
      <w:r w:rsidRPr="007576F6">
        <w:rPr>
          <w:spacing w:val="-14"/>
        </w:rPr>
        <w:t xml:space="preserve"> </w:t>
      </w:r>
      <w:r>
        <w:t>models</w:t>
      </w:r>
      <w:r w:rsidRPr="007576F6">
        <w:rPr>
          <w:spacing w:val="-14"/>
        </w:rPr>
        <w:t xml:space="preserve"> </w:t>
      </w:r>
      <w:r>
        <w:t>that</w:t>
      </w:r>
      <w:r w:rsidRPr="007576F6">
        <w:rPr>
          <w:spacing w:val="-14"/>
        </w:rPr>
        <w:t xml:space="preserve"> </w:t>
      </w:r>
      <w:r>
        <w:t>rely</w:t>
      </w:r>
      <w:r w:rsidRPr="007576F6">
        <w:rPr>
          <w:spacing w:val="-13"/>
        </w:rPr>
        <w:t xml:space="preserve"> </w:t>
      </w:r>
      <w:r>
        <w:t>solely</w:t>
      </w:r>
      <w:r w:rsidRPr="007576F6">
        <w:rPr>
          <w:spacing w:val="-14"/>
        </w:rPr>
        <w:t xml:space="preserve"> </w:t>
      </w:r>
      <w:r>
        <w:t>on</w:t>
      </w:r>
      <w:r w:rsidRPr="007576F6">
        <w:rPr>
          <w:spacing w:val="-14"/>
        </w:rPr>
        <w:t xml:space="preserve"> </w:t>
      </w:r>
      <w:r>
        <w:t>Hebbian</w:t>
      </w:r>
      <w:r w:rsidRPr="007576F6">
        <w:rPr>
          <w:spacing w:val="-14"/>
        </w:rPr>
        <w:t xml:space="preserve"> </w:t>
      </w:r>
      <w:r>
        <w:t>learning,</w:t>
      </w:r>
      <w:r w:rsidRPr="007576F6">
        <w:rPr>
          <w:spacing w:val="-13"/>
        </w:rPr>
        <w:t xml:space="preserve"> </w:t>
      </w:r>
      <w:del w:id="94" w:author="Author" w:date="2022-09-10T01:53:00Z">
        <w:r>
          <w:delText>whenever two</w:delText>
        </w:r>
      </w:del>
      <w:ins w:id="95" w:author="Author" w:date="2022-09-10T01:53:00Z">
        <w:r>
          <w:t>the</w:t>
        </w:r>
        <w:r>
          <w:rPr>
            <w:spacing w:val="-14"/>
          </w:rPr>
          <w:t xml:space="preserve"> </w:t>
        </w:r>
        <w:r>
          <w:t>local</w:t>
        </w:r>
        <w:r>
          <w:rPr>
            <w:spacing w:val="-14"/>
          </w:rPr>
          <w:t xml:space="preserve"> </w:t>
        </w:r>
        <w:r>
          <w:t>activity</w:t>
        </w:r>
        <w:r>
          <w:rPr>
            <w:spacing w:val="-14"/>
          </w:rPr>
          <w:t xml:space="preserve"> </w:t>
        </w:r>
        <w:r>
          <w:t>of</w:t>
        </w:r>
        <w:r>
          <w:rPr>
            <w:spacing w:val="-13"/>
          </w:rPr>
          <w:t xml:space="preserve"> </w:t>
        </w:r>
        <w:r>
          <w:t>the</w:t>
        </w:r>
        <w:r>
          <w:rPr>
            <w:spacing w:val="-14"/>
          </w:rPr>
          <w:t xml:space="preserve"> </w:t>
        </w:r>
        <w:r>
          <w:t>sending</w:t>
        </w:r>
        <w:r>
          <w:rPr>
            <w:spacing w:val="-14"/>
          </w:rPr>
          <w:t xml:space="preserve"> </w:t>
        </w:r>
        <w:r>
          <w:t>and</w:t>
        </w:r>
        <w:r>
          <w:rPr>
            <w:spacing w:val="-14"/>
          </w:rPr>
          <w:t xml:space="preserve"> </w:t>
        </w:r>
        <w:r>
          <w:t>receiving</w:t>
        </w:r>
      </w:ins>
      <w:r w:rsidRPr="007576F6">
        <w:rPr>
          <w:spacing w:val="-13"/>
        </w:rPr>
        <w:t xml:space="preserve"> </w:t>
      </w:r>
      <w:r>
        <w:t>neurons</w:t>
      </w:r>
      <w:r w:rsidRPr="007576F6">
        <w:rPr>
          <w:spacing w:val="-14"/>
        </w:rPr>
        <w:t xml:space="preserve"> </w:t>
      </w:r>
      <w:del w:id="96" w:author="Author" w:date="2022-09-10T01:53:00Z">
        <w:r>
          <w:delText xml:space="preserve">are active together, the </w:delText>
        </w:r>
      </w:del>
      <w:ins w:id="97" w:author="Author" w:date="2022-09-10T01:53:00Z">
        <w:r>
          <w:t xml:space="preserve">drives </w:t>
        </w:r>
      </w:ins>
      <w:r>
        <w:t xml:space="preserve">synaptic weight </w:t>
      </w:r>
      <w:del w:id="98" w:author="Author" w:date="2022-09-10T01:53:00Z">
        <w:r>
          <w:delText>between them is increased</w:delText>
        </w:r>
      </w:del>
      <w:ins w:id="99" w:author="Author" w:date="2022-09-10T01:53:00Z">
        <w:r>
          <w:t>changes</w:t>
        </w:r>
      </w:ins>
      <w:r>
        <w:t xml:space="preserve">, regardless of how necessary </w:t>
      </w:r>
      <w:del w:id="100" w:author="Author" w:date="2022-09-10T01:53:00Z">
        <w:r>
          <w:delText>that change</w:delText>
        </w:r>
      </w:del>
      <w:ins w:id="101" w:author="Author" w:date="2022-09-10T01:53:00Z">
        <w:r>
          <w:t>those changes</w:t>
        </w:r>
      </w:ins>
      <w:r>
        <w:t xml:space="preserve"> might be to achieve better memory</w:t>
      </w:r>
      <w:r w:rsidRPr="007576F6">
        <w:t xml:space="preserve"> </w:t>
      </w:r>
      <w:r>
        <w:t>recall. As</w:t>
      </w:r>
      <w:r w:rsidRPr="007576F6">
        <w:rPr>
          <w:spacing w:val="-5"/>
        </w:rPr>
        <w:t xml:space="preserve"> </w:t>
      </w:r>
      <w:r>
        <w:t>a</w:t>
      </w:r>
      <w:r w:rsidRPr="007576F6">
        <w:rPr>
          <w:spacing w:val="-5"/>
        </w:rPr>
        <w:t xml:space="preserve"> </w:t>
      </w:r>
      <w:r>
        <w:t>result,</w:t>
      </w:r>
      <w:r w:rsidRPr="007576F6">
        <w:rPr>
          <w:spacing w:val="-4"/>
        </w:rPr>
        <w:t xml:space="preserve"> </w:t>
      </w:r>
      <w:r>
        <w:t>such</w:t>
      </w:r>
      <w:r w:rsidRPr="007576F6">
        <w:rPr>
          <w:spacing w:val="-5"/>
        </w:rPr>
        <w:t xml:space="preserve"> </w:t>
      </w:r>
      <w:r>
        <w:t>models</w:t>
      </w:r>
      <w:r w:rsidRPr="007576F6">
        <w:rPr>
          <w:spacing w:val="-5"/>
        </w:rPr>
        <w:t xml:space="preserve"> </w:t>
      </w:r>
      <w:r>
        <w:t>do</w:t>
      </w:r>
      <w:r w:rsidRPr="007576F6">
        <w:rPr>
          <w:spacing w:val="-5"/>
        </w:rPr>
        <w:t xml:space="preserve"> </w:t>
      </w:r>
      <w:r>
        <w:t>not</w:t>
      </w:r>
      <w:r w:rsidRPr="007576F6">
        <w:rPr>
          <w:spacing w:val="-5"/>
        </w:rPr>
        <w:t xml:space="preserve"> </w:t>
      </w:r>
      <w:r>
        <w:t>know</w:t>
      </w:r>
      <w:r w:rsidRPr="007576F6">
        <w:rPr>
          <w:spacing w:val="-5"/>
        </w:rPr>
        <w:t xml:space="preserve"> </w:t>
      </w:r>
      <w:r>
        <w:t>when</w:t>
      </w:r>
      <w:r w:rsidRPr="007576F6">
        <w:rPr>
          <w:spacing w:val="-5"/>
        </w:rPr>
        <w:t xml:space="preserve"> </w:t>
      </w:r>
      <w:r>
        <w:t>to</w:t>
      </w:r>
      <w:r w:rsidRPr="007576F6">
        <w:rPr>
          <w:spacing w:val="-5"/>
        </w:rPr>
        <w:t xml:space="preserve"> </w:t>
      </w:r>
      <w:r>
        <w:t>stop</w:t>
      </w:r>
      <w:r w:rsidRPr="007576F6">
        <w:rPr>
          <w:spacing w:val="-5"/>
        </w:rPr>
        <w:t xml:space="preserve"> </w:t>
      </w:r>
      <w:r>
        <w:t>learning,</w:t>
      </w:r>
      <w:r w:rsidRPr="007576F6">
        <w:rPr>
          <w:spacing w:val="-4"/>
        </w:rPr>
        <w:t xml:space="preserve"> </w:t>
      </w:r>
      <w:r>
        <w:t>and</w:t>
      </w:r>
      <w:r w:rsidRPr="007576F6">
        <w:rPr>
          <w:spacing w:val="-5"/>
        </w:rPr>
        <w:t xml:space="preserve"> </w:t>
      </w:r>
      <w:r>
        <w:t>continue</w:t>
      </w:r>
      <w:r w:rsidRPr="007576F6">
        <w:rPr>
          <w:spacing w:val="-5"/>
        </w:rPr>
        <w:t xml:space="preserve"> </w:t>
      </w:r>
      <w:r>
        <w:t>to</w:t>
      </w:r>
      <w:r w:rsidRPr="007576F6">
        <w:rPr>
          <w:spacing w:val="-5"/>
        </w:rPr>
        <w:t xml:space="preserve"> </w:t>
      </w:r>
      <w:r>
        <w:t>drive</w:t>
      </w:r>
      <w:r w:rsidRPr="007576F6">
        <w:rPr>
          <w:spacing w:val="-5"/>
        </w:rPr>
        <w:t xml:space="preserve"> </w:t>
      </w:r>
      <w:r>
        <w:t>synaptic</w:t>
      </w:r>
      <w:r w:rsidRPr="007576F6">
        <w:rPr>
          <w:spacing w:val="-5"/>
        </w:rPr>
        <w:t xml:space="preserve"> </w:t>
      </w:r>
      <w:r>
        <w:t>changes</w:t>
      </w:r>
      <w:r w:rsidRPr="007576F6">
        <w:t xml:space="preserve"> </w:t>
      </w:r>
      <w:r>
        <w:t>beyond</w:t>
      </w:r>
      <w:r w:rsidRPr="007576F6">
        <w:rPr>
          <w:spacing w:val="-7"/>
        </w:rPr>
        <w:t xml:space="preserve"> </w:t>
      </w:r>
      <w:r>
        <w:t>what</w:t>
      </w:r>
      <w:r w:rsidRPr="007576F6">
        <w:rPr>
          <w:spacing w:val="-7"/>
        </w:rPr>
        <w:t xml:space="preserve"> </w:t>
      </w:r>
      <w:r>
        <w:t>is</w:t>
      </w:r>
      <w:r w:rsidRPr="007576F6">
        <w:rPr>
          <w:spacing w:val="-7"/>
        </w:rPr>
        <w:t xml:space="preserve"> </w:t>
      </w:r>
      <w:r>
        <w:t>actually</w:t>
      </w:r>
      <w:r w:rsidRPr="007576F6">
        <w:rPr>
          <w:spacing w:val="-7"/>
        </w:rPr>
        <w:t xml:space="preserve"> </w:t>
      </w:r>
      <w:r>
        <w:t>necessary</w:t>
      </w:r>
      <w:r w:rsidRPr="007576F6">
        <w:rPr>
          <w:spacing w:val="-7"/>
        </w:rPr>
        <w:t xml:space="preserve"> </w:t>
      </w:r>
      <w:r>
        <w:t>to</w:t>
      </w:r>
      <w:r w:rsidRPr="007576F6">
        <w:rPr>
          <w:spacing w:val="-7"/>
        </w:rPr>
        <w:t xml:space="preserve"> </w:t>
      </w:r>
      <w:r>
        <w:t>achieve</w:t>
      </w:r>
      <w:r w:rsidRPr="007576F6">
        <w:rPr>
          <w:spacing w:val="-7"/>
        </w:rPr>
        <w:t xml:space="preserve"> </w:t>
      </w:r>
      <w:r>
        <w:t>effective</w:t>
      </w:r>
      <w:r w:rsidRPr="007576F6">
        <w:rPr>
          <w:spacing w:val="-7"/>
        </w:rPr>
        <w:t xml:space="preserve"> </w:t>
      </w:r>
      <w:r>
        <w:t>pattern</w:t>
      </w:r>
      <w:r w:rsidRPr="007576F6">
        <w:rPr>
          <w:spacing w:val="-7"/>
        </w:rPr>
        <w:t xml:space="preserve"> </w:t>
      </w:r>
      <w:r>
        <w:t>completion.</w:t>
      </w:r>
      <w:r w:rsidRPr="007576F6">
        <w:t xml:space="preserve"> </w:t>
      </w:r>
      <w:r>
        <w:t>The</w:t>
      </w:r>
      <w:r w:rsidRPr="007576F6">
        <w:rPr>
          <w:spacing w:val="-7"/>
        </w:rPr>
        <w:t xml:space="preserve"> </w:t>
      </w:r>
      <w:r>
        <w:t>consequence</w:t>
      </w:r>
      <w:r w:rsidRPr="007576F6">
        <w:rPr>
          <w:spacing w:val="-7"/>
        </w:rPr>
        <w:t xml:space="preserve"> </w:t>
      </w:r>
      <w:r>
        <w:t>of</w:t>
      </w:r>
      <w:r w:rsidRPr="007576F6">
        <w:rPr>
          <w:spacing w:val="-7"/>
        </w:rPr>
        <w:t xml:space="preserve"> </w:t>
      </w:r>
      <w:r>
        <w:t>this</w:t>
      </w:r>
      <w:r w:rsidRPr="007576F6">
        <w:rPr>
          <w:spacing w:val="-7"/>
        </w:rPr>
        <w:t xml:space="preserve"> </w:t>
      </w:r>
      <w:r>
        <w:t>“</w:t>
      </w:r>
      <w:del w:id="102" w:author="Author" w:date="2022-09-10T01:53:00Z">
        <w:r>
          <w:delText>learning</w:delText>
        </w:r>
      </w:del>
      <w:ins w:id="103" w:author="Author" w:date="2022-09-10T01:53:00Z">
        <w:r>
          <w:t>learn- ing</w:t>
        </w:r>
      </w:ins>
      <w:r w:rsidRPr="007576F6">
        <w:t xml:space="preserve"> </w:t>
      </w:r>
      <w:r>
        <w:t>overkill”</w:t>
      </w:r>
      <w:r w:rsidRPr="007576F6">
        <w:t xml:space="preserve"> </w:t>
      </w:r>
      <w:r>
        <w:t>is</w:t>
      </w:r>
      <w:r w:rsidRPr="007576F6">
        <w:t xml:space="preserve"> </w:t>
      </w:r>
      <w:r>
        <w:t>that</w:t>
      </w:r>
      <w:r w:rsidRPr="007576F6">
        <w:t xml:space="preserve"> </w:t>
      </w:r>
      <w:r>
        <w:t>all</w:t>
      </w:r>
      <w:r w:rsidRPr="007576F6">
        <w:t xml:space="preserve"> </w:t>
      </w:r>
      <w:r>
        <w:t>those</w:t>
      </w:r>
      <w:r w:rsidRPr="007576F6">
        <w:t xml:space="preserve"> </w:t>
      </w:r>
      <w:r>
        <w:t>unnecessary</w:t>
      </w:r>
      <w:r w:rsidRPr="007576F6">
        <w:t xml:space="preserve"> </w:t>
      </w:r>
      <w:r>
        <w:t>synaptic</w:t>
      </w:r>
      <w:r w:rsidRPr="007576F6">
        <w:t xml:space="preserve"> </w:t>
      </w:r>
      <w:r>
        <w:t>weight</w:t>
      </w:r>
      <w:r w:rsidRPr="007576F6">
        <w:t xml:space="preserve"> </w:t>
      </w:r>
      <w:r>
        <w:t>changes</w:t>
      </w:r>
      <w:r w:rsidRPr="007576F6">
        <w:t xml:space="preserve"> </w:t>
      </w:r>
      <w:r>
        <w:t>end</w:t>
      </w:r>
      <w:r w:rsidRPr="007576F6">
        <w:t xml:space="preserve"> </w:t>
      </w:r>
      <w:r>
        <w:t>up</w:t>
      </w:r>
      <w:r w:rsidRPr="007576F6">
        <w:t xml:space="preserve"> </w:t>
      </w:r>
      <w:r>
        <w:t>driving</w:t>
      </w:r>
      <w:r w:rsidRPr="007576F6">
        <w:t xml:space="preserve"> </w:t>
      </w:r>
      <w:r>
        <w:t>more</w:t>
      </w:r>
      <w:r w:rsidRPr="007576F6">
        <w:t xml:space="preserve"> </w:t>
      </w:r>
      <w:r>
        <w:t>interference with the</w:t>
      </w:r>
      <w:r w:rsidRPr="007576F6">
        <w:rPr>
          <w:spacing w:val="-14"/>
        </w:rPr>
        <w:t xml:space="preserve"> </w:t>
      </w:r>
      <w:r>
        <w:t>weights</w:t>
      </w:r>
      <w:r w:rsidRPr="007576F6">
        <w:rPr>
          <w:spacing w:val="-13"/>
        </w:rPr>
        <w:t xml:space="preserve"> </w:t>
      </w:r>
      <w:r>
        <w:t>needed</w:t>
      </w:r>
      <w:r w:rsidRPr="007576F6">
        <w:rPr>
          <w:spacing w:val="-14"/>
        </w:rPr>
        <w:t xml:space="preserve"> </w:t>
      </w:r>
      <w:r>
        <w:t>to</w:t>
      </w:r>
      <w:r w:rsidRPr="007576F6">
        <w:rPr>
          <w:spacing w:val="-14"/>
        </w:rPr>
        <w:t xml:space="preserve"> </w:t>
      </w:r>
      <w:r>
        <w:t>recall</w:t>
      </w:r>
      <w:r w:rsidRPr="007576F6">
        <w:rPr>
          <w:spacing w:val="-13"/>
        </w:rPr>
        <w:t xml:space="preserve"> </w:t>
      </w:r>
      <w:r>
        <w:t>other</w:t>
      </w:r>
      <w:r w:rsidRPr="007576F6">
        <w:rPr>
          <w:spacing w:val="-13"/>
        </w:rPr>
        <w:t xml:space="preserve"> </w:t>
      </w:r>
      <w:r>
        <w:t>memories,</w:t>
      </w:r>
      <w:r w:rsidRPr="007576F6">
        <w:rPr>
          <w:spacing w:val="-13"/>
        </w:rPr>
        <w:t xml:space="preserve"> </w:t>
      </w:r>
      <w:r>
        <w:t>significantly</w:t>
      </w:r>
      <w:r w:rsidRPr="007576F6">
        <w:rPr>
          <w:spacing w:val="-13"/>
        </w:rPr>
        <w:t xml:space="preserve"> </w:t>
      </w:r>
      <w:r>
        <w:t>reducing</w:t>
      </w:r>
      <w:r w:rsidRPr="007576F6">
        <w:rPr>
          <w:spacing w:val="-14"/>
        </w:rPr>
        <w:t xml:space="preserve"> </w:t>
      </w:r>
      <w:r>
        <w:t>overall</w:t>
      </w:r>
      <w:r w:rsidRPr="007576F6">
        <w:rPr>
          <w:spacing w:val="-14"/>
        </w:rPr>
        <w:t xml:space="preserve"> </w:t>
      </w:r>
      <w:r>
        <w:t>memory</w:t>
      </w:r>
      <w:r w:rsidRPr="007576F6">
        <w:rPr>
          <w:spacing w:val="-13"/>
        </w:rPr>
        <w:t xml:space="preserve"> </w:t>
      </w:r>
      <w:r>
        <w:t>capacity.</w:t>
      </w:r>
      <w:r w:rsidRPr="007576F6">
        <w:rPr>
          <w:spacing w:val="-2"/>
        </w:rPr>
        <w:t xml:space="preserve"> </w:t>
      </w:r>
      <w:r>
        <w:t>Even</w:t>
      </w:r>
      <w:r w:rsidRPr="007576F6">
        <w:rPr>
          <w:spacing w:val="-13"/>
        </w:rPr>
        <w:t xml:space="preserve"> </w:t>
      </w:r>
      <w:r>
        <w:t>the</w:t>
      </w:r>
      <w:r w:rsidRPr="007576F6">
        <w:rPr>
          <w:spacing w:val="-14"/>
        </w:rPr>
        <w:t xml:space="preserve"> </w:t>
      </w:r>
      <w:r>
        <w:t>high degree</w:t>
      </w:r>
      <w:r w:rsidRPr="007576F6">
        <w:rPr>
          <w:spacing w:val="-14"/>
        </w:rPr>
        <w:t xml:space="preserve"> </w:t>
      </w:r>
      <w:r>
        <w:t>of</w:t>
      </w:r>
      <w:r w:rsidRPr="007576F6">
        <w:rPr>
          <w:spacing w:val="-14"/>
        </w:rPr>
        <w:t xml:space="preserve"> </w:t>
      </w:r>
      <w:r>
        <w:t>pattern</w:t>
      </w:r>
      <w:r w:rsidRPr="007576F6">
        <w:rPr>
          <w:spacing w:val="-14"/>
        </w:rPr>
        <w:t xml:space="preserve"> </w:t>
      </w:r>
      <w:r>
        <w:t>separation</w:t>
      </w:r>
      <w:r w:rsidRPr="007576F6">
        <w:rPr>
          <w:spacing w:val="-13"/>
        </w:rPr>
        <w:t xml:space="preserve"> </w:t>
      </w:r>
      <w:r>
        <w:t>in</w:t>
      </w:r>
      <w:r w:rsidRPr="007576F6">
        <w:rPr>
          <w:spacing w:val="-14"/>
        </w:rPr>
        <w:t xml:space="preserve"> </w:t>
      </w:r>
      <w:r>
        <w:t>the</w:t>
      </w:r>
      <w:r w:rsidRPr="007576F6">
        <w:rPr>
          <w:spacing w:val="-14"/>
        </w:rPr>
        <w:t xml:space="preserve"> </w:t>
      </w:r>
      <w:r>
        <w:t>DG</w:t>
      </w:r>
      <w:r w:rsidRPr="007576F6">
        <w:rPr>
          <w:spacing w:val="-14"/>
        </w:rPr>
        <w:t xml:space="preserve"> </w:t>
      </w:r>
      <w:r>
        <w:t>and</w:t>
      </w:r>
      <w:r w:rsidRPr="007576F6">
        <w:rPr>
          <w:spacing w:val="-13"/>
        </w:rPr>
        <w:t xml:space="preserve"> </w:t>
      </w:r>
      <w:r>
        <w:t>CA3</w:t>
      </w:r>
      <w:r w:rsidRPr="007576F6">
        <w:rPr>
          <w:spacing w:val="-14"/>
        </w:rPr>
        <w:t xml:space="preserve"> </w:t>
      </w:r>
      <w:r>
        <w:t>pathways</w:t>
      </w:r>
      <w:r w:rsidRPr="007576F6">
        <w:rPr>
          <w:spacing w:val="-14"/>
        </w:rPr>
        <w:t xml:space="preserve"> </w:t>
      </w:r>
      <w:r>
        <w:t>might</w:t>
      </w:r>
      <w:r w:rsidRPr="007576F6">
        <w:rPr>
          <w:spacing w:val="-14"/>
        </w:rPr>
        <w:t xml:space="preserve"> </w:t>
      </w:r>
      <w:r>
        <w:t>not</w:t>
      </w:r>
      <w:r w:rsidRPr="007576F6">
        <w:rPr>
          <w:spacing w:val="-13"/>
        </w:rPr>
        <w:t xml:space="preserve"> </w:t>
      </w:r>
      <w:r>
        <w:t>be</w:t>
      </w:r>
      <w:r w:rsidRPr="007576F6">
        <w:rPr>
          <w:spacing w:val="-14"/>
        </w:rPr>
        <w:t xml:space="preserve"> </w:t>
      </w:r>
      <w:r>
        <w:t>sufficient</w:t>
      </w:r>
      <w:r w:rsidRPr="007576F6">
        <w:rPr>
          <w:spacing w:val="-14"/>
        </w:rPr>
        <w:t xml:space="preserve"> </w:t>
      </w:r>
      <w:r>
        <w:t>to</w:t>
      </w:r>
      <w:r w:rsidRPr="007576F6">
        <w:rPr>
          <w:spacing w:val="-14"/>
        </w:rPr>
        <w:t xml:space="preserve"> </w:t>
      </w:r>
      <w:r>
        <w:t>make</w:t>
      </w:r>
      <w:r w:rsidRPr="007576F6">
        <w:rPr>
          <w:spacing w:val="-13"/>
        </w:rPr>
        <w:t xml:space="preserve"> </w:t>
      </w:r>
      <w:r>
        <w:t>up</w:t>
      </w:r>
      <w:r w:rsidRPr="007576F6">
        <w:rPr>
          <w:spacing w:val="-14"/>
        </w:rPr>
        <w:t xml:space="preserve"> </w:t>
      </w:r>
      <w:r>
        <w:t>for</w:t>
      </w:r>
      <w:r w:rsidRPr="007576F6">
        <w:rPr>
          <w:spacing w:val="-14"/>
        </w:rPr>
        <w:t xml:space="preserve"> </w:t>
      </w:r>
      <w:r>
        <w:t>the</w:t>
      </w:r>
      <w:r w:rsidRPr="007576F6">
        <w:rPr>
          <w:spacing w:val="-14"/>
        </w:rPr>
        <w:t xml:space="preserve"> </w:t>
      </w:r>
      <w:del w:id="104" w:author="Author" w:date="2022-09-10T01:53:00Z">
        <w:r>
          <w:delText>interference</w:delText>
        </w:r>
      </w:del>
      <w:ins w:id="105" w:author="Author" w:date="2022-09-10T01:53:00Z">
        <w:r>
          <w:t>interfer- ence</w:t>
        </w:r>
      </w:ins>
      <w:r w:rsidRPr="007576F6">
        <w:rPr>
          <w:spacing w:val="-9"/>
        </w:rPr>
        <w:t xml:space="preserve"> </w:t>
      </w:r>
      <w:r>
        <w:t>caused</w:t>
      </w:r>
      <w:r w:rsidRPr="007576F6">
        <w:rPr>
          <w:spacing w:val="-9"/>
        </w:rPr>
        <w:t xml:space="preserve"> </w:t>
      </w:r>
      <w:r>
        <w:t>by</w:t>
      </w:r>
      <w:r w:rsidRPr="007576F6">
        <w:rPr>
          <w:spacing w:val="-9"/>
        </w:rPr>
        <w:t xml:space="preserve"> </w:t>
      </w:r>
      <w:r>
        <w:t>reliance</w:t>
      </w:r>
      <w:r w:rsidRPr="007576F6">
        <w:rPr>
          <w:spacing w:val="-9"/>
        </w:rPr>
        <w:t xml:space="preserve"> </w:t>
      </w:r>
      <w:r>
        <w:t>on</w:t>
      </w:r>
      <w:r w:rsidRPr="007576F6">
        <w:rPr>
          <w:spacing w:val="-9"/>
        </w:rPr>
        <w:t xml:space="preserve"> </w:t>
      </w:r>
      <w:r>
        <w:t>Hebbian</w:t>
      </w:r>
      <w:r w:rsidRPr="007576F6">
        <w:rPr>
          <w:spacing w:val="-9"/>
        </w:rPr>
        <w:t xml:space="preserve"> </w:t>
      </w:r>
      <w:r>
        <w:t>learning. Although</w:t>
      </w:r>
      <w:r w:rsidRPr="007576F6">
        <w:rPr>
          <w:spacing w:val="-9"/>
        </w:rPr>
        <w:t xml:space="preserve"> </w:t>
      </w:r>
      <w:r>
        <w:t>it</w:t>
      </w:r>
      <w:r w:rsidRPr="007576F6">
        <w:rPr>
          <w:spacing w:val="-9"/>
        </w:rPr>
        <w:t xml:space="preserve"> </w:t>
      </w:r>
      <w:r>
        <w:t>is</w:t>
      </w:r>
      <w:r w:rsidRPr="007576F6">
        <w:rPr>
          <w:spacing w:val="-9"/>
        </w:rPr>
        <w:t xml:space="preserve"> </w:t>
      </w:r>
      <w:r>
        <w:t>difficult</w:t>
      </w:r>
      <w:r w:rsidRPr="007576F6">
        <w:rPr>
          <w:spacing w:val="-9"/>
        </w:rPr>
        <w:t xml:space="preserve"> </w:t>
      </w:r>
      <w:r>
        <w:t>to</w:t>
      </w:r>
      <w:r w:rsidRPr="007576F6">
        <w:rPr>
          <w:spacing w:val="-9"/>
        </w:rPr>
        <w:t xml:space="preserve"> </w:t>
      </w:r>
      <w:r>
        <w:t>quantitatively</w:t>
      </w:r>
      <w:r w:rsidRPr="007576F6">
        <w:rPr>
          <w:spacing w:val="-9"/>
        </w:rPr>
        <w:t xml:space="preserve"> </w:t>
      </w:r>
      <w:r>
        <w:t>assess</w:t>
      </w:r>
      <w:r w:rsidRPr="007576F6">
        <w:rPr>
          <w:spacing w:val="-9"/>
        </w:rPr>
        <w:t xml:space="preserve"> </w:t>
      </w:r>
      <w:r>
        <w:t>the</w:t>
      </w:r>
      <w:r w:rsidRPr="007576F6">
        <w:rPr>
          <w:spacing w:val="-9"/>
        </w:rPr>
        <w:t xml:space="preserve"> </w:t>
      </w:r>
      <w:r w:rsidRPr="007576F6">
        <w:t>capacity</w:t>
      </w:r>
      <w:r w:rsidRPr="007576F6">
        <w:rPr>
          <w:spacing w:val="-9"/>
        </w:rPr>
        <w:t xml:space="preserve"> </w:t>
      </w:r>
      <w:r w:rsidRPr="007576F6">
        <w:t>of the</w:t>
      </w:r>
      <w:r w:rsidRPr="007576F6">
        <w:rPr>
          <w:spacing w:val="-14"/>
        </w:rPr>
        <w:t xml:space="preserve"> </w:t>
      </w:r>
      <w:r w:rsidRPr="007576F6">
        <w:t>hippocampus</w:t>
      </w:r>
      <w:r w:rsidRPr="007576F6">
        <w:rPr>
          <w:spacing w:val="-13"/>
        </w:rPr>
        <w:t xml:space="preserve"> </w:t>
      </w:r>
      <w:r w:rsidRPr="007576F6">
        <w:t>in</w:t>
      </w:r>
      <w:r w:rsidRPr="007576F6">
        <w:rPr>
          <w:spacing w:val="-14"/>
        </w:rPr>
        <w:t xml:space="preserve"> </w:t>
      </w:r>
      <w:r w:rsidRPr="007576F6">
        <w:t>various</w:t>
      </w:r>
      <w:r w:rsidRPr="007576F6">
        <w:rPr>
          <w:spacing w:val="-13"/>
        </w:rPr>
        <w:t xml:space="preserve"> </w:t>
      </w:r>
      <w:r w:rsidRPr="007576F6">
        <w:t>species,</w:t>
      </w:r>
      <w:r w:rsidRPr="007576F6">
        <w:rPr>
          <w:spacing w:val="-13"/>
        </w:rPr>
        <w:t xml:space="preserve"> </w:t>
      </w:r>
      <w:r w:rsidRPr="007576F6">
        <w:t>there</w:t>
      </w:r>
      <w:r w:rsidRPr="007576F6">
        <w:rPr>
          <w:spacing w:val="-14"/>
        </w:rPr>
        <w:t xml:space="preserve"> </w:t>
      </w:r>
      <w:r w:rsidRPr="007576F6">
        <w:t>is</w:t>
      </w:r>
      <w:r w:rsidRPr="007576F6">
        <w:rPr>
          <w:spacing w:val="-13"/>
        </w:rPr>
        <w:t xml:space="preserve"> </w:t>
      </w:r>
      <w:r w:rsidRPr="007576F6">
        <w:t>reason</w:t>
      </w:r>
      <w:r w:rsidRPr="007576F6">
        <w:rPr>
          <w:spacing w:val="-14"/>
        </w:rPr>
        <w:t xml:space="preserve"> </w:t>
      </w:r>
      <w:r w:rsidRPr="007576F6">
        <w:t>to</w:t>
      </w:r>
      <w:r w:rsidRPr="007576F6">
        <w:rPr>
          <w:spacing w:val="-13"/>
        </w:rPr>
        <w:t xml:space="preserve"> </w:t>
      </w:r>
      <w:r w:rsidRPr="007576F6">
        <w:t>believe</w:t>
      </w:r>
      <w:r w:rsidRPr="007576F6">
        <w:rPr>
          <w:spacing w:val="-14"/>
        </w:rPr>
        <w:t xml:space="preserve"> </w:t>
      </w:r>
      <w:r w:rsidRPr="007576F6">
        <w:t>that</w:t>
      </w:r>
      <w:r w:rsidRPr="007576F6">
        <w:rPr>
          <w:spacing w:val="-13"/>
        </w:rPr>
        <w:t xml:space="preserve"> </w:t>
      </w:r>
      <w:r w:rsidRPr="007576F6">
        <w:t>even</w:t>
      </w:r>
      <w:r w:rsidRPr="007576F6">
        <w:rPr>
          <w:spacing w:val="-14"/>
        </w:rPr>
        <w:t xml:space="preserve"> </w:t>
      </w:r>
      <w:r w:rsidRPr="007576F6">
        <w:t>the</w:t>
      </w:r>
      <w:r w:rsidRPr="007576F6">
        <w:rPr>
          <w:spacing w:val="-13"/>
        </w:rPr>
        <w:t xml:space="preserve"> </w:t>
      </w:r>
      <w:r w:rsidRPr="007576F6">
        <w:t>high</w:t>
      </w:r>
      <w:r w:rsidRPr="007576F6">
        <w:rPr>
          <w:spacing w:val="-14"/>
        </w:rPr>
        <w:t xml:space="preserve"> </w:t>
      </w:r>
      <w:r w:rsidRPr="007576F6">
        <w:t>degree</w:t>
      </w:r>
      <w:r w:rsidRPr="007576F6">
        <w:rPr>
          <w:spacing w:val="-13"/>
        </w:rPr>
        <w:t xml:space="preserve"> </w:t>
      </w:r>
      <w:r w:rsidRPr="007576F6">
        <w:t>of</w:t>
      </w:r>
      <w:r w:rsidRPr="007576F6">
        <w:rPr>
          <w:spacing w:val="-14"/>
        </w:rPr>
        <w:t xml:space="preserve"> </w:t>
      </w:r>
      <w:r w:rsidRPr="007576F6">
        <w:t>pattern</w:t>
      </w:r>
      <w:r w:rsidRPr="007576F6">
        <w:rPr>
          <w:spacing w:val="-13"/>
        </w:rPr>
        <w:t xml:space="preserve"> </w:t>
      </w:r>
      <w:r>
        <w:t>separation in</w:t>
      </w:r>
      <w:r w:rsidRPr="007576F6">
        <w:rPr>
          <w:spacing w:val="-3"/>
        </w:rPr>
        <w:t xml:space="preserve"> </w:t>
      </w:r>
      <w:r>
        <w:t>the</w:t>
      </w:r>
      <w:r w:rsidRPr="007576F6">
        <w:rPr>
          <w:spacing w:val="-3"/>
        </w:rPr>
        <w:t xml:space="preserve"> </w:t>
      </w:r>
      <w:r>
        <w:t>DG</w:t>
      </w:r>
      <w:r w:rsidRPr="007576F6">
        <w:rPr>
          <w:spacing w:val="-3"/>
        </w:rPr>
        <w:t xml:space="preserve"> </w:t>
      </w:r>
      <w:r>
        <w:t>and</w:t>
      </w:r>
      <w:r w:rsidRPr="007576F6">
        <w:rPr>
          <w:spacing w:val="-3"/>
        </w:rPr>
        <w:t xml:space="preserve"> </w:t>
      </w:r>
      <w:r>
        <w:t>CA3</w:t>
      </w:r>
      <w:r w:rsidRPr="007576F6">
        <w:rPr>
          <w:spacing w:val="-3"/>
        </w:rPr>
        <w:t xml:space="preserve"> </w:t>
      </w:r>
      <w:r>
        <w:t>pathways</w:t>
      </w:r>
      <w:r w:rsidRPr="007576F6">
        <w:rPr>
          <w:spacing w:val="-3"/>
        </w:rPr>
        <w:t xml:space="preserve"> </w:t>
      </w:r>
      <w:r>
        <w:t>might</w:t>
      </w:r>
      <w:r w:rsidRPr="007576F6">
        <w:rPr>
          <w:spacing w:val="-3"/>
        </w:rPr>
        <w:t xml:space="preserve"> </w:t>
      </w:r>
      <w:r>
        <w:t>not</w:t>
      </w:r>
      <w:r w:rsidRPr="007576F6">
        <w:rPr>
          <w:spacing w:val="-3"/>
        </w:rPr>
        <w:t xml:space="preserve"> </w:t>
      </w:r>
      <w:r>
        <w:t>be</w:t>
      </w:r>
      <w:r w:rsidRPr="007576F6">
        <w:rPr>
          <w:spacing w:val="-3"/>
        </w:rPr>
        <w:t xml:space="preserve"> </w:t>
      </w:r>
      <w:r>
        <w:t>sufficient</w:t>
      </w:r>
      <w:r w:rsidRPr="007576F6">
        <w:rPr>
          <w:spacing w:val="-3"/>
        </w:rPr>
        <w:t xml:space="preserve"> </w:t>
      </w:r>
      <w:r>
        <w:t>to</w:t>
      </w:r>
      <w:r w:rsidRPr="007576F6">
        <w:rPr>
          <w:spacing w:val="-3"/>
        </w:rPr>
        <w:t xml:space="preserve"> </w:t>
      </w:r>
      <w:r>
        <w:t>make</w:t>
      </w:r>
      <w:r w:rsidRPr="007576F6">
        <w:rPr>
          <w:spacing w:val="-3"/>
        </w:rPr>
        <w:t xml:space="preserve"> </w:t>
      </w:r>
      <w:r>
        <w:t>up</w:t>
      </w:r>
      <w:r w:rsidRPr="007576F6">
        <w:rPr>
          <w:spacing w:val="-3"/>
        </w:rPr>
        <w:t xml:space="preserve"> </w:t>
      </w:r>
      <w:r>
        <w:t>for</w:t>
      </w:r>
      <w:r w:rsidRPr="007576F6">
        <w:rPr>
          <w:spacing w:val="-3"/>
        </w:rPr>
        <w:t xml:space="preserve"> </w:t>
      </w:r>
      <w:r>
        <w:t>the</w:t>
      </w:r>
      <w:r w:rsidRPr="007576F6">
        <w:rPr>
          <w:spacing w:val="-3"/>
        </w:rPr>
        <w:t xml:space="preserve"> </w:t>
      </w:r>
      <w:r>
        <w:t>interference</w:t>
      </w:r>
      <w:r w:rsidRPr="007576F6">
        <w:rPr>
          <w:spacing w:val="-3"/>
        </w:rPr>
        <w:t xml:space="preserve"> </w:t>
      </w:r>
      <w:r>
        <w:t>caused</w:t>
      </w:r>
      <w:r w:rsidRPr="007576F6">
        <w:rPr>
          <w:spacing w:val="-3"/>
        </w:rPr>
        <w:t xml:space="preserve"> </w:t>
      </w:r>
      <w:r>
        <w:t>by</w:t>
      </w:r>
      <w:r w:rsidRPr="007576F6">
        <w:rPr>
          <w:spacing w:val="-3"/>
        </w:rPr>
        <w:t xml:space="preserve"> </w:t>
      </w:r>
      <w:r>
        <w:t>reliance</w:t>
      </w:r>
      <w:r w:rsidRPr="007576F6">
        <w:rPr>
          <w:spacing w:val="-3"/>
        </w:rPr>
        <w:t xml:space="preserve"> </w:t>
      </w:r>
      <w:r>
        <w:t>on Hebbian learning.</w:t>
      </w:r>
    </w:p>
    <w:p w14:paraId="3BE509B2" w14:textId="72578943" w:rsidR="00A529FC" w:rsidRDefault="00000000">
      <w:pPr>
        <w:pStyle w:val="BodyText"/>
        <w:spacing w:before="44" w:line="256" w:lineRule="auto"/>
        <w:ind w:left="120" w:right="119" w:firstLine="298"/>
        <w:jc w:val="both"/>
        <w:rPr>
          <w:ins w:id="106" w:author="Author" w:date="2022-09-10T01:53:00Z"/>
        </w:rPr>
      </w:pPr>
      <w:r>
        <w:rPr>
          <w:w w:val="95"/>
        </w:rPr>
        <w:t xml:space="preserve">Although the simplest form of Hebbian learning is widely understood to be impractical given that weights </w:t>
      </w:r>
      <w:r>
        <w:t xml:space="preserve">are unbounded, the </w:t>
      </w:r>
      <w:del w:id="107" w:author="Author" w:date="2022-09-10T01:53:00Z">
        <w:r>
          <w:delText xml:space="preserve">issue of unnecessary learning is not addressed by </w:delText>
        </w:r>
      </w:del>
      <w:r>
        <w:t xml:space="preserve">various forms of normalization and bounding </w:t>
      </w:r>
      <w:ins w:id="108" w:author="Author" w:date="2022-09-10T01:53:00Z">
        <w:r>
          <w:t xml:space="preserve">that are widely used </w:t>
        </w:r>
      </w:ins>
      <w:r>
        <w:t xml:space="preserve">(which we </w:t>
      </w:r>
      <w:del w:id="109" w:author="Author" w:date="2022-09-10T01:53:00Z">
        <w:r>
          <w:delText>incorporated</w:delText>
        </w:r>
      </w:del>
      <w:ins w:id="110" w:author="Author" w:date="2022-09-10T01:53:00Z">
        <w:r>
          <w:t>had in- corporated</w:t>
        </w:r>
      </w:ins>
      <w:r w:rsidRPr="007576F6">
        <w:rPr>
          <w:spacing w:val="-13"/>
        </w:rPr>
        <w:t xml:space="preserve"> </w:t>
      </w:r>
      <w:r>
        <w:t>into</w:t>
      </w:r>
      <w:r w:rsidRPr="007576F6">
        <w:rPr>
          <w:spacing w:val="-13"/>
        </w:rPr>
        <w:t xml:space="preserve"> </w:t>
      </w:r>
      <w:r>
        <w:t>our</w:t>
      </w:r>
      <w:r w:rsidRPr="007576F6">
        <w:rPr>
          <w:spacing w:val="-13"/>
        </w:rPr>
        <w:t xml:space="preserve"> </w:t>
      </w:r>
      <w:r>
        <w:t>previous</w:t>
      </w:r>
      <w:r w:rsidRPr="007576F6">
        <w:rPr>
          <w:spacing w:val="-14"/>
        </w:rPr>
        <w:t xml:space="preserve"> </w:t>
      </w:r>
      <w:r>
        <w:t>hippocampal</w:t>
      </w:r>
      <w:r w:rsidRPr="007576F6">
        <w:rPr>
          <w:spacing w:val="-13"/>
        </w:rPr>
        <w:t xml:space="preserve"> </w:t>
      </w:r>
      <w:r>
        <w:t>models),</w:t>
      </w:r>
      <w:r w:rsidRPr="007576F6">
        <w:rPr>
          <w:spacing w:val="-13"/>
        </w:rPr>
        <w:t xml:space="preserve"> </w:t>
      </w:r>
      <w:r>
        <w:t>including</w:t>
      </w:r>
      <w:r w:rsidRPr="007576F6">
        <w:rPr>
          <w:spacing w:val="-13"/>
        </w:rPr>
        <w:t xml:space="preserve"> </w:t>
      </w:r>
      <w:r>
        <w:t>BCM</w:t>
      </w:r>
      <w:r w:rsidRPr="007576F6">
        <w:rPr>
          <w:spacing w:val="-13"/>
        </w:rPr>
        <w:t xml:space="preserve"> </w:t>
      </w:r>
      <w:r>
        <w:t>(Bienenstock,</w:t>
      </w:r>
      <w:r w:rsidRPr="007576F6">
        <w:rPr>
          <w:spacing w:val="-13"/>
        </w:rPr>
        <w:t xml:space="preserve"> </w:t>
      </w:r>
      <w:r>
        <w:t>Cooper,</w:t>
      </w:r>
      <w:r w:rsidRPr="007576F6">
        <w:rPr>
          <w:spacing w:val="-13"/>
        </w:rPr>
        <w:t xml:space="preserve"> </w:t>
      </w:r>
      <w:r>
        <w:t>&amp;</w:t>
      </w:r>
      <w:r w:rsidRPr="007576F6">
        <w:rPr>
          <w:spacing w:val="-13"/>
        </w:rPr>
        <w:t xml:space="preserve"> </w:t>
      </w:r>
      <w:r>
        <w:t>Munro,</w:t>
      </w:r>
      <w:r w:rsidRPr="007576F6">
        <w:rPr>
          <w:spacing w:val="-14"/>
        </w:rPr>
        <w:t xml:space="preserve"> </w:t>
      </w:r>
      <w:r>
        <w:t xml:space="preserve">1982) </w:t>
      </w:r>
      <w:ins w:id="111" w:author="Author" w:date="2022-09-10T01:53:00Z">
        <w:r>
          <w:t xml:space="preserve">and </w:t>
        </w:r>
      </w:ins>
      <w:r>
        <w:t>Oja’s rule and variants (Oja, 1989; O’Reilly &amp; Munakata, 2000</w:t>
      </w:r>
      <w:del w:id="112" w:author="Author" w:date="2022-09-10T01:53:00Z">
        <w:r>
          <w:delText>).</w:delText>
        </w:r>
        <w:r>
          <w:rPr>
            <w:spacing w:val="40"/>
          </w:rPr>
          <w:delText xml:space="preserve"> </w:delText>
        </w:r>
        <w:r>
          <w:delText>One</w:delText>
        </w:r>
      </w:del>
      <w:ins w:id="113" w:author="Author" w:date="2022-09-10T01:53:00Z">
        <w:r>
          <w:t>), still do not have a way of limiting learning in relation to overall recall success.</w:t>
        </w:r>
        <w:r>
          <w:rPr>
            <w:spacing w:val="40"/>
          </w:rPr>
          <w:t xml:space="preserve"> </w:t>
        </w:r>
        <w:r>
          <w:t>Thus, a</w:t>
        </w:r>
      </w:ins>
      <w:r>
        <w:t xml:space="preserve"> logical alternative to the Hebbian approach is to </w:t>
      </w:r>
      <w:del w:id="114" w:author="Author" w:date="2022-09-10T01:53:00Z">
        <w:r>
          <w:delText>introduce</w:delText>
        </w:r>
      </w:del>
      <w:ins w:id="115" w:author="Author" w:date="2022-09-10T01:53:00Z">
        <w:r>
          <w:t>in- troduce</w:t>
        </w:r>
      </w:ins>
      <w:r w:rsidRPr="007576F6">
        <w:rPr>
          <w:spacing w:val="-2"/>
        </w:rPr>
        <w:t xml:space="preserve"> </w:t>
      </w:r>
      <w:r>
        <w:t>a</w:t>
      </w:r>
      <w:r w:rsidRPr="007576F6">
        <w:rPr>
          <w:spacing w:val="-2"/>
        </w:rPr>
        <w:t xml:space="preserve"> </w:t>
      </w:r>
      <w:r>
        <w:t>self-limiting</w:t>
      </w:r>
      <w:r w:rsidRPr="007576F6">
        <w:rPr>
          <w:spacing w:val="-2"/>
        </w:rPr>
        <w:t xml:space="preserve"> </w:t>
      </w:r>
      <w:r>
        <w:t>learning</w:t>
      </w:r>
      <w:r w:rsidRPr="007576F6">
        <w:rPr>
          <w:spacing w:val="-2"/>
        </w:rPr>
        <w:t xml:space="preserve"> </w:t>
      </w:r>
      <w:r>
        <w:t>mechanism</w:t>
      </w:r>
      <w:r w:rsidRPr="007576F6">
        <w:rPr>
          <w:spacing w:val="-2"/>
        </w:rPr>
        <w:t xml:space="preserve"> </w:t>
      </w:r>
      <w:r>
        <w:t>that</w:t>
      </w:r>
      <w:r w:rsidRPr="007576F6">
        <w:rPr>
          <w:spacing w:val="-2"/>
        </w:rPr>
        <w:t xml:space="preserve"> </w:t>
      </w:r>
      <w:r>
        <w:t>drives</w:t>
      </w:r>
      <w:r w:rsidRPr="007576F6">
        <w:rPr>
          <w:spacing w:val="-2"/>
        </w:rPr>
        <w:t xml:space="preserve"> </w:t>
      </w:r>
      <w:r>
        <w:t>only</w:t>
      </w:r>
      <w:r w:rsidRPr="007576F6">
        <w:rPr>
          <w:spacing w:val="-2"/>
        </w:rPr>
        <w:t xml:space="preserve"> </w:t>
      </w:r>
      <w:r>
        <w:t>synaptic</w:t>
      </w:r>
      <w:r w:rsidRPr="007576F6">
        <w:rPr>
          <w:spacing w:val="-2"/>
        </w:rPr>
        <w:t xml:space="preserve"> </w:t>
      </w:r>
      <w:r>
        <w:t>changes</w:t>
      </w:r>
      <w:r w:rsidRPr="007576F6">
        <w:rPr>
          <w:spacing w:val="-2"/>
        </w:rPr>
        <w:t xml:space="preserve"> </w:t>
      </w:r>
      <w:r>
        <w:t>that</w:t>
      </w:r>
      <w:r w:rsidRPr="007576F6">
        <w:rPr>
          <w:spacing w:val="-2"/>
        </w:rPr>
        <w:t xml:space="preserve"> </w:t>
      </w:r>
      <w:r>
        <w:t>are</w:t>
      </w:r>
      <w:r w:rsidRPr="007576F6">
        <w:rPr>
          <w:spacing w:val="-2"/>
        </w:rPr>
        <w:t xml:space="preserve"> </w:t>
      </w:r>
      <w:r>
        <w:t>absolutely</w:t>
      </w:r>
      <w:r w:rsidRPr="007576F6">
        <w:rPr>
          <w:spacing w:val="-2"/>
        </w:rPr>
        <w:t xml:space="preserve"> </w:t>
      </w:r>
      <w:r>
        <w:t>necessary to</w:t>
      </w:r>
      <w:r w:rsidRPr="007576F6">
        <w:rPr>
          <w:spacing w:val="4"/>
        </w:rPr>
        <w:t xml:space="preserve"> </w:t>
      </w:r>
      <w:r>
        <w:t>support</w:t>
      </w:r>
      <w:r w:rsidRPr="007576F6">
        <w:rPr>
          <w:spacing w:val="5"/>
        </w:rPr>
        <w:t xml:space="preserve"> </w:t>
      </w:r>
      <w:r>
        <w:t>effective</w:t>
      </w:r>
      <w:r w:rsidRPr="007576F6">
        <w:rPr>
          <w:spacing w:val="4"/>
        </w:rPr>
        <w:t xml:space="preserve"> </w:t>
      </w:r>
      <w:r>
        <w:t>function.</w:t>
      </w:r>
      <w:r w:rsidRPr="007576F6">
        <w:rPr>
          <w:spacing w:val="42"/>
        </w:rPr>
        <w:t xml:space="preserve"> </w:t>
      </w:r>
      <w:r>
        <w:t>However,</w:t>
      </w:r>
      <w:r w:rsidRPr="007576F6">
        <w:rPr>
          <w:spacing w:val="8"/>
        </w:rPr>
        <w:t xml:space="preserve"> </w:t>
      </w:r>
      <w:r>
        <w:t>determining</w:t>
      </w:r>
      <w:r w:rsidRPr="007576F6">
        <w:rPr>
          <w:spacing w:val="4"/>
        </w:rPr>
        <w:t xml:space="preserve"> </w:t>
      </w:r>
      <w:r>
        <w:t>this</w:t>
      </w:r>
      <w:r w:rsidRPr="007576F6">
        <w:rPr>
          <w:spacing w:val="5"/>
        </w:rPr>
        <w:t xml:space="preserve"> </w:t>
      </w:r>
      <w:r>
        <w:t>minimal</w:t>
      </w:r>
      <w:r w:rsidRPr="007576F6">
        <w:rPr>
          <w:spacing w:val="4"/>
        </w:rPr>
        <w:t xml:space="preserve"> </w:t>
      </w:r>
      <w:r>
        <w:t>amount</w:t>
      </w:r>
      <w:r w:rsidRPr="007576F6">
        <w:rPr>
          <w:spacing w:val="5"/>
        </w:rPr>
        <w:t xml:space="preserve"> </w:t>
      </w:r>
      <w:r>
        <w:t>of</w:t>
      </w:r>
      <w:r w:rsidRPr="007576F6">
        <w:rPr>
          <w:spacing w:val="4"/>
        </w:rPr>
        <w:t xml:space="preserve"> </w:t>
      </w:r>
      <w:r>
        <w:t>learning</w:t>
      </w:r>
      <w:r w:rsidRPr="007576F6">
        <w:rPr>
          <w:spacing w:val="5"/>
        </w:rPr>
        <w:t xml:space="preserve"> </w:t>
      </w:r>
      <w:r>
        <w:t>can</w:t>
      </w:r>
      <w:r w:rsidRPr="007576F6">
        <w:rPr>
          <w:spacing w:val="5"/>
        </w:rPr>
        <w:t xml:space="preserve"> </w:t>
      </w:r>
      <w:r>
        <w:t>be</w:t>
      </w:r>
      <w:r w:rsidRPr="007576F6">
        <w:rPr>
          <w:spacing w:val="4"/>
        </w:rPr>
        <w:t xml:space="preserve"> </w:t>
      </w:r>
      <w:r w:rsidRPr="007576F6">
        <w:rPr>
          <w:spacing w:val="-2"/>
        </w:rPr>
        <w:t>challenging:</w:t>
      </w:r>
      <w:del w:id="116" w:author="Author" w:date="2022-09-10T01:53:00Z">
        <w:r>
          <w:rPr>
            <w:spacing w:val="40"/>
          </w:rPr>
          <w:delText xml:space="preserve"> </w:delText>
        </w:r>
      </w:del>
    </w:p>
    <w:p w14:paraId="5CB1C176" w14:textId="77777777" w:rsidR="00A529FC" w:rsidRDefault="00A529FC">
      <w:pPr>
        <w:spacing w:line="256" w:lineRule="auto"/>
        <w:jc w:val="both"/>
        <w:rPr>
          <w:ins w:id="117" w:author="Author" w:date="2022-09-10T01:53:00Z"/>
        </w:rPr>
        <w:sectPr w:rsidR="00A529FC">
          <w:pgSz w:w="12240" w:h="15840"/>
          <w:pgMar w:top="1180" w:right="1320" w:bottom="280" w:left="1320" w:header="397" w:footer="0" w:gutter="0"/>
          <w:cols w:space="720"/>
        </w:sectPr>
      </w:pPr>
    </w:p>
    <w:p w14:paraId="5DB64809" w14:textId="77777777" w:rsidR="00ED530C" w:rsidRDefault="00000000">
      <w:pPr>
        <w:pStyle w:val="BodyText"/>
        <w:spacing w:before="44" w:line="256" w:lineRule="auto"/>
        <w:ind w:left="120" w:right="119" w:firstLine="298"/>
        <w:jc w:val="both"/>
        <w:rPr>
          <w:del w:id="118" w:author="Author" w:date="2022-09-10T01:53:00Z"/>
        </w:rPr>
      </w:pPr>
      <w:r>
        <w:lastRenderedPageBreak/>
        <w:t>how</w:t>
      </w:r>
      <w:r w:rsidRPr="007576F6">
        <w:rPr>
          <w:spacing w:val="-7"/>
        </w:rPr>
        <w:t xml:space="preserve"> </w:t>
      </w:r>
      <w:r>
        <w:t>can</w:t>
      </w:r>
      <w:r w:rsidRPr="007576F6">
        <w:rPr>
          <w:spacing w:val="-7"/>
        </w:rPr>
        <w:t xml:space="preserve"> </w:t>
      </w:r>
      <w:r>
        <w:t>local</w:t>
      </w:r>
      <w:r w:rsidRPr="007576F6">
        <w:rPr>
          <w:spacing w:val="-7"/>
        </w:rPr>
        <w:t xml:space="preserve"> </w:t>
      </w:r>
      <w:r>
        <w:t>synaptic</w:t>
      </w:r>
      <w:r w:rsidRPr="007576F6">
        <w:rPr>
          <w:spacing w:val="-7"/>
        </w:rPr>
        <w:t xml:space="preserve"> </w:t>
      </w:r>
      <w:r>
        <w:t>changes</w:t>
      </w:r>
      <w:r w:rsidRPr="007576F6">
        <w:rPr>
          <w:spacing w:val="-7"/>
        </w:rPr>
        <w:t xml:space="preserve"> </w:t>
      </w:r>
      <w:r>
        <w:t>“know”</w:t>
      </w:r>
      <w:r w:rsidRPr="007576F6">
        <w:rPr>
          <w:spacing w:val="-7"/>
        </w:rPr>
        <w:t xml:space="preserve"> </w:t>
      </w:r>
      <w:r>
        <w:t>what</w:t>
      </w:r>
      <w:r w:rsidRPr="007576F6">
        <w:rPr>
          <w:spacing w:val="-7"/>
        </w:rPr>
        <w:t xml:space="preserve"> </w:t>
      </w:r>
      <w:r>
        <w:t>is</w:t>
      </w:r>
      <w:r w:rsidRPr="007576F6">
        <w:rPr>
          <w:spacing w:val="-7"/>
        </w:rPr>
        <w:t xml:space="preserve"> </w:t>
      </w:r>
      <w:del w:id="119" w:author="Author" w:date="2022-09-10T01:53:00Z">
        <w:r>
          <w:delText>func- tionally</w:delText>
        </w:r>
      </w:del>
      <w:ins w:id="120" w:author="Author" w:date="2022-09-10T01:53:00Z">
        <w:r>
          <w:t>functionally</w:t>
        </w:r>
      </w:ins>
      <w:r w:rsidRPr="007576F6">
        <w:rPr>
          <w:spacing w:val="-7"/>
        </w:rPr>
        <w:t xml:space="preserve"> </w:t>
      </w:r>
      <w:r>
        <w:t>necessary</w:t>
      </w:r>
      <w:r w:rsidRPr="007576F6">
        <w:rPr>
          <w:spacing w:val="-7"/>
        </w:rPr>
        <w:t xml:space="preserve"> </w:t>
      </w:r>
      <w:r>
        <w:t>in</w:t>
      </w:r>
      <w:r w:rsidRPr="007576F6">
        <w:rPr>
          <w:spacing w:val="-7"/>
        </w:rPr>
        <w:t xml:space="preserve"> </w:t>
      </w:r>
      <w:r>
        <w:t>terms</w:t>
      </w:r>
      <w:r w:rsidRPr="007576F6">
        <w:rPr>
          <w:spacing w:val="-7"/>
        </w:rPr>
        <w:t xml:space="preserve"> </w:t>
      </w:r>
      <w:r>
        <w:t>of</w:t>
      </w:r>
      <w:r w:rsidRPr="007576F6">
        <w:rPr>
          <w:spacing w:val="-7"/>
        </w:rPr>
        <w:t xml:space="preserve"> </w:t>
      </w:r>
      <w:r>
        <w:t>the</w:t>
      </w:r>
      <w:r w:rsidRPr="007576F6">
        <w:rPr>
          <w:spacing w:val="-7"/>
        </w:rPr>
        <w:t xml:space="preserve"> </w:t>
      </w:r>
      <w:r>
        <w:t>overall</w:t>
      </w:r>
      <w:r w:rsidRPr="007576F6">
        <w:rPr>
          <w:spacing w:val="-7"/>
        </w:rPr>
        <w:t xml:space="preserve"> </w:t>
      </w:r>
      <w:r>
        <w:t>memory</w:t>
      </w:r>
      <w:r w:rsidRPr="007576F6">
        <w:rPr>
          <w:spacing w:val="-7"/>
        </w:rPr>
        <w:t xml:space="preserve"> </w:t>
      </w:r>
      <w:del w:id="121" w:author="Author" w:date="2022-09-10T01:53:00Z">
        <w:r>
          <w:delText>system</w:delText>
        </w:r>
      </w:del>
      <w:ins w:id="122" w:author="Author" w:date="2022-09-10T01:53:00Z">
        <w:r>
          <w:t>sys- tem</w:t>
        </w:r>
      </w:ins>
      <w:r>
        <w:t xml:space="preserve"> function?</w:t>
      </w:r>
      <w:r w:rsidRPr="007576F6">
        <w:rPr>
          <w:spacing w:val="30"/>
        </w:rPr>
        <w:t xml:space="preserve"> </w:t>
      </w:r>
      <w:r>
        <w:t>One well-established class of such learning</w:t>
      </w:r>
      <w:r w:rsidRPr="007576F6">
        <w:t xml:space="preserve"> </w:t>
      </w:r>
      <w:r>
        <w:t>mechanisms</w:t>
      </w:r>
      <w:r w:rsidRPr="007576F6">
        <w:t xml:space="preserve"> </w:t>
      </w:r>
      <w:r>
        <w:t>are</w:t>
      </w:r>
      <w:r w:rsidRPr="007576F6">
        <w:t xml:space="preserve"> </w:t>
      </w:r>
      <w:r>
        <w:t>error-driven</w:t>
      </w:r>
      <w:r w:rsidRPr="007576F6">
        <w:t xml:space="preserve"> </w:t>
      </w:r>
      <w:r>
        <w:t>learning</w:t>
      </w:r>
      <w:r w:rsidRPr="007576F6">
        <w:t xml:space="preserve"> </w:t>
      </w:r>
      <w:r>
        <w:t>rules: by</w:t>
      </w:r>
      <w:r w:rsidRPr="007576F6">
        <w:t xml:space="preserve"> </w:t>
      </w:r>
      <w:r>
        <w:t>driving</w:t>
      </w:r>
      <w:r w:rsidRPr="007576F6">
        <w:rPr>
          <w:spacing w:val="-16"/>
        </w:rPr>
        <w:t xml:space="preserve"> </w:t>
      </w:r>
      <w:r>
        <w:t>synaptic</w:t>
      </w:r>
      <w:r w:rsidRPr="007576F6">
        <w:rPr>
          <w:spacing w:val="-14"/>
        </w:rPr>
        <w:t xml:space="preserve"> </w:t>
      </w:r>
      <w:r>
        <w:t>changes</w:t>
      </w:r>
      <w:r w:rsidRPr="007576F6">
        <w:rPr>
          <w:spacing w:val="-14"/>
        </w:rPr>
        <w:t xml:space="preserve"> </w:t>
      </w:r>
      <w:r>
        <w:t>directly</w:t>
      </w:r>
      <w:r w:rsidRPr="007576F6">
        <w:rPr>
          <w:spacing w:val="-13"/>
        </w:rPr>
        <w:t xml:space="preserve"> </w:t>
      </w:r>
      <w:r>
        <w:t>in</w:t>
      </w:r>
      <w:r w:rsidRPr="007576F6">
        <w:rPr>
          <w:spacing w:val="-14"/>
        </w:rPr>
        <w:t xml:space="preserve"> </w:t>
      </w:r>
      <w:r>
        <w:t>proportion</w:t>
      </w:r>
      <w:r w:rsidRPr="007576F6">
        <w:rPr>
          <w:spacing w:val="-14"/>
        </w:rPr>
        <w:t xml:space="preserve"> </w:t>
      </w:r>
      <w:r>
        <w:t>to</w:t>
      </w:r>
      <w:r w:rsidRPr="007576F6">
        <w:rPr>
          <w:spacing w:val="-14"/>
        </w:rPr>
        <w:t xml:space="preserve"> </w:t>
      </w:r>
      <w:r>
        <w:t>a</w:t>
      </w:r>
      <w:r w:rsidRPr="007576F6">
        <w:rPr>
          <w:spacing w:val="-13"/>
        </w:rPr>
        <w:t xml:space="preserve"> </w:t>
      </w:r>
      <w:r>
        <w:t>functionally-defined</w:t>
      </w:r>
      <w:r w:rsidRPr="007576F6">
        <w:rPr>
          <w:spacing w:val="-14"/>
        </w:rPr>
        <w:t xml:space="preserve"> </w:t>
      </w:r>
      <w:r>
        <w:t>error</w:t>
      </w:r>
      <w:r w:rsidRPr="007576F6">
        <w:rPr>
          <w:spacing w:val="-14"/>
        </w:rPr>
        <w:t xml:space="preserve"> </w:t>
      </w:r>
      <w:r>
        <w:t>signal,</w:t>
      </w:r>
      <w:r w:rsidRPr="007576F6">
        <w:rPr>
          <w:spacing w:val="-14"/>
        </w:rPr>
        <w:t xml:space="preserve"> </w:t>
      </w:r>
      <w:r>
        <w:t>learning</w:t>
      </w:r>
      <w:r w:rsidRPr="007576F6">
        <w:rPr>
          <w:spacing w:val="-13"/>
        </w:rPr>
        <w:t xml:space="preserve"> </w:t>
      </w:r>
      <w:r>
        <w:t>automatically stops</w:t>
      </w:r>
      <w:r w:rsidRPr="007576F6">
        <w:rPr>
          <w:spacing w:val="-3"/>
        </w:rPr>
        <w:t xml:space="preserve"> </w:t>
      </w:r>
      <w:r>
        <w:t>when</w:t>
      </w:r>
      <w:r w:rsidRPr="007576F6">
        <w:rPr>
          <w:spacing w:val="-3"/>
        </w:rPr>
        <w:t xml:space="preserve"> </w:t>
      </w:r>
      <w:r>
        <w:t>that</w:t>
      </w:r>
      <w:r w:rsidRPr="007576F6">
        <w:rPr>
          <w:spacing w:val="-3"/>
        </w:rPr>
        <w:t xml:space="preserve"> </w:t>
      </w:r>
      <w:r>
        <w:t>error</w:t>
      </w:r>
      <w:r w:rsidRPr="007576F6">
        <w:rPr>
          <w:spacing w:val="-3"/>
        </w:rPr>
        <w:t xml:space="preserve"> </w:t>
      </w:r>
      <w:r>
        <w:t>signal</w:t>
      </w:r>
      <w:r w:rsidRPr="007576F6">
        <w:rPr>
          <w:spacing w:val="-3"/>
        </w:rPr>
        <w:t xml:space="preserve"> </w:t>
      </w:r>
      <w:r>
        <w:t>goes</w:t>
      </w:r>
      <w:r w:rsidRPr="007576F6">
        <w:rPr>
          <w:spacing w:val="-3"/>
        </w:rPr>
        <w:t xml:space="preserve"> </w:t>
      </w:r>
      <w:r>
        <w:t>to</w:t>
      </w:r>
      <w:r w:rsidRPr="007576F6">
        <w:rPr>
          <w:spacing w:val="-3"/>
        </w:rPr>
        <w:t xml:space="preserve"> </w:t>
      </w:r>
      <w:r>
        <w:t>zero.</w:t>
      </w:r>
      <w:r w:rsidRPr="007576F6">
        <w:rPr>
          <w:spacing w:val="22"/>
        </w:rPr>
        <w:t xml:space="preserve"> </w:t>
      </w:r>
      <w:r>
        <w:t>For</w:t>
      </w:r>
      <w:r w:rsidRPr="007576F6">
        <w:rPr>
          <w:spacing w:val="-3"/>
        </w:rPr>
        <w:t xml:space="preserve"> </w:t>
      </w:r>
      <w:del w:id="123" w:author="Author" w:date="2022-09-10T01:53:00Z">
        <w:r>
          <w:rPr>
            <w:spacing w:val="-5"/>
          </w:rPr>
          <w:delText>ex-</w:delText>
        </w:r>
      </w:del>
    </w:p>
    <w:p w14:paraId="34F66380" w14:textId="77777777" w:rsidR="00ED530C" w:rsidRDefault="00ED530C">
      <w:pPr>
        <w:spacing w:line="256" w:lineRule="auto"/>
        <w:jc w:val="both"/>
        <w:rPr>
          <w:del w:id="124" w:author="Author" w:date="2022-09-10T01:53:00Z"/>
        </w:rPr>
        <w:sectPr w:rsidR="00ED530C">
          <w:pgSz w:w="12240" w:h="15840"/>
          <w:pgMar w:top="1180" w:right="1320" w:bottom="280" w:left="1320" w:header="397" w:footer="0" w:gutter="0"/>
          <w:cols w:space="720"/>
        </w:sectPr>
      </w:pPr>
    </w:p>
    <w:p w14:paraId="2A57B6DE" w14:textId="6B54045B" w:rsidR="00A529FC" w:rsidRDefault="00000000">
      <w:pPr>
        <w:pStyle w:val="BodyText"/>
        <w:spacing w:before="149" w:line="256" w:lineRule="auto"/>
        <w:ind w:left="119" w:right="119"/>
        <w:jc w:val="both"/>
      </w:pPr>
      <w:del w:id="125" w:author="Author" w:date="2022-09-10T01:53:00Z">
        <w:r>
          <w:rPr>
            <w:spacing w:val="-2"/>
          </w:rPr>
          <w:delText>ample</w:delText>
        </w:r>
      </w:del>
      <w:ins w:id="126" w:author="Author" w:date="2022-09-10T01:53:00Z">
        <w:r>
          <w:t>example</w:t>
        </w:r>
      </w:ins>
      <w:r w:rsidRPr="007576F6">
        <w:t>,</w:t>
      </w:r>
      <w:r w:rsidRPr="007576F6">
        <w:rPr>
          <w:spacing w:val="-1"/>
        </w:rPr>
        <w:t xml:space="preserve"> </w:t>
      </w:r>
      <w:r w:rsidRPr="007576F6">
        <w:t>the</w:t>
      </w:r>
      <w:r w:rsidRPr="007576F6">
        <w:rPr>
          <w:spacing w:val="-3"/>
        </w:rPr>
        <w:t xml:space="preserve"> </w:t>
      </w:r>
      <w:r w:rsidRPr="007576F6">
        <w:t>well-known</w:t>
      </w:r>
      <w:r w:rsidRPr="007576F6">
        <w:rPr>
          <w:spacing w:val="-3"/>
        </w:rPr>
        <w:t xml:space="preserve"> </w:t>
      </w:r>
      <w:r w:rsidRPr="007576F6">
        <w:t>Rescorla-Wagner</w:t>
      </w:r>
      <w:r w:rsidRPr="007576F6">
        <w:rPr>
          <w:spacing w:val="-3"/>
        </w:rPr>
        <w:t xml:space="preserve"> </w:t>
      </w:r>
      <w:r w:rsidRPr="007576F6">
        <w:t>learning</w:t>
      </w:r>
      <w:r w:rsidRPr="007576F6">
        <w:rPr>
          <w:spacing w:val="-3"/>
        </w:rPr>
        <w:t xml:space="preserve"> </w:t>
      </w:r>
      <w:r w:rsidRPr="007576F6">
        <w:t>rule</w:t>
      </w:r>
      <w:r w:rsidRPr="007576F6">
        <w:rPr>
          <w:spacing w:val="-3"/>
        </w:rPr>
        <w:t xml:space="preserve"> </w:t>
      </w:r>
      <w:r w:rsidRPr="007576F6">
        <w:t>for classical</w:t>
      </w:r>
      <w:r w:rsidRPr="007576F6">
        <w:rPr>
          <w:spacing w:val="-7"/>
        </w:rPr>
        <w:t xml:space="preserve"> </w:t>
      </w:r>
      <w:r w:rsidRPr="007576F6">
        <w:t>conditioning</w:t>
      </w:r>
      <w:r>
        <w:rPr>
          <w:spacing w:val="-6"/>
        </w:rPr>
        <w:t xml:space="preserve"> </w:t>
      </w:r>
      <w:r w:rsidRPr="007576F6">
        <w:t>(Rescorla</w:t>
      </w:r>
      <w:r>
        <w:rPr>
          <w:spacing w:val="-6"/>
        </w:rPr>
        <w:t xml:space="preserve"> </w:t>
      </w:r>
      <w:r w:rsidRPr="007576F6">
        <w:t>&amp;</w:t>
      </w:r>
      <w:r w:rsidRPr="007576F6">
        <w:rPr>
          <w:spacing w:val="-7"/>
        </w:rPr>
        <w:t xml:space="preserve"> </w:t>
      </w:r>
      <w:r w:rsidRPr="007576F6">
        <w:t>Wagner,</w:t>
      </w:r>
      <w:r w:rsidRPr="007576F6">
        <w:rPr>
          <w:spacing w:val="-7"/>
        </w:rPr>
        <w:t xml:space="preserve"> </w:t>
      </w:r>
      <w:r w:rsidRPr="007576F6">
        <w:t>1972)</w:t>
      </w:r>
      <w:r w:rsidRPr="007576F6">
        <w:rPr>
          <w:spacing w:val="-6"/>
        </w:rPr>
        <w:t xml:space="preserve"> </w:t>
      </w:r>
      <w:r>
        <w:t>is</w:t>
      </w:r>
      <w:r w:rsidRPr="007576F6">
        <w:rPr>
          <w:spacing w:val="-7"/>
        </w:rPr>
        <w:t xml:space="preserve"> </w:t>
      </w:r>
      <w:r>
        <w:t>an</w:t>
      </w:r>
      <w:r w:rsidRPr="007576F6">
        <w:rPr>
          <w:spacing w:val="-7"/>
        </w:rPr>
        <w:t xml:space="preserve"> </w:t>
      </w:r>
      <w:r>
        <w:t>instance</w:t>
      </w:r>
      <w:r w:rsidRPr="007576F6">
        <w:rPr>
          <w:spacing w:val="-6"/>
        </w:rPr>
        <w:t xml:space="preserve"> </w:t>
      </w:r>
      <w:r>
        <w:t>of</w:t>
      </w:r>
      <w:r w:rsidRPr="007576F6">
        <w:rPr>
          <w:spacing w:val="-7"/>
        </w:rPr>
        <w:t xml:space="preserve"> </w:t>
      </w:r>
      <w:r>
        <w:t>the</w:t>
      </w:r>
      <w:r w:rsidRPr="007576F6">
        <w:rPr>
          <w:spacing w:val="-7"/>
        </w:rPr>
        <w:t xml:space="preserve"> </w:t>
      </w:r>
      <w:r>
        <w:t>delta-rule</w:t>
      </w:r>
      <w:r w:rsidRPr="007576F6">
        <w:rPr>
          <w:spacing w:val="-6"/>
        </w:rPr>
        <w:t xml:space="preserve"> </w:t>
      </w:r>
      <w:r>
        <w:t>error-driven</w:t>
      </w:r>
      <w:r w:rsidRPr="007576F6">
        <w:rPr>
          <w:spacing w:val="-6"/>
        </w:rPr>
        <w:t xml:space="preserve"> </w:t>
      </w:r>
      <w:r>
        <w:t>learning</w:t>
      </w:r>
      <w:r w:rsidRPr="007576F6">
        <w:rPr>
          <w:spacing w:val="-7"/>
        </w:rPr>
        <w:t xml:space="preserve"> </w:t>
      </w:r>
      <w:r>
        <w:t>rule (Widrow &amp; Hoff, 1960):</w:t>
      </w:r>
    </w:p>
    <w:p w14:paraId="020F24D0" w14:textId="77777777" w:rsidR="00A529FC" w:rsidRDefault="00000000" w:rsidP="007576F6">
      <w:pPr>
        <w:tabs>
          <w:tab w:val="left" w:pos="9225"/>
        </w:tabs>
        <w:spacing w:line="372" w:lineRule="exact"/>
        <w:ind w:left="4059"/>
      </w:pPr>
      <w:r>
        <w:rPr>
          <w:rFonts w:ascii="Georgia" w:hAnsi="Georgia"/>
          <w:i/>
        </w:rPr>
        <w:t>dW</w:t>
      </w:r>
      <w:r>
        <w:rPr>
          <w:rFonts w:ascii="Georgia" w:hAnsi="Georgia"/>
          <w:i/>
          <w:spacing w:val="29"/>
        </w:rPr>
        <w:t xml:space="preserve"> </w:t>
      </w:r>
      <w:r>
        <w:rPr>
          <w:rFonts w:ascii="Tahoma" w:hAnsi="Tahoma"/>
        </w:rPr>
        <w:t>=</w:t>
      </w:r>
      <w:r>
        <w:rPr>
          <w:rFonts w:ascii="Tahoma" w:hAnsi="Tahoma"/>
          <w:spacing w:val="-12"/>
        </w:rPr>
        <w:t xml:space="preserve"> </w:t>
      </w:r>
      <w:r>
        <w:rPr>
          <w:rFonts w:ascii="Georgia" w:hAnsi="Georgia"/>
          <w:i/>
        </w:rPr>
        <w:t>x</w:t>
      </w:r>
      <w:r>
        <w:rPr>
          <w:rFonts w:ascii="Tahoma" w:hAnsi="Tahoma"/>
        </w:rPr>
        <w:t>(</w:t>
      </w:r>
      <w:r>
        <w:rPr>
          <w:rFonts w:ascii="Georgia" w:hAnsi="Georgia"/>
          <w:i/>
        </w:rPr>
        <w:t>r</w:t>
      </w:r>
      <w:r>
        <w:rPr>
          <w:rFonts w:ascii="Georgia" w:hAnsi="Georgia"/>
          <w:i/>
          <w:spacing w:val="-2"/>
        </w:rPr>
        <w:t xml:space="preserve"> </w:t>
      </w:r>
      <w:r>
        <w:rPr>
          <w:rFonts w:ascii="Meiryo" w:hAnsi="Meiryo"/>
          <w:i/>
        </w:rPr>
        <w:t>−</w:t>
      </w:r>
      <w:r>
        <w:rPr>
          <w:rFonts w:ascii="Meiryo" w:hAnsi="Meiryo"/>
          <w:i/>
          <w:spacing w:val="-27"/>
        </w:rPr>
        <w:t xml:space="preserve"> </w:t>
      </w:r>
      <w:r>
        <w:rPr>
          <w:rFonts w:ascii="Georgia" w:hAnsi="Georgia"/>
          <w:i/>
          <w:spacing w:val="-5"/>
        </w:rPr>
        <w:t>y</w:t>
      </w:r>
      <w:r>
        <w:rPr>
          <w:rFonts w:ascii="Tahoma" w:hAnsi="Tahoma"/>
          <w:spacing w:val="-5"/>
        </w:rPr>
        <w:t>)</w:t>
      </w:r>
      <w:r>
        <w:rPr>
          <w:rFonts w:ascii="Georgia" w:hAnsi="Georgia"/>
          <w:i/>
          <w:spacing w:val="-5"/>
        </w:rPr>
        <w:t>,</w:t>
      </w:r>
      <w:r>
        <w:rPr>
          <w:rFonts w:ascii="Georgia" w:hAnsi="Georgia"/>
          <w:i/>
        </w:rPr>
        <w:tab/>
      </w:r>
      <w:r>
        <w:rPr>
          <w:spacing w:val="-5"/>
        </w:rPr>
        <w:t>(1)</w:t>
      </w:r>
    </w:p>
    <w:p w14:paraId="1A0401F4" w14:textId="77777777" w:rsidR="00A529FC" w:rsidRDefault="00000000" w:rsidP="007576F6">
      <w:pPr>
        <w:pStyle w:val="BodyText"/>
        <w:spacing w:before="30" w:line="256" w:lineRule="auto"/>
        <w:ind w:left="119" w:right="117"/>
        <w:jc w:val="both"/>
      </w:pPr>
      <w:r>
        <w:t xml:space="preserve">where </w:t>
      </w:r>
      <w:r>
        <w:rPr>
          <w:rFonts w:ascii="Georgia"/>
          <w:i/>
        </w:rPr>
        <w:t>dW</w:t>
      </w:r>
      <w:r>
        <w:rPr>
          <w:rFonts w:ascii="Georgia"/>
          <w:i/>
          <w:spacing w:val="39"/>
        </w:rPr>
        <w:t xml:space="preserve"> </w:t>
      </w:r>
      <w:r>
        <w:t xml:space="preserve">is the amount of synaptic weight change, </w:t>
      </w:r>
      <w:r>
        <w:rPr>
          <w:rFonts w:ascii="Georgia"/>
          <w:i/>
        </w:rPr>
        <w:t xml:space="preserve">x </w:t>
      </w:r>
      <w:r>
        <w:t xml:space="preserve">is the sending neuron activity level (e.g., average firing rate of sensory inputs representing conditioned stimuli), </w:t>
      </w:r>
      <w:r>
        <w:rPr>
          <w:rFonts w:ascii="Georgia"/>
          <w:i/>
        </w:rPr>
        <w:t xml:space="preserve">r </w:t>
      </w:r>
      <w:r>
        <w:t xml:space="preserve">is the actual amount of reward received, and </w:t>
      </w:r>
      <w:r>
        <w:rPr>
          <w:rFonts w:ascii="Georgia"/>
          <w:i/>
        </w:rPr>
        <w:t xml:space="preserve">y </w:t>
      </w:r>
      <w:r>
        <w:t>is the expected amount of reward, computed according to the existing synaptic weights:</w:t>
      </w:r>
    </w:p>
    <w:p w14:paraId="26CB9E93" w14:textId="2FA1F9EF" w:rsidR="00A529FC" w:rsidRDefault="00000000">
      <w:pPr>
        <w:tabs>
          <w:tab w:val="left" w:pos="9225"/>
        </w:tabs>
        <w:spacing w:before="204"/>
        <w:ind w:left="4404"/>
        <w:rPr>
          <w:ins w:id="127" w:author="Author" w:date="2022-09-10T01:53:00Z"/>
        </w:rPr>
      </w:pPr>
      <w:r>
        <w:rPr>
          <w:rFonts w:ascii="Georgia"/>
          <w:i/>
        </w:rPr>
        <w:t>y</w:t>
      </w:r>
      <w:r w:rsidRPr="007576F6">
        <w:rPr>
          <w:rFonts w:ascii="Georgia"/>
          <w:i/>
          <w:spacing w:val="10"/>
        </w:rPr>
        <w:t xml:space="preserve"> </w:t>
      </w:r>
      <w:r>
        <w:rPr>
          <w:rFonts w:ascii="Tahoma"/>
        </w:rPr>
        <w:t>=</w:t>
      </w:r>
      <w:r w:rsidRPr="007576F6">
        <w:rPr>
          <w:rFonts w:ascii="Tahoma"/>
          <w:spacing w:val="-13"/>
        </w:rPr>
        <w:t xml:space="preserve"> </w:t>
      </w:r>
      <w:del w:id="128" w:author="Author" w:date="2022-09-10T01:53:00Z">
        <w:r w:rsidR="007F10FE" w:rsidRPr="007F10FE">
          <w:rPr>
            <w:sz w:val="44"/>
            <w:szCs w:val="44"/>
          </w:rPr>
          <w:sym w:font="Symbol" w:char="F053"/>
        </w:r>
      </w:del>
      <w:r>
        <w:rPr>
          <w:rFonts w:ascii="Georgia"/>
          <w:i/>
          <w:spacing w:val="-5"/>
        </w:rPr>
        <w:t>xW</w:t>
      </w:r>
      <w:del w:id="129" w:author="Author" w:date="2022-09-10T01:53:00Z">
        <w:r>
          <w:rPr>
            <w:rFonts w:ascii="Georgia"/>
            <w:i/>
            <w:spacing w:val="-5"/>
          </w:rPr>
          <w:delText>.</w:delText>
        </w:r>
      </w:del>
      <w:ins w:id="130" w:author="Author" w:date="2022-09-10T01:53:00Z">
        <w:r>
          <w:rPr>
            <w:rFonts w:ascii="Georgia"/>
            <w:i/>
            <w:spacing w:val="-5"/>
          </w:rPr>
          <w:t>,</w:t>
        </w:r>
      </w:ins>
      <w:r>
        <w:rPr>
          <w:rFonts w:ascii="Georgia"/>
          <w:i/>
        </w:rPr>
        <w:tab/>
      </w:r>
      <w:r>
        <w:rPr>
          <w:spacing w:val="-5"/>
        </w:rPr>
        <w:t>(2)</w:t>
      </w:r>
    </w:p>
    <w:p w14:paraId="6C8F28F8" w14:textId="77777777" w:rsidR="00A529FC" w:rsidRPr="007576F6" w:rsidRDefault="00A529FC" w:rsidP="007576F6">
      <w:pPr>
        <w:pStyle w:val="BodyText"/>
        <w:rPr>
          <w:sz w:val="24"/>
        </w:rPr>
      </w:pPr>
    </w:p>
    <w:p w14:paraId="4B239B71" w14:textId="77777777" w:rsidR="00A529FC" w:rsidRDefault="00000000" w:rsidP="007576F6">
      <w:pPr>
        <w:pStyle w:val="BodyText"/>
        <w:spacing w:line="256" w:lineRule="auto"/>
        <w:ind w:left="119" w:right="117" w:firstLine="298"/>
        <w:jc w:val="both"/>
      </w:pPr>
      <w:r>
        <w:rPr>
          <w:w w:val="95"/>
        </w:rPr>
        <w:t xml:space="preserve">This learning rule drives learning (changes in weights, </w:t>
      </w:r>
      <w:r>
        <w:rPr>
          <w:rFonts w:ascii="Georgia"/>
          <w:i/>
          <w:w w:val="95"/>
        </w:rPr>
        <w:t>dW</w:t>
      </w:r>
      <w:r>
        <w:rPr>
          <w:rFonts w:ascii="Georgia"/>
          <w:i/>
          <w:spacing w:val="-9"/>
          <w:w w:val="95"/>
        </w:rPr>
        <w:t xml:space="preserve"> </w:t>
      </w:r>
      <w:r>
        <w:rPr>
          <w:w w:val="95"/>
        </w:rPr>
        <w:t>) up to the point where the expected prediction</w:t>
      </w:r>
      <w:r>
        <w:t xml:space="preserve"> of</w:t>
      </w:r>
      <w:r>
        <w:rPr>
          <w:spacing w:val="-2"/>
        </w:rPr>
        <w:t xml:space="preserve"> </w:t>
      </w:r>
      <w:r>
        <w:t>reward</w:t>
      </w:r>
      <w:r>
        <w:rPr>
          <w:spacing w:val="-2"/>
        </w:rPr>
        <w:t xml:space="preserve"> </w:t>
      </w:r>
      <w:r>
        <w:t>(</w:t>
      </w:r>
      <w:r>
        <w:rPr>
          <w:rFonts w:ascii="Georgia"/>
          <w:i/>
        </w:rPr>
        <w:t>y</w:t>
      </w:r>
      <w:r>
        <w:t>)</w:t>
      </w:r>
      <w:r>
        <w:rPr>
          <w:spacing w:val="-2"/>
        </w:rPr>
        <w:t xml:space="preserve"> </w:t>
      </w:r>
      <w:r>
        <w:t>matches</w:t>
      </w:r>
      <w:r>
        <w:rPr>
          <w:spacing w:val="-2"/>
        </w:rPr>
        <w:t xml:space="preserve"> </w:t>
      </w:r>
      <w:r>
        <w:t>the</w:t>
      </w:r>
      <w:r>
        <w:rPr>
          <w:spacing w:val="-2"/>
        </w:rPr>
        <w:t xml:space="preserve"> </w:t>
      </w:r>
      <w:r>
        <w:t>actual</w:t>
      </w:r>
      <w:r>
        <w:rPr>
          <w:spacing w:val="-2"/>
        </w:rPr>
        <w:t xml:space="preserve"> </w:t>
      </w:r>
      <w:r>
        <w:t>reward</w:t>
      </w:r>
      <w:r>
        <w:rPr>
          <w:spacing w:val="-2"/>
        </w:rPr>
        <w:t xml:space="preserve"> </w:t>
      </w:r>
      <w:r>
        <w:t>received</w:t>
      </w:r>
      <w:r>
        <w:rPr>
          <w:spacing w:val="-2"/>
        </w:rPr>
        <w:t xml:space="preserve"> </w:t>
      </w:r>
      <w:r>
        <w:t>(</w:t>
      </w:r>
      <w:r>
        <w:rPr>
          <w:rFonts w:ascii="Georgia"/>
          <w:i/>
        </w:rPr>
        <w:t>r</w:t>
      </w:r>
      <w:r>
        <w:t>),</w:t>
      </w:r>
      <w:r>
        <w:rPr>
          <w:spacing w:val="-1"/>
        </w:rPr>
        <w:t xml:space="preserve"> </w:t>
      </w:r>
      <w:r>
        <w:t>at</w:t>
      </w:r>
      <w:r>
        <w:rPr>
          <w:spacing w:val="-2"/>
        </w:rPr>
        <w:t xml:space="preserve"> </w:t>
      </w:r>
      <w:r>
        <w:t>which</w:t>
      </w:r>
      <w:r>
        <w:rPr>
          <w:spacing w:val="-2"/>
        </w:rPr>
        <w:t xml:space="preserve"> </w:t>
      </w:r>
      <w:r>
        <w:t>point</w:t>
      </w:r>
      <w:r>
        <w:rPr>
          <w:spacing w:val="-2"/>
        </w:rPr>
        <w:t xml:space="preserve"> </w:t>
      </w:r>
      <w:r>
        <w:t>learning</w:t>
      </w:r>
      <w:r>
        <w:rPr>
          <w:spacing w:val="-2"/>
        </w:rPr>
        <w:t xml:space="preserve"> </w:t>
      </w:r>
      <w:r>
        <w:t>stops,</w:t>
      </w:r>
      <w:r>
        <w:rPr>
          <w:spacing w:val="-1"/>
        </w:rPr>
        <w:t xml:space="preserve"> </w:t>
      </w:r>
      <w:r>
        <w:t>because</w:t>
      </w:r>
      <w:r>
        <w:rPr>
          <w:spacing w:val="-2"/>
        </w:rPr>
        <w:t xml:space="preserve"> </w:t>
      </w:r>
      <w:r>
        <w:t>the</w:t>
      </w:r>
      <w:r>
        <w:rPr>
          <w:spacing w:val="-2"/>
        </w:rPr>
        <w:t xml:space="preserve"> </w:t>
      </w:r>
      <w:r>
        <w:t>difference term</w:t>
      </w:r>
      <w:r>
        <w:rPr>
          <w:spacing w:val="-7"/>
        </w:rPr>
        <w:t xml:space="preserve"> </w:t>
      </w:r>
      <w:r>
        <w:t>in</w:t>
      </w:r>
      <w:r>
        <w:rPr>
          <w:spacing w:val="-7"/>
        </w:rPr>
        <w:t xml:space="preserve"> </w:t>
      </w:r>
      <w:r>
        <w:t>the</w:t>
      </w:r>
      <w:r>
        <w:rPr>
          <w:spacing w:val="-7"/>
        </w:rPr>
        <w:t xml:space="preserve"> </w:t>
      </w:r>
      <w:r>
        <w:t>parentheses</w:t>
      </w:r>
      <w:r>
        <w:rPr>
          <w:spacing w:val="-7"/>
        </w:rPr>
        <w:t xml:space="preserve"> </w:t>
      </w:r>
      <w:r>
        <w:t>goes</w:t>
      </w:r>
      <w:r>
        <w:rPr>
          <w:spacing w:val="-7"/>
        </w:rPr>
        <w:t xml:space="preserve"> </w:t>
      </w:r>
      <w:r>
        <w:t>to</w:t>
      </w:r>
      <w:r>
        <w:rPr>
          <w:spacing w:val="-7"/>
        </w:rPr>
        <w:t xml:space="preserve"> </w:t>
      </w:r>
      <w:r>
        <w:t>0. The</w:t>
      </w:r>
      <w:r>
        <w:rPr>
          <w:spacing w:val="-7"/>
        </w:rPr>
        <w:t xml:space="preserve"> </w:t>
      </w:r>
      <w:r>
        <w:t>dependency</w:t>
      </w:r>
      <w:r>
        <w:rPr>
          <w:spacing w:val="-7"/>
        </w:rPr>
        <w:t xml:space="preserve"> </w:t>
      </w:r>
      <w:r>
        <w:t>on</w:t>
      </w:r>
      <w:r>
        <w:rPr>
          <w:spacing w:val="-7"/>
        </w:rPr>
        <w:t xml:space="preserve"> </w:t>
      </w:r>
      <w:r>
        <w:rPr>
          <w:rFonts w:ascii="Georgia"/>
          <w:i/>
        </w:rPr>
        <w:t>x</w:t>
      </w:r>
      <w:r>
        <w:rPr>
          <w:rFonts w:ascii="Georgia"/>
          <w:i/>
          <w:spacing w:val="-5"/>
        </w:rPr>
        <w:t xml:space="preserve"> </w:t>
      </w:r>
      <w:r>
        <w:t>is</w:t>
      </w:r>
      <w:r>
        <w:rPr>
          <w:spacing w:val="-7"/>
        </w:rPr>
        <w:t xml:space="preserve"> </w:t>
      </w:r>
      <w:r>
        <w:t>critical</w:t>
      </w:r>
      <w:r>
        <w:rPr>
          <w:spacing w:val="-7"/>
        </w:rPr>
        <w:t xml:space="preserve"> </w:t>
      </w:r>
      <w:r>
        <w:t>for</w:t>
      </w:r>
      <w:r>
        <w:rPr>
          <w:spacing w:val="-7"/>
        </w:rPr>
        <w:t xml:space="preserve"> </w:t>
      </w:r>
      <w:r>
        <w:rPr>
          <w:i/>
        </w:rPr>
        <w:t>credit</w:t>
      </w:r>
      <w:r>
        <w:rPr>
          <w:i/>
          <w:spacing w:val="-7"/>
        </w:rPr>
        <w:t xml:space="preserve"> </w:t>
      </w:r>
      <w:r>
        <w:rPr>
          <w:i/>
        </w:rPr>
        <w:t>assignment</w:t>
      </w:r>
      <w:r>
        <w:t>,</w:t>
      </w:r>
      <w:r>
        <w:rPr>
          <w:spacing w:val="-7"/>
        </w:rPr>
        <w:t xml:space="preserve"> </w:t>
      </w:r>
      <w:r>
        <w:t>which</w:t>
      </w:r>
      <w:r>
        <w:rPr>
          <w:spacing w:val="-7"/>
        </w:rPr>
        <w:t xml:space="preserve"> </w:t>
      </w:r>
      <w:r>
        <w:t>ensures</w:t>
      </w:r>
      <w:r>
        <w:rPr>
          <w:spacing w:val="-7"/>
        </w:rPr>
        <w:t xml:space="preserve"> </w:t>
      </w:r>
      <w:r>
        <w:t>that the most active sending neurons change their weights the most, as such weight changes will be the most effective</w:t>
      </w:r>
      <w:r>
        <w:rPr>
          <w:spacing w:val="-14"/>
        </w:rPr>
        <w:t xml:space="preserve"> </w:t>
      </w:r>
      <w:r>
        <w:t>in</w:t>
      </w:r>
      <w:r>
        <w:rPr>
          <w:spacing w:val="-14"/>
        </w:rPr>
        <w:t xml:space="preserve"> </w:t>
      </w:r>
      <w:r>
        <w:t>reducing</w:t>
      </w:r>
      <w:r>
        <w:rPr>
          <w:spacing w:val="-14"/>
        </w:rPr>
        <w:t xml:space="preserve"> </w:t>
      </w:r>
      <w:r>
        <w:t>the</w:t>
      </w:r>
      <w:r>
        <w:rPr>
          <w:spacing w:val="-13"/>
        </w:rPr>
        <w:t xml:space="preserve"> </w:t>
      </w:r>
      <w:r>
        <w:t>error.</w:t>
      </w:r>
      <w:r>
        <w:rPr>
          <w:spacing w:val="-4"/>
        </w:rPr>
        <w:t xml:space="preserve"> </w:t>
      </w:r>
      <w:r>
        <w:t>The</w:t>
      </w:r>
      <w:r>
        <w:rPr>
          <w:spacing w:val="-14"/>
        </w:rPr>
        <w:t xml:space="preserve"> </w:t>
      </w:r>
      <w:r>
        <w:t>widely-used</w:t>
      </w:r>
      <w:r>
        <w:rPr>
          <w:spacing w:val="-14"/>
        </w:rPr>
        <w:t xml:space="preserve"> </w:t>
      </w:r>
      <w:r>
        <w:t>error</w:t>
      </w:r>
      <w:r>
        <w:rPr>
          <w:spacing w:val="-14"/>
        </w:rPr>
        <w:t xml:space="preserve"> </w:t>
      </w:r>
      <w:r>
        <w:t>backpropagation</w:t>
      </w:r>
      <w:r>
        <w:rPr>
          <w:spacing w:val="-13"/>
        </w:rPr>
        <w:t xml:space="preserve"> </w:t>
      </w:r>
      <w:r>
        <w:t>learning</w:t>
      </w:r>
      <w:r>
        <w:rPr>
          <w:spacing w:val="-14"/>
        </w:rPr>
        <w:t xml:space="preserve"> </w:t>
      </w:r>
      <w:r>
        <w:t>algorithm</w:t>
      </w:r>
      <w:r>
        <w:rPr>
          <w:spacing w:val="-14"/>
        </w:rPr>
        <w:t xml:space="preserve"> </w:t>
      </w:r>
      <w:r>
        <w:t>is</w:t>
      </w:r>
      <w:r>
        <w:rPr>
          <w:spacing w:val="-14"/>
        </w:rPr>
        <w:t xml:space="preserve"> </w:t>
      </w:r>
      <w:r>
        <w:t>a</w:t>
      </w:r>
      <w:r>
        <w:rPr>
          <w:spacing w:val="-13"/>
        </w:rPr>
        <w:t xml:space="preserve"> </w:t>
      </w:r>
      <w:r>
        <w:t>mathematical extension of this simpler delta-rule form of learning (Rumelhart, Hinton, &amp; Williams, 1986), and demon- strates the general-purpose power of these error-driven learning principles, underlying the current success in large-scale deep learning models (LeCun, Bengio, &amp; Hinton, 2015).</w:t>
      </w:r>
    </w:p>
    <w:p w14:paraId="300F26E0" w14:textId="03D50F90" w:rsidR="00A529FC" w:rsidRDefault="00000000" w:rsidP="007576F6">
      <w:pPr>
        <w:pStyle w:val="BodyText"/>
        <w:spacing w:before="40" w:line="256" w:lineRule="auto"/>
        <w:ind w:left="119" w:right="119" w:firstLine="298"/>
        <w:jc w:val="both"/>
      </w:pPr>
      <w:r>
        <w:t>We</w:t>
      </w:r>
      <w:r>
        <w:rPr>
          <w:spacing w:val="-3"/>
        </w:rPr>
        <w:t xml:space="preserve"> </w:t>
      </w:r>
      <w:r>
        <w:t>have</w:t>
      </w:r>
      <w:r>
        <w:rPr>
          <w:spacing w:val="-3"/>
        </w:rPr>
        <w:t xml:space="preserve"> </w:t>
      </w:r>
      <w:r>
        <w:t>previously</w:t>
      </w:r>
      <w:r>
        <w:rPr>
          <w:spacing w:val="-3"/>
        </w:rPr>
        <w:t xml:space="preserve"> </w:t>
      </w:r>
      <w:r>
        <w:t>shown</w:t>
      </w:r>
      <w:r>
        <w:rPr>
          <w:spacing w:val="-3"/>
        </w:rPr>
        <w:t xml:space="preserve"> </w:t>
      </w:r>
      <w:r>
        <w:t>that</w:t>
      </w:r>
      <w:r>
        <w:rPr>
          <w:spacing w:val="-3"/>
        </w:rPr>
        <w:t xml:space="preserve"> </w:t>
      </w:r>
      <w:r>
        <w:t>these</w:t>
      </w:r>
      <w:r>
        <w:rPr>
          <w:spacing w:val="-3"/>
        </w:rPr>
        <w:t xml:space="preserve"> </w:t>
      </w:r>
      <w:r>
        <w:t>error-driven</w:t>
      </w:r>
      <w:r>
        <w:rPr>
          <w:spacing w:val="-3"/>
        </w:rPr>
        <w:t xml:space="preserve"> </w:t>
      </w:r>
      <w:r>
        <w:t>learning</w:t>
      </w:r>
      <w:r>
        <w:rPr>
          <w:spacing w:val="-3"/>
        </w:rPr>
        <w:t xml:space="preserve"> </w:t>
      </w:r>
      <w:r>
        <w:t>principles</w:t>
      </w:r>
      <w:r>
        <w:rPr>
          <w:spacing w:val="-3"/>
        </w:rPr>
        <w:t xml:space="preserve"> </w:t>
      </w:r>
      <w:r>
        <w:t>can</w:t>
      </w:r>
      <w:r>
        <w:rPr>
          <w:spacing w:val="-3"/>
        </w:rPr>
        <w:t xml:space="preserve"> </w:t>
      </w:r>
      <w:r>
        <w:t>be</w:t>
      </w:r>
      <w:r>
        <w:rPr>
          <w:spacing w:val="-3"/>
        </w:rPr>
        <w:t xml:space="preserve"> </w:t>
      </w:r>
      <w:r>
        <w:t>applied</w:t>
      </w:r>
      <w:r>
        <w:rPr>
          <w:spacing w:val="-3"/>
        </w:rPr>
        <w:t xml:space="preserve"> </w:t>
      </w:r>
      <w:r>
        <w:t>to</w:t>
      </w:r>
      <w:r>
        <w:rPr>
          <w:spacing w:val="-3"/>
        </w:rPr>
        <w:t xml:space="preserve"> </w:t>
      </w:r>
      <w:r>
        <w:t>the</w:t>
      </w:r>
      <w:r>
        <w:rPr>
          <w:spacing w:val="-3"/>
        </w:rPr>
        <w:t xml:space="preserve"> </w:t>
      </w:r>
      <w:r>
        <w:t>CA1</w:t>
      </w:r>
      <w:r>
        <w:rPr>
          <w:spacing w:val="-3"/>
        </w:rPr>
        <w:t xml:space="preserve"> </w:t>
      </w:r>
      <w:r>
        <w:t>region of</w:t>
      </w:r>
      <w:r>
        <w:rPr>
          <w:spacing w:val="-6"/>
        </w:rPr>
        <w:t xml:space="preserve"> </w:t>
      </w:r>
      <w:r>
        <w:t>the</w:t>
      </w:r>
      <w:r>
        <w:rPr>
          <w:spacing w:val="-6"/>
        </w:rPr>
        <w:t xml:space="preserve"> </w:t>
      </w:r>
      <w:r>
        <w:t>hippocampus</w:t>
      </w:r>
      <w:r>
        <w:rPr>
          <w:spacing w:val="-6"/>
        </w:rPr>
        <w:t xml:space="preserve"> </w:t>
      </w:r>
      <w:r>
        <w:t>(Ketz,</w:t>
      </w:r>
      <w:r w:rsidRPr="007576F6">
        <w:rPr>
          <w:spacing w:val="-4"/>
        </w:rPr>
        <w:t xml:space="preserve"> </w:t>
      </w:r>
      <w:r>
        <w:t>Morkonda,</w:t>
      </w:r>
      <w:r>
        <w:rPr>
          <w:spacing w:val="-6"/>
        </w:rPr>
        <w:t xml:space="preserve"> </w:t>
      </w:r>
      <w:r>
        <w:t>&amp;</w:t>
      </w:r>
      <w:r>
        <w:rPr>
          <w:spacing w:val="-6"/>
        </w:rPr>
        <w:t xml:space="preserve"> </w:t>
      </w:r>
      <w:r>
        <w:t>O’Reilly,</w:t>
      </w:r>
      <w:r>
        <w:rPr>
          <w:spacing w:val="-6"/>
        </w:rPr>
        <w:t xml:space="preserve"> </w:t>
      </w:r>
      <w:r>
        <w:t>2013),</w:t>
      </w:r>
      <w:r w:rsidRPr="007576F6">
        <w:rPr>
          <w:spacing w:val="-4"/>
        </w:rPr>
        <w:t xml:space="preserve"> </w:t>
      </w:r>
      <w:r>
        <w:t>building</w:t>
      </w:r>
      <w:r>
        <w:rPr>
          <w:spacing w:val="-6"/>
        </w:rPr>
        <w:t xml:space="preserve"> </w:t>
      </w:r>
      <w:r>
        <w:t>on</w:t>
      </w:r>
      <w:r>
        <w:rPr>
          <w:spacing w:val="-6"/>
        </w:rPr>
        <w:t xml:space="preserve"> </w:t>
      </w:r>
      <w:del w:id="131" w:author="Author" w:date="2022-09-10T01:53:00Z">
        <w:r>
          <w:delText>theta-phase</w:delText>
        </w:r>
        <w:r>
          <w:rPr>
            <w:spacing w:val="-6"/>
          </w:rPr>
          <w:delText xml:space="preserve"> </w:delText>
        </w:r>
        <w:r>
          <w:delText>dynamics</w:delText>
        </w:r>
      </w:del>
      <w:ins w:id="132" w:author="Author" w:date="2022-09-10T01:53:00Z">
        <w:r>
          <w:t>phase-dependent</w:t>
        </w:r>
        <w:r>
          <w:rPr>
            <w:spacing w:val="-6"/>
          </w:rPr>
          <w:t xml:space="preserve"> </w:t>
        </w:r>
        <w:r>
          <w:t>CA1</w:t>
        </w:r>
        <w:r>
          <w:rPr>
            <w:spacing w:val="-6"/>
          </w:rPr>
          <w:t xml:space="preserve"> </w:t>
        </w:r>
        <w:r>
          <w:t>patterns</w:t>
        </w:r>
        <w:r>
          <w:rPr>
            <w:spacing w:val="-6"/>
          </w:rPr>
          <w:t xml:space="preserve"> </w:t>
        </w:r>
        <w:r>
          <w:t>(EC- dominated</w:t>
        </w:r>
        <w:r>
          <w:rPr>
            <w:spacing w:val="-2"/>
          </w:rPr>
          <w:t xml:space="preserve"> </w:t>
        </w:r>
        <w:r>
          <w:t>encoding</w:t>
        </w:r>
        <w:r>
          <w:rPr>
            <w:spacing w:val="-2"/>
          </w:rPr>
          <w:t xml:space="preserve"> </w:t>
        </w:r>
        <w:r>
          <w:t>mode</w:t>
        </w:r>
        <w:r>
          <w:rPr>
            <w:spacing w:val="-2"/>
          </w:rPr>
          <w:t xml:space="preserve"> </w:t>
        </w:r>
        <w:r>
          <w:t>at</w:t>
        </w:r>
        <w:r>
          <w:rPr>
            <w:spacing w:val="-2"/>
          </w:rPr>
          <w:t xml:space="preserve"> </w:t>
        </w:r>
        <w:r>
          <w:t>theta</w:t>
        </w:r>
        <w:r>
          <w:rPr>
            <w:spacing w:val="-2"/>
          </w:rPr>
          <w:t xml:space="preserve"> </w:t>
        </w:r>
        <w:r>
          <w:t>troughs</w:t>
        </w:r>
        <w:r>
          <w:rPr>
            <w:spacing w:val="-2"/>
          </w:rPr>
          <w:t xml:space="preserve"> </w:t>
        </w:r>
        <w:r>
          <w:t>vs.</w:t>
        </w:r>
        <w:r>
          <w:rPr>
            <w:spacing w:val="24"/>
          </w:rPr>
          <w:t xml:space="preserve"> </w:t>
        </w:r>
        <w:r>
          <w:t>CA3-dominated</w:t>
        </w:r>
        <w:r>
          <w:rPr>
            <w:spacing w:val="-2"/>
          </w:rPr>
          <w:t xml:space="preserve"> </w:t>
        </w:r>
        <w:r>
          <w:t>retrieving</w:t>
        </w:r>
        <w:r>
          <w:rPr>
            <w:spacing w:val="-2"/>
          </w:rPr>
          <w:t xml:space="preserve"> </w:t>
        </w:r>
        <w:r>
          <w:t>mode</w:t>
        </w:r>
        <w:r>
          <w:rPr>
            <w:spacing w:val="-2"/>
          </w:rPr>
          <w:t xml:space="preserve"> </w:t>
        </w:r>
        <w:r>
          <w:t>at</w:t>
        </w:r>
        <w:r>
          <w:rPr>
            <w:spacing w:val="-2"/>
          </w:rPr>
          <w:t xml:space="preserve"> </w:t>
        </w:r>
        <w:r>
          <w:t>theta</w:t>
        </w:r>
        <w:r>
          <w:rPr>
            <w:spacing w:val="-2"/>
          </w:rPr>
          <w:t xml:space="preserve"> </w:t>
        </w:r>
        <w:r>
          <w:t>peaks)</w:t>
        </w:r>
      </w:ins>
      <w:r w:rsidRPr="007576F6">
        <w:rPr>
          <w:spacing w:val="-2"/>
        </w:rPr>
        <w:t xml:space="preserve"> </w:t>
      </w:r>
      <w:r>
        <w:t>discovered</w:t>
      </w:r>
      <w:r w:rsidRPr="007576F6">
        <w:t xml:space="preserve"> </w:t>
      </w:r>
      <w:r>
        <w:t>by Hasselmo, Bodelon, and Wyble (2002).</w:t>
      </w:r>
      <w:r>
        <w:rPr>
          <w:spacing w:val="40"/>
        </w:rPr>
        <w:t xml:space="preserve"> </w:t>
      </w:r>
      <w:r>
        <w:t xml:space="preserve">The critical </w:t>
      </w:r>
      <w:r>
        <w:rPr>
          <w:i/>
        </w:rPr>
        <w:t xml:space="preserve">target </w:t>
      </w:r>
      <w:r>
        <w:t xml:space="preserve">value driving this error-driven learning is the full pattern of activity over the entorhinal cortex (EC) representing the current state of the rest of the </w:t>
      </w:r>
      <w:del w:id="133" w:author="Author" w:date="2022-09-10T01:53:00Z">
        <w:r>
          <w:delText>cor- tex</w:delText>
        </w:r>
      </w:del>
      <w:ins w:id="134" w:author="Author" w:date="2022-09-10T01:53:00Z">
        <w:r>
          <w:t>cortex</w:t>
        </w:r>
      </w:ins>
      <w:r>
        <w:t>.</w:t>
      </w:r>
      <w:r w:rsidRPr="007576F6">
        <w:rPr>
          <w:spacing w:val="40"/>
        </w:rPr>
        <w:t xml:space="preserve"> </w:t>
      </w:r>
      <w:r>
        <w:t>Learning</w:t>
      </w:r>
      <w:r w:rsidRPr="007576F6">
        <w:t xml:space="preserve"> </w:t>
      </w:r>
      <w:r>
        <w:t>stops</w:t>
      </w:r>
      <w:r w:rsidRPr="007576F6">
        <w:t xml:space="preserve"> </w:t>
      </w:r>
      <w:r>
        <w:t>when</w:t>
      </w:r>
      <w:r w:rsidRPr="007576F6">
        <w:t xml:space="preserve"> </w:t>
      </w:r>
      <w:r>
        <w:t>the</w:t>
      </w:r>
      <w:r w:rsidRPr="007576F6">
        <w:t xml:space="preserve"> </w:t>
      </w:r>
      <w:r>
        <w:t>hippocampal</w:t>
      </w:r>
      <w:r w:rsidRPr="007576F6">
        <w:t xml:space="preserve"> </w:t>
      </w:r>
      <w:r>
        <w:t>encoding</w:t>
      </w:r>
      <w:r w:rsidRPr="007576F6">
        <w:t xml:space="preserve"> </w:t>
      </w:r>
      <w:r>
        <w:t>of</w:t>
      </w:r>
      <w:r w:rsidRPr="007576F6">
        <w:t xml:space="preserve"> </w:t>
      </w:r>
      <w:r>
        <w:t>this</w:t>
      </w:r>
      <w:r w:rsidRPr="007576F6">
        <w:t xml:space="preserve"> </w:t>
      </w:r>
      <w:r>
        <w:t>EC</w:t>
      </w:r>
      <w:r w:rsidRPr="007576F6">
        <w:t xml:space="preserve"> </w:t>
      </w:r>
      <w:r>
        <w:t>pattern</w:t>
      </w:r>
      <w:r w:rsidRPr="007576F6">
        <w:t xml:space="preserve"> </w:t>
      </w:r>
      <w:r>
        <w:t>projecting</w:t>
      </w:r>
      <w:r w:rsidRPr="007576F6">
        <w:t xml:space="preserve"> </w:t>
      </w:r>
      <w:r>
        <w:t>from</w:t>
      </w:r>
      <w:r w:rsidRPr="007576F6">
        <w:t xml:space="preserve"> </w:t>
      </w:r>
      <w:r>
        <w:t>CA3</w:t>
      </w:r>
      <w:r w:rsidRPr="007576F6">
        <w:t xml:space="preserve"> </w:t>
      </w:r>
      <w:r>
        <w:t>through</w:t>
      </w:r>
      <w:r w:rsidRPr="007576F6">
        <w:t xml:space="preserve"> </w:t>
      </w:r>
      <w:r>
        <w:t>CA1</w:t>
      </w:r>
      <w:r w:rsidRPr="007576F6">
        <w:rPr>
          <w:spacing w:val="-14"/>
        </w:rPr>
        <w:t xml:space="preserve"> </w:t>
      </w:r>
      <w:r>
        <w:t>matches</w:t>
      </w:r>
      <w:r w:rsidRPr="007576F6">
        <w:rPr>
          <w:spacing w:val="-14"/>
        </w:rPr>
        <w:t xml:space="preserve"> </w:t>
      </w:r>
      <w:r>
        <w:t>the</w:t>
      </w:r>
      <w:r w:rsidRPr="007576F6">
        <w:rPr>
          <w:spacing w:val="-14"/>
        </w:rPr>
        <w:t xml:space="preserve"> </w:t>
      </w:r>
      <w:r>
        <w:t>target</w:t>
      </w:r>
      <w:r w:rsidRPr="007576F6">
        <w:rPr>
          <w:spacing w:val="-13"/>
        </w:rPr>
        <w:t xml:space="preserve"> </w:t>
      </w:r>
      <w:r>
        <w:t>version</w:t>
      </w:r>
      <w:r w:rsidRPr="007576F6">
        <w:rPr>
          <w:spacing w:val="-14"/>
        </w:rPr>
        <w:t xml:space="preserve"> </w:t>
      </w:r>
      <w:r>
        <w:t>driven</w:t>
      </w:r>
      <w:r w:rsidRPr="007576F6">
        <w:rPr>
          <w:spacing w:val="-14"/>
        </w:rPr>
        <w:t xml:space="preserve"> </w:t>
      </w:r>
      <w:r>
        <w:t>by</w:t>
      </w:r>
      <w:r w:rsidRPr="007576F6">
        <w:rPr>
          <w:spacing w:val="-14"/>
        </w:rPr>
        <w:t xml:space="preserve"> </w:t>
      </w:r>
      <w:r>
        <w:t>the</w:t>
      </w:r>
      <w:r w:rsidRPr="007576F6">
        <w:rPr>
          <w:spacing w:val="-13"/>
        </w:rPr>
        <w:t xml:space="preserve"> </w:t>
      </w:r>
      <w:r>
        <w:t>excitatory</w:t>
      </w:r>
      <w:r w:rsidRPr="007576F6">
        <w:rPr>
          <w:spacing w:val="-14"/>
        </w:rPr>
        <w:t xml:space="preserve"> </w:t>
      </w:r>
      <w:r>
        <w:t>projections</w:t>
      </w:r>
      <w:r w:rsidRPr="007576F6">
        <w:rPr>
          <w:spacing w:val="-14"/>
        </w:rPr>
        <w:t xml:space="preserve"> </w:t>
      </w:r>
      <w:r>
        <w:t>into</w:t>
      </w:r>
      <w:r w:rsidRPr="007576F6">
        <w:rPr>
          <w:spacing w:val="-14"/>
        </w:rPr>
        <w:t xml:space="preserve"> </w:t>
      </w:r>
      <w:r>
        <w:t>the</w:t>
      </w:r>
      <w:r w:rsidRPr="007576F6">
        <w:rPr>
          <w:spacing w:val="-13"/>
        </w:rPr>
        <w:t xml:space="preserve"> </w:t>
      </w:r>
      <w:r>
        <w:t>EC.</w:t>
      </w:r>
      <w:r w:rsidRPr="007576F6">
        <w:rPr>
          <w:spacing w:val="-14"/>
        </w:rPr>
        <w:t xml:space="preserve"> </w:t>
      </w:r>
      <w:r>
        <w:t>These</w:t>
      </w:r>
      <w:r w:rsidRPr="007576F6">
        <w:rPr>
          <w:spacing w:val="-14"/>
        </w:rPr>
        <w:t xml:space="preserve"> </w:t>
      </w:r>
      <w:r>
        <w:t>error-driven</w:t>
      </w:r>
      <w:r w:rsidRPr="007576F6">
        <w:rPr>
          <w:spacing w:val="-14"/>
        </w:rPr>
        <w:t xml:space="preserve"> </w:t>
      </w:r>
      <w:r>
        <w:t>learning</w:t>
      </w:r>
      <w:r w:rsidRPr="007576F6">
        <w:t xml:space="preserve"> </w:t>
      </w:r>
      <w:del w:id="135" w:author="Author" w:date="2022-09-10T01:53:00Z">
        <w:r>
          <w:delText>dy- namics</w:delText>
        </w:r>
      </w:del>
      <w:ins w:id="136" w:author="Author" w:date="2022-09-10T01:53:00Z">
        <w:r>
          <w:t>dynamics</w:t>
        </w:r>
      </w:ins>
      <w:r w:rsidRPr="007576F6">
        <w:rPr>
          <w:spacing w:val="-12"/>
        </w:rPr>
        <w:t xml:space="preserve"> </w:t>
      </w:r>
      <w:r>
        <w:t>have</w:t>
      </w:r>
      <w:r w:rsidRPr="007576F6">
        <w:rPr>
          <w:spacing w:val="-12"/>
        </w:rPr>
        <w:t xml:space="preserve"> </w:t>
      </w:r>
      <w:r>
        <w:t>been</w:t>
      </w:r>
      <w:r w:rsidRPr="007576F6">
        <w:rPr>
          <w:spacing w:val="-12"/>
        </w:rPr>
        <w:t xml:space="preserve"> </w:t>
      </w:r>
      <w:r>
        <w:t>indirectly</w:t>
      </w:r>
      <w:r w:rsidRPr="007576F6">
        <w:rPr>
          <w:spacing w:val="-12"/>
        </w:rPr>
        <w:t xml:space="preserve"> </w:t>
      </w:r>
      <w:r>
        <w:t>supported</w:t>
      </w:r>
      <w:r w:rsidRPr="007576F6">
        <w:rPr>
          <w:spacing w:val="-12"/>
        </w:rPr>
        <w:t xml:space="preserve"> </w:t>
      </w:r>
      <w:r>
        <w:t>empirically</w:t>
      </w:r>
      <w:r w:rsidRPr="007576F6">
        <w:rPr>
          <w:spacing w:val="-12"/>
        </w:rPr>
        <w:t xml:space="preserve"> </w:t>
      </w:r>
      <w:r>
        <w:t>by</w:t>
      </w:r>
      <w:r w:rsidRPr="007576F6">
        <w:rPr>
          <w:spacing w:val="-12"/>
        </w:rPr>
        <w:t xml:space="preserve"> </w:t>
      </w:r>
      <w:r>
        <w:t>studies</w:t>
      </w:r>
      <w:r w:rsidRPr="007576F6">
        <w:rPr>
          <w:spacing w:val="-12"/>
        </w:rPr>
        <w:t xml:space="preserve"> </w:t>
      </w:r>
      <w:r>
        <w:t>of</w:t>
      </w:r>
      <w:r w:rsidRPr="007576F6">
        <w:rPr>
          <w:spacing w:val="-12"/>
        </w:rPr>
        <w:t xml:space="preserve"> </w:t>
      </w:r>
      <w:r>
        <w:t>CA1</w:t>
      </w:r>
      <w:r w:rsidRPr="007576F6">
        <w:rPr>
          <w:spacing w:val="-12"/>
        </w:rPr>
        <w:t xml:space="preserve"> </w:t>
      </w:r>
      <w:r>
        <w:t>learning</w:t>
      </w:r>
      <w:r w:rsidRPr="007576F6">
        <w:rPr>
          <w:spacing w:val="-12"/>
        </w:rPr>
        <w:t xml:space="preserve"> </w:t>
      </w:r>
      <w:r>
        <w:t>in</w:t>
      </w:r>
      <w:r w:rsidRPr="007576F6">
        <w:rPr>
          <w:spacing w:val="-12"/>
        </w:rPr>
        <w:t xml:space="preserve"> </w:t>
      </w:r>
      <w:r>
        <w:t>various</w:t>
      </w:r>
      <w:r w:rsidRPr="007576F6">
        <w:rPr>
          <w:spacing w:val="-12"/>
        </w:rPr>
        <w:t xml:space="preserve"> </w:t>
      </w:r>
      <w:r>
        <w:t>tasks</w:t>
      </w:r>
      <w:r w:rsidRPr="007576F6">
        <w:rPr>
          <w:spacing w:val="-12"/>
        </w:rPr>
        <w:t xml:space="preserve"> </w:t>
      </w:r>
      <w:r>
        <w:t>(Schapiro, Turk-Browne, Botvinick, &amp; Norman, 2017; Schapiro, Turk-Browne, Norman, &amp; Botvinick, 2016).</w:t>
      </w:r>
      <w:r>
        <w:rPr>
          <w:spacing w:val="36"/>
        </w:rPr>
        <w:t xml:space="preserve"> </w:t>
      </w:r>
      <w:r>
        <w:t>How- ever, this prior model retained the Hebbian learning (in a bounded form related to Oja’s rule, known as conditional</w:t>
      </w:r>
      <w:r>
        <w:rPr>
          <w:spacing w:val="-1"/>
        </w:rPr>
        <w:t xml:space="preserve"> </w:t>
      </w:r>
      <w:r>
        <w:t>principal</w:t>
      </w:r>
      <w:r>
        <w:rPr>
          <w:spacing w:val="-1"/>
        </w:rPr>
        <w:t xml:space="preserve"> </w:t>
      </w:r>
      <w:r>
        <w:t>components</w:t>
      </w:r>
      <w:r>
        <w:rPr>
          <w:spacing w:val="-1"/>
        </w:rPr>
        <w:t xml:space="preserve"> </w:t>
      </w:r>
      <w:r>
        <w:t>analysis; CPCA;</w:t>
      </w:r>
      <w:r>
        <w:rPr>
          <w:spacing w:val="-1"/>
        </w:rPr>
        <w:t xml:space="preserve"> </w:t>
      </w:r>
      <w:r>
        <w:t>O’Reilly</w:t>
      </w:r>
      <w:r>
        <w:rPr>
          <w:spacing w:val="-1"/>
        </w:rPr>
        <w:t xml:space="preserve"> </w:t>
      </w:r>
      <w:r>
        <w:t>&amp; Munakata,</w:t>
      </w:r>
      <w:r>
        <w:rPr>
          <w:spacing w:val="-1"/>
        </w:rPr>
        <w:t xml:space="preserve"> </w:t>
      </w:r>
      <w:r>
        <w:t>2000)</w:t>
      </w:r>
      <w:r>
        <w:rPr>
          <w:spacing w:val="-1"/>
        </w:rPr>
        <w:t xml:space="preserve"> </w:t>
      </w:r>
      <w:r>
        <w:t>for</w:t>
      </w:r>
      <w:r>
        <w:rPr>
          <w:spacing w:val="-1"/>
        </w:rPr>
        <w:t xml:space="preserve"> </w:t>
      </w:r>
      <w:r>
        <w:t>all</w:t>
      </w:r>
      <w:r>
        <w:rPr>
          <w:spacing w:val="-1"/>
        </w:rPr>
        <w:t xml:space="preserve"> </w:t>
      </w:r>
      <w:r>
        <w:t>of</w:t>
      </w:r>
      <w:r>
        <w:rPr>
          <w:spacing w:val="-1"/>
        </w:rPr>
        <w:t xml:space="preserve"> </w:t>
      </w:r>
      <w:r>
        <w:t>the</w:t>
      </w:r>
      <w:r>
        <w:rPr>
          <w:spacing w:val="-1"/>
        </w:rPr>
        <w:t xml:space="preserve"> </w:t>
      </w:r>
      <w:r>
        <w:t>connections within</w:t>
      </w:r>
      <w:r>
        <w:rPr>
          <w:spacing w:val="-14"/>
        </w:rPr>
        <w:t xml:space="preserve"> </w:t>
      </w:r>
      <w:r>
        <w:t>CA3</w:t>
      </w:r>
      <w:r>
        <w:rPr>
          <w:spacing w:val="-14"/>
        </w:rPr>
        <w:t xml:space="preserve"> </w:t>
      </w:r>
      <w:r>
        <w:t>and</w:t>
      </w:r>
      <w:r>
        <w:rPr>
          <w:spacing w:val="-14"/>
        </w:rPr>
        <w:t xml:space="preserve"> </w:t>
      </w:r>
      <w:r>
        <w:t>DG,</w:t>
      </w:r>
      <w:r>
        <w:rPr>
          <w:spacing w:val="-13"/>
        </w:rPr>
        <w:t xml:space="preserve"> </w:t>
      </w:r>
      <w:r>
        <w:t>because</w:t>
      </w:r>
      <w:r>
        <w:rPr>
          <w:spacing w:val="-14"/>
        </w:rPr>
        <w:t xml:space="preserve"> </w:t>
      </w:r>
      <w:r>
        <w:t>the</w:t>
      </w:r>
      <w:r>
        <w:rPr>
          <w:spacing w:val="-14"/>
        </w:rPr>
        <w:t xml:space="preserve"> </w:t>
      </w:r>
      <w:r>
        <w:t>error</w:t>
      </w:r>
      <w:r>
        <w:rPr>
          <w:spacing w:val="-14"/>
        </w:rPr>
        <w:t xml:space="preserve"> </w:t>
      </w:r>
      <w:r>
        <w:t>signal</w:t>
      </w:r>
      <w:r>
        <w:rPr>
          <w:spacing w:val="-13"/>
        </w:rPr>
        <w:t xml:space="preserve"> </w:t>
      </w:r>
      <w:r>
        <w:t>that</w:t>
      </w:r>
      <w:r>
        <w:rPr>
          <w:spacing w:val="-14"/>
        </w:rPr>
        <w:t xml:space="preserve"> </w:t>
      </w:r>
      <w:r>
        <w:t>drives</w:t>
      </w:r>
      <w:r>
        <w:rPr>
          <w:spacing w:val="-14"/>
        </w:rPr>
        <w:t xml:space="preserve"> </w:t>
      </w:r>
      <w:r>
        <w:t>CA1</w:t>
      </w:r>
      <w:r>
        <w:rPr>
          <w:spacing w:val="-14"/>
        </w:rPr>
        <w:t xml:space="preserve"> </w:t>
      </w:r>
      <w:r>
        <w:t>learning</w:t>
      </w:r>
      <w:r>
        <w:rPr>
          <w:spacing w:val="-13"/>
        </w:rPr>
        <w:t xml:space="preserve"> </w:t>
      </w:r>
      <w:r>
        <w:t>does</w:t>
      </w:r>
      <w:r>
        <w:rPr>
          <w:spacing w:val="-14"/>
        </w:rPr>
        <w:t xml:space="preserve"> </w:t>
      </w:r>
      <w:r>
        <w:t>not</w:t>
      </w:r>
      <w:r>
        <w:rPr>
          <w:spacing w:val="-14"/>
        </w:rPr>
        <w:t xml:space="preserve"> </w:t>
      </w:r>
      <w:r>
        <w:t>have</w:t>
      </w:r>
      <w:r>
        <w:rPr>
          <w:spacing w:val="-14"/>
        </w:rPr>
        <w:t xml:space="preserve"> </w:t>
      </w:r>
      <w:r>
        <w:t>any</w:t>
      </w:r>
      <w:r>
        <w:rPr>
          <w:spacing w:val="-13"/>
        </w:rPr>
        <w:t xml:space="preserve"> </w:t>
      </w:r>
      <w:r>
        <w:t>way</w:t>
      </w:r>
      <w:r>
        <w:rPr>
          <w:spacing w:val="-14"/>
        </w:rPr>
        <w:t xml:space="preserve"> </w:t>
      </w:r>
      <w:r>
        <w:t>of</w:t>
      </w:r>
      <w:r>
        <w:rPr>
          <w:spacing w:val="-14"/>
        </w:rPr>
        <w:t xml:space="preserve"> </w:t>
      </w:r>
      <w:r>
        <w:t>propagating back</w:t>
      </w:r>
      <w:r>
        <w:rPr>
          <w:spacing w:val="-13"/>
        </w:rPr>
        <w:t xml:space="preserve"> </w:t>
      </w:r>
      <w:r>
        <w:t>to</w:t>
      </w:r>
      <w:r>
        <w:rPr>
          <w:spacing w:val="-11"/>
        </w:rPr>
        <w:t xml:space="preserve"> </w:t>
      </w:r>
      <w:r>
        <w:t>these</w:t>
      </w:r>
      <w:r>
        <w:rPr>
          <w:spacing w:val="-11"/>
        </w:rPr>
        <w:t xml:space="preserve"> </w:t>
      </w:r>
      <w:r>
        <w:t>earlier</w:t>
      </w:r>
      <w:r>
        <w:rPr>
          <w:spacing w:val="-10"/>
        </w:rPr>
        <w:t xml:space="preserve"> </w:t>
      </w:r>
      <w:r>
        <w:t>areas</w:t>
      </w:r>
      <w:r>
        <w:rPr>
          <w:spacing w:val="-11"/>
        </w:rPr>
        <w:t xml:space="preserve"> </w:t>
      </w:r>
      <w:r>
        <w:t>within</w:t>
      </w:r>
      <w:r>
        <w:rPr>
          <w:spacing w:val="-11"/>
        </w:rPr>
        <w:t xml:space="preserve"> </w:t>
      </w:r>
      <w:r>
        <w:t>the</w:t>
      </w:r>
      <w:r>
        <w:rPr>
          <w:spacing w:val="-11"/>
        </w:rPr>
        <w:t xml:space="preserve"> </w:t>
      </w:r>
      <w:r>
        <w:t>overall</w:t>
      </w:r>
      <w:r>
        <w:rPr>
          <w:spacing w:val="-10"/>
        </w:rPr>
        <w:t xml:space="preserve"> </w:t>
      </w:r>
      <w:r>
        <w:t>circuit:</w:t>
      </w:r>
      <w:r>
        <w:rPr>
          <w:spacing w:val="2"/>
        </w:rPr>
        <w:t xml:space="preserve"> </w:t>
      </w:r>
      <w:r>
        <w:t>the</w:t>
      </w:r>
      <w:r>
        <w:rPr>
          <w:spacing w:val="-10"/>
        </w:rPr>
        <w:t xml:space="preserve"> </w:t>
      </w:r>
      <w:r>
        <w:t>connectivity</w:t>
      </w:r>
      <w:r>
        <w:rPr>
          <w:spacing w:val="-11"/>
        </w:rPr>
        <w:t xml:space="preserve"> </w:t>
      </w:r>
      <w:r>
        <w:t>is</w:t>
      </w:r>
      <w:r>
        <w:rPr>
          <w:spacing w:val="-11"/>
        </w:rPr>
        <w:t xml:space="preserve"> </w:t>
      </w:r>
      <w:r>
        <w:t>only</w:t>
      </w:r>
      <w:r>
        <w:rPr>
          <w:spacing w:val="-11"/>
        </w:rPr>
        <w:t xml:space="preserve"> </w:t>
      </w:r>
      <w:r>
        <w:t>feedforward</w:t>
      </w:r>
      <w:r>
        <w:rPr>
          <w:spacing w:val="-10"/>
        </w:rPr>
        <w:t xml:space="preserve"> </w:t>
      </w:r>
      <w:r>
        <w:t>from</w:t>
      </w:r>
      <w:r>
        <w:rPr>
          <w:spacing w:val="-11"/>
        </w:rPr>
        <w:t xml:space="preserve"> </w:t>
      </w:r>
      <w:r>
        <w:t>CA3</w:t>
      </w:r>
      <w:r>
        <w:rPr>
          <w:spacing w:val="-11"/>
        </w:rPr>
        <w:t xml:space="preserve"> </w:t>
      </w:r>
      <w:r>
        <w:t>to</w:t>
      </w:r>
      <w:r>
        <w:rPr>
          <w:spacing w:val="-10"/>
        </w:rPr>
        <w:t xml:space="preserve"> </w:t>
      </w:r>
      <w:r>
        <w:rPr>
          <w:spacing w:val="-4"/>
        </w:rPr>
        <w:t>CA1.</w:t>
      </w:r>
    </w:p>
    <w:p w14:paraId="50533DA2" w14:textId="77777777" w:rsidR="00A529FC" w:rsidRDefault="00000000" w:rsidP="007576F6">
      <w:pPr>
        <w:pStyle w:val="BodyText"/>
        <w:spacing w:before="44" w:line="256" w:lineRule="auto"/>
        <w:ind w:left="119" w:right="119" w:firstLine="298"/>
        <w:jc w:val="both"/>
      </w:pPr>
      <w:r>
        <w:t>To be able to apply a similar type of self-limiting error-driven learning to the core area CA3 of the hippocampus, we need a suitable target signal available to neurons within the CA3 that determines when the learning has accomplished what it needs to do.</w:t>
      </w:r>
      <w:r>
        <w:rPr>
          <w:spacing w:val="40"/>
        </w:rPr>
        <w:t xml:space="preserve"> </w:t>
      </w:r>
      <w:r>
        <w:t xml:space="preserve">Recently, Kowadlo, Ahmed, and Rawlinson (2020) proposed in an abstract, backpropagation-based model that the DG can serve as a kind of teacher to the </w:t>
      </w:r>
      <w:r>
        <w:rPr>
          <w:spacing w:val="-2"/>
        </w:rPr>
        <w:t>CA3,</w:t>
      </w:r>
      <w:r>
        <w:rPr>
          <w:spacing w:val="-5"/>
        </w:rPr>
        <w:t xml:space="preserve"> </w:t>
      </w:r>
      <w:r>
        <w:rPr>
          <w:spacing w:val="-2"/>
        </w:rPr>
        <w:t>driving</w:t>
      </w:r>
      <w:r>
        <w:rPr>
          <w:spacing w:val="-6"/>
        </w:rPr>
        <w:t xml:space="preserve"> </w:t>
      </w:r>
      <w:r>
        <w:rPr>
          <w:spacing w:val="-2"/>
        </w:rPr>
        <w:t>learning</w:t>
      </w:r>
      <w:r>
        <w:rPr>
          <w:spacing w:val="-6"/>
        </w:rPr>
        <w:t xml:space="preserve"> </w:t>
      </w:r>
      <w:r>
        <w:rPr>
          <w:spacing w:val="-2"/>
        </w:rPr>
        <w:t>just</w:t>
      </w:r>
      <w:r>
        <w:rPr>
          <w:spacing w:val="-6"/>
        </w:rPr>
        <w:t xml:space="preserve"> </w:t>
      </w:r>
      <w:r>
        <w:rPr>
          <w:spacing w:val="-2"/>
        </w:rPr>
        <w:t>to</w:t>
      </w:r>
      <w:r>
        <w:rPr>
          <w:spacing w:val="-6"/>
        </w:rPr>
        <w:t xml:space="preserve"> </w:t>
      </w:r>
      <w:r>
        <w:rPr>
          <w:spacing w:val="-2"/>
        </w:rPr>
        <w:t>the</w:t>
      </w:r>
      <w:r>
        <w:rPr>
          <w:spacing w:val="-6"/>
        </w:rPr>
        <w:t xml:space="preserve"> </w:t>
      </w:r>
      <w:r>
        <w:rPr>
          <w:spacing w:val="-2"/>
        </w:rPr>
        <w:t>point</w:t>
      </w:r>
      <w:r>
        <w:rPr>
          <w:spacing w:val="-6"/>
        </w:rPr>
        <w:t xml:space="preserve"> </w:t>
      </w:r>
      <w:r>
        <w:rPr>
          <w:spacing w:val="-2"/>
        </w:rPr>
        <w:t>where</w:t>
      </w:r>
      <w:r>
        <w:rPr>
          <w:spacing w:val="-6"/>
        </w:rPr>
        <w:t xml:space="preserve"> </w:t>
      </w:r>
      <w:r>
        <w:rPr>
          <w:spacing w:val="-2"/>
        </w:rPr>
        <w:t>CA3</w:t>
      </w:r>
      <w:r>
        <w:rPr>
          <w:spacing w:val="-6"/>
        </w:rPr>
        <w:t xml:space="preserve"> </w:t>
      </w:r>
      <w:r>
        <w:rPr>
          <w:spacing w:val="-2"/>
        </w:rPr>
        <w:t>on</w:t>
      </w:r>
      <w:r>
        <w:rPr>
          <w:spacing w:val="-6"/>
        </w:rPr>
        <w:t xml:space="preserve"> </w:t>
      </w:r>
      <w:r>
        <w:rPr>
          <w:spacing w:val="-2"/>
        </w:rPr>
        <w:t>its</w:t>
      </w:r>
      <w:r>
        <w:rPr>
          <w:spacing w:val="-6"/>
        </w:rPr>
        <w:t xml:space="preserve"> </w:t>
      </w:r>
      <w:r>
        <w:rPr>
          <w:spacing w:val="-2"/>
        </w:rPr>
        <w:t>own</w:t>
      </w:r>
      <w:r>
        <w:rPr>
          <w:spacing w:val="-6"/>
        </w:rPr>
        <w:t xml:space="preserve"> </w:t>
      </w:r>
      <w:r>
        <w:rPr>
          <w:spacing w:val="-2"/>
        </w:rPr>
        <w:t>can</w:t>
      </w:r>
      <w:r>
        <w:rPr>
          <w:spacing w:val="-6"/>
        </w:rPr>
        <w:t xml:space="preserve"> </w:t>
      </w:r>
      <w:r>
        <w:rPr>
          <w:spacing w:val="-2"/>
        </w:rPr>
        <w:t>replicate</w:t>
      </w:r>
      <w:r>
        <w:rPr>
          <w:spacing w:val="-6"/>
        </w:rPr>
        <w:t xml:space="preserve"> </w:t>
      </w:r>
      <w:r>
        <w:rPr>
          <w:spacing w:val="-2"/>
        </w:rPr>
        <w:t>the</w:t>
      </w:r>
      <w:r>
        <w:rPr>
          <w:spacing w:val="-6"/>
        </w:rPr>
        <w:t xml:space="preserve"> </w:t>
      </w:r>
      <w:r>
        <w:rPr>
          <w:spacing w:val="-2"/>
        </w:rPr>
        <w:t>same</w:t>
      </w:r>
      <w:r>
        <w:rPr>
          <w:spacing w:val="-6"/>
        </w:rPr>
        <w:t xml:space="preserve"> </w:t>
      </w:r>
      <w:r>
        <w:rPr>
          <w:spacing w:val="-2"/>
        </w:rPr>
        <w:t>highly</w:t>
      </w:r>
      <w:r>
        <w:rPr>
          <w:spacing w:val="-6"/>
        </w:rPr>
        <w:t xml:space="preserve"> </w:t>
      </w:r>
      <w:r>
        <w:rPr>
          <w:spacing w:val="-2"/>
        </w:rPr>
        <w:t xml:space="preserve">pattern-separated </w:t>
      </w:r>
      <w:r>
        <w:t>representations</w:t>
      </w:r>
      <w:r>
        <w:rPr>
          <w:spacing w:val="-1"/>
        </w:rPr>
        <w:t xml:space="preserve"> </w:t>
      </w:r>
      <w:r>
        <w:t>that</w:t>
      </w:r>
      <w:r>
        <w:rPr>
          <w:spacing w:val="-1"/>
        </w:rPr>
        <w:t xml:space="preserve"> </w:t>
      </w:r>
      <w:r>
        <w:t>the</w:t>
      </w:r>
      <w:r>
        <w:rPr>
          <w:spacing w:val="-1"/>
        </w:rPr>
        <w:t xml:space="preserve"> </w:t>
      </w:r>
      <w:r>
        <w:t>DG</w:t>
      </w:r>
      <w:r>
        <w:rPr>
          <w:spacing w:val="-1"/>
        </w:rPr>
        <w:t xml:space="preserve"> </w:t>
      </w:r>
      <w:r>
        <w:t>imparts</w:t>
      </w:r>
      <w:r>
        <w:rPr>
          <w:spacing w:val="-1"/>
        </w:rPr>
        <w:t xml:space="preserve"> </w:t>
      </w:r>
      <w:r>
        <w:t>on</w:t>
      </w:r>
      <w:r>
        <w:rPr>
          <w:spacing w:val="-1"/>
        </w:rPr>
        <w:t xml:space="preserve"> </w:t>
      </w:r>
      <w:r>
        <w:t>the</w:t>
      </w:r>
      <w:r>
        <w:rPr>
          <w:spacing w:val="-1"/>
        </w:rPr>
        <w:t xml:space="preserve"> </w:t>
      </w:r>
      <w:r>
        <w:t>CA3.</w:t>
      </w:r>
      <w:r>
        <w:rPr>
          <w:spacing w:val="25"/>
        </w:rPr>
        <w:t xml:space="preserve"> </w:t>
      </w:r>
      <w:r>
        <w:t>We</w:t>
      </w:r>
      <w:r>
        <w:rPr>
          <w:spacing w:val="-1"/>
        </w:rPr>
        <w:t xml:space="preserve"> </w:t>
      </w:r>
      <w:r>
        <w:t>build</w:t>
      </w:r>
      <w:r>
        <w:rPr>
          <w:spacing w:val="-1"/>
        </w:rPr>
        <w:t xml:space="preserve"> </w:t>
      </w:r>
      <w:r>
        <w:t>on</w:t>
      </w:r>
      <w:r>
        <w:rPr>
          <w:spacing w:val="-1"/>
        </w:rPr>
        <w:t xml:space="preserve"> </w:t>
      </w:r>
      <w:r>
        <w:t>this</w:t>
      </w:r>
      <w:r>
        <w:rPr>
          <w:spacing w:val="-1"/>
        </w:rPr>
        <w:t xml:space="preserve"> </w:t>
      </w:r>
      <w:r>
        <w:t>idea</w:t>
      </w:r>
      <w:r>
        <w:rPr>
          <w:spacing w:val="-1"/>
        </w:rPr>
        <w:t xml:space="preserve"> </w:t>
      </w:r>
      <w:r>
        <w:t>here, by</w:t>
      </w:r>
      <w:r>
        <w:rPr>
          <w:spacing w:val="-1"/>
        </w:rPr>
        <w:t xml:space="preserve"> </w:t>
      </w:r>
      <w:r>
        <w:t>showing</w:t>
      </w:r>
      <w:r>
        <w:rPr>
          <w:spacing w:val="-1"/>
        </w:rPr>
        <w:t xml:space="preserve"> </w:t>
      </w:r>
      <w:r>
        <w:t>how</w:t>
      </w:r>
      <w:r>
        <w:rPr>
          <w:spacing w:val="-1"/>
        </w:rPr>
        <w:t xml:space="preserve"> </w:t>
      </w:r>
      <w:r>
        <w:t>error-driven learning based on this DG-driven target signal can emerge naturally within the activation dynamics of the hippocampal circuitry, driving learning in the feedforward and recurrent synapses of area CA3.</w:t>
      </w:r>
      <w:r>
        <w:rPr>
          <w:spacing w:val="36"/>
        </w:rPr>
        <w:t xml:space="preserve"> </w:t>
      </w:r>
      <w:r>
        <w:t>Thus, we are able to extend the application of error-driven learning to the “heart” of the hippocampus.</w:t>
      </w:r>
    </w:p>
    <w:p w14:paraId="24705D06" w14:textId="1FC2A968" w:rsidR="00A529FC" w:rsidRDefault="00000000">
      <w:pPr>
        <w:pStyle w:val="BodyText"/>
        <w:spacing w:before="43" w:line="256" w:lineRule="auto"/>
        <w:ind w:left="119" w:right="119" w:firstLine="298"/>
        <w:jc w:val="both"/>
        <w:rPr>
          <w:ins w:id="137" w:author="Author" w:date="2022-09-10T01:53:00Z"/>
        </w:rPr>
      </w:pPr>
      <w:r>
        <w:t>By adding the CA3 error-driven learning mechanism, we show that this more fully error-driven hip- pocampal</w:t>
      </w:r>
      <w:r>
        <w:rPr>
          <w:spacing w:val="-8"/>
        </w:rPr>
        <w:t xml:space="preserve"> </w:t>
      </w:r>
      <w:r>
        <w:t>learning</w:t>
      </w:r>
      <w:r>
        <w:rPr>
          <w:spacing w:val="-8"/>
        </w:rPr>
        <w:t xml:space="preserve"> </w:t>
      </w:r>
      <w:r>
        <w:t>system</w:t>
      </w:r>
      <w:r>
        <w:rPr>
          <w:spacing w:val="-8"/>
        </w:rPr>
        <w:t xml:space="preserve"> </w:t>
      </w:r>
      <w:r>
        <w:t>has</w:t>
      </w:r>
      <w:r>
        <w:rPr>
          <w:spacing w:val="-8"/>
        </w:rPr>
        <w:t xml:space="preserve"> </w:t>
      </w:r>
      <w:r>
        <w:t>significantly</w:t>
      </w:r>
      <w:r>
        <w:rPr>
          <w:spacing w:val="-8"/>
        </w:rPr>
        <w:t xml:space="preserve"> </w:t>
      </w:r>
      <w:r>
        <w:t>improved</w:t>
      </w:r>
      <w:r>
        <w:rPr>
          <w:spacing w:val="-8"/>
        </w:rPr>
        <w:t xml:space="preserve"> </w:t>
      </w:r>
      <w:r>
        <w:t>memory</w:t>
      </w:r>
      <w:r>
        <w:rPr>
          <w:spacing w:val="-8"/>
        </w:rPr>
        <w:t xml:space="preserve"> </w:t>
      </w:r>
      <w:r>
        <w:t>capacity</w:t>
      </w:r>
      <w:r>
        <w:rPr>
          <w:spacing w:val="-8"/>
        </w:rPr>
        <w:t xml:space="preserve"> </w:t>
      </w:r>
      <w:r>
        <w:t>and</w:t>
      </w:r>
      <w:r>
        <w:rPr>
          <w:spacing w:val="-8"/>
        </w:rPr>
        <w:t xml:space="preserve"> </w:t>
      </w:r>
      <w:r>
        <w:t>resistance</w:t>
      </w:r>
      <w:r>
        <w:rPr>
          <w:spacing w:val="-8"/>
        </w:rPr>
        <w:t xml:space="preserve"> </w:t>
      </w:r>
      <w:r>
        <w:t>to</w:t>
      </w:r>
      <w:r>
        <w:rPr>
          <w:spacing w:val="-8"/>
        </w:rPr>
        <w:t xml:space="preserve"> </w:t>
      </w:r>
      <w:r>
        <w:t>interference</w:t>
      </w:r>
      <w:r>
        <w:rPr>
          <w:spacing w:val="-8"/>
        </w:rPr>
        <w:t xml:space="preserve"> </w:t>
      </w:r>
      <w:r>
        <w:t>com- pared to one with Hebbian learning in CA3.</w:t>
      </w:r>
      <w:r>
        <w:rPr>
          <w:spacing w:val="40"/>
        </w:rPr>
        <w:t xml:space="preserve"> </w:t>
      </w:r>
      <w:r>
        <w:t>Furthermore, we show how these error-driven learning dy- namics</w:t>
      </w:r>
      <w:r w:rsidRPr="007576F6">
        <w:rPr>
          <w:spacing w:val="2"/>
        </w:rPr>
        <w:t xml:space="preserve"> </w:t>
      </w:r>
      <w:r>
        <w:t>fit</w:t>
      </w:r>
      <w:r w:rsidRPr="007576F6">
        <w:rPr>
          <w:spacing w:val="3"/>
        </w:rPr>
        <w:t xml:space="preserve"> </w:t>
      </w:r>
      <w:r>
        <w:t>with</w:t>
      </w:r>
      <w:r w:rsidRPr="007576F6">
        <w:rPr>
          <w:spacing w:val="2"/>
        </w:rPr>
        <w:t xml:space="preserve"> </w:t>
      </w:r>
      <w:r>
        <w:t>detailed</w:t>
      </w:r>
      <w:r w:rsidRPr="007576F6">
        <w:rPr>
          <w:spacing w:val="3"/>
        </w:rPr>
        <w:t xml:space="preserve"> </w:t>
      </w:r>
      <w:r>
        <w:t>features</w:t>
      </w:r>
      <w:r w:rsidRPr="007576F6">
        <w:rPr>
          <w:spacing w:val="2"/>
        </w:rPr>
        <w:t xml:space="preserve"> </w:t>
      </w:r>
      <w:r>
        <w:t>of</w:t>
      </w:r>
      <w:r w:rsidRPr="007576F6">
        <w:rPr>
          <w:spacing w:val="3"/>
        </w:rPr>
        <w:t xml:space="preserve"> </w:t>
      </w:r>
      <w:r>
        <w:t>the</w:t>
      </w:r>
      <w:r w:rsidRPr="007576F6">
        <w:rPr>
          <w:spacing w:val="3"/>
        </w:rPr>
        <w:t xml:space="preserve"> </w:t>
      </w:r>
      <w:r>
        <w:t>neuroanatomy</w:t>
      </w:r>
      <w:r w:rsidRPr="007576F6">
        <w:rPr>
          <w:spacing w:val="2"/>
        </w:rPr>
        <w:t xml:space="preserve"> </w:t>
      </w:r>
      <w:r>
        <w:t>and</w:t>
      </w:r>
      <w:r w:rsidRPr="007576F6">
        <w:rPr>
          <w:spacing w:val="3"/>
        </w:rPr>
        <w:t xml:space="preserve"> </w:t>
      </w:r>
      <w:r>
        <w:t>physiology</w:t>
      </w:r>
      <w:r w:rsidRPr="007576F6">
        <w:rPr>
          <w:spacing w:val="2"/>
        </w:rPr>
        <w:t xml:space="preserve"> </w:t>
      </w:r>
      <w:r>
        <w:t>of</w:t>
      </w:r>
      <w:r w:rsidRPr="007576F6">
        <w:rPr>
          <w:spacing w:val="3"/>
        </w:rPr>
        <w:t xml:space="preserve"> </w:t>
      </w:r>
      <w:r>
        <w:t>the</w:t>
      </w:r>
      <w:r w:rsidRPr="007576F6">
        <w:rPr>
          <w:spacing w:val="2"/>
        </w:rPr>
        <w:t xml:space="preserve"> </w:t>
      </w:r>
      <w:r>
        <w:t>hippocampal</w:t>
      </w:r>
      <w:r w:rsidRPr="007576F6">
        <w:rPr>
          <w:spacing w:val="3"/>
        </w:rPr>
        <w:t xml:space="preserve"> </w:t>
      </w:r>
      <w:r>
        <w:t>circuits,</w:t>
      </w:r>
      <w:r w:rsidRPr="007576F6">
        <w:rPr>
          <w:spacing w:val="4"/>
        </w:rPr>
        <w:t xml:space="preserve"> </w:t>
      </w:r>
      <w:r>
        <w:t>help</w:t>
      </w:r>
      <w:r w:rsidRPr="007576F6">
        <w:rPr>
          <w:spacing w:val="3"/>
        </w:rPr>
        <w:t xml:space="preserve"> </w:t>
      </w:r>
      <w:r w:rsidRPr="007576F6">
        <w:rPr>
          <w:spacing w:val="-5"/>
        </w:rPr>
        <w:t>us</w:t>
      </w:r>
      <w:del w:id="138" w:author="Author" w:date="2022-09-10T01:53:00Z">
        <w:r>
          <w:delText xml:space="preserve"> </w:delText>
        </w:r>
      </w:del>
    </w:p>
    <w:p w14:paraId="05AD7B9C" w14:textId="77777777" w:rsidR="00A529FC" w:rsidRDefault="00A529FC">
      <w:pPr>
        <w:spacing w:line="256" w:lineRule="auto"/>
        <w:jc w:val="both"/>
        <w:rPr>
          <w:ins w:id="139" w:author="Author" w:date="2022-09-10T01:53:00Z"/>
        </w:rPr>
        <w:sectPr w:rsidR="00A529FC">
          <w:pgSz w:w="12240" w:h="15840"/>
          <w:pgMar w:top="1180" w:right="1320" w:bottom="280" w:left="1320" w:header="397" w:footer="0" w:gutter="0"/>
          <w:cols w:space="720"/>
        </w:sectPr>
      </w:pPr>
    </w:p>
    <w:p w14:paraId="09E9C710" w14:textId="77777777" w:rsidR="00ED530C" w:rsidRDefault="00000000">
      <w:pPr>
        <w:pStyle w:val="BodyText"/>
        <w:spacing w:before="43" w:line="256" w:lineRule="auto"/>
        <w:ind w:left="120" w:right="117" w:firstLine="298"/>
        <w:jc w:val="both"/>
        <w:rPr>
          <w:del w:id="140" w:author="Author" w:date="2022-09-10T01:53:00Z"/>
        </w:rPr>
      </w:pPr>
      <w:r>
        <w:lastRenderedPageBreak/>
        <w:t>understand</w:t>
      </w:r>
      <w:r>
        <w:rPr>
          <w:spacing w:val="-14"/>
        </w:rPr>
        <w:t xml:space="preserve"> </w:t>
      </w:r>
      <w:r>
        <w:t>the</w:t>
      </w:r>
      <w:r>
        <w:rPr>
          <w:spacing w:val="-14"/>
        </w:rPr>
        <w:t xml:space="preserve"> </w:t>
      </w:r>
      <w:r>
        <w:t>nature</w:t>
      </w:r>
      <w:r w:rsidRPr="007576F6">
        <w:rPr>
          <w:spacing w:val="-13"/>
        </w:rPr>
        <w:t xml:space="preserve"> </w:t>
      </w:r>
      <w:r>
        <w:t>of</w:t>
      </w:r>
      <w:r w:rsidRPr="007576F6">
        <w:rPr>
          <w:spacing w:val="-14"/>
        </w:rPr>
        <w:t xml:space="preserve"> </w:t>
      </w:r>
      <w:r>
        <w:t>memory</w:t>
      </w:r>
      <w:r>
        <w:rPr>
          <w:spacing w:val="-14"/>
        </w:rPr>
        <w:t xml:space="preserve"> </w:t>
      </w:r>
      <w:r>
        <w:t>encoding</w:t>
      </w:r>
      <w:r w:rsidRPr="007576F6">
        <w:rPr>
          <w:spacing w:val="-13"/>
        </w:rPr>
        <w:t xml:space="preserve"> </w:t>
      </w:r>
      <w:r>
        <w:t>and</w:t>
      </w:r>
      <w:r>
        <w:rPr>
          <w:spacing w:val="-14"/>
        </w:rPr>
        <w:t xml:space="preserve"> </w:t>
      </w:r>
      <w:r>
        <w:t>retrieval,</w:t>
      </w:r>
      <w:r w:rsidRPr="007576F6">
        <w:rPr>
          <w:spacing w:val="-13"/>
        </w:rPr>
        <w:t xml:space="preserve"> </w:t>
      </w:r>
      <w:r>
        <w:t>and</w:t>
      </w:r>
      <w:r>
        <w:rPr>
          <w:spacing w:val="-14"/>
        </w:rPr>
        <w:t xml:space="preserve"> </w:t>
      </w:r>
      <w:r>
        <w:t>can</w:t>
      </w:r>
      <w:r w:rsidRPr="007576F6">
        <w:rPr>
          <w:spacing w:val="-13"/>
        </w:rPr>
        <w:t xml:space="preserve"> </w:t>
      </w:r>
      <w:r>
        <w:t>have</w:t>
      </w:r>
      <w:r>
        <w:rPr>
          <w:spacing w:val="-14"/>
        </w:rPr>
        <w:t xml:space="preserve"> </w:t>
      </w:r>
      <w:r>
        <w:t>broad</w:t>
      </w:r>
      <w:r w:rsidRPr="007576F6">
        <w:rPr>
          <w:spacing w:val="-14"/>
        </w:rPr>
        <w:t xml:space="preserve"> </w:t>
      </w:r>
      <w:r>
        <w:t>implications</w:t>
      </w:r>
      <w:r w:rsidRPr="007576F6">
        <w:rPr>
          <w:spacing w:val="-13"/>
        </w:rPr>
        <w:t xml:space="preserve"> </w:t>
      </w:r>
      <w:r>
        <w:t>for</w:t>
      </w:r>
      <w:r>
        <w:rPr>
          <w:spacing w:val="-14"/>
        </w:rPr>
        <w:t xml:space="preserve"> </w:t>
      </w:r>
      <w:r>
        <w:t>understanding important</w:t>
      </w:r>
      <w:r>
        <w:rPr>
          <w:spacing w:val="-2"/>
        </w:rPr>
        <w:t xml:space="preserve"> </w:t>
      </w:r>
      <w:r>
        <w:t>learning</w:t>
      </w:r>
      <w:r>
        <w:rPr>
          <w:spacing w:val="-2"/>
        </w:rPr>
        <w:t xml:space="preserve"> </w:t>
      </w:r>
      <w:r>
        <w:t>phenomena</w:t>
      </w:r>
      <w:r>
        <w:rPr>
          <w:spacing w:val="-2"/>
        </w:rPr>
        <w:t xml:space="preserve"> </w:t>
      </w:r>
      <w:r>
        <w:t>such</w:t>
      </w:r>
      <w:r>
        <w:rPr>
          <w:spacing w:val="-2"/>
        </w:rPr>
        <w:t xml:space="preserve"> </w:t>
      </w:r>
      <w:r>
        <w:t>as</w:t>
      </w:r>
      <w:r>
        <w:rPr>
          <w:spacing w:val="-2"/>
        </w:rPr>
        <w:t xml:space="preserve"> </w:t>
      </w:r>
      <w:r>
        <w:t>the</w:t>
      </w:r>
      <w:r>
        <w:rPr>
          <w:spacing w:val="-2"/>
        </w:rPr>
        <w:t xml:space="preserve"> </w:t>
      </w:r>
      <w:r>
        <w:rPr>
          <w:i/>
        </w:rPr>
        <w:t>testing</w:t>
      </w:r>
      <w:r>
        <w:rPr>
          <w:i/>
          <w:spacing w:val="-2"/>
        </w:rPr>
        <w:t xml:space="preserve"> </w:t>
      </w:r>
      <w:r>
        <w:rPr>
          <w:i/>
        </w:rPr>
        <w:t xml:space="preserve">effect </w:t>
      </w:r>
      <w:r>
        <w:t>(Liu, O’Reilly,</w:t>
      </w:r>
      <w:r>
        <w:rPr>
          <w:spacing w:val="-2"/>
        </w:rPr>
        <w:t xml:space="preserve"> </w:t>
      </w:r>
      <w:r>
        <w:t>&amp;</w:t>
      </w:r>
      <w:r>
        <w:rPr>
          <w:spacing w:val="-2"/>
        </w:rPr>
        <w:t xml:space="preserve"> </w:t>
      </w:r>
      <w:r>
        <w:t>Ranganath,</w:t>
      </w:r>
      <w:r>
        <w:rPr>
          <w:spacing w:val="-2"/>
        </w:rPr>
        <w:t xml:space="preserve"> </w:t>
      </w:r>
      <w:r>
        <w:t>2021).</w:t>
      </w:r>
      <w:r w:rsidRPr="007576F6">
        <w:rPr>
          <w:spacing w:val="25"/>
        </w:rPr>
        <w:t xml:space="preserve"> </w:t>
      </w:r>
      <w:r>
        <w:t xml:space="preserve">Overall, this </w:t>
      </w:r>
      <w:r>
        <w:rPr>
          <w:w w:val="95"/>
        </w:rPr>
        <w:t xml:space="preserve">new framework provides a coherent computational and biological account of hippocampal episodic learning, </w:t>
      </w:r>
      <w:r>
        <w:t>departing from the tradition of Hebbian learning at a computational level, while retaining the overall con- ceptual</w:t>
      </w:r>
      <w:r w:rsidRPr="007576F6">
        <w:rPr>
          <w:spacing w:val="-6"/>
        </w:rPr>
        <w:t xml:space="preserve"> </w:t>
      </w:r>
      <w:r>
        <w:t>understanding</w:t>
      </w:r>
      <w:r w:rsidRPr="007576F6">
        <w:rPr>
          <w:spacing w:val="-7"/>
        </w:rPr>
        <w:t xml:space="preserve"> </w:t>
      </w:r>
      <w:r>
        <w:t>of</w:t>
      </w:r>
      <w:r w:rsidRPr="007576F6">
        <w:rPr>
          <w:spacing w:val="-6"/>
        </w:rPr>
        <w:t xml:space="preserve"> </w:t>
      </w:r>
      <w:r>
        <w:t>the</w:t>
      </w:r>
      <w:r w:rsidRPr="007576F6">
        <w:rPr>
          <w:spacing w:val="-6"/>
        </w:rPr>
        <w:t xml:space="preserve"> </w:t>
      </w:r>
      <w:r>
        <w:t>essential</w:t>
      </w:r>
      <w:r w:rsidRPr="007576F6">
        <w:rPr>
          <w:spacing w:val="-7"/>
        </w:rPr>
        <w:t xml:space="preserve"> </w:t>
      </w:r>
      <w:r>
        <w:t>role</w:t>
      </w:r>
      <w:r w:rsidRPr="007576F6">
        <w:rPr>
          <w:spacing w:val="-6"/>
        </w:rPr>
        <w:t xml:space="preserve"> </w:t>
      </w:r>
      <w:r>
        <w:t>of</w:t>
      </w:r>
      <w:r w:rsidRPr="007576F6">
        <w:rPr>
          <w:spacing w:val="-6"/>
        </w:rPr>
        <w:t xml:space="preserve"> </w:t>
      </w:r>
      <w:r>
        <w:t>the</w:t>
      </w:r>
      <w:r w:rsidRPr="007576F6">
        <w:rPr>
          <w:spacing w:val="-7"/>
        </w:rPr>
        <w:t xml:space="preserve"> </w:t>
      </w:r>
      <w:r>
        <w:t>hippocampus</w:t>
      </w:r>
      <w:r w:rsidRPr="007576F6">
        <w:rPr>
          <w:spacing w:val="-6"/>
        </w:rPr>
        <w:t xml:space="preserve"> </w:t>
      </w:r>
      <w:r>
        <w:t>in</w:t>
      </w:r>
      <w:r w:rsidRPr="007576F6">
        <w:rPr>
          <w:spacing w:val="-6"/>
        </w:rPr>
        <w:t xml:space="preserve"> </w:t>
      </w:r>
      <w:r>
        <w:t>episodic</w:t>
      </w:r>
      <w:r w:rsidRPr="007576F6">
        <w:rPr>
          <w:spacing w:val="-7"/>
        </w:rPr>
        <w:t xml:space="preserve"> </w:t>
      </w:r>
      <w:r>
        <w:t>memory.</w:t>
      </w:r>
      <w:r w:rsidRPr="007576F6">
        <w:t xml:space="preserve"> </w:t>
      </w:r>
      <w:r>
        <w:t>Thus,</w:t>
      </w:r>
      <w:r w:rsidRPr="007576F6">
        <w:rPr>
          <w:spacing w:val="-6"/>
        </w:rPr>
        <w:t xml:space="preserve"> </w:t>
      </w:r>
      <w:r>
        <w:t>we</w:t>
      </w:r>
      <w:r w:rsidRPr="007576F6">
        <w:rPr>
          <w:spacing w:val="-6"/>
        </w:rPr>
        <w:t xml:space="preserve"> </w:t>
      </w:r>
      <w:r>
        <w:t>do</w:t>
      </w:r>
      <w:r w:rsidRPr="007576F6">
        <w:rPr>
          <w:spacing w:val="-7"/>
        </w:rPr>
        <w:t xml:space="preserve"> </w:t>
      </w:r>
      <w:r>
        <w:t>not</w:t>
      </w:r>
      <w:r w:rsidRPr="007576F6">
        <w:rPr>
          <w:spacing w:val="-6"/>
        </w:rPr>
        <w:t xml:space="preserve"> </w:t>
      </w:r>
      <w:r w:rsidRPr="007576F6">
        <w:t>throw</w:t>
      </w:r>
    </w:p>
    <w:p w14:paraId="688660D7" w14:textId="77777777" w:rsidR="00ED530C" w:rsidRDefault="00ED530C">
      <w:pPr>
        <w:spacing w:line="256" w:lineRule="auto"/>
        <w:jc w:val="both"/>
        <w:rPr>
          <w:del w:id="141" w:author="Author" w:date="2022-09-10T01:53:00Z"/>
        </w:rPr>
        <w:sectPr w:rsidR="00ED530C">
          <w:pgSz w:w="12240" w:h="15840"/>
          <w:pgMar w:top="1180" w:right="1320" w:bottom="280" w:left="1320" w:header="397" w:footer="0" w:gutter="0"/>
          <w:cols w:space="720"/>
        </w:sectPr>
      </w:pPr>
    </w:p>
    <w:p w14:paraId="6B6BCDA3" w14:textId="063E0282" w:rsidR="00A529FC" w:rsidRDefault="00000000" w:rsidP="007576F6">
      <w:pPr>
        <w:pStyle w:val="BodyText"/>
        <w:spacing w:before="149" w:line="256" w:lineRule="auto"/>
        <w:ind w:left="119" w:right="117"/>
        <w:jc w:val="both"/>
      </w:pPr>
      <w:ins w:id="142" w:author="Author" w:date="2022-09-10T01:53:00Z">
        <w:r>
          <w:t xml:space="preserve"> </w:t>
        </w:r>
      </w:ins>
      <w:r>
        <w:t>the</w:t>
      </w:r>
      <w:r>
        <w:rPr>
          <w:spacing w:val="-10"/>
        </w:rPr>
        <w:t xml:space="preserve"> </w:t>
      </w:r>
      <w:r>
        <w:t>baby</w:t>
      </w:r>
      <w:r>
        <w:rPr>
          <w:spacing w:val="-10"/>
        </w:rPr>
        <w:t xml:space="preserve"> </w:t>
      </w:r>
      <w:r>
        <w:t>out</w:t>
      </w:r>
      <w:r>
        <w:rPr>
          <w:spacing w:val="-10"/>
        </w:rPr>
        <w:t xml:space="preserve"> </w:t>
      </w:r>
      <w:r>
        <w:t>with</w:t>
      </w:r>
      <w:r>
        <w:rPr>
          <w:spacing w:val="-10"/>
        </w:rPr>
        <w:t xml:space="preserve"> </w:t>
      </w:r>
      <w:r>
        <w:t>the</w:t>
      </w:r>
      <w:r>
        <w:rPr>
          <w:spacing w:val="-10"/>
        </w:rPr>
        <w:t xml:space="preserve"> </w:t>
      </w:r>
      <w:r>
        <w:t>bathwater</w:t>
      </w:r>
      <w:r>
        <w:rPr>
          <w:spacing w:val="-10"/>
        </w:rPr>
        <w:t xml:space="preserve"> </w:t>
      </w:r>
      <w:r>
        <w:t>here,</w:t>
      </w:r>
      <w:r>
        <w:rPr>
          <w:spacing w:val="-10"/>
        </w:rPr>
        <w:t xml:space="preserve"> </w:t>
      </w:r>
      <w:r>
        <w:t>and</w:t>
      </w:r>
      <w:r>
        <w:rPr>
          <w:spacing w:val="-10"/>
        </w:rPr>
        <w:t xml:space="preserve"> </w:t>
      </w:r>
      <w:r>
        <w:t>our</w:t>
      </w:r>
      <w:r>
        <w:rPr>
          <w:spacing w:val="-10"/>
        </w:rPr>
        <w:t xml:space="preserve"> </w:t>
      </w:r>
      <w:r>
        <w:t>model</w:t>
      </w:r>
      <w:r>
        <w:rPr>
          <w:spacing w:val="-10"/>
        </w:rPr>
        <w:t xml:space="preserve"> </w:t>
      </w:r>
      <w:r>
        <w:t>still</w:t>
      </w:r>
      <w:r>
        <w:rPr>
          <w:spacing w:val="-10"/>
        </w:rPr>
        <w:t xml:space="preserve"> </w:t>
      </w:r>
      <w:r>
        <w:t>matches</w:t>
      </w:r>
      <w:r>
        <w:rPr>
          <w:spacing w:val="-10"/>
        </w:rPr>
        <w:t xml:space="preserve"> </w:t>
      </w:r>
      <w:r>
        <w:t>the</w:t>
      </w:r>
      <w:r>
        <w:rPr>
          <w:spacing w:val="-10"/>
        </w:rPr>
        <w:t xml:space="preserve"> </w:t>
      </w:r>
      <w:r>
        <w:t>vast</w:t>
      </w:r>
      <w:r>
        <w:rPr>
          <w:spacing w:val="-10"/>
        </w:rPr>
        <w:t xml:space="preserve"> </w:t>
      </w:r>
      <w:r>
        <w:t>majority</w:t>
      </w:r>
      <w:r>
        <w:rPr>
          <w:spacing w:val="-10"/>
        </w:rPr>
        <w:t xml:space="preserve"> </w:t>
      </w:r>
      <w:r>
        <w:t>of</w:t>
      </w:r>
      <w:r>
        <w:rPr>
          <w:spacing w:val="-10"/>
        </w:rPr>
        <w:t xml:space="preserve"> </w:t>
      </w:r>
      <w:r>
        <w:t>behavioral</w:t>
      </w:r>
      <w:r>
        <w:rPr>
          <w:spacing w:val="-10"/>
        </w:rPr>
        <w:t xml:space="preserve"> </w:t>
      </w:r>
      <w:r>
        <w:t>and</w:t>
      </w:r>
      <w:r>
        <w:rPr>
          <w:spacing w:val="-10"/>
        </w:rPr>
        <w:t xml:space="preserve"> </w:t>
      </w:r>
      <w:r>
        <w:t>neural data</w:t>
      </w:r>
      <w:r>
        <w:rPr>
          <w:spacing w:val="-10"/>
        </w:rPr>
        <w:t xml:space="preserve"> </w:t>
      </w:r>
      <w:r>
        <w:t>consistent</w:t>
      </w:r>
      <w:r>
        <w:rPr>
          <w:spacing w:val="-10"/>
        </w:rPr>
        <w:t xml:space="preserve"> </w:t>
      </w:r>
      <w:r>
        <w:t>with</w:t>
      </w:r>
      <w:r>
        <w:rPr>
          <w:spacing w:val="-10"/>
        </w:rPr>
        <w:t xml:space="preserve"> </w:t>
      </w:r>
      <w:r>
        <w:t>the</w:t>
      </w:r>
      <w:r>
        <w:rPr>
          <w:spacing w:val="-10"/>
        </w:rPr>
        <w:t xml:space="preserve"> </w:t>
      </w:r>
      <w:r>
        <w:t>classic</w:t>
      </w:r>
      <w:r>
        <w:rPr>
          <w:spacing w:val="-10"/>
        </w:rPr>
        <w:t xml:space="preserve"> </w:t>
      </w:r>
      <w:r>
        <w:t>Hebb-Marr</w:t>
      </w:r>
      <w:r>
        <w:rPr>
          <w:spacing w:val="-10"/>
        </w:rPr>
        <w:t xml:space="preserve"> </w:t>
      </w:r>
      <w:r>
        <w:t>model. Nevertheless,</w:t>
      </w:r>
      <w:r>
        <w:rPr>
          <w:spacing w:val="-10"/>
        </w:rPr>
        <w:t xml:space="preserve"> </w:t>
      </w:r>
      <w:r>
        <w:t>it</w:t>
      </w:r>
      <w:r>
        <w:rPr>
          <w:spacing w:val="-10"/>
        </w:rPr>
        <w:t xml:space="preserve"> </w:t>
      </w:r>
      <w:r>
        <w:t>also</w:t>
      </w:r>
      <w:r>
        <w:rPr>
          <w:spacing w:val="-10"/>
        </w:rPr>
        <w:t xml:space="preserve"> </w:t>
      </w:r>
      <w:r>
        <w:t>does</w:t>
      </w:r>
      <w:r>
        <w:rPr>
          <w:spacing w:val="-10"/>
        </w:rPr>
        <w:t xml:space="preserve"> </w:t>
      </w:r>
      <w:r>
        <w:t>make</w:t>
      </w:r>
      <w:r>
        <w:rPr>
          <w:spacing w:val="-10"/>
        </w:rPr>
        <w:t xml:space="preserve"> </w:t>
      </w:r>
      <w:r>
        <w:t>novel</w:t>
      </w:r>
      <w:r>
        <w:rPr>
          <w:spacing w:val="-10"/>
        </w:rPr>
        <w:t xml:space="preserve"> </w:t>
      </w:r>
      <w:r>
        <w:t>predictions,</w:t>
      </w:r>
      <w:r>
        <w:rPr>
          <w:spacing w:val="-10"/>
        </w:rPr>
        <w:t xml:space="preserve"> </w:t>
      </w:r>
      <w:r>
        <w:t>and</w:t>
      </w:r>
      <w:r>
        <w:rPr>
          <w:spacing w:val="-10"/>
        </w:rPr>
        <w:t xml:space="preserve"> </w:t>
      </w:r>
      <w:r>
        <w:t>at a</w:t>
      </w:r>
      <w:r w:rsidRPr="007576F6">
        <w:rPr>
          <w:spacing w:val="-3"/>
        </w:rPr>
        <w:t xml:space="preserve"> </w:t>
      </w:r>
      <w:r>
        <w:t>broad,</w:t>
      </w:r>
      <w:r w:rsidRPr="007576F6">
        <w:rPr>
          <w:spacing w:val="-2"/>
        </w:rPr>
        <w:t xml:space="preserve"> </w:t>
      </w:r>
      <w:r>
        <w:t>behavioral</w:t>
      </w:r>
      <w:r w:rsidRPr="007576F6">
        <w:rPr>
          <w:spacing w:val="-3"/>
        </w:rPr>
        <w:t xml:space="preserve"> </w:t>
      </w:r>
      <w:r>
        <w:t>level,</w:t>
      </w:r>
      <w:r w:rsidRPr="007576F6">
        <w:rPr>
          <w:spacing w:val="-2"/>
        </w:rPr>
        <w:t xml:space="preserve"> </w:t>
      </w:r>
      <w:r>
        <w:t>the</w:t>
      </w:r>
      <w:r w:rsidRPr="007576F6">
        <w:rPr>
          <w:spacing w:val="-3"/>
        </w:rPr>
        <w:t xml:space="preserve"> </w:t>
      </w:r>
      <w:r>
        <w:t>improved</w:t>
      </w:r>
      <w:r w:rsidRPr="007576F6">
        <w:rPr>
          <w:spacing w:val="-3"/>
        </w:rPr>
        <w:t xml:space="preserve"> </w:t>
      </w:r>
      <w:r>
        <w:t>performance</w:t>
      </w:r>
      <w:r w:rsidRPr="007576F6">
        <w:rPr>
          <w:spacing w:val="-3"/>
        </w:rPr>
        <w:t xml:space="preserve"> </w:t>
      </w:r>
      <w:r>
        <w:t>of</w:t>
      </w:r>
      <w:r w:rsidRPr="007576F6">
        <w:rPr>
          <w:spacing w:val="-3"/>
        </w:rPr>
        <w:t xml:space="preserve"> </w:t>
      </w:r>
      <w:r>
        <w:t>our</w:t>
      </w:r>
      <w:r w:rsidRPr="007576F6">
        <w:rPr>
          <w:spacing w:val="-3"/>
        </w:rPr>
        <w:t xml:space="preserve"> </w:t>
      </w:r>
      <w:r>
        <w:t>model</w:t>
      </w:r>
      <w:r w:rsidRPr="007576F6">
        <w:rPr>
          <w:spacing w:val="-3"/>
        </w:rPr>
        <w:t xml:space="preserve"> </w:t>
      </w:r>
      <w:r>
        <w:t>is</w:t>
      </w:r>
      <w:r w:rsidRPr="007576F6">
        <w:rPr>
          <w:spacing w:val="-3"/>
        </w:rPr>
        <w:t xml:space="preserve"> </w:t>
      </w:r>
      <w:r>
        <w:t>more</w:t>
      </w:r>
      <w:r w:rsidRPr="007576F6">
        <w:rPr>
          <w:spacing w:val="-3"/>
        </w:rPr>
        <w:t xml:space="preserve"> </w:t>
      </w:r>
      <w:r>
        <w:t>compatible</w:t>
      </w:r>
      <w:r w:rsidRPr="007576F6">
        <w:rPr>
          <w:spacing w:val="-3"/>
        </w:rPr>
        <w:t xml:space="preserve"> </w:t>
      </w:r>
      <w:r>
        <w:t>with</w:t>
      </w:r>
      <w:r w:rsidRPr="007576F6">
        <w:rPr>
          <w:spacing w:val="-3"/>
        </w:rPr>
        <w:t xml:space="preserve"> </w:t>
      </w:r>
      <w:r>
        <w:t>the</w:t>
      </w:r>
      <w:r w:rsidRPr="007576F6">
        <w:rPr>
          <w:spacing w:val="-3"/>
        </w:rPr>
        <w:t xml:space="preserve"> </w:t>
      </w:r>
      <w:r>
        <w:t xml:space="preserve">remarkable </w:t>
      </w:r>
      <w:r>
        <w:rPr>
          <w:spacing w:val="-2"/>
        </w:rPr>
        <w:t>capacity</w:t>
      </w:r>
      <w:r>
        <w:rPr>
          <w:spacing w:val="-4"/>
        </w:rPr>
        <w:t xml:space="preserve"> </w:t>
      </w:r>
      <w:r>
        <w:rPr>
          <w:spacing w:val="-2"/>
        </w:rPr>
        <w:t>of</w:t>
      </w:r>
      <w:r>
        <w:rPr>
          <w:spacing w:val="-4"/>
        </w:rPr>
        <w:t xml:space="preserve"> </w:t>
      </w:r>
      <w:r>
        <w:rPr>
          <w:spacing w:val="-2"/>
        </w:rPr>
        <w:t>the</w:t>
      </w:r>
      <w:r>
        <w:rPr>
          <w:spacing w:val="-4"/>
        </w:rPr>
        <w:t xml:space="preserve"> </w:t>
      </w:r>
      <w:r>
        <w:rPr>
          <w:spacing w:val="-2"/>
        </w:rPr>
        <w:t>relatively</w:t>
      </w:r>
      <w:r>
        <w:rPr>
          <w:spacing w:val="-4"/>
        </w:rPr>
        <w:t xml:space="preserve"> </w:t>
      </w:r>
      <w:r>
        <w:rPr>
          <w:spacing w:val="-2"/>
        </w:rPr>
        <w:t>small</w:t>
      </w:r>
      <w:r>
        <w:rPr>
          <w:spacing w:val="-4"/>
        </w:rPr>
        <w:t xml:space="preserve"> </w:t>
      </w:r>
      <w:r>
        <w:rPr>
          <w:spacing w:val="-2"/>
        </w:rPr>
        <w:t>hippocampal</w:t>
      </w:r>
      <w:r>
        <w:rPr>
          <w:spacing w:val="-4"/>
        </w:rPr>
        <w:t xml:space="preserve"> </w:t>
      </w:r>
      <w:r>
        <w:rPr>
          <w:spacing w:val="-2"/>
        </w:rPr>
        <w:t>system</w:t>
      </w:r>
      <w:r>
        <w:rPr>
          <w:spacing w:val="-4"/>
        </w:rPr>
        <w:t xml:space="preserve"> </w:t>
      </w:r>
      <w:r>
        <w:rPr>
          <w:spacing w:val="-2"/>
        </w:rPr>
        <w:t>for</w:t>
      </w:r>
      <w:r>
        <w:rPr>
          <w:spacing w:val="-4"/>
        </w:rPr>
        <w:t xml:space="preserve"> </w:t>
      </w:r>
      <w:r>
        <w:rPr>
          <w:spacing w:val="-2"/>
        </w:rPr>
        <w:t>encoding</w:t>
      </w:r>
      <w:r>
        <w:rPr>
          <w:spacing w:val="-4"/>
        </w:rPr>
        <w:t xml:space="preserve"> </w:t>
      </w:r>
      <w:r>
        <w:rPr>
          <w:spacing w:val="-2"/>
        </w:rPr>
        <w:t>so</w:t>
      </w:r>
      <w:r>
        <w:rPr>
          <w:spacing w:val="-4"/>
        </w:rPr>
        <w:t xml:space="preserve"> </w:t>
      </w:r>
      <w:r>
        <w:rPr>
          <w:spacing w:val="-2"/>
        </w:rPr>
        <w:t>many</w:t>
      </w:r>
      <w:r>
        <w:rPr>
          <w:spacing w:val="-4"/>
        </w:rPr>
        <w:t xml:space="preserve"> </w:t>
      </w:r>
      <w:r>
        <w:rPr>
          <w:spacing w:val="-2"/>
        </w:rPr>
        <w:t>distinct</w:t>
      </w:r>
      <w:r>
        <w:rPr>
          <w:spacing w:val="-4"/>
        </w:rPr>
        <w:t xml:space="preserve"> </w:t>
      </w:r>
      <w:r>
        <w:rPr>
          <w:spacing w:val="-2"/>
        </w:rPr>
        <w:t>memories</w:t>
      </w:r>
      <w:r>
        <w:rPr>
          <w:spacing w:val="-4"/>
        </w:rPr>
        <w:t xml:space="preserve"> </w:t>
      </w:r>
      <w:r>
        <w:rPr>
          <w:spacing w:val="-2"/>
        </w:rPr>
        <w:t>over</w:t>
      </w:r>
      <w:r>
        <w:rPr>
          <w:spacing w:val="-4"/>
        </w:rPr>
        <w:t xml:space="preserve"> </w:t>
      </w:r>
      <w:r>
        <w:rPr>
          <w:spacing w:val="-2"/>
        </w:rPr>
        <w:t>the</w:t>
      </w:r>
      <w:r>
        <w:rPr>
          <w:spacing w:val="-4"/>
        </w:rPr>
        <w:t xml:space="preserve"> </w:t>
      </w:r>
      <w:r>
        <w:rPr>
          <w:spacing w:val="-2"/>
        </w:rPr>
        <w:t xml:space="preserve">course </w:t>
      </w:r>
      <w:r>
        <w:t>of our lives.</w:t>
      </w:r>
    </w:p>
    <w:p w14:paraId="21BCC860" w14:textId="77777777" w:rsidR="00A529FC" w:rsidRDefault="00000000" w:rsidP="007576F6">
      <w:pPr>
        <w:pStyle w:val="BodyText"/>
        <w:spacing w:before="43" w:line="256" w:lineRule="auto"/>
        <w:ind w:left="119" w:right="119" w:firstLine="298"/>
        <w:jc w:val="both"/>
      </w:pPr>
      <w:r>
        <w:t>In</w:t>
      </w:r>
      <w:r>
        <w:rPr>
          <w:spacing w:val="-3"/>
        </w:rPr>
        <w:t xml:space="preserve"> </w:t>
      </w:r>
      <w:r>
        <w:t>the</w:t>
      </w:r>
      <w:r>
        <w:rPr>
          <w:spacing w:val="-2"/>
        </w:rPr>
        <w:t xml:space="preserve"> </w:t>
      </w:r>
      <w:r>
        <w:t>remainder</w:t>
      </w:r>
      <w:r>
        <w:rPr>
          <w:spacing w:val="-3"/>
        </w:rPr>
        <w:t xml:space="preserve"> </w:t>
      </w:r>
      <w:r>
        <w:t>of</w:t>
      </w:r>
      <w:r>
        <w:rPr>
          <w:spacing w:val="-2"/>
        </w:rPr>
        <w:t xml:space="preserve"> </w:t>
      </w:r>
      <w:r>
        <w:t>the</w:t>
      </w:r>
      <w:r>
        <w:rPr>
          <w:spacing w:val="-3"/>
        </w:rPr>
        <w:t xml:space="preserve"> </w:t>
      </w:r>
      <w:r>
        <w:t>paper,</w:t>
      </w:r>
      <w:r>
        <w:rPr>
          <w:spacing w:val="-1"/>
        </w:rPr>
        <w:t xml:space="preserve"> </w:t>
      </w:r>
      <w:r>
        <w:t>we</w:t>
      </w:r>
      <w:r>
        <w:rPr>
          <w:spacing w:val="-3"/>
        </w:rPr>
        <w:t xml:space="preserve"> </w:t>
      </w:r>
      <w:r>
        <w:t>first</w:t>
      </w:r>
      <w:r>
        <w:rPr>
          <w:spacing w:val="-2"/>
        </w:rPr>
        <w:t xml:space="preserve"> </w:t>
      </w:r>
      <w:r>
        <w:t>introduce</w:t>
      </w:r>
      <w:r>
        <w:rPr>
          <w:spacing w:val="-3"/>
        </w:rPr>
        <w:t xml:space="preserve"> </w:t>
      </w:r>
      <w:r>
        <w:t>the</w:t>
      </w:r>
      <w:r>
        <w:rPr>
          <w:spacing w:val="-3"/>
        </w:rPr>
        <w:t xml:space="preserve"> </w:t>
      </w:r>
      <w:r>
        <w:t>computational</w:t>
      </w:r>
      <w:r>
        <w:rPr>
          <w:spacing w:val="-2"/>
        </w:rPr>
        <w:t xml:space="preserve"> </w:t>
      </w:r>
      <w:r>
        <w:t>and</w:t>
      </w:r>
      <w:r>
        <w:rPr>
          <w:spacing w:val="-3"/>
        </w:rPr>
        <w:t xml:space="preserve"> </w:t>
      </w:r>
      <w:r>
        <w:t>biological</w:t>
      </w:r>
      <w:r>
        <w:rPr>
          <w:spacing w:val="-3"/>
        </w:rPr>
        <w:t xml:space="preserve"> </w:t>
      </w:r>
      <w:r>
        <w:t>framework</w:t>
      </w:r>
      <w:r>
        <w:rPr>
          <w:spacing w:val="-2"/>
        </w:rPr>
        <w:t xml:space="preserve"> </w:t>
      </w:r>
      <w:r>
        <w:t>for</w:t>
      </w:r>
      <w:r>
        <w:rPr>
          <w:spacing w:val="-3"/>
        </w:rPr>
        <w:t xml:space="preserve"> </w:t>
      </w:r>
      <w:r>
        <w:t>error- driven learning in the hippocampal circuits, and then present the details of an implemented computational model, followed by results of this model as compared to our previous Hebbian-CA3 version (Ketz et al., 2013), as well as representational analyses that capture the subregional dynamics in the model.</w:t>
      </w:r>
      <w:r>
        <w:rPr>
          <w:spacing w:val="40"/>
        </w:rPr>
        <w:t xml:space="preserve"> </w:t>
      </w:r>
      <w:r>
        <w:t xml:space="preserve">We also </w:t>
      </w:r>
      <w:r w:rsidRPr="007576F6">
        <w:t>present how</w:t>
      </w:r>
      <w:ins w:id="143" w:author="Author" w:date="2022-09-10T01:53:00Z">
        <w:r>
          <w:t xml:space="preserve"> the</w:t>
        </w:r>
      </w:ins>
      <w:r w:rsidRPr="007576F6">
        <w:t xml:space="preserve"> testing effect might arise due to the error-driven dynamics implemented in our model, compared</w:t>
      </w:r>
      <w:r w:rsidRPr="007576F6">
        <w:rPr>
          <w:spacing w:val="-14"/>
        </w:rPr>
        <w:t xml:space="preserve"> </w:t>
      </w:r>
      <w:r>
        <w:t>to</w:t>
      </w:r>
      <w:r>
        <w:rPr>
          <w:spacing w:val="-14"/>
        </w:rPr>
        <w:t xml:space="preserve"> </w:t>
      </w:r>
      <w:r>
        <w:t>the</w:t>
      </w:r>
      <w:r>
        <w:rPr>
          <w:spacing w:val="-14"/>
        </w:rPr>
        <w:t xml:space="preserve"> </w:t>
      </w:r>
      <w:r>
        <w:t>same</w:t>
      </w:r>
      <w:r w:rsidRPr="007576F6">
        <w:rPr>
          <w:spacing w:val="-13"/>
        </w:rPr>
        <w:t xml:space="preserve"> </w:t>
      </w:r>
      <w:r>
        <w:t>model</w:t>
      </w:r>
      <w:r w:rsidRPr="007576F6">
        <w:rPr>
          <w:spacing w:val="-14"/>
        </w:rPr>
        <w:t xml:space="preserve"> </w:t>
      </w:r>
      <w:r>
        <w:t>but</w:t>
      </w:r>
      <w:r>
        <w:rPr>
          <w:spacing w:val="-14"/>
        </w:rPr>
        <w:t xml:space="preserve"> </w:t>
      </w:r>
      <w:r>
        <w:t>without</w:t>
      </w:r>
      <w:r>
        <w:rPr>
          <w:spacing w:val="-14"/>
        </w:rPr>
        <w:t xml:space="preserve"> </w:t>
      </w:r>
      <w:r>
        <w:t>CA3</w:t>
      </w:r>
      <w:r w:rsidRPr="007576F6">
        <w:rPr>
          <w:spacing w:val="-13"/>
        </w:rPr>
        <w:t xml:space="preserve"> </w:t>
      </w:r>
      <w:r>
        <w:t>error-driven</w:t>
      </w:r>
      <w:r w:rsidRPr="007576F6">
        <w:rPr>
          <w:spacing w:val="-14"/>
        </w:rPr>
        <w:t xml:space="preserve"> </w:t>
      </w:r>
      <w:r>
        <w:t>learning.</w:t>
      </w:r>
      <w:r w:rsidRPr="007576F6">
        <w:rPr>
          <w:spacing w:val="-14"/>
        </w:rPr>
        <w:t xml:space="preserve"> </w:t>
      </w:r>
      <w:r>
        <w:t>We</w:t>
      </w:r>
      <w:r>
        <w:rPr>
          <w:spacing w:val="-14"/>
        </w:rPr>
        <w:t xml:space="preserve"> </w:t>
      </w:r>
      <w:r>
        <w:t>conclude</w:t>
      </w:r>
      <w:r w:rsidRPr="007576F6">
        <w:rPr>
          <w:spacing w:val="-13"/>
        </w:rPr>
        <w:t xml:space="preserve"> </w:t>
      </w:r>
      <w:r>
        <w:t>with</w:t>
      </w:r>
      <w:r>
        <w:rPr>
          <w:spacing w:val="-14"/>
        </w:rPr>
        <w:t xml:space="preserve"> </w:t>
      </w:r>
      <w:r>
        <w:t>a</w:t>
      </w:r>
      <w:r w:rsidRPr="007576F6">
        <w:rPr>
          <w:spacing w:val="-14"/>
        </w:rPr>
        <w:t xml:space="preserve"> </w:t>
      </w:r>
      <w:r>
        <w:t>general</w:t>
      </w:r>
      <w:r>
        <w:rPr>
          <w:spacing w:val="-14"/>
        </w:rPr>
        <w:t xml:space="preserve"> </w:t>
      </w:r>
      <w:r>
        <w:t>discussion,</w:t>
      </w:r>
      <w:r w:rsidRPr="007576F6">
        <w:t xml:space="preserve"> </w:t>
      </w:r>
      <w:r w:rsidRPr="007576F6">
        <w:rPr>
          <w:spacing w:val="-2"/>
        </w:rPr>
        <w:t>including</w:t>
      </w:r>
      <w:r w:rsidRPr="007576F6">
        <w:rPr>
          <w:spacing w:val="-3"/>
        </w:rPr>
        <w:t xml:space="preserve"> </w:t>
      </w:r>
      <w:r w:rsidRPr="007576F6">
        <w:rPr>
          <w:spacing w:val="-2"/>
        </w:rPr>
        <w:t>testable</w:t>
      </w:r>
      <w:r w:rsidRPr="007576F6">
        <w:rPr>
          <w:spacing w:val="-3"/>
        </w:rPr>
        <w:t xml:space="preserve"> </w:t>
      </w:r>
      <w:r w:rsidRPr="007576F6">
        <w:rPr>
          <w:spacing w:val="-2"/>
        </w:rPr>
        <w:t>predictions</w:t>
      </w:r>
      <w:r w:rsidRPr="007576F6">
        <w:rPr>
          <w:spacing w:val="-3"/>
        </w:rPr>
        <w:t xml:space="preserve"> </w:t>
      </w:r>
      <w:r w:rsidRPr="007576F6">
        <w:rPr>
          <w:spacing w:val="-2"/>
        </w:rPr>
        <w:t>from</w:t>
      </w:r>
      <w:r w:rsidRPr="007576F6">
        <w:rPr>
          <w:spacing w:val="-3"/>
        </w:rPr>
        <w:t xml:space="preserve"> </w:t>
      </w:r>
      <w:r w:rsidRPr="007576F6">
        <w:rPr>
          <w:spacing w:val="-2"/>
        </w:rPr>
        <w:t>this</w:t>
      </w:r>
      <w:r w:rsidRPr="007576F6">
        <w:rPr>
          <w:spacing w:val="-3"/>
        </w:rPr>
        <w:t xml:space="preserve"> </w:t>
      </w:r>
      <w:r w:rsidRPr="007576F6">
        <w:rPr>
          <w:spacing w:val="-2"/>
        </w:rPr>
        <w:t>framework</w:t>
      </w:r>
      <w:r w:rsidRPr="007576F6">
        <w:rPr>
          <w:spacing w:val="-3"/>
        </w:rPr>
        <w:t xml:space="preserve"> </w:t>
      </w:r>
      <w:r w:rsidRPr="007576F6">
        <w:rPr>
          <w:spacing w:val="-2"/>
        </w:rPr>
        <w:t>and</w:t>
      </w:r>
      <w:r w:rsidRPr="007576F6">
        <w:rPr>
          <w:spacing w:val="-3"/>
        </w:rPr>
        <w:t xml:space="preserve"> </w:t>
      </w:r>
      <w:r w:rsidRPr="007576F6">
        <w:rPr>
          <w:spacing w:val="-2"/>
        </w:rPr>
        <w:t>implications</w:t>
      </w:r>
      <w:r w:rsidRPr="007576F6">
        <w:rPr>
          <w:spacing w:val="-3"/>
        </w:rPr>
        <w:t xml:space="preserve"> </w:t>
      </w:r>
      <w:r w:rsidRPr="007576F6">
        <w:rPr>
          <w:spacing w:val="-2"/>
        </w:rPr>
        <w:t>for</w:t>
      </w:r>
      <w:r w:rsidRPr="007576F6">
        <w:rPr>
          <w:spacing w:val="-3"/>
        </w:rPr>
        <w:t xml:space="preserve"> </w:t>
      </w:r>
      <w:r w:rsidRPr="007576F6">
        <w:rPr>
          <w:spacing w:val="-2"/>
        </w:rPr>
        <w:t>some</w:t>
      </w:r>
      <w:r w:rsidRPr="007576F6">
        <w:rPr>
          <w:spacing w:val="-3"/>
        </w:rPr>
        <w:t xml:space="preserve"> </w:t>
      </w:r>
      <w:r w:rsidRPr="007576F6">
        <w:rPr>
          <w:spacing w:val="-2"/>
        </w:rPr>
        <w:t>salient</w:t>
      </w:r>
      <w:r w:rsidRPr="007576F6">
        <w:rPr>
          <w:spacing w:val="-3"/>
        </w:rPr>
        <w:t xml:space="preserve"> </w:t>
      </w:r>
      <w:r w:rsidRPr="007576F6">
        <w:rPr>
          <w:spacing w:val="-2"/>
        </w:rPr>
        <w:t>existing</w:t>
      </w:r>
      <w:r w:rsidRPr="007576F6">
        <w:rPr>
          <w:spacing w:val="-3"/>
        </w:rPr>
        <w:t xml:space="preserve"> </w:t>
      </w:r>
      <w:r w:rsidRPr="007576F6">
        <w:rPr>
          <w:spacing w:val="-2"/>
        </w:rPr>
        <w:t>behavioral</w:t>
      </w:r>
      <w:r w:rsidRPr="007576F6">
        <w:rPr>
          <w:spacing w:val="-3"/>
        </w:rPr>
        <w:t xml:space="preserve"> </w:t>
      </w:r>
      <w:r w:rsidRPr="007576F6">
        <w:rPr>
          <w:spacing w:val="-2"/>
        </w:rPr>
        <w:t xml:space="preserve">and </w:t>
      </w:r>
      <w:r>
        <w:t>neural data on hippocampal learning.</w:t>
      </w:r>
    </w:p>
    <w:p w14:paraId="625FBC8D" w14:textId="77777777" w:rsidR="00A529FC" w:rsidRPr="007576F6" w:rsidRDefault="00A529FC">
      <w:pPr>
        <w:pStyle w:val="BodyText"/>
        <w:spacing w:before="7"/>
        <w:rPr>
          <w:sz w:val="32"/>
        </w:rPr>
      </w:pPr>
    </w:p>
    <w:p w14:paraId="0DD15779" w14:textId="77777777" w:rsidR="00A529FC" w:rsidRDefault="00000000" w:rsidP="007576F6">
      <w:pPr>
        <w:pStyle w:val="Heading1"/>
      </w:pPr>
      <w:r>
        <w:t>Sources</w:t>
      </w:r>
      <w:r>
        <w:rPr>
          <w:spacing w:val="-9"/>
        </w:rPr>
        <w:t xml:space="preserve"> </w:t>
      </w:r>
      <w:r>
        <w:t>of</w:t>
      </w:r>
      <w:r>
        <w:rPr>
          <w:spacing w:val="-8"/>
        </w:rPr>
        <w:t xml:space="preserve"> </w:t>
      </w:r>
      <w:r>
        <w:t>Error</w:t>
      </w:r>
      <w:r>
        <w:rPr>
          <w:spacing w:val="-8"/>
        </w:rPr>
        <w:t xml:space="preserve"> </w:t>
      </w:r>
      <w:r>
        <w:t>Driven</w:t>
      </w:r>
      <w:r>
        <w:rPr>
          <w:spacing w:val="-8"/>
        </w:rPr>
        <w:t xml:space="preserve"> </w:t>
      </w:r>
      <w:r>
        <w:t>Learning</w:t>
      </w:r>
      <w:r>
        <w:rPr>
          <w:spacing w:val="-9"/>
        </w:rPr>
        <w:t xml:space="preserve"> </w:t>
      </w:r>
      <w:r>
        <w:t>in</w:t>
      </w:r>
      <w:r>
        <w:rPr>
          <w:spacing w:val="-8"/>
        </w:rPr>
        <w:t xml:space="preserve"> </w:t>
      </w:r>
      <w:r>
        <w:t>the</w:t>
      </w:r>
      <w:r>
        <w:rPr>
          <w:spacing w:val="-8"/>
        </w:rPr>
        <w:t xml:space="preserve"> </w:t>
      </w:r>
      <w:r>
        <w:t>Hippocampal</w:t>
      </w:r>
      <w:r>
        <w:rPr>
          <w:spacing w:val="-8"/>
        </w:rPr>
        <w:t xml:space="preserve"> </w:t>
      </w:r>
      <w:r>
        <w:rPr>
          <w:spacing w:val="-2"/>
        </w:rPr>
        <w:t>Circuit</w:t>
      </w:r>
    </w:p>
    <w:p w14:paraId="3315862A" w14:textId="77777777" w:rsidR="00A529FC" w:rsidRDefault="00A529FC" w:rsidP="007576F6">
      <w:pPr>
        <w:pStyle w:val="BodyText"/>
        <w:spacing w:before="4"/>
        <w:rPr>
          <w:sz w:val="24"/>
        </w:rPr>
      </w:pPr>
    </w:p>
    <w:p w14:paraId="5BC8BE7D" w14:textId="77777777" w:rsidR="00A529FC" w:rsidRDefault="00000000" w:rsidP="007576F6">
      <w:pPr>
        <w:pStyle w:val="BodyText"/>
        <w:spacing w:line="256" w:lineRule="auto"/>
        <w:ind w:left="119" w:right="119" w:firstLine="298"/>
        <w:jc w:val="both"/>
      </w:pPr>
      <w:r>
        <w:rPr>
          <w:spacing w:val="-2"/>
        </w:rPr>
        <w:t>We</w:t>
      </w:r>
      <w:r>
        <w:rPr>
          <w:spacing w:val="-4"/>
        </w:rPr>
        <w:t xml:space="preserve"> </w:t>
      </w:r>
      <w:r>
        <w:rPr>
          <w:spacing w:val="-2"/>
        </w:rPr>
        <w:t>begin</w:t>
      </w:r>
      <w:r>
        <w:rPr>
          <w:spacing w:val="-4"/>
        </w:rPr>
        <w:t xml:space="preserve"> </w:t>
      </w:r>
      <w:r>
        <w:rPr>
          <w:spacing w:val="-2"/>
        </w:rPr>
        <w:t>by</w:t>
      </w:r>
      <w:r>
        <w:rPr>
          <w:spacing w:val="-4"/>
        </w:rPr>
        <w:t xml:space="preserve"> </w:t>
      </w:r>
      <w:r>
        <w:rPr>
          <w:spacing w:val="-2"/>
        </w:rPr>
        <w:t>briefly</w:t>
      </w:r>
      <w:r>
        <w:rPr>
          <w:spacing w:val="-4"/>
        </w:rPr>
        <w:t xml:space="preserve"> </w:t>
      </w:r>
      <w:r>
        <w:rPr>
          <w:spacing w:val="-2"/>
        </w:rPr>
        <w:t>reviewing</w:t>
      </w:r>
      <w:r>
        <w:rPr>
          <w:spacing w:val="-4"/>
        </w:rPr>
        <w:t xml:space="preserve"> </w:t>
      </w:r>
      <w:r>
        <w:rPr>
          <w:spacing w:val="-2"/>
        </w:rPr>
        <w:t>our</w:t>
      </w:r>
      <w:r>
        <w:rPr>
          <w:spacing w:val="-3"/>
        </w:rPr>
        <w:t xml:space="preserve"> </w:t>
      </w:r>
      <w:r>
        <w:rPr>
          <w:spacing w:val="-2"/>
        </w:rPr>
        <w:t>earlier</w:t>
      </w:r>
      <w:r>
        <w:rPr>
          <w:spacing w:val="-4"/>
        </w:rPr>
        <w:t xml:space="preserve"> </w:t>
      </w:r>
      <w:r>
        <w:rPr>
          <w:spacing w:val="-2"/>
        </w:rPr>
        <w:t>work</w:t>
      </w:r>
      <w:r>
        <w:rPr>
          <w:spacing w:val="-4"/>
        </w:rPr>
        <w:t xml:space="preserve"> </w:t>
      </w:r>
      <w:r>
        <w:rPr>
          <w:spacing w:val="-2"/>
        </w:rPr>
        <w:t>showing</w:t>
      </w:r>
      <w:r>
        <w:rPr>
          <w:spacing w:val="-4"/>
        </w:rPr>
        <w:t xml:space="preserve"> </w:t>
      </w:r>
      <w:r>
        <w:rPr>
          <w:spacing w:val="-2"/>
        </w:rPr>
        <w:t>how</w:t>
      </w:r>
      <w:r>
        <w:rPr>
          <w:spacing w:val="-4"/>
        </w:rPr>
        <w:t xml:space="preserve"> </w:t>
      </w:r>
      <w:r>
        <w:rPr>
          <w:spacing w:val="-2"/>
        </w:rPr>
        <w:t>the</w:t>
      </w:r>
      <w:r>
        <w:rPr>
          <w:spacing w:val="-4"/>
        </w:rPr>
        <w:t xml:space="preserve"> </w:t>
      </w:r>
      <w:r>
        <w:rPr>
          <w:spacing w:val="-2"/>
        </w:rPr>
        <w:t>monosynaptic</w:t>
      </w:r>
      <w:r>
        <w:rPr>
          <w:spacing w:val="-4"/>
        </w:rPr>
        <w:t xml:space="preserve"> </w:t>
      </w:r>
      <w:r>
        <w:rPr>
          <w:spacing w:val="-2"/>
        </w:rPr>
        <w:t>pathway</w:t>
      </w:r>
      <w:r>
        <w:rPr>
          <w:spacing w:val="-4"/>
        </w:rPr>
        <w:t xml:space="preserve"> </w:t>
      </w:r>
      <w:r>
        <w:rPr>
          <w:spacing w:val="-2"/>
        </w:rPr>
        <w:t xml:space="preserve">interconnecting </w:t>
      </w:r>
      <w:r>
        <w:t>the</w:t>
      </w:r>
      <w:r>
        <w:rPr>
          <w:spacing w:val="-2"/>
        </w:rPr>
        <w:t xml:space="preserve"> </w:t>
      </w:r>
      <w:r>
        <w:t>EC</w:t>
      </w:r>
      <w:r>
        <w:rPr>
          <w:spacing w:val="-2"/>
        </w:rPr>
        <w:t xml:space="preserve"> </w:t>
      </w:r>
      <w:r>
        <w:t>and</w:t>
      </w:r>
      <w:r>
        <w:rPr>
          <w:spacing w:val="-2"/>
        </w:rPr>
        <w:t xml:space="preserve"> </w:t>
      </w:r>
      <w:r>
        <w:t>CA1</w:t>
      </w:r>
      <w:r>
        <w:rPr>
          <w:spacing w:val="-2"/>
        </w:rPr>
        <w:t xml:space="preserve"> </w:t>
      </w:r>
      <w:r>
        <w:t>can</w:t>
      </w:r>
      <w:r>
        <w:rPr>
          <w:spacing w:val="-2"/>
        </w:rPr>
        <w:t xml:space="preserve"> </w:t>
      </w:r>
      <w:r>
        <w:t>support</w:t>
      </w:r>
      <w:r>
        <w:rPr>
          <w:spacing w:val="-2"/>
        </w:rPr>
        <w:t xml:space="preserve"> </w:t>
      </w:r>
      <w:r>
        <w:t>error-driven</w:t>
      </w:r>
      <w:r>
        <w:rPr>
          <w:spacing w:val="-2"/>
        </w:rPr>
        <w:t xml:space="preserve"> </w:t>
      </w:r>
      <w:r>
        <w:t>learning,</w:t>
      </w:r>
      <w:r>
        <w:rPr>
          <w:spacing w:val="-1"/>
        </w:rPr>
        <w:t xml:space="preserve"> </w:t>
      </w:r>
      <w:r>
        <w:t>via</w:t>
      </w:r>
      <w:r>
        <w:rPr>
          <w:spacing w:val="-2"/>
        </w:rPr>
        <w:t xml:space="preserve"> </w:t>
      </w:r>
      <w:r>
        <w:t>systematic</w:t>
      </w:r>
      <w:r>
        <w:rPr>
          <w:spacing w:val="-2"/>
        </w:rPr>
        <w:t xml:space="preserve"> </w:t>
      </w:r>
      <w:r>
        <w:t>changes</w:t>
      </w:r>
      <w:r>
        <w:rPr>
          <w:spacing w:val="-2"/>
        </w:rPr>
        <w:t xml:space="preserve"> </w:t>
      </w:r>
      <w:r>
        <w:t>in</w:t>
      </w:r>
      <w:r>
        <w:rPr>
          <w:spacing w:val="-2"/>
        </w:rPr>
        <w:t xml:space="preserve"> </w:t>
      </w:r>
      <w:r>
        <w:t>pathway</w:t>
      </w:r>
      <w:r>
        <w:rPr>
          <w:spacing w:val="-2"/>
        </w:rPr>
        <w:t xml:space="preserve"> </w:t>
      </w:r>
      <w:r>
        <w:t>strengths</w:t>
      </w:r>
      <w:r>
        <w:rPr>
          <w:spacing w:val="-2"/>
        </w:rPr>
        <w:t xml:space="preserve"> </w:t>
      </w:r>
      <w:r>
        <w:t>across</w:t>
      </w:r>
      <w:r>
        <w:rPr>
          <w:spacing w:val="-2"/>
        </w:rPr>
        <w:t xml:space="preserve"> </w:t>
      </w:r>
      <w:r>
        <w:t>the theta</w:t>
      </w:r>
      <w:r>
        <w:rPr>
          <w:spacing w:val="5"/>
        </w:rPr>
        <w:t xml:space="preserve"> </w:t>
      </w:r>
      <w:r>
        <w:t>cycle</w:t>
      </w:r>
      <w:r>
        <w:rPr>
          <w:spacing w:val="5"/>
        </w:rPr>
        <w:t xml:space="preserve"> </w:t>
      </w:r>
      <w:r>
        <w:t>(Hasselmo</w:t>
      </w:r>
      <w:r>
        <w:rPr>
          <w:spacing w:val="5"/>
        </w:rPr>
        <w:t xml:space="preserve"> </w:t>
      </w:r>
      <w:r>
        <w:t>et</w:t>
      </w:r>
      <w:r>
        <w:rPr>
          <w:spacing w:val="6"/>
        </w:rPr>
        <w:t xml:space="preserve"> </w:t>
      </w:r>
      <w:r>
        <w:t>al.,</w:t>
      </w:r>
      <w:r>
        <w:rPr>
          <w:spacing w:val="5"/>
        </w:rPr>
        <w:t xml:space="preserve"> </w:t>
      </w:r>
      <w:r>
        <w:t>2002;</w:t>
      </w:r>
      <w:r>
        <w:rPr>
          <w:spacing w:val="5"/>
        </w:rPr>
        <w:t xml:space="preserve"> </w:t>
      </w:r>
      <w:r>
        <w:t>Ketz</w:t>
      </w:r>
      <w:r>
        <w:rPr>
          <w:spacing w:val="5"/>
        </w:rPr>
        <w:t xml:space="preserve"> </w:t>
      </w:r>
      <w:r>
        <w:t>et</w:t>
      </w:r>
      <w:r>
        <w:rPr>
          <w:spacing w:val="6"/>
        </w:rPr>
        <w:t xml:space="preserve"> </w:t>
      </w:r>
      <w:r>
        <w:t>al.,</w:t>
      </w:r>
      <w:r>
        <w:rPr>
          <w:spacing w:val="5"/>
        </w:rPr>
        <w:t xml:space="preserve"> </w:t>
      </w:r>
      <w:r>
        <w:t>2013;</w:t>
      </w:r>
      <w:r>
        <w:rPr>
          <w:spacing w:val="5"/>
        </w:rPr>
        <w:t xml:space="preserve"> </w:t>
      </w:r>
      <w:r>
        <w:t>Siegle</w:t>
      </w:r>
      <w:r>
        <w:rPr>
          <w:spacing w:val="6"/>
        </w:rPr>
        <w:t xml:space="preserve"> </w:t>
      </w:r>
      <w:r>
        <w:t>&amp;</w:t>
      </w:r>
      <w:r>
        <w:rPr>
          <w:spacing w:val="5"/>
        </w:rPr>
        <w:t xml:space="preserve"> </w:t>
      </w:r>
      <w:r>
        <w:t>Wilson,</w:t>
      </w:r>
      <w:r>
        <w:rPr>
          <w:spacing w:val="5"/>
        </w:rPr>
        <w:t xml:space="preserve"> </w:t>
      </w:r>
      <w:r>
        <w:t>2014)</w:t>
      </w:r>
      <w:r>
        <w:rPr>
          <w:spacing w:val="5"/>
        </w:rPr>
        <w:t xml:space="preserve"> </w:t>
      </w:r>
      <w:r>
        <w:t>(Figure</w:t>
      </w:r>
      <w:r>
        <w:rPr>
          <w:spacing w:val="6"/>
        </w:rPr>
        <w:t xml:space="preserve"> </w:t>
      </w:r>
      <w:r>
        <w:t>1).</w:t>
      </w:r>
      <w:r>
        <w:rPr>
          <w:spacing w:val="40"/>
        </w:rPr>
        <w:t xml:space="preserve"> </w:t>
      </w:r>
      <w:r>
        <w:t>Although</w:t>
      </w:r>
      <w:r>
        <w:rPr>
          <w:spacing w:val="5"/>
        </w:rPr>
        <w:t xml:space="preserve"> </w:t>
      </w:r>
      <w:r>
        <w:rPr>
          <w:spacing w:val="-2"/>
        </w:rPr>
        <w:t>nomi-</w:t>
      </w:r>
    </w:p>
    <w:p w14:paraId="3F40BB52" w14:textId="77777777" w:rsidR="00A529FC" w:rsidRDefault="00000000" w:rsidP="007576F6">
      <w:pPr>
        <w:pStyle w:val="BodyText"/>
        <w:spacing w:before="42" w:line="192" w:lineRule="auto"/>
        <w:ind w:left="119" w:right="119"/>
        <w:jc w:val="both"/>
      </w:pPr>
      <w:r>
        <w:t xml:space="preserve">nally a central part of the hippocampus, from a computational perspective it makes more sense to think of this monosynaptic CA1 </w:t>
      </w:r>
      <w:r>
        <w:rPr>
          <w:rFonts w:ascii="Meiryo" w:hAnsi="Meiryo"/>
          <w:i/>
        </w:rPr>
        <w:t>↔</w:t>
      </w:r>
      <w:r>
        <w:rPr>
          <w:rFonts w:ascii="Meiryo" w:hAnsi="Meiryo"/>
          <w:i/>
          <w:spacing w:val="-8"/>
        </w:rPr>
        <w:t xml:space="preserve"> </w:t>
      </w:r>
      <w:r>
        <w:t>EC pathway (sometimes known as the temporo-ammonic pathway) as an ex- tension</w:t>
      </w:r>
      <w:r>
        <w:rPr>
          <w:spacing w:val="-8"/>
        </w:rPr>
        <w:t xml:space="preserve"> </w:t>
      </w:r>
      <w:r>
        <w:t>of</w:t>
      </w:r>
      <w:r>
        <w:rPr>
          <w:spacing w:val="-8"/>
        </w:rPr>
        <w:t xml:space="preserve"> </w:t>
      </w:r>
      <w:r>
        <w:t>the</w:t>
      </w:r>
      <w:r>
        <w:rPr>
          <w:spacing w:val="-8"/>
        </w:rPr>
        <w:t xml:space="preserve"> </w:t>
      </w:r>
      <w:r>
        <w:t>neocortex,</w:t>
      </w:r>
      <w:r>
        <w:rPr>
          <w:spacing w:val="-7"/>
        </w:rPr>
        <w:t xml:space="preserve"> </w:t>
      </w:r>
      <w:r>
        <w:t>where</w:t>
      </w:r>
      <w:r>
        <w:rPr>
          <w:spacing w:val="-8"/>
        </w:rPr>
        <w:t xml:space="preserve"> </w:t>
      </w:r>
      <w:r>
        <w:t>the</w:t>
      </w:r>
      <w:r>
        <w:rPr>
          <w:spacing w:val="-8"/>
        </w:rPr>
        <w:t xml:space="preserve"> </w:t>
      </w:r>
      <w:r>
        <w:t>principles</w:t>
      </w:r>
      <w:r>
        <w:rPr>
          <w:spacing w:val="-8"/>
        </w:rPr>
        <w:t xml:space="preserve"> </w:t>
      </w:r>
      <w:r>
        <w:t>of</w:t>
      </w:r>
      <w:r>
        <w:rPr>
          <w:spacing w:val="-8"/>
        </w:rPr>
        <w:t xml:space="preserve"> </w:t>
      </w:r>
      <w:r>
        <w:t>error-driven</w:t>
      </w:r>
      <w:r>
        <w:rPr>
          <w:spacing w:val="-8"/>
        </w:rPr>
        <w:t xml:space="preserve"> </w:t>
      </w:r>
      <w:r>
        <w:t>learning</w:t>
      </w:r>
      <w:r>
        <w:rPr>
          <w:spacing w:val="-8"/>
        </w:rPr>
        <w:t xml:space="preserve"> </w:t>
      </w:r>
      <w:r>
        <w:t>have</w:t>
      </w:r>
      <w:r>
        <w:rPr>
          <w:spacing w:val="-8"/>
        </w:rPr>
        <w:t xml:space="preserve"> </w:t>
      </w:r>
      <w:r>
        <w:t>been</w:t>
      </w:r>
      <w:r>
        <w:rPr>
          <w:spacing w:val="-8"/>
        </w:rPr>
        <w:t xml:space="preserve"> </w:t>
      </w:r>
      <w:r>
        <w:t>well-developed</w:t>
      </w:r>
      <w:r>
        <w:rPr>
          <w:spacing w:val="-8"/>
        </w:rPr>
        <w:t xml:space="preserve"> </w:t>
      </w:r>
      <w:r>
        <w:rPr>
          <w:spacing w:val="-2"/>
        </w:rPr>
        <w:t>(Lillicrap,</w:t>
      </w:r>
    </w:p>
    <w:p w14:paraId="315F0092" w14:textId="77777777" w:rsidR="00A529FC" w:rsidRDefault="00000000" w:rsidP="007576F6">
      <w:pPr>
        <w:pStyle w:val="BodyText"/>
        <w:spacing w:before="25" w:line="256" w:lineRule="auto"/>
        <w:ind w:left="119" w:right="117"/>
        <w:jc w:val="both"/>
      </w:pPr>
      <w:r>
        <w:t>Santoro, Marris, Akerman, &amp; Hinton, 2020; O’Reilly, 1996; Whittington &amp; Bogacz, 2019).</w:t>
      </w:r>
      <w:r>
        <w:rPr>
          <w:spacing w:val="40"/>
        </w:rPr>
        <w:t xml:space="preserve"> </w:t>
      </w:r>
      <w:r>
        <w:t xml:space="preserve">Specifically, this pathway can be thought of as learning to encode the EC information in CA1 in a way that can then support reactivation of the corresponding EC activity patterns when memories are later retrieved via CA3 </w:t>
      </w:r>
      <w:r>
        <w:rPr>
          <w:w w:val="95"/>
        </w:rPr>
        <w:t>pattern completion.</w:t>
      </w:r>
      <w:r>
        <w:rPr>
          <w:spacing w:val="39"/>
        </w:rPr>
        <w:t xml:space="preserve"> </w:t>
      </w:r>
      <w:r>
        <w:rPr>
          <w:w w:val="95"/>
        </w:rPr>
        <w:t xml:space="preserve">Computationally, this is known as an </w:t>
      </w:r>
      <w:r>
        <w:rPr>
          <w:i/>
          <w:w w:val="95"/>
        </w:rPr>
        <w:t>auto-encoder</w:t>
      </w:r>
      <w:r>
        <w:rPr>
          <w:w w:val="95"/>
        </w:rPr>
        <w:t xml:space="preserve">, and error-driven learning in this case </w:t>
      </w:r>
      <w:r>
        <w:t>amounts</w:t>
      </w:r>
      <w:r>
        <w:rPr>
          <w:spacing w:val="-6"/>
        </w:rPr>
        <w:t xml:space="preserve"> </w:t>
      </w:r>
      <w:r>
        <w:t>to</w:t>
      </w:r>
      <w:r>
        <w:rPr>
          <w:spacing w:val="-6"/>
        </w:rPr>
        <w:t xml:space="preserve"> </w:t>
      </w:r>
      <w:r>
        <w:t>adjusting</w:t>
      </w:r>
      <w:r>
        <w:rPr>
          <w:spacing w:val="-6"/>
        </w:rPr>
        <w:t xml:space="preserve"> </w:t>
      </w:r>
      <w:r>
        <w:t>the</w:t>
      </w:r>
      <w:r>
        <w:rPr>
          <w:spacing w:val="-6"/>
        </w:rPr>
        <w:t xml:space="preserve"> </w:t>
      </w:r>
      <w:r>
        <w:t>synapses</w:t>
      </w:r>
      <w:r>
        <w:rPr>
          <w:spacing w:val="-6"/>
        </w:rPr>
        <w:t xml:space="preserve"> </w:t>
      </w:r>
      <w:r>
        <w:t>in</w:t>
      </w:r>
      <w:r>
        <w:rPr>
          <w:spacing w:val="-6"/>
        </w:rPr>
        <w:t xml:space="preserve"> </w:t>
      </w:r>
      <w:r>
        <w:t>this</w:t>
      </w:r>
      <w:r>
        <w:rPr>
          <w:spacing w:val="-6"/>
        </w:rPr>
        <w:t xml:space="preserve"> </w:t>
      </w:r>
      <w:r>
        <w:t>monosynaptic</w:t>
      </w:r>
      <w:r>
        <w:rPr>
          <w:spacing w:val="-6"/>
        </w:rPr>
        <w:t xml:space="preserve"> </w:t>
      </w:r>
      <w:r>
        <w:t>pathway</w:t>
      </w:r>
      <w:r>
        <w:rPr>
          <w:spacing w:val="-6"/>
        </w:rPr>
        <w:t xml:space="preserve"> </w:t>
      </w:r>
      <w:r>
        <w:t>to</w:t>
      </w:r>
      <w:r>
        <w:rPr>
          <w:spacing w:val="-6"/>
        </w:rPr>
        <w:t xml:space="preserve"> </w:t>
      </w:r>
      <w:r>
        <w:t>ensure</w:t>
      </w:r>
      <w:r>
        <w:rPr>
          <w:spacing w:val="-6"/>
        </w:rPr>
        <w:t xml:space="preserve"> </w:t>
      </w:r>
      <w:r>
        <w:t>that</w:t>
      </w:r>
      <w:r>
        <w:rPr>
          <w:spacing w:val="-6"/>
        </w:rPr>
        <w:t xml:space="preserve"> </w:t>
      </w:r>
      <w:r>
        <w:t>the</w:t>
      </w:r>
      <w:r>
        <w:rPr>
          <w:spacing w:val="-6"/>
        </w:rPr>
        <w:t xml:space="preserve"> </w:t>
      </w:r>
      <w:r>
        <w:t>EC</w:t>
      </w:r>
      <w:r>
        <w:rPr>
          <w:spacing w:val="-6"/>
        </w:rPr>
        <w:t xml:space="preserve"> </w:t>
      </w:r>
      <w:r>
        <w:t>pattern</w:t>
      </w:r>
      <w:r>
        <w:rPr>
          <w:spacing w:val="-6"/>
        </w:rPr>
        <w:t xml:space="preserve"> </w:t>
      </w:r>
      <w:r>
        <w:t>is</w:t>
      </w:r>
      <w:r>
        <w:rPr>
          <w:spacing w:val="-6"/>
        </w:rPr>
        <w:t xml:space="preserve"> </w:t>
      </w:r>
      <w:r>
        <w:t>accurately reconstructed from the CA1 activity pattern.</w:t>
      </w:r>
    </w:p>
    <w:p w14:paraId="24A5BB54" w14:textId="13F2E602" w:rsidR="00A529FC" w:rsidRDefault="00000000">
      <w:pPr>
        <w:pStyle w:val="BodyText"/>
        <w:spacing w:before="42" w:line="256" w:lineRule="auto"/>
        <w:ind w:left="120" w:right="119" w:firstLine="298"/>
        <w:jc w:val="both"/>
        <w:rPr>
          <w:ins w:id="144" w:author="Author" w:date="2022-09-10T01:53:00Z"/>
        </w:rPr>
      </w:pPr>
      <w:r>
        <w:t>The</w:t>
      </w:r>
      <w:r>
        <w:rPr>
          <w:spacing w:val="-10"/>
        </w:rPr>
        <w:t xml:space="preserve"> </w:t>
      </w:r>
      <w:r>
        <w:t>differential</w:t>
      </w:r>
      <w:r>
        <w:rPr>
          <w:spacing w:val="-10"/>
        </w:rPr>
        <w:t xml:space="preserve"> </w:t>
      </w:r>
      <w:r>
        <w:t>modulation</w:t>
      </w:r>
      <w:r>
        <w:rPr>
          <w:spacing w:val="-10"/>
        </w:rPr>
        <w:t xml:space="preserve"> </w:t>
      </w:r>
      <w:r>
        <w:t>of</w:t>
      </w:r>
      <w:r>
        <w:rPr>
          <w:spacing w:val="-10"/>
        </w:rPr>
        <w:t xml:space="preserve"> </w:t>
      </w:r>
      <w:r>
        <w:t>the</w:t>
      </w:r>
      <w:r>
        <w:rPr>
          <w:spacing w:val="-10"/>
        </w:rPr>
        <w:t xml:space="preserve"> </w:t>
      </w:r>
      <w:r>
        <w:t>pathway</w:t>
      </w:r>
      <w:r>
        <w:rPr>
          <w:spacing w:val="-10"/>
        </w:rPr>
        <w:t xml:space="preserve"> </w:t>
      </w:r>
      <w:r>
        <w:t>strengths</w:t>
      </w:r>
      <w:r>
        <w:rPr>
          <w:spacing w:val="-10"/>
        </w:rPr>
        <w:t xml:space="preserve"> </w:t>
      </w:r>
      <w:r>
        <w:t>as</w:t>
      </w:r>
      <w:r>
        <w:rPr>
          <w:spacing w:val="-10"/>
        </w:rPr>
        <w:t xml:space="preserve"> </w:t>
      </w:r>
      <w:r>
        <w:t>shown</w:t>
      </w:r>
      <w:r>
        <w:rPr>
          <w:spacing w:val="-10"/>
        </w:rPr>
        <w:t xml:space="preserve"> </w:t>
      </w:r>
      <w:r>
        <w:t>in</w:t>
      </w:r>
      <w:r>
        <w:rPr>
          <w:spacing w:val="-10"/>
        </w:rPr>
        <w:t xml:space="preserve"> </w:t>
      </w:r>
      <w:r>
        <w:t>Figure</w:t>
      </w:r>
      <w:r>
        <w:rPr>
          <w:spacing w:val="-10"/>
        </w:rPr>
        <w:t xml:space="preserve"> </w:t>
      </w:r>
      <w:r>
        <w:t>1</w:t>
      </w:r>
      <w:r>
        <w:rPr>
          <w:spacing w:val="-10"/>
        </w:rPr>
        <w:t xml:space="preserve"> </w:t>
      </w:r>
      <w:r>
        <w:t>is</w:t>
      </w:r>
      <w:r>
        <w:rPr>
          <w:spacing w:val="-10"/>
        </w:rPr>
        <w:t xml:space="preserve"> </w:t>
      </w:r>
      <w:r>
        <w:t>the</w:t>
      </w:r>
      <w:r>
        <w:rPr>
          <w:spacing w:val="-10"/>
        </w:rPr>
        <w:t xml:space="preserve"> </w:t>
      </w:r>
      <w:r>
        <w:t>primary</w:t>
      </w:r>
      <w:r>
        <w:rPr>
          <w:spacing w:val="-10"/>
        </w:rPr>
        <w:t xml:space="preserve"> </w:t>
      </w:r>
      <w:r>
        <w:t>driver</w:t>
      </w:r>
      <w:r>
        <w:rPr>
          <w:spacing w:val="-10"/>
        </w:rPr>
        <w:t xml:space="preserve"> </w:t>
      </w:r>
      <w:r>
        <w:t>of</w:t>
      </w:r>
      <w:r>
        <w:rPr>
          <w:spacing w:val="-10"/>
        </w:rPr>
        <w:t xml:space="preserve"> </w:t>
      </w:r>
      <w:r>
        <w:t xml:space="preserve">error- </w:t>
      </w:r>
      <w:r>
        <w:rPr>
          <w:spacing w:val="-2"/>
        </w:rPr>
        <w:t>driven</w:t>
      </w:r>
      <w:r>
        <w:rPr>
          <w:spacing w:val="-8"/>
        </w:rPr>
        <w:t xml:space="preserve"> </w:t>
      </w:r>
      <w:r>
        <w:rPr>
          <w:spacing w:val="-2"/>
        </w:rPr>
        <w:t>learning</w:t>
      </w:r>
      <w:r>
        <w:rPr>
          <w:spacing w:val="-9"/>
        </w:rPr>
        <w:t xml:space="preserve"> </w:t>
      </w:r>
      <w:r>
        <w:rPr>
          <w:spacing w:val="-2"/>
        </w:rPr>
        <w:t>in</w:t>
      </w:r>
      <w:r>
        <w:rPr>
          <w:spacing w:val="-8"/>
        </w:rPr>
        <w:t xml:space="preserve"> </w:t>
      </w:r>
      <w:r>
        <w:rPr>
          <w:spacing w:val="-2"/>
        </w:rPr>
        <w:t>the</w:t>
      </w:r>
      <w:r>
        <w:rPr>
          <w:spacing w:val="-9"/>
        </w:rPr>
        <w:t xml:space="preserve"> </w:t>
      </w:r>
      <w:r>
        <w:rPr>
          <w:spacing w:val="-2"/>
        </w:rPr>
        <w:t>monosynaptic</w:t>
      </w:r>
      <w:r>
        <w:rPr>
          <w:spacing w:val="-8"/>
        </w:rPr>
        <w:t xml:space="preserve"> </w:t>
      </w:r>
      <w:r>
        <w:rPr>
          <w:spacing w:val="-2"/>
        </w:rPr>
        <w:t>pathway,</w:t>
      </w:r>
      <w:r>
        <w:rPr>
          <w:spacing w:val="-6"/>
        </w:rPr>
        <w:t xml:space="preserve"> </w:t>
      </w:r>
      <w:r>
        <w:rPr>
          <w:spacing w:val="-2"/>
        </w:rPr>
        <w:t>based</w:t>
      </w:r>
      <w:r>
        <w:rPr>
          <w:spacing w:val="-8"/>
        </w:rPr>
        <w:t xml:space="preserve"> </w:t>
      </w:r>
      <w:r>
        <w:rPr>
          <w:spacing w:val="-2"/>
        </w:rPr>
        <w:t>on</w:t>
      </w:r>
      <w:r>
        <w:rPr>
          <w:spacing w:val="-9"/>
        </w:rPr>
        <w:t xml:space="preserve"> </w:t>
      </w:r>
      <w:r>
        <w:rPr>
          <w:spacing w:val="-2"/>
        </w:rPr>
        <w:t>the</w:t>
      </w:r>
      <w:r>
        <w:rPr>
          <w:spacing w:val="-8"/>
        </w:rPr>
        <w:t xml:space="preserve"> </w:t>
      </w:r>
      <w:r>
        <w:rPr>
          <w:spacing w:val="-2"/>
        </w:rPr>
        <w:t>critical</w:t>
      </w:r>
      <w:r>
        <w:rPr>
          <w:spacing w:val="-9"/>
        </w:rPr>
        <w:t xml:space="preserve"> </w:t>
      </w:r>
      <w:r>
        <w:rPr>
          <w:spacing w:val="-2"/>
        </w:rPr>
        <w:t>data</w:t>
      </w:r>
      <w:r>
        <w:rPr>
          <w:spacing w:val="-8"/>
        </w:rPr>
        <w:t xml:space="preserve"> </w:t>
      </w:r>
      <w:r>
        <w:rPr>
          <w:spacing w:val="-2"/>
        </w:rPr>
        <w:t>from</w:t>
      </w:r>
      <w:r>
        <w:rPr>
          <w:spacing w:val="-8"/>
        </w:rPr>
        <w:t xml:space="preserve"> </w:t>
      </w:r>
      <w:r>
        <w:rPr>
          <w:spacing w:val="-2"/>
        </w:rPr>
        <w:t>Hasselmo</w:t>
      </w:r>
      <w:r>
        <w:rPr>
          <w:spacing w:val="-9"/>
        </w:rPr>
        <w:t xml:space="preserve"> </w:t>
      </w:r>
      <w:r>
        <w:rPr>
          <w:spacing w:val="-2"/>
        </w:rPr>
        <w:t>et</w:t>
      </w:r>
      <w:r>
        <w:rPr>
          <w:spacing w:val="-8"/>
        </w:rPr>
        <w:t xml:space="preserve"> </w:t>
      </w:r>
      <w:r>
        <w:rPr>
          <w:spacing w:val="-2"/>
        </w:rPr>
        <w:t>al.</w:t>
      </w:r>
      <w:r>
        <w:rPr>
          <w:spacing w:val="-9"/>
        </w:rPr>
        <w:t xml:space="preserve"> </w:t>
      </w:r>
      <w:r>
        <w:rPr>
          <w:spacing w:val="-2"/>
        </w:rPr>
        <w:t>(2002).</w:t>
      </w:r>
      <w:r>
        <w:rPr>
          <w:spacing w:val="14"/>
        </w:rPr>
        <w:t xml:space="preserve"> </w:t>
      </w:r>
      <w:r>
        <w:rPr>
          <w:spacing w:val="-2"/>
        </w:rPr>
        <w:t xml:space="preserve">Starting </w:t>
      </w:r>
      <w:r>
        <w:t>with</w:t>
      </w:r>
      <w:r w:rsidRPr="007576F6">
        <w:rPr>
          <w:spacing w:val="-5"/>
        </w:rPr>
        <w:t xml:space="preserve"> </w:t>
      </w:r>
      <w:r>
        <w:t>the</w:t>
      </w:r>
      <w:r w:rsidRPr="007576F6">
        <w:rPr>
          <w:spacing w:val="-4"/>
        </w:rPr>
        <w:t xml:space="preserve"> </w:t>
      </w:r>
      <w:r>
        <w:t>pathway</w:t>
      </w:r>
      <w:r w:rsidRPr="007576F6">
        <w:rPr>
          <w:spacing w:val="-4"/>
        </w:rPr>
        <w:t xml:space="preserve"> </w:t>
      </w:r>
      <w:r>
        <w:t>from</w:t>
      </w:r>
      <w:r w:rsidRPr="007576F6">
        <w:rPr>
          <w:spacing w:val="-4"/>
        </w:rPr>
        <w:t xml:space="preserve"> </w:t>
      </w:r>
      <w:r>
        <w:t>CA1</w:t>
      </w:r>
      <w:r w:rsidRPr="007576F6">
        <w:rPr>
          <w:spacing w:val="-4"/>
        </w:rPr>
        <w:t xml:space="preserve"> </w:t>
      </w:r>
      <w:r>
        <w:t>to</w:t>
      </w:r>
      <w:r w:rsidRPr="007576F6">
        <w:rPr>
          <w:spacing w:val="-4"/>
        </w:rPr>
        <w:t xml:space="preserve"> </w:t>
      </w:r>
      <w:r>
        <w:t>ECout,</w:t>
      </w:r>
      <w:r w:rsidRPr="007576F6">
        <w:rPr>
          <w:spacing w:val="-3"/>
        </w:rPr>
        <w:t xml:space="preserve"> </w:t>
      </w:r>
      <w:r>
        <w:t>the</w:t>
      </w:r>
      <w:r w:rsidRPr="007576F6">
        <w:rPr>
          <w:spacing w:val="-4"/>
        </w:rPr>
        <w:t xml:space="preserve"> </w:t>
      </w:r>
      <w:r>
        <w:t>weak-then-strong</w:t>
      </w:r>
      <w:r w:rsidRPr="007576F6">
        <w:rPr>
          <w:spacing w:val="-4"/>
        </w:rPr>
        <w:t xml:space="preserve"> </w:t>
      </w:r>
      <w:r>
        <w:t>drive</w:t>
      </w:r>
      <w:r w:rsidRPr="007576F6">
        <w:rPr>
          <w:spacing w:val="-4"/>
        </w:rPr>
        <w:t xml:space="preserve"> </w:t>
      </w:r>
      <w:r>
        <w:t>from</w:t>
      </w:r>
      <w:r w:rsidRPr="007576F6">
        <w:rPr>
          <w:spacing w:val="-4"/>
        </w:rPr>
        <w:t xml:space="preserve"> </w:t>
      </w:r>
      <w:r>
        <w:t>ECin</w:t>
      </w:r>
      <w:r w:rsidRPr="007576F6">
        <w:rPr>
          <w:spacing w:val="-4"/>
        </w:rPr>
        <w:t xml:space="preserve"> </w:t>
      </w:r>
      <w:r>
        <w:t>to</w:t>
      </w:r>
      <w:r w:rsidRPr="007576F6">
        <w:rPr>
          <w:spacing w:val="-4"/>
        </w:rPr>
        <w:t xml:space="preserve"> </w:t>
      </w:r>
      <w:r>
        <w:t>ECout</w:t>
      </w:r>
      <w:r w:rsidRPr="007576F6">
        <w:rPr>
          <w:spacing w:val="-4"/>
        </w:rPr>
        <w:t xml:space="preserve"> </w:t>
      </w:r>
      <w:r>
        <w:t>provides</w:t>
      </w:r>
      <w:r w:rsidRPr="007576F6">
        <w:rPr>
          <w:spacing w:val="-4"/>
        </w:rPr>
        <w:t xml:space="preserve"> </w:t>
      </w:r>
      <w:r>
        <w:t>the</w:t>
      </w:r>
      <w:r w:rsidRPr="007576F6">
        <w:rPr>
          <w:spacing w:val="-4"/>
        </w:rPr>
        <w:t xml:space="preserve"> </w:t>
      </w:r>
      <w:r w:rsidRPr="007576F6">
        <w:rPr>
          <w:spacing w:val="-2"/>
        </w:rPr>
        <w:t>oppor-</w:t>
      </w:r>
      <w:del w:id="145" w:author="Author" w:date="2022-09-10T01:53:00Z">
        <w:r>
          <w:delText xml:space="preserve"> </w:delText>
        </w:r>
      </w:del>
    </w:p>
    <w:p w14:paraId="686E97B7" w14:textId="77777777" w:rsidR="00ED530C" w:rsidRDefault="00000000">
      <w:pPr>
        <w:pStyle w:val="BodyText"/>
        <w:spacing w:before="41" w:line="256" w:lineRule="auto"/>
        <w:ind w:left="120" w:right="119" w:firstLine="298"/>
        <w:jc w:val="both"/>
        <w:rPr>
          <w:del w:id="146" w:author="Author" w:date="2022-09-10T01:53:00Z"/>
        </w:rPr>
      </w:pPr>
      <w:r>
        <w:t>tunity</w:t>
      </w:r>
      <w:r w:rsidRPr="007576F6">
        <w:t xml:space="preserve"> </w:t>
      </w:r>
      <w:r>
        <w:t>for</w:t>
      </w:r>
      <w:r w:rsidRPr="007576F6">
        <w:t xml:space="preserve"> </w:t>
      </w:r>
      <w:r>
        <w:t>ECout</w:t>
      </w:r>
      <w:r w:rsidRPr="007576F6">
        <w:t xml:space="preserve"> </w:t>
      </w:r>
      <w:r>
        <w:t>to</w:t>
      </w:r>
      <w:r w:rsidRPr="007576F6">
        <w:t xml:space="preserve"> </w:t>
      </w:r>
      <w:r>
        <w:t>exhibit</w:t>
      </w:r>
      <w:r w:rsidRPr="007576F6">
        <w:t xml:space="preserve"> </w:t>
      </w:r>
      <w:r>
        <w:t>two</w:t>
      </w:r>
      <w:r w:rsidRPr="007576F6">
        <w:t xml:space="preserve"> </w:t>
      </w:r>
      <w:r>
        <w:t>different</w:t>
      </w:r>
      <w:r w:rsidRPr="007576F6">
        <w:t xml:space="preserve"> </w:t>
      </w:r>
      <w:r>
        <w:t>states</w:t>
      </w:r>
      <w:r w:rsidRPr="007576F6">
        <w:t xml:space="preserve"> </w:t>
      </w:r>
      <w:r>
        <w:t>of</w:t>
      </w:r>
      <w:r w:rsidRPr="007576F6">
        <w:t xml:space="preserve"> </w:t>
      </w:r>
      <w:r>
        <w:t>activity:</w:t>
      </w:r>
      <w:r w:rsidRPr="007576F6">
        <w:rPr>
          <w:spacing w:val="40"/>
        </w:rPr>
        <w:t xml:space="preserve"> </w:t>
      </w:r>
      <w:r>
        <w:t>first</w:t>
      </w:r>
      <w:r w:rsidRPr="007576F6">
        <w:t xml:space="preserve"> </w:t>
      </w:r>
      <w:r>
        <w:t>the</w:t>
      </w:r>
      <w:r w:rsidRPr="007576F6">
        <w:t xml:space="preserve"> </w:t>
      </w:r>
      <w:r>
        <w:t>state</w:t>
      </w:r>
      <w:r w:rsidRPr="007576F6">
        <w:t xml:space="preserve"> </w:t>
      </w:r>
      <w:r>
        <w:t>of</w:t>
      </w:r>
      <w:r w:rsidRPr="007576F6">
        <w:t xml:space="preserve"> </w:t>
      </w:r>
      <w:r>
        <w:t>activity</w:t>
      </w:r>
      <w:r w:rsidRPr="007576F6">
        <w:t xml:space="preserve"> </w:t>
      </w:r>
      <w:r>
        <w:t>where</w:t>
      </w:r>
      <w:r w:rsidRPr="007576F6">
        <w:t xml:space="preserve"> </w:t>
      </w:r>
      <w:r>
        <w:t>it</w:t>
      </w:r>
      <w:r w:rsidRPr="007576F6">
        <w:t xml:space="preserve"> </w:t>
      </w:r>
      <w:r>
        <w:t>is</w:t>
      </w:r>
      <w:r w:rsidRPr="007576F6">
        <w:t xml:space="preserve"> primarily</w:t>
      </w:r>
    </w:p>
    <w:p w14:paraId="05105AA3" w14:textId="75BF4223" w:rsidR="00A529FC" w:rsidRDefault="00000000" w:rsidP="007576F6">
      <w:pPr>
        <w:pStyle w:val="BodyText"/>
        <w:spacing w:before="42" w:line="192" w:lineRule="auto"/>
        <w:ind w:left="120" w:right="117"/>
        <w:jc w:val="both"/>
      </w:pPr>
      <w:ins w:id="147" w:author="Author" w:date="2022-09-10T01:53:00Z">
        <w:r>
          <w:t xml:space="preserve"> </w:t>
        </w:r>
      </w:ins>
      <w:r>
        <w:t xml:space="preserve">reflecting the CA1 </w:t>
      </w:r>
      <w:r>
        <w:rPr>
          <w:rFonts w:ascii="Meiryo" w:hAnsi="Meiryo"/>
          <w:i/>
        </w:rPr>
        <w:t>→</w:t>
      </w:r>
      <w:r>
        <w:rPr>
          <w:rFonts w:ascii="Meiryo" w:hAnsi="Meiryo"/>
          <w:i/>
          <w:spacing w:val="-9"/>
        </w:rPr>
        <w:t xml:space="preserve"> </w:t>
      </w:r>
      <w:r>
        <w:t xml:space="preserve">ECout projection, and then, in the final </w:t>
      </w:r>
      <w:r>
        <w:rPr>
          <w:i/>
        </w:rPr>
        <w:t xml:space="preserve">plus phase </w:t>
      </w:r>
      <w:r>
        <w:t xml:space="preserve">or </w:t>
      </w:r>
      <w:r>
        <w:rPr>
          <w:i/>
        </w:rPr>
        <w:t xml:space="preserve">Fourth Quarter </w:t>
      </w:r>
      <w:r>
        <w:t>of the theta cycle,</w:t>
      </w:r>
      <w:r>
        <w:rPr>
          <w:spacing w:val="-7"/>
        </w:rPr>
        <w:t xml:space="preserve"> </w:t>
      </w:r>
      <w:r>
        <w:t>the</w:t>
      </w:r>
      <w:r>
        <w:rPr>
          <w:spacing w:val="-7"/>
        </w:rPr>
        <w:t xml:space="preserve"> </w:t>
      </w:r>
      <w:r>
        <w:t>state</w:t>
      </w:r>
      <w:r>
        <w:rPr>
          <w:spacing w:val="-6"/>
        </w:rPr>
        <w:t xml:space="preserve"> </w:t>
      </w:r>
      <w:r>
        <w:t>where</w:t>
      </w:r>
      <w:r>
        <w:rPr>
          <w:spacing w:val="-7"/>
        </w:rPr>
        <w:t xml:space="preserve"> </w:t>
      </w:r>
      <w:r>
        <w:t>ECout</w:t>
      </w:r>
      <w:r>
        <w:rPr>
          <w:spacing w:val="-6"/>
        </w:rPr>
        <w:t xml:space="preserve"> </w:t>
      </w:r>
      <w:r>
        <w:t>reflects</w:t>
      </w:r>
      <w:r>
        <w:rPr>
          <w:spacing w:val="-7"/>
        </w:rPr>
        <w:t xml:space="preserve"> </w:t>
      </w:r>
      <w:r>
        <w:t>the</w:t>
      </w:r>
      <w:r>
        <w:rPr>
          <w:spacing w:val="-6"/>
        </w:rPr>
        <w:t xml:space="preserve"> </w:t>
      </w:r>
      <w:r>
        <w:t>driving</w:t>
      </w:r>
      <w:r>
        <w:rPr>
          <w:spacing w:val="-7"/>
        </w:rPr>
        <w:t xml:space="preserve"> </w:t>
      </w:r>
      <w:r>
        <w:t>input</w:t>
      </w:r>
      <w:r>
        <w:rPr>
          <w:spacing w:val="-7"/>
        </w:rPr>
        <w:t xml:space="preserve"> </w:t>
      </w:r>
      <w:r>
        <w:t>from</w:t>
      </w:r>
      <w:r>
        <w:rPr>
          <w:spacing w:val="-6"/>
        </w:rPr>
        <w:t xml:space="preserve"> </w:t>
      </w:r>
      <w:r>
        <w:t>ECin.</w:t>
      </w:r>
      <w:r>
        <w:rPr>
          <w:spacing w:val="6"/>
        </w:rPr>
        <w:t xml:space="preserve"> </w:t>
      </w:r>
      <w:r>
        <w:t>In</w:t>
      </w:r>
      <w:r>
        <w:rPr>
          <w:spacing w:val="-7"/>
        </w:rPr>
        <w:t xml:space="preserve"> </w:t>
      </w:r>
      <w:r>
        <w:t>terms</w:t>
      </w:r>
      <w:r>
        <w:rPr>
          <w:spacing w:val="-6"/>
        </w:rPr>
        <w:t xml:space="preserve"> </w:t>
      </w:r>
      <w:r>
        <w:t>of</w:t>
      </w:r>
      <w:r>
        <w:rPr>
          <w:spacing w:val="-7"/>
        </w:rPr>
        <w:t xml:space="preserve"> </w:t>
      </w:r>
      <w:r>
        <w:t>the</w:t>
      </w:r>
      <w:r>
        <w:rPr>
          <w:spacing w:val="-7"/>
        </w:rPr>
        <w:t xml:space="preserve"> </w:t>
      </w:r>
      <w:r>
        <w:t>delta</w:t>
      </w:r>
      <w:r>
        <w:rPr>
          <w:spacing w:val="-6"/>
        </w:rPr>
        <w:t xml:space="preserve"> </w:t>
      </w:r>
      <w:r>
        <w:t>rule</w:t>
      </w:r>
      <w:r>
        <w:rPr>
          <w:spacing w:val="-7"/>
        </w:rPr>
        <w:t xml:space="preserve"> </w:t>
      </w:r>
      <w:r>
        <w:t>equation</w:t>
      </w:r>
      <w:r>
        <w:rPr>
          <w:spacing w:val="-6"/>
        </w:rPr>
        <w:t xml:space="preserve"> </w:t>
      </w:r>
      <w:r>
        <w:rPr>
          <w:spacing w:val="-2"/>
        </w:rPr>
        <w:t>shown</w:t>
      </w:r>
    </w:p>
    <w:p w14:paraId="5F71DFE0" w14:textId="77777777" w:rsidR="00A529FC" w:rsidRDefault="00000000" w:rsidP="007576F6">
      <w:pPr>
        <w:pStyle w:val="BodyText"/>
        <w:spacing w:before="26"/>
        <w:ind w:left="120"/>
        <w:jc w:val="both"/>
      </w:pPr>
      <w:r>
        <w:t>above,</w:t>
      </w:r>
      <w:r>
        <w:rPr>
          <w:spacing w:val="-8"/>
        </w:rPr>
        <w:t xml:space="preserve"> </w:t>
      </w:r>
      <w:r>
        <w:t>these</w:t>
      </w:r>
      <w:r>
        <w:rPr>
          <w:spacing w:val="-8"/>
        </w:rPr>
        <w:t xml:space="preserve"> </w:t>
      </w:r>
      <w:r>
        <w:t>two</w:t>
      </w:r>
      <w:r>
        <w:rPr>
          <w:spacing w:val="-7"/>
        </w:rPr>
        <w:t xml:space="preserve"> </w:t>
      </w:r>
      <w:r>
        <w:t>states</w:t>
      </w:r>
      <w:r>
        <w:rPr>
          <w:spacing w:val="-8"/>
        </w:rPr>
        <w:t xml:space="preserve"> </w:t>
      </w:r>
      <w:r>
        <w:t>of</w:t>
      </w:r>
      <w:r>
        <w:rPr>
          <w:spacing w:val="-7"/>
        </w:rPr>
        <w:t xml:space="preserve"> </w:t>
      </w:r>
      <w:r>
        <w:t>ECout</w:t>
      </w:r>
      <w:r>
        <w:rPr>
          <w:spacing w:val="-8"/>
        </w:rPr>
        <w:t xml:space="preserve"> </w:t>
      </w:r>
      <w:r>
        <w:t>enable</w:t>
      </w:r>
      <w:r>
        <w:rPr>
          <w:spacing w:val="-7"/>
        </w:rPr>
        <w:t xml:space="preserve"> </w:t>
      </w:r>
      <w:r>
        <w:t>error</w:t>
      </w:r>
      <w:r>
        <w:rPr>
          <w:spacing w:val="-8"/>
        </w:rPr>
        <w:t xml:space="preserve"> </w:t>
      </w:r>
      <w:r>
        <w:t>driven</w:t>
      </w:r>
      <w:r>
        <w:rPr>
          <w:spacing w:val="-7"/>
        </w:rPr>
        <w:t xml:space="preserve"> </w:t>
      </w:r>
      <w:r>
        <w:t>learning</w:t>
      </w:r>
      <w:r>
        <w:rPr>
          <w:spacing w:val="-8"/>
        </w:rPr>
        <w:t xml:space="preserve"> </w:t>
      </w:r>
      <w:r>
        <w:t>as</w:t>
      </w:r>
      <w:r>
        <w:rPr>
          <w:spacing w:val="-7"/>
        </w:rPr>
        <w:t xml:space="preserve"> </w:t>
      </w:r>
      <w:r>
        <w:rPr>
          <w:spacing w:val="-2"/>
        </w:rPr>
        <w:t>follows:</w:t>
      </w:r>
    </w:p>
    <w:p w14:paraId="2EA68B36" w14:textId="77777777" w:rsidR="00A529FC" w:rsidRDefault="00000000" w:rsidP="007576F6">
      <w:pPr>
        <w:tabs>
          <w:tab w:val="left" w:pos="9225"/>
        </w:tabs>
        <w:spacing w:before="180" w:line="197" w:lineRule="exact"/>
        <w:ind w:left="2958"/>
      </w:pPr>
      <w:r>
        <w:rPr>
          <w:rFonts w:ascii="Georgia" w:hAnsi="Georgia"/>
          <w:i/>
          <w:w w:val="105"/>
        </w:rPr>
        <w:t>dW</w:t>
      </w:r>
      <w:r>
        <w:rPr>
          <w:rFonts w:ascii="Georgia" w:hAnsi="Georgia"/>
          <w:i/>
          <w:w w:val="105"/>
          <w:vertAlign w:val="subscript"/>
        </w:rPr>
        <w:t>i,j</w:t>
      </w:r>
      <w:r>
        <w:rPr>
          <w:rFonts w:ascii="Georgia" w:hAnsi="Georgia"/>
          <w:i/>
          <w:spacing w:val="38"/>
          <w:w w:val="105"/>
        </w:rPr>
        <w:t xml:space="preserve"> </w:t>
      </w:r>
      <w:r>
        <w:rPr>
          <w:rFonts w:ascii="Tahoma" w:hAnsi="Tahoma"/>
          <w:w w:val="105"/>
        </w:rPr>
        <w:t>=</w:t>
      </w:r>
      <w:r>
        <w:rPr>
          <w:rFonts w:ascii="Tahoma" w:hAnsi="Tahoma"/>
          <w:spacing w:val="1"/>
          <w:w w:val="105"/>
        </w:rPr>
        <w:t xml:space="preserve"> </w:t>
      </w:r>
      <w:r>
        <w:rPr>
          <w:w w:val="105"/>
        </w:rPr>
        <w:t>CA1</w:t>
      </w:r>
      <w:r>
        <w:rPr>
          <w:rFonts w:ascii="Georgia" w:hAnsi="Georgia"/>
          <w:i/>
          <w:w w:val="105"/>
          <w:vertAlign w:val="subscript"/>
        </w:rPr>
        <w:t>i</w:t>
      </w:r>
      <w:r>
        <w:rPr>
          <w:rFonts w:ascii="Tahoma" w:hAnsi="Tahoma"/>
          <w:w w:val="105"/>
        </w:rPr>
        <w:t>(</w:t>
      </w:r>
      <w:r>
        <w:rPr>
          <w:w w:val="105"/>
        </w:rPr>
        <w:t>ECout</w:t>
      </w:r>
      <w:r>
        <w:rPr>
          <w:rFonts w:ascii="Georgia" w:hAnsi="Georgia"/>
          <w:i/>
          <w:w w:val="105"/>
          <w:vertAlign w:val="superscript"/>
        </w:rPr>
        <w:t>ECin</w:t>
      </w:r>
      <w:r>
        <w:rPr>
          <w:rFonts w:ascii="Georgia" w:hAnsi="Georgia"/>
          <w:i/>
          <w:spacing w:val="13"/>
          <w:w w:val="105"/>
        </w:rPr>
        <w:t xml:space="preserve"> </w:t>
      </w:r>
      <w:r>
        <w:rPr>
          <w:rFonts w:ascii="Meiryo" w:hAnsi="Meiryo"/>
          <w:i/>
          <w:w w:val="105"/>
        </w:rPr>
        <w:t>−</w:t>
      </w:r>
      <w:r>
        <w:rPr>
          <w:rFonts w:ascii="Meiryo" w:hAnsi="Meiryo"/>
          <w:i/>
          <w:spacing w:val="-21"/>
          <w:w w:val="105"/>
        </w:rPr>
        <w:t xml:space="preserve"> </w:t>
      </w:r>
      <w:r>
        <w:rPr>
          <w:spacing w:val="-2"/>
          <w:w w:val="105"/>
        </w:rPr>
        <w:t>ECout</w:t>
      </w:r>
      <w:r>
        <w:rPr>
          <w:rFonts w:ascii="Georgia" w:hAnsi="Georgia"/>
          <w:i/>
          <w:spacing w:val="-2"/>
          <w:w w:val="105"/>
          <w:vertAlign w:val="superscript"/>
        </w:rPr>
        <w:t>CA</w:t>
      </w:r>
      <w:r>
        <w:rPr>
          <w:rFonts w:ascii="Trebuchet MS" w:hAnsi="Trebuchet MS"/>
          <w:spacing w:val="-2"/>
          <w:w w:val="105"/>
          <w:vertAlign w:val="superscript"/>
        </w:rPr>
        <w:t>1</w:t>
      </w:r>
      <w:r>
        <w:rPr>
          <w:rFonts w:ascii="Tahoma" w:hAnsi="Tahoma"/>
          <w:spacing w:val="-2"/>
          <w:w w:val="105"/>
        </w:rPr>
        <w:t>)</w:t>
      </w:r>
      <w:r>
        <w:rPr>
          <w:rFonts w:ascii="Georgia" w:hAnsi="Georgia"/>
          <w:i/>
          <w:spacing w:val="-2"/>
          <w:w w:val="105"/>
        </w:rPr>
        <w:t>,</w:t>
      </w:r>
      <w:r>
        <w:rPr>
          <w:rFonts w:ascii="Georgia" w:hAnsi="Georgia"/>
          <w:i/>
        </w:rPr>
        <w:tab/>
      </w:r>
      <w:r>
        <w:rPr>
          <w:spacing w:val="-5"/>
          <w:w w:val="110"/>
        </w:rPr>
        <w:t>(3)</w:t>
      </w:r>
    </w:p>
    <w:p w14:paraId="4637739A" w14:textId="77777777" w:rsidR="00A529FC" w:rsidRDefault="00000000">
      <w:pPr>
        <w:tabs>
          <w:tab w:val="left" w:pos="2754"/>
        </w:tabs>
        <w:spacing w:line="155" w:lineRule="exact"/>
        <w:ind w:left="1494"/>
        <w:jc w:val="center"/>
        <w:rPr>
          <w:rFonts w:ascii="Georgia"/>
          <w:i/>
          <w:sz w:val="16"/>
        </w:rPr>
      </w:pPr>
      <w:r>
        <w:rPr>
          <w:rFonts w:ascii="Georgia"/>
          <w:i/>
          <w:spacing w:val="-10"/>
          <w:w w:val="145"/>
          <w:sz w:val="16"/>
        </w:rPr>
        <w:t>j</w:t>
      </w:r>
      <w:r>
        <w:rPr>
          <w:rFonts w:ascii="Georgia"/>
          <w:i/>
          <w:sz w:val="16"/>
        </w:rPr>
        <w:tab/>
      </w:r>
      <w:r>
        <w:rPr>
          <w:rFonts w:ascii="Georgia"/>
          <w:i/>
          <w:spacing w:val="-10"/>
          <w:w w:val="145"/>
          <w:sz w:val="16"/>
        </w:rPr>
        <w:t>j</w:t>
      </w:r>
    </w:p>
    <w:p w14:paraId="585AC4BE" w14:textId="12787EF1" w:rsidR="00A529FC" w:rsidRDefault="002F233B">
      <w:pPr>
        <w:pStyle w:val="BodyText"/>
        <w:spacing w:before="10"/>
        <w:rPr>
          <w:ins w:id="148" w:author="Author" w:date="2022-09-10T01:53:00Z"/>
          <w:rFonts w:ascii="Georgia"/>
          <w:i/>
          <w:sz w:val="10"/>
        </w:rPr>
      </w:pPr>
      <w:del w:id="149" w:author="Author" w:date="2022-09-10T01:53:00Z">
        <w:r>
          <w:rPr>
            <w:noProof/>
          </w:rPr>
          <mc:AlternateContent>
            <mc:Choice Requires="wps">
              <w:drawing>
                <wp:anchor distT="0" distB="0" distL="114300" distR="114300" simplePos="0" relativeHeight="487595008" behindDoc="1" locked="0" layoutInCell="1" allowOverlap="1" wp14:anchorId="33AAACE9" wp14:editId="35B82A75">
                  <wp:simplePos x="0" y="0"/>
                  <wp:positionH relativeFrom="page">
                    <wp:posOffset>1641475</wp:posOffset>
                  </wp:positionH>
                  <wp:positionV relativeFrom="paragraph">
                    <wp:posOffset>188595</wp:posOffset>
                  </wp:positionV>
                  <wp:extent cx="43815" cy="101600"/>
                  <wp:effectExtent l="0" t="0" r="6985" b="0"/>
                  <wp:wrapNone/>
                  <wp:docPr id="552"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591FD1" w14:textId="77777777" w:rsidR="00ED530C" w:rsidRDefault="00000000">
                              <w:pPr>
                                <w:spacing w:line="155" w:lineRule="exact"/>
                                <w:rPr>
                                  <w:del w:id="150" w:author="Author" w:date="2022-09-10T01:53:00Z"/>
                                  <w:rFonts w:ascii="Georgia"/>
                                  <w:i/>
                                  <w:sz w:val="16"/>
                                </w:rPr>
                              </w:pPr>
                              <w:del w:id="151" w:author="Author" w:date="2022-09-10T01:53:00Z">
                                <w:r>
                                  <w:rPr>
                                    <w:rFonts w:ascii="Georgia"/>
                                    <w:i/>
                                    <w:w w:val="146"/>
                                    <w:sz w:val="16"/>
                                  </w:rPr>
                                  <w:delText>j</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AAACE9" id="_x0000_t202" coordsize="21600,21600" o:spt="202" path="m,l,21600r21600,l21600,xe">
                  <v:stroke joinstyle="miter"/>
                  <v:path gradientshapeok="t" o:connecttype="rect"/>
                </v:shapetype>
                <v:shape id="docshape6" o:spid="_x0000_s1026" type="#_x0000_t202" style="position:absolute;margin-left:129.25pt;margin-top:14.85pt;width:3.45pt;height:8pt;z-index:-15721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ZjEexQEAAHg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" filled="f" stroked="f">
                  <v:path arrowok="t"/>
                  <v:textbox inset="0,0,0,0">
                    <w:txbxContent>
                      <w:p w14:paraId="45591FD1" w14:textId="77777777" w:rsidR="00ED530C" w:rsidRDefault="00000000">
                        <w:pPr>
                          <w:spacing w:line="155" w:lineRule="exact"/>
                          <w:rPr>
                            <w:del w:id="152" w:author="Author" w:date="2022-09-10T01:53:00Z"/>
                            <w:rFonts w:ascii="Georgia"/>
                            <w:i/>
                            <w:sz w:val="16"/>
                          </w:rPr>
                        </w:pPr>
                        <w:del w:id="153" w:author="Author" w:date="2022-09-10T01:53:00Z">
                          <w:r>
                            <w:rPr>
                              <w:rFonts w:ascii="Georgia"/>
                              <w:i/>
                              <w:w w:val="146"/>
                              <w:sz w:val="16"/>
                            </w:rPr>
                            <w:delText>j</w:delText>
                          </w:r>
                        </w:del>
                      </w:p>
                    </w:txbxContent>
                  </v:textbox>
                  <w10:wrap anchorx="page"/>
                </v:shape>
              </w:pict>
            </mc:Fallback>
          </mc:AlternateContent>
        </w:r>
        <w:r>
          <w:rPr>
            <w:noProof/>
          </w:rPr>
          <mc:AlternateContent>
            <mc:Choice Requires="wps">
              <w:drawing>
                <wp:anchor distT="0" distB="0" distL="114300" distR="114300" simplePos="0" relativeHeight="487596032" behindDoc="1" locked="0" layoutInCell="1" allowOverlap="1" wp14:anchorId="75418CBD" wp14:editId="6EC11E60">
                  <wp:simplePos x="0" y="0"/>
                  <wp:positionH relativeFrom="page">
                    <wp:posOffset>3545205</wp:posOffset>
                  </wp:positionH>
                  <wp:positionV relativeFrom="paragraph">
                    <wp:posOffset>378460</wp:posOffset>
                  </wp:positionV>
                  <wp:extent cx="43815" cy="101600"/>
                  <wp:effectExtent l="0" t="0" r="6985" b="0"/>
                  <wp:wrapNone/>
                  <wp:docPr id="553"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82B03" w14:textId="77777777" w:rsidR="00ED530C" w:rsidRDefault="00000000">
                              <w:pPr>
                                <w:spacing w:line="155" w:lineRule="exact"/>
                                <w:rPr>
                                  <w:del w:id="154" w:author="Author" w:date="2022-09-10T01:53:00Z"/>
                                  <w:rFonts w:ascii="Georgia"/>
                                  <w:i/>
                                  <w:sz w:val="16"/>
                                </w:rPr>
                              </w:pPr>
                              <w:del w:id="155" w:author="Author" w:date="2022-09-10T01:53:00Z">
                                <w:r>
                                  <w:rPr>
                                    <w:rFonts w:ascii="Georgia"/>
                                    <w:i/>
                                    <w:w w:val="146"/>
                                    <w:sz w:val="16"/>
                                  </w:rPr>
                                  <w:delText>j</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18CBD" id="docshape7" o:spid="_x0000_s1027" type="#_x0000_t202" style="position:absolute;margin-left:279.15pt;margin-top:29.8pt;width:3.45pt;height:8pt;z-index:-157204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" filled="f" stroked="f">
                  <v:path arrowok="t"/>
                  <v:textbox inset="0,0,0,0">
                    <w:txbxContent>
                      <w:p w14:paraId="68182B03" w14:textId="77777777" w:rsidR="00ED530C" w:rsidRDefault="00000000">
                        <w:pPr>
                          <w:spacing w:line="155" w:lineRule="exact"/>
                          <w:rPr>
                            <w:del w:id="156" w:author="Author" w:date="2022-09-10T01:53:00Z"/>
                            <w:rFonts w:ascii="Georgia"/>
                            <w:i/>
                            <w:sz w:val="16"/>
                          </w:rPr>
                        </w:pPr>
                        <w:del w:id="157" w:author="Author" w:date="2022-09-10T01:53:00Z">
                          <w:r>
                            <w:rPr>
                              <w:rFonts w:ascii="Georgia"/>
                              <w:i/>
                              <w:w w:val="146"/>
                              <w:sz w:val="16"/>
                            </w:rPr>
                            <w:delText>j</w:delText>
                          </w:r>
                        </w:del>
                      </w:p>
                    </w:txbxContent>
                  </v:textbox>
                  <w10:wrap anchorx="page"/>
                </v:shape>
              </w:pict>
            </mc:Fallback>
          </mc:AlternateContent>
        </w:r>
      </w:del>
    </w:p>
    <w:p w14:paraId="2D3A9925" w14:textId="1D709E78" w:rsidR="00A529FC" w:rsidRDefault="006228F8" w:rsidP="007576F6">
      <w:pPr>
        <w:pStyle w:val="BodyText"/>
        <w:spacing w:before="99" w:line="261" w:lineRule="auto"/>
        <w:ind w:left="120" w:right="117"/>
        <w:jc w:val="both"/>
      </w:pPr>
      <w:ins w:id="158" w:author="Author" w:date="2022-09-10T01:53:00Z">
        <w:r>
          <w:rPr>
            <w:noProof/>
          </w:rPr>
          <mc:AlternateContent>
            <mc:Choice Requires="wps">
              <w:drawing>
                <wp:anchor distT="0" distB="0" distL="114300" distR="114300" simplePos="0" relativeHeight="486560768" behindDoc="1" locked="0" layoutInCell="1" allowOverlap="1" wp14:anchorId="00586903" wp14:editId="5AC14EA3">
                  <wp:simplePos x="0" y="0"/>
                  <wp:positionH relativeFrom="page">
                    <wp:posOffset>1641475</wp:posOffset>
                  </wp:positionH>
                  <wp:positionV relativeFrom="paragraph">
                    <wp:posOffset>152400</wp:posOffset>
                  </wp:positionV>
                  <wp:extent cx="43815" cy="101600"/>
                  <wp:effectExtent l="0" t="0" r="6985" b="0"/>
                  <wp:wrapNone/>
                  <wp:docPr id="545" name="docshape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96B2CA" w14:textId="77777777" w:rsidR="00A529FC" w:rsidRDefault="00000000">
                              <w:pPr>
                                <w:spacing w:line="155" w:lineRule="exact"/>
                                <w:rPr>
                                  <w:ins w:id="159" w:author="Author" w:date="2022-09-10T01:53:00Z"/>
                                  <w:rFonts w:ascii="Georgia"/>
                                  <w:i/>
                                  <w:sz w:val="16"/>
                                </w:rPr>
                              </w:pPr>
                              <w:ins w:id="160" w:author="Author" w:date="2022-09-10T01:53: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586903" id="_x0000_s1028" type="#_x0000_t202" style="position:absolute;left:0;text-align:left;margin-left:129.25pt;margin-top:12pt;width:3.45pt;height:8pt;z-index:-16755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" filled="f" stroked="f">
                  <v:path arrowok="t"/>
                  <v:textbox inset="0,0,0,0">
                    <w:txbxContent>
                      <w:p w14:paraId="6496B2CA" w14:textId="77777777" w:rsidR="00A529FC" w:rsidRDefault="00000000">
                        <w:pPr>
                          <w:spacing w:line="155" w:lineRule="exact"/>
                          <w:rPr>
                            <w:ins w:id="161" w:author="Author" w:date="2022-09-10T01:53:00Z"/>
                            <w:rFonts w:ascii="Georgia"/>
                            <w:i/>
                            <w:sz w:val="16"/>
                          </w:rPr>
                        </w:pPr>
                        <w:ins w:id="162" w:author="Author" w:date="2022-09-10T01:53:00Z">
                          <w:r>
                            <w:rPr>
                              <w:rFonts w:ascii="Georgia"/>
                              <w:i/>
                              <w:w w:val="146"/>
                              <w:sz w:val="16"/>
                            </w:rPr>
                            <w:t>j</w:t>
                          </w:r>
                        </w:ins>
                      </w:p>
                    </w:txbxContent>
                  </v:textbox>
                  <w10:wrap anchorx="page"/>
                </v:shape>
              </w:pict>
            </mc:Fallback>
          </mc:AlternateContent>
        </w:r>
        <w:r>
          <w:rPr>
            <w:noProof/>
          </w:rPr>
          <mc:AlternateContent>
            <mc:Choice Requires="wps">
              <w:drawing>
                <wp:anchor distT="0" distB="0" distL="114300" distR="114300" simplePos="0" relativeHeight="486561280" behindDoc="1" locked="0" layoutInCell="1" allowOverlap="1" wp14:anchorId="44F2A60C" wp14:editId="2BD8F2A0">
                  <wp:simplePos x="0" y="0"/>
                  <wp:positionH relativeFrom="page">
                    <wp:posOffset>3545205</wp:posOffset>
                  </wp:positionH>
                  <wp:positionV relativeFrom="paragraph">
                    <wp:posOffset>342265</wp:posOffset>
                  </wp:positionV>
                  <wp:extent cx="43815" cy="101600"/>
                  <wp:effectExtent l="0" t="0" r="6985" b="0"/>
                  <wp:wrapNone/>
                  <wp:docPr id="544" name="docshape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BB24D" w14:textId="77777777" w:rsidR="00A529FC" w:rsidRDefault="00000000">
                              <w:pPr>
                                <w:spacing w:line="155" w:lineRule="exact"/>
                                <w:rPr>
                                  <w:ins w:id="163" w:author="Author" w:date="2022-09-10T01:53:00Z"/>
                                  <w:rFonts w:ascii="Georgia"/>
                                  <w:i/>
                                  <w:sz w:val="16"/>
                                </w:rPr>
                              </w:pPr>
                              <w:ins w:id="164" w:author="Author" w:date="2022-09-10T01:53: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F2A60C" id="_x0000_s1029" type="#_x0000_t202" style="position:absolute;left:0;text-align:left;margin-left:279.15pt;margin-top:26.95pt;width:3.45pt;height:8pt;z-index:-16755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ntS/ygEAAH8DAAAOAAAAZHJzL2Uyb0RvYy54bWysU9tu1DAQfUfiHyy/s0laqK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" filled="f" stroked="f">
                  <v:path arrowok="t"/>
                  <v:textbox inset="0,0,0,0">
                    <w:txbxContent>
                      <w:p w14:paraId="6E2BB24D" w14:textId="77777777" w:rsidR="00A529FC" w:rsidRDefault="00000000">
                        <w:pPr>
                          <w:spacing w:line="155" w:lineRule="exact"/>
                          <w:rPr>
                            <w:ins w:id="165" w:author="Author" w:date="2022-09-10T01:53:00Z"/>
                            <w:rFonts w:ascii="Georgia"/>
                            <w:i/>
                            <w:sz w:val="16"/>
                          </w:rPr>
                        </w:pPr>
                        <w:ins w:id="166" w:author="Author" w:date="2022-09-10T01:53:00Z">
                          <w:r>
                            <w:rPr>
                              <w:rFonts w:ascii="Georgia"/>
                              <w:i/>
                              <w:w w:val="146"/>
                              <w:sz w:val="16"/>
                            </w:rPr>
                            <w:t>j</w:t>
                          </w:r>
                        </w:ins>
                      </w:p>
                    </w:txbxContent>
                  </v:textbox>
                  <w10:wrap anchorx="page"/>
                </v:shape>
              </w:pict>
            </mc:Fallback>
          </mc:AlternateContent>
        </w:r>
      </w:ins>
      <w:r w:rsidR="00000000">
        <w:t>where</w:t>
      </w:r>
      <w:r w:rsidR="00000000">
        <w:rPr>
          <w:spacing w:val="-2"/>
        </w:rPr>
        <w:t xml:space="preserve"> </w:t>
      </w:r>
      <w:r w:rsidR="00000000">
        <w:t>ECout</w:t>
      </w:r>
      <w:r w:rsidR="00000000" w:rsidRPr="007576F6">
        <w:rPr>
          <w:rFonts w:ascii="Georgia"/>
          <w:i/>
          <w:vertAlign w:val="superscript"/>
        </w:rPr>
        <w:t>CA</w:t>
      </w:r>
      <w:r w:rsidR="00000000" w:rsidRPr="007576F6">
        <w:rPr>
          <w:rFonts w:ascii="Trebuchet MS"/>
          <w:vertAlign w:val="superscript"/>
        </w:rPr>
        <w:t>1</w:t>
      </w:r>
      <w:r w:rsidR="00000000" w:rsidRPr="007576F6">
        <w:rPr>
          <w:rFonts w:ascii="Trebuchet MS"/>
          <w:spacing w:val="-3"/>
        </w:rPr>
        <w:t xml:space="preserve"> </w:t>
      </w:r>
      <w:r w:rsidR="00000000">
        <w:t>represents</w:t>
      </w:r>
      <w:r w:rsidR="00000000">
        <w:rPr>
          <w:spacing w:val="-2"/>
        </w:rPr>
        <w:t xml:space="preserve"> </w:t>
      </w:r>
      <w:r w:rsidR="00000000">
        <w:t>the</w:t>
      </w:r>
      <w:r w:rsidR="00000000">
        <w:rPr>
          <w:spacing w:val="-2"/>
        </w:rPr>
        <w:t xml:space="preserve"> </w:t>
      </w:r>
      <w:r w:rsidR="00000000">
        <w:t>activity</w:t>
      </w:r>
      <w:r w:rsidR="00000000">
        <w:rPr>
          <w:spacing w:val="-2"/>
        </w:rPr>
        <w:t xml:space="preserve"> </w:t>
      </w:r>
      <w:r w:rsidR="00000000">
        <w:t>of</w:t>
      </w:r>
      <w:r w:rsidR="00000000">
        <w:rPr>
          <w:spacing w:val="-2"/>
        </w:rPr>
        <w:t xml:space="preserve"> </w:t>
      </w:r>
      <w:r w:rsidR="00000000">
        <w:t>the</w:t>
      </w:r>
      <w:r w:rsidR="00000000">
        <w:rPr>
          <w:spacing w:val="-2"/>
        </w:rPr>
        <w:t xml:space="preserve"> </w:t>
      </w:r>
      <w:r w:rsidR="00000000">
        <w:t>neuron</w:t>
      </w:r>
      <w:r w:rsidR="00000000">
        <w:rPr>
          <w:spacing w:val="-2"/>
        </w:rPr>
        <w:t xml:space="preserve"> </w:t>
      </w:r>
      <w:r w:rsidR="00000000" w:rsidRPr="007576F6">
        <w:rPr>
          <w:rFonts w:ascii="Georgia"/>
          <w:i/>
          <w:w w:val="115"/>
        </w:rPr>
        <w:t xml:space="preserve">j </w:t>
      </w:r>
      <w:r w:rsidR="00000000">
        <w:t>in</w:t>
      </w:r>
      <w:r w:rsidR="00000000">
        <w:rPr>
          <w:spacing w:val="-2"/>
        </w:rPr>
        <w:t xml:space="preserve"> </w:t>
      </w:r>
      <w:r w:rsidR="00000000">
        <w:t>the</w:t>
      </w:r>
      <w:r w:rsidR="00000000">
        <w:rPr>
          <w:spacing w:val="-2"/>
        </w:rPr>
        <w:t xml:space="preserve"> </w:t>
      </w:r>
      <w:r w:rsidR="00000000">
        <w:t>ECout</w:t>
      </w:r>
      <w:r w:rsidR="00000000">
        <w:rPr>
          <w:spacing w:val="-2"/>
        </w:rPr>
        <w:t xml:space="preserve"> </w:t>
      </w:r>
      <w:r w:rsidR="00000000">
        <w:t>layer</w:t>
      </w:r>
      <w:r w:rsidR="00000000">
        <w:rPr>
          <w:spacing w:val="-2"/>
        </w:rPr>
        <w:t xml:space="preserve"> </w:t>
      </w:r>
      <w:r w:rsidR="00000000">
        <w:t>driven</w:t>
      </w:r>
      <w:r w:rsidR="00000000">
        <w:rPr>
          <w:spacing w:val="-2"/>
        </w:rPr>
        <w:t xml:space="preserve"> </w:t>
      </w:r>
      <w:r w:rsidR="00000000">
        <w:t>more</w:t>
      </w:r>
      <w:r w:rsidR="00000000">
        <w:rPr>
          <w:spacing w:val="-2"/>
        </w:rPr>
        <w:t xml:space="preserve"> </w:t>
      </w:r>
      <w:r w:rsidR="00000000">
        <w:t>strongly</w:t>
      </w:r>
      <w:r w:rsidR="00000000">
        <w:rPr>
          <w:spacing w:val="-2"/>
        </w:rPr>
        <w:t xml:space="preserve"> </w:t>
      </w:r>
      <w:r w:rsidR="00000000">
        <w:t>by</w:t>
      </w:r>
      <w:r w:rsidR="00000000">
        <w:rPr>
          <w:spacing w:val="-2"/>
        </w:rPr>
        <w:t xml:space="preserve"> </w:t>
      </w:r>
      <w:r w:rsidR="00000000">
        <w:t>its</w:t>
      </w:r>
      <w:r w:rsidR="00000000">
        <w:rPr>
          <w:spacing w:val="-2"/>
        </w:rPr>
        <w:t xml:space="preserve"> </w:t>
      </w:r>
      <w:r w:rsidR="00000000">
        <w:t>CA1 afferents (earlier in the theta cycle), and ECout</w:t>
      </w:r>
      <w:r w:rsidR="00000000" w:rsidRPr="007576F6">
        <w:rPr>
          <w:rFonts w:ascii="Georgia"/>
          <w:i/>
          <w:vertAlign w:val="superscript"/>
        </w:rPr>
        <w:t>ECin</w:t>
      </w:r>
      <w:r w:rsidR="00000000" w:rsidRPr="007576F6">
        <w:rPr>
          <w:rFonts w:ascii="Georgia"/>
          <w:i/>
        </w:rPr>
        <w:t xml:space="preserve"> </w:t>
      </w:r>
      <w:r w:rsidR="00000000">
        <w:t>represents the state when driven more strongly by the ECin</w:t>
      </w:r>
      <w:r w:rsidR="00000000">
        <w:rPr>
          <w:spacing w:val="-14"/>
        </w:rPr>
        <w:t xml:space="preserve"> </w:t>
      </w:r>
      <w:r w:rsidR="00000000">
        <w:t>afferents,</w:t>
      </w:r>
      <w:r w:rsidR="00000000">
        <w:rPr>
          <w:spacing w:val="-13"/>
        </w:rPr>
        <w:t xml:space="preserve"> </w:t>
      </w:r>
      <w:r w:rsidR="00000000">
        <w:t>at</w:t>
      </w:r>
      <w:r w:rsidR="00000000">
        <w:rPr>
          <w:spacing w:val="-14"/>
        </w:rPr>
        <w:t xml:space="preserve"> </w:t>
      </w:r>
      <w:r w:rsidR="00000000">
        <w:t>the</w:t>
      </w:r>
      <w:r w:rsidR="00000000">
        <w:rPr>
          <w:spacing w:val="-14"/>
        </w:rPr>
        <w:t xml:space="preserve"> </w:t>
      </w:r>
      <w:r w:rsidR="00000000">
        <w:t>end</w:t>
      </w:r>
      <w:r w:rsidR="00000000">
        <w:rPr>
          <w:spacing w:val="-13"/>
        </w:rPr>
        <w:t xml:space="preserve"> </w:t>
      </w:r>
      <w:r w:rsidR="00000000">
        <w:t>of</w:t>
      </w:r>
      <w:r w:rsidR="00000000">
        <w:rPr>
          <w:spacing w:val="-14"/>
        </w:rPr>
        <w:t xml:space="preserve"> </w:t>
      </w:r>
      <w:r w:rsidR="00000000">
        <w:t>the</w:t>
      </w:r>
      <w:r w:rsidR="00000000">
        <w:rPr>
          <w:spacing w:val="-14"/>
        </w:rPr>
        <w:t xml:space="preserve"> </w:t>
      </w:r>
      <w:r w:rsidR="00000000">
        <w:t>theta</w:t>
      </w:r>
      <w:r w:rsidR="00000000">
        <w:rPr>
          <w:spacing w:val="-13"/>
        </w:rPr>
        <w:t xml:space="preserve"> </w:t>
      </w:r>
      <w:r w:rsidR="00000000">
        <w:t>cycle</w:t>
      </w:r>
      <w:r w:rsidR="00000000">
        <w:rPr>
          <w:spacing w:val="-14"/>
        </w:rPr>
        <w:t xml:space="preserve"> </w:t>
      </w:r>
      <w:r w:rsidR="00000000">
        <w:t>(Figure</w:t>
      </w:r>
      <w:r w:rsidR="00000000">
        <w:rPr>
          <w:spacing w:val="-14"/>
        </w:rPr>
        <w:t xml:space="preserve"> </w:t>
      </w:r>
      <w:r w:rsidR="00000000">
        <w:t>1).</w:t>
      </w:r>
      <w:r w:rsidR="00000000">
        <w:rPr>
          <w:spacing w:val="3"/>
        </w:rPr>
        <w:t xml:space="preserve"> </w:t>
      </w:r>
      <w:r w:rsidR="00000000">
        <w:t>If</w:t>
      </w:r>
      <w:r w:rsidR="00000000">
        <w:rPr>
          <w:spacing w:val="-14"/>
        </w:rPr>
        <w:t xml:space="preserve"> </w:t>
      </w:r>
      <w:r w:rsidR="00000000">
        <w:t>these</w:t>
      </w:r>
      <w:r w:rsidR="00000000">
        <w:rPr>
          <w:spacing w:val="-14"/>
        </w:rPr>
        <w:t xml:space="preserve"> </w:t>
      </w:r>
      <w:r w:rsidR="00000000">
        <w:t>activities</w:t>
      </w:r>
      <w:r w:rsidR="00000000">
        <w:rPr>
          <w:spacing w:val="-13"/>
        </w:rPr>
        <w:t xml:space="preserve"> </w:t>
      </w:r>
      <w:r w:rsidR="00000000">
        <w:t>are</w:t>
      </w:r>
      <w:r w:rsidR="00000000">
        <w:rPr>
          <w:spacing w:val="-14"/>
        </w:rPr>
        <w:t xml:space="preserve"> </w:t>
      </w:r>
      <w:r w:rsidR="00000000">
        <w:t>identical,</w:t>
      </w:r>
      <w:r w:rsidR="00000000">
        <w:rPr>
          <w:spacing w:val="-13"/>
        </w:rPr>
        <w:t xml:space="preserve"> </w:t>
      </w:r>
      <w:r w:rsidR="00000000">
        <w:t>then</w:t>
      </w:r>
      <w:r w:rsidR="00000000">
        <w:rPr>
          <w:spacing w:val="-14"/>
        </w:rPr>
        <w:t xml:space="preserve"> </w:t>
      </w:r>
      <w:r w:rsidR="00000000">
        <w:t>the</w:t>
      </w:r>
      <w:r w:rsidR="00000000">
        <w:rPr>
          <w:spacing w:val="-14"/>
        </w:rPr>
        <w:t xml:space="preserve"> </w:t>
      </w:r>
      <w:r w:rsidR="00000000">
        <w:t>error</w:t>
      </w:r>
      <w:r w:rsidR="00000000">
        <w:rPr>
          <w:spacing w:val="-13"/>
        </w:rPr>
        <w:t xml:space="preserve"> </w:t>
      </w:r>
      <w:r w:rsidR="00000000">
        <w:t>is</w:t>
      </w:r>
      <w:r w:rsidR="00000000">
        <w:rPr>
          <w:spacing w:val="-14"/>
        </w:rPr>
        <w:t xml:space="preserve"> </w:t>
      </w:r>
      <w:r w:rsidR="00000000">
        <w:t>0,</w:t>
      </w:r>
      <w:r w:rsidR="00000000">
        <w:rPr>
          <w:spacing w:val="-13"/>
        </w:rPr>
        <w:t xml:space="preserve"> </w:t>
      </w:r>
      <w:r w:rsidR="00000000">
        <w:t>and no</w:t>
      </w:r>
      <w:r w:rsidR="00000000" w:rsidRPr="007576F6">
        <w:rPr>
          <w:spacing w:val="-2"/>
        </w:rPr>
        <w:t xml:space="preserve"> </w:t>
      </w:r>
      <w:r w:rsidR="00000000">
        <w:t>learning</w:t>
      </w:r>
      <w:r w:rsidR="00000000" w:rsidRPr="007576F6">
        <w:rPr>
          <w:spacing w:val="-2"/>
        </w:rPr>
        <w:t xml:space="preserve"> </w:t>
      </w:r>
      <w:r w:rsidR="00000000">
        <w:t>occurs</w:t>
      </w:r>
      <w:r w:rsidR="00000000" w:rsidRPr="007576F6">
        <w:rPr>
          <w:spacing w:val="-2"/>
        </w:rPr>
        <w:t xml:space="preserve"> </w:t>
      </w:r>
      <w:r w:rsidR="00000000">
        <w:t>(i.e.,</w:t>
      </w:r>
      <w:r w:rsidR="00000000" w:rsidRPr="007576F6">
        <w:rPr>
          <w:spacing w:val="-1"/>
        </w:rPr>
        <w:t xml:space="preserve"> </w:t>
      </w:r>
      <w:r w:rsidR="00000000">
        <w:rPr>
          <w:w w:val="115"/>
        </w:rPr>
        <w:t>dW</w:t>
      </w:r>
      <w:r w:rsidR="00000000" w:rsidRPr="007576F6">
        <w:rPr>
          <w:rFonts w:ascii="Georgia"/>
          <w:i/>
          <w:w w:val="115"/>
          <w:vertAlign w:val="subscript"/>
        </w:rPr>
        <w:t>i,j</w:t>
      </w:r>
      <w:r w:rsidR="00000000" w:rsidRPr="007576F6">
        <w:rPr>
          <w:rFonts w:ascii="Georgia"/>
          <w:i/>
          <w:spacing w:val="17"/>
          <w:w w:val="115"/>
        </w:rPr>
        <w:t xml:space="preserve"> </w:t>
      </w:r>
      <w:r w:rsidR="00000000" w:rsidRPr="007576F6">
        <w:rPr>
          <w:rFonts w:ascii="Tahoma"/>
        </w:rPr>
        <w:t>=</w:t>
      </w:r>
      <w:r w:rsidR="00000000" w:rsidRPr="007576F6">
        <w:rPr>
          <w:rFonts w:ascii="Tahoma"/>
          <w:spacing w:val="-7"/>
        </w:rPr>
        <w:t xml:space="preserve"> </w:t>
      </w:r>
      <w:r w:rsidR="00000000" w:rsidRPr="007576F6">
        <w:rPr>
          <w:rFonts w:ascii="Tahoma"/>
        </w:rPr>
        <w:t>0</w:t>
      </w:r>
      <w:r w:rsidR="00000000">
        <w:t>),</w:t>
      </w:r>
      <w:r w:rsidR="00000000" w:rsidRPr="007576F6">
        <w:rPr>
          <w:spacing w:val="-1"/>
        </w:rPr>
        <w:t xml:space="preserve"> </w:t>
      </w:r>
      <w:r w:rsidR="00000000">
        <w:t>and</w:t>
      </w:r>
      <w:r w:rsidR="00000000" w:rsidRPr="007576F6">
        <w:rPr>
          <w:spacing w:val="-2"/>
        </w:rPr>
        <w:t xml:space="preserve"> </w:t>
      </w:r>
      <w:r w:rsidR="00000000">
        <w:t>any</w:t>
      </w:r>
      <w:r w:rsidR="00000000" w:rsidRPr="007576F6">
        <w:rPr>
          <w:spacing w:val="-2"/>
        </w:rPr>
        <w:t xml:space="preserve"> </w:t>
      </w:r>
      <w:r w:rsidR="00000000">
        <w:t>learning</w:t>
      </w:r>
      <w:r w:rsidR="00000000" w:rsidRPr="007576F6">
        <w:rPr>
          <w:spacing w:val="-2"/>
        </w:rPr>
        <w:t xml:space="preserve"> </w:t>
      </w:r>
      <w:r w:rsidR="00000000">
        <w:t>that</w:t>
      </w:r>
      <w:r w:rsidR="00000000" w:rsidRPr="007576F6">
        <w:rPr>
          <w:spacing w:val="-2"/>
        </w:rPr>
        <w:t xml:space="preserve"> </w:t>
      </w:r>
      <w:r w:rsidR="00000000">
        <w:t>does</w:t>
      </w:r>
      <w:r w:rsidR="00000000" w:rsidRPr="007576F6">
        <w:rPr>
          <w:spacing w:val="-2"/>
        </w:rPr>
        <w:t xml:space="preserve"> </w:t>
      </w:r>
      <w:r w:rsidR="00000000">
        <w:t>occur</w:t>
      </w:r>
      <w:r w:rsidR="00000000" w:rsidRPr="007576F6">
        <w:rPr>
          <w:spacing w:val="-2"/>
        </w:rPr>
        <w:t xml:space="preserve"> </w:t>
      </w:r>
      <w:r w:rsidR="00000000">
        <w:t>is</w:t>
      </w:r>
      <w:r w:rsidR="00000000" w:rsidRPr="007576F6">
        <w:rPr>
          <w:spacing w:val="-2"/>
        </w:rPr>
        <w:t xml:space="preserve"> </w:t>
      </w:r>
      <w:r w:rsidR="00000000">
        <w:t>directly</w:t>
      </w:r>
      <w:r w:rsidR="00000000" w:rsidRPr="007576F6">
        <w:rPr>
          <w:spacing w:val="-2"/>
        </w:rPr>
        <w:t xml:space="preserve"> </w:t>
      </w:r>
      <w:r w:rsidR="00000000">
        <w:t>in</w:t>
      </w:r>
      <w:r w:rsidR="00000000" w:rsidRPr="007576F6">
        <w:rPr>
          <w:spacing w:val="-2"/>
        </w:rPr>
        <w:t xml:space="preserve"> </w:t>
      </w:r>
      <w:r w:rsidR="00000000">
        <w:t>proportion</w:t>
      </w:r>
      <w:r w:rsidR="00000000" w:rsidRPr="007576F6">
        <w:rPr>
          <w:spacing w:val="-2"/>
        </w:rPr>
        <w:t xml:space="preserve"> </w:t>
      </w:r>
      <w:r w:rsidR="00000000">
        <w:t>to</w:t>
      </w:r>
      <w:r w:rsidR="00000000" w:rsidRPr="007576F6">
        <w:rPr>
          <w:spacing w:val="-1"/>
        </w:rPr>
        <w:t xml:space="preserve"> </w:t>
      </w:r>
      <w:r w:rsidR="00000000">
        <w:t>the</w:t>
      </w:r>
      <w:r w:rsidR="00000000" w:rsidRPr="007576F6">
        <w:rPr>
          <w:spacing w:val="-2"/>
        </w:rPr>
        <w:t xml:space="preserve"> extent</w:t>
      </w:r>
      <w:del w:id="167" w:author="Author" w:date="2022-09-10T01:53:00Z">
        <w:r w:rsidR="00331456">
          <w:delText xml:space="preserve"> </w:delText>
        </w:r>
      </w:del>
      <w:moveFromRangeStart w:id="168" w:author="Author" w:date="2022-09-10T01:53:00Z" w:name="move113667223"/>
      <w:moveFrom w:id="169" w:author="Author" w:date="2022-09-10T01:53:00Z">
        <w:r w:rsidR="00000000">
          <w:t>of</w:t>
        </w:r>
        <w:r w:rsidR="00000000">
          <w:rPr>
            <w:spacing w:val="-1"/>
          </w:rPr>
          <w:t xml:space="preserve"> </w:t>
        </w:r>
        <w:r w:rsidR="00000000">
          <w:t>error</w:t>
        </w:r>
        <w:r w:rsidR="00000000">
          <w:rPr>
            <w:spacing w:val="-1"/>
          </w:rPr>
          <w:t xml:space="preserve"> </w:t>
        </w:r>
        <w:r w:rsidR="00000000">
          <w:t>correction</w:t>
        </w:r>
        <w:r w:rsidR="00000000">
          <w:rPr>
            <w:spacing w:val="-1"/>
          </w:rPr>
          <w:t xml:space="preserve"> </w:t>
        </w:r>
        <w:r w:rsidR="00000000">
          <w:t>required, to</w:t>
        </w:r>
        <w:r w:rsidR="00000000">
          <w:rPr>
            <w:spacing w:val="-1"/>
          </w:rPr>
          <w:t xml:space="preserve"> </w:t>
        </w:r>
        <w:r w:rsidR="00000000">
          <w:t>get</w:t>
        </w:r>
        <w:r w:rsidR="00000000">
          <w:rPr>
            <w:spacing w:val="-1"/>
          </w:rPr>
          <w:t xml:space="preserve"> </w:t>
        </w:r>
        <w:r w:rsidR="00000000">
          <w:t>the</w:t>
        </w:r>
        <w:r w:rsidR="00000000">
          <w:rPr>
            <w:spacing w:val="-1"/>
          </w:rPr>
          <w:t xml:space="preserve"> </w:t>
        </w:r>
        <w:r w:rsidR="00000000">
          <w:t>CA1</w:t>
        </w:r>
        <w:r w:rsidR="00000000">
          <w:rPr>
            <w:spacing w:val="-1"/>
          </w:rPr>
          <w:t xml:space="preserve"> </w:t>
        </w:r>
        <w:r w:rsidR="00000000">
          <w:t>to</w:t>
        </w:r>
        <w:r w:rsidR="00000000">
          <w:rPr>
            <w:spacing w:val="-1"/>
          </w:rPr>
          <w:t xml:space="preserve"> </w:t>
        </w:r>
        <w:r w:rsidR="00000000">
          <w:t>ECout</w:t>
        </w:r>
        <w:r w:rsidR="00000000">
          <w:rPr>
            <w:spacing w:val="-1"/>
          </w:rPr>
          <w:t xml:space="preserve"> </w:t>
        </w:r>
        <w:r w:rsidR="00000000">
          <w:t>pathway</w:t>
        </w:r>
        <w:r w:rsidR="00000000">
          <w:rPr>
            <w:spacing w:val="-1"/>
          </w:rPr>
          <w:t xml:space="preserve"> </w:t>
        </w:r>
        <w:r w:rsidR="00000000">
          <w:t>to</w:t>
        </w:r>
        <w:r w:rsidR="00000000">
          <w:rPr>
            <w:spacing w:val="-1"/>
          </w:rPr>
          <w:t xml:space="preserve"> </w:t>
        </w:r>
        <w:r w:rsidR="00000000">
          <w:t>more</w:t>
        </w:r>
        <w:r w:rsidR="00000000">
          <w:rPr>
            <w:spacing w:val="-1"/>
          </w:rPr>
          <w:t xml:space="preserve"> </w:t>
        </w:r>
        <w:r w:rsidR="00000000">
          <w:t>accurately</w:t>
        </w:r>
        <w:r w:rsidR="00000000">
          <w:rPr>
            <w:spacing w:val="-1"/>
          </w:rPr>
          <w:t xml:space="preserve"> </w:t>
        </w:r>
        <w:r w:rsidR="00000000">
          <w:t>reproduce</w:t>
        </w:r>
        <w:r w:rsidR="00000000">
          <w:rPr>
            <w:spacing w:val="-1"/>
          </w:rPr>
          <w:t xml:space="preserve"> </w:t>
        </w:r>
        <w:r w:rsidR="00000000">
          <w:t>the</w:t>
        </w:r>
        <w:r w:rsidR="00000000">
          <w:rPr>
            <w:spacing w:val="-1"/>
          </w:rPr>
          <w:t xml:space="preserve"> </w:t>
        </w:r>
        <w:r w:rsidR="00000000">
          <w:t>content</w:t>
        </w:r>
        <w:r w:rsidR="00000000">
          <w:rPr>
            <w:spacing w:val="-1"/>
          </w:rPr>
          <w:t xml:space="preserve"> </w:t>
        </w:r>
        <w:r w:rsidR="00000000">
          <w:t>of the</w:t>
        </w:r>
        <w:r w:rsidR="00000000" w:rsidRPr="007576F6">
          <w:t xml:space="preserve"> </w:t>
        </w:r>
        <w:r w:rsidR="00000000">
          <w:t>ECin</w:t>
        </w:r>
        <w:r w:rsidR="00000000" w:rsidRPr="007576F6">
          <w:t xml:space="preserve"> </w:t>
        </w:r>
        <w:r w:rsidR="00000000">
          <w:t>information.</w:t>
        </w:r>
        <w:r w:rsidR="00000000" w:rsidRPr="007576F6">
          <w:rPr>
            <w:spacing w:val="40"/>
          </w:rPr>
          <w:t xml:space="preserve"> </w:t>
        </w:r>
      </w:moveFrom>
      <w:moveFromRangeEnd w:id="168"/>
      <w:del w:id="170" w:author="Author" w:date="2022-09-10T01:53:00Z">
        <w:r w:rsidR="00331456">
          <w:delText>Biologically,</w:delText>
        </w:r>
        <w:r w:rsidR="00331456">
          <w:rPr>
            <w:spacing w:val="10"/>
          </w:rPr>
          <w:delText xml:space="preserve"> </w:delText>
        </w:r>
        <w:r w:rsidR="00331456">
          <w:delText>there</w:delText>
        </w:r>
        <w:r w:rsidR="00331456">
          <w:rPr>
            <w:spacing w:val="7"/>
          </w:rPr>
          <w:delText xml:space="preserve"> </w:delText>
        </w:r>
        <w:r w:rsidR="00331456">
          <w:delText>are</w:delText>
        </w:r>
        <w:r w:rsidR="00331456">
          <w:rPr>
            <w:spacing w:val="7"/>
          </w:rPr>
          <w:delText xml:space="preserve"> </w:delText>
        </w:r>
        <w:r w:rsidR="00331456">
          <w:delText>relatively</w:delText>
        </w:r>
        <w:r w:rsidR="00331456">
          <w:rPr>
            <w:spacing w:val="7"/>
          </w:rPr>
          <w:delText xml:space="preserve"> </w:delText>
        </w:r>
        <w:r w:rsidR="00331456">
          <w:delText>focal</w:delText>
        </w:r>
        <w:r w:rsidR="00331456">
          <w:rPr>
            <w:spacing w:val="7"/>
          </w:rPr>
          <w:delText xml:space="preserve"> </w:delText>
        </w:r>
        <w:r w:rsidR="00331456">
          <w:delText>“columnar”</w:delText>
        </w:r>
        <w:r w:rsidR="00331456">
          <w:rPr>
            <w:spacing w:val="7"/>
          </w:rPr>
          <w:delText xml:space="preserve"> </w:delText>
        </w:r>
        <w:r w:rsidR="00331456">
          <w:delText>projections</w:delText>
        </w:r>
        <w:r w:rsidR="00331456">
          <w:rPr>
            <w:spacing w:val="6"/>
          </w:rPr>
          <w:delText xml:space="preserve"> </w:delText>
        </w:r>
        <w:r w:rsidR="00331456">
          <w:delText>from</w:delText>
        </w:r>
        <w:r w:rsidR="00331456">
          <w:rPr>
            <w:spacing w:val="7"/>
          </w:rPr>
          <w:delText xml:space="preserve"> </w:delText>
        </w:r>
        <w:r w:rsidR="00331456">
          <w:delText>the</w:delText>
        </w:r>
        <w:r w:rsidR="00331456">
          <w:rPr>
            <w:spacing w:val="7"/>
          </w:rPr>
          <w:delText xml:space="preserve"> </w:delText>
        </w:r>
        <w:r w:rsidR="00331456">
          <w:rPr>
            <w:spacing w:val="-2"/>
          </w:rPr>
          <w:delText>superficial</w:delText>
        </w:r>
      </w:del>
    </w:p>
    <w:p w14:paraId="3C11FE67" w14:textId="77777777" w:rsidR="00A529FC" w:rsidRDefault="00A529FC">
      <w:pPr>
        <w:spacing w:line="261" w:lineRule="auto"/>
        <w:jc w:val="both"/>
        <w:rPr>
          <w:ins w:id="171" w:author="Author" w:date="2022-09-10T01:53:00Z"/>
        </w:rPr>
        <w:sectPr w:rsidR="00A529FC">
          <w:pgSz w:w="12240" w:h="15840"/>
          <w:pgMar w:top="1180" w:right="1320" w:bottom="280" w:left="1320" w:header="397" w:footer="0" w:gutter="0"/>
          <w:cols w:space="720"/>
        </w:sectPr>
      </w:pPr>
    </w:p>
    <w:p w14:paraId="195986B8" w14:textId="77777777" w:rsidR="00A529FC" w:rsidRDefault="00A529FC">
      <w:pPr>
        <w:pStyle w:val="BodyText"/>
        <w:spacing w:before="8"/>
        <w:rPr>
          <w:ins w:id="172" w:author="Author" w:date="2022-09-10T01:53:00Z"/>
          <w:sz w:val="18"/>
        </w:rPr>
      </w:pPr>
    </w:p>
    <w:p w14:paraId="1A91F765" w14:textId="77777777" w:rsidR="00A529FC" w:rsidRDefault="006228F8">
      <w:pPr>
        <w:tabs>
          <w:tab w:val="left" w:pos="4988"/>
        </w:tabs>
        <w:ind w:left="2232"/>
        <w:rPr>
          <w:ins w:id="173" w:author="Author" w:date="2022-09-10T01:53:00Z"/>
          <w:sz w:val="20"/>
        </w:rPr>
      </w:pPr>
      <w:ins w:id="174" w:author="Author" w:date="2022-09-10T01:53:00Z">
        <w:r>
          <w:rPr>
            <w:noProof/>
            <w:position w:val="1"/>
            <w:sz w:val="20"/>
          </w:rPr>
          <mc:AlternateContent>
            <mc:Choice Requires="wpg">
              <w:drawing>
                <wp:inline distT="0" distB="0" distL="0" distR="0" wp14:anchorId="3CE0BCEA" wp14:editId="14BC4037">
                  <wp:extent cx="1448435" cy="1309370"/>
                  <wp:effectExtent l="0" t="0" r="0" b="0"/>
                  <wp:docPr id="533"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34" name="docshape9"/>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5" name="docshape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6" name="docshape11"/>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7" name="docshape12"/>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8" name="docshape1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9" name="docshape14"/>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0" name="docshape15"/>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1" name="docshape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2" name="docshape17"/>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3" name="docshape18"/>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503FE6CF" id="docshapegroup8"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9"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">
                    <v:imagedata r:id="rId15" o:title=""/>
                    <v:path arrowok="t"/>
                    <o:lock v:ext="edit" aspectratio="f"/>
                  </v:shape>
                  <v:shape id="docshape10"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">
                    <v:imagedata r:id="rId16" o:title=""/>
                    <v:path arrowok="t"/>
                    <o:lock v:ext="edit" aspectratio="f"/>
                  </v:shape>
                  <v:shape id="docshape11"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2"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" path="m153,l,58,63,85r24,65l153,xe" fillcolor="#2aabe2" stroked="f">
                    <v:path arrowok="t" o:connecttype="custom" o:connectlocs="153,394;0,452;63,479;87,544;153,394" o:connectangles="0,0,0,0,0"/>
                  </v:shape>
                  <v:shape id="docshape13"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">
                    <v:imagedata r:id="rId17" o:title=""/>
                    <v:path arrowok="t"/>
                    <o:lock v:ext="edit" aspectratio="f"/>
                  </v:shape>
                  <v:shape id="docshape14"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5"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" path="m151,1210r-27,-63l150,1083,,1148r151,62xm875,75l730,r48,156l809,95,875,75xe" fillcolor="#00a14b" stroked="f">
                    <v:path arrowok="t" o:connecttype="custom" o:connectlocs="151,1601;124,1538;150,1474;0,1539;151,1601;875,466;730,391;778,547;809,486;875,466" o:connectangles="0,0,0,0,0,0,0,0,0,0"/>
                  </v:shape>
                  <v:shape id="docshape16"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">
                    <v:imagedata r:id="rId18" o:title=""/>
                    <v:path arrowok="t"/>
                    <o:lock v:ext="edit" aspectratio="f"/>
                  </v:shape>
                  <v:shape id="docshape17"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8"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" path="m130,l,99r69,8l111,162,130,xe" fillcolor="#00a14b" stroked="f">
                    <v:path arrowok="t" o:connecttype="custom" o:connectlocs="130,427;0,526;69,534;111,589;130,427" o:connectangles="0,0,0,0,0"/>
                  </v:shape>
                  <w10:anchorlock/>
                </v:group>
              </w:pict>
            </mc:Fallback>
          </mc:AlternateContent>
        </w:r>
        <w:r w:rsidR="00000000">
          <w:rPr>
            <w:position w:val="1"/>
            <w:sz w:val="20"/>
          </w:rPr>
          <w:tab/>
        </w:r>
        <w:r>
          <w:rPr>
            <w:noProof/>
            <w:sz w:val="20"/>
          </w:rPr>
          <mc:AlternateContent>
            <mc:Choice Requires="wpg">
              <w:drawing>
                <wp:inline distT="0" distB="0" distL="0" distR="0" wp14:anchorId="14F84457" wp14:editId="13628697">
                  <wp:extent cx="1462405" cy="1355090"/>
                  <wp:effectExtent l="0" t="0" r="0" b="3810"/>
                  <wp:docPr id="521"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22" name="docshape20"/>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3" name="docshape21"/>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docshape22"/>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5" name="docshape2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26" name="docshape2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7" name="docshape25"/>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8" name="docshape26"/>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9" name="docshape2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0" name="docshape28"/>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docshape29"/>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32" name="docshape3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808" y="478"/>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D675EC0" id="docshapegroup19"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">
                  <v:shape id="docshape20"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">
                    <v:imagedata r:id="rId24" o:title=""/>
                    <v:path arrowok="t"/>
                    <o:lock v:ext="edit" aspectratio="f"/>
                  </v:shape>
                  <v:shape id="docshape21"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2"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" path="m153,l,58,63,85r24,65l153,xe" fillcolor="#2aabe2" stroked="f">
                    <v:path arrowok="t" o:connecttype="custom" o:connectlocs="153,462;0,520;63,547;87,612;153,462" o:connectangles="0,0,0,0,0"/>
                  </v:shape>
                  <v:shape id="docshape23"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">
                    <v:imagedata r:id="rId25" o:title=""/>
                    <v:path arrowok="t"/>
                    <o:lock v:ext="edit" aspectratio="f"/>
                  </v:shape>
                  <v:shape id="docshape24" o:spid="_x0000_s1031"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">
                    <v:imagedata r:id="rId26" o:title=""/>
                    <v:path arrowok="t"/>
                    <o:lock v:ext="edit" aspectratio="f"/>
                  </v:shape>
                  <v:shape id="docshape25" o:spid="_x0000_s1032"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6" o:spid="_x0000_s1033"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" path="m84,l63,66,,96r156,51l84,xe" fillcolor="#00a14b" stroked="f">
                    <v:path arrowok="t" o:connecttype="custom" o:connectlocs="84,0;63,66;0,96;156,147;84,0" o:connectangles="0,0,0,0,0"/>
                  </v:shape>
                  <v:shape id="docshape27" o:spid="_x0000_s1034"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">
                    <v:imagedata r:id="rId27" o:title=""/>
                    <v:path arrowok="t"/>
                    <o:lock v:ext="edit" aspectratio="f"/>
                  </v:shape>
                  <v:shape id="docshape28" o:spid="_x0000_s1035"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9" o:spid="_x0000_s1036"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" path="m151,1211r-27,-63l150,1084,,1149r151,62xm901,73l755,r50,155l836,94,901,73xe" fillcolor="#00a14b" stroked="f">
                    <v:path arrowok="t" o:connecttype="custom" o:connectlocs="151,1666;124,1603;150,1539;0,1604;151,1666;901,528;755,455;805,610;836,549;901,528" o:connectangles="0,0,0,0,0,0,0,0,0,0"/>
                  </v:shape>
                  <v:shape id="docshape30" o:spid="_x0000_s1037" type="#_x0000_t75" style="position:absolute;left:808;top:478;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">
                    <v:imagedata r:id="rId28" o:title=""/>
                    <v:path arrowok="t"/>
                    <o:lock v:ext="edit" aspectratio="f"/>
                  </v:shape>
                  <w10:anchorlock/>
                </v:group>
              </w:pict>
            </mc:Fallback>
          </mc:AlternateContent>
        </w:r>
      </w:ins>
    </w:p>
    <w:p w14:paraId="047C25B5" w14:textId="77777777" w:rsidR="00A529FC" w:rsidRDefault="00000000">
      <w:pPr>
        <w:pStyle w:val="BodyText"/>
        <w:spacing w:line="256" w:lineRule="auto"/>
        <w:ind w:left="120" w:right="117"/>
        <w:jc w:val="both"/>
        <w:rPr>
          <w:moveFrom w:id="175" w:author="Author" w:date="2022-09-10T01:53:00Z"/>
        </w:rPr>
        <w:pPrChange w:id="176" w:author="Author" w:date="2022-09-10T01:53:00Z">
          <w:pPr>
            <w:pStyle w:val="BodyText"/>
            <w:spacing w:line="256" w:lineRule="auto"/>
            <w:ind w:left="119" w:right="117"/>
            <w:jc w:val="both"/>
          </w:pPr>
        </w:pPrChange>
      </w:pPr>
      <w:moveFromRangeStart w:id="177" w:author="Author" w:date="2022-09-10T01:53:00Z" w:name="move113667224"/>
      <w:moveFrom w:id="178" w:author="Author" w:date="2022-09-10T01:53:00Z">
        <w:r>
          <w:t xml:space="preserve">(ECin) to deep (ECout) layers of EC, consistent with cortical anatomical organization in general (Gerlei, </w:t>
        </w:r>
        <w:r>
          <w:rPr>
            <w:spacing w:val="-2"/>
          </w:rPr>
          <w:t>Brown,</w:t>
        </w:r>
        <w:r>
          <w:rPr>
            <w:spacing w:val="-11"/>
          </w:rPr>
          <w:t xml:space="preserve"> </w:t>
        </w:r>
        <w:r>
          <w:rPr>
            <w:spacing w:val="6"/>
          </w:rPr>
          <w:t>S</w:t>
        </w:r>
        <w:r>
          <w:rPr>
            <w:spacing w:val="-85"/>
          </w:rPr>
          <w:t>u</w:t>
        </w:r>
        <w:r>
          <w:rPr>
            <w:spacing w:val="24"/>
          </w:rPr>
          <w:t>¨</w:t>
        </w:r>
        <w:r>
          <w:rPr>
            <w:spacing w:val="6"/>
          </w:rPr>
          <w:t>rmeli,</w:t>
        </w:r>
        <w:r>
          <w:rPr>
            <w:spacing w:val="-11"/>
          </w:rPr>
          <w:t xml:space="preserve"> </w:t>
        </w:r>
        <w:r>
          <w:rPr>
            <w:spacing w:val="-2"/>
          </w:rPr>
          <w:t>&amp;</w:t>
        </w:r>
        <w:r>
          <w:rPr>
            <w:spacing w:val="-12"/>
          </w:rPr>
          <w:t xml:space="preserve"> </w:t>
        </w:r>
        <w:r>
          <w:rPr>
            <w:spacing w:val="-2"/>
          </w:rPr>
          <w:t>Nolan,</w:t>
        </w:r>
        <w:r>
          <w:rPr>
            <w:spacing w:val="-12"/>
          </w:rPr>
          <w:t xml:space="preserve"> </w:t>
        </w:r>
        <w:r>
          <w:rPr>
            <w:spacing w:val="-2"/>
          </w:rPr>
          <w:t>2021;</w:t>
        </w:r>
        <w:r>
          <w:rPr>
            <w:spacing w:val="-12"/>
          </w:rPr>
          <w:t xml:space="preserve"> </w:t>
        </w:r>
        <w:r>
          <w:rPr>
            <w:spacing w:val="7"/>
          </w:rPr>
          <w:t>S</w:t>
        </w:r>
        <w:r>
          <w:rPr>
            <w:spacing w:val="-84"/>
          </w:rPr>
          <w:t>u</w:t>
        </w:r>
        <w:r>
          <w:rPr>
            <w:spacing w:val="25"/>
          </w:rPr>
          <w:t>¨</w:t>
        </w:r>
        <w:r>
          <w:rPr>
            <w:spacing w:val="7"/>
          </w:rPr>
          <w:t>rmeli</w:t>
        </w:r>
        <w:r>
          <w:rPr>
            <w:spacing w:val="-10"/>
          </w:rPr>
          <w:t xml:space="preserve"> </w:t>
        </w:r>
        <w:r>
          <w:rPr>
            <w:spacing w:val="-2"/>
          </w:rPr>
          <w:t>et</w:t>
        </w:r>
        <w:r>
          <w:rPr>
            <w:spacing w:val="-13"/>
          </w:rPr>
          <w:t xml:space="preserve"> </w:t>
        </w:r>
        <w:r>
          <w:rPr>
            <w:spacing w:val="-2"/>
          </w:rPr>
          <w:t>al.,</w:t>
        </w:r>
        <w:r>
          <w:rPr>
            <w:spacing w:val="-11"/>
          </w:rPr>
          <w:t xml:space="preserve"> </w:t>
        </w:r>
        <w:r>
          <w:rPr>
            <w:spacing w:val="-2"/>
          </w:rPr>
          <w:t>2015;</w:t>
        </w:r>
        <w:r>
          <w:rPr>
            <w:spacing w:val="-12"/>
          </w:rPr>
          <w:t xml:space="preserve"> </w:t>
        </w:r>
        <w:r>
          <w:rPr>
            <w:spacing w:val="-2"/>
          </w:rPr>
          <w:t>Witter,</w:t>
        </w:r>
        <w:r>
          <w:rPr>
            <w:spacing w:val="-11"/>
          </w:rPr>
          <w:t xml:space="preserve"> </w:t>
        </w:r>
        <w:r>
          <w:rPr>
            <w:spacing w:val="-2"/>
          </w:rPr>
          <w:t>Doan,</w:t>
        </w:r>
        <w:r>
          <w:rPr>
            <w:spacing w:val="-11"/>
          </w:rPr>
          <w:t xml:space="preserve"> </w:t>
        </w:r>
        <w:r>
          <w:rPr>
            <w:spacing w:val="-2"/>
          </w:rPr>
          <w:t>Jacobsen,</w:t>
        </w:r>
        <w:r>
          <w:rPr>
            <w:spacing w:val="-11"/>
          </w:rPr>
          <w:t xml:space="preserve"> </w:t>
        </w:r>
        <w:r>
          <w:rPr>
            <w:spacing w:val="-2"/>
          </w:rPr>
          <w:t>Nilssen,</w:t>
        </w:r>
        <w:r>
          <w:rPr>
            <w:spacing w:val="-12"/>
          </w:rPr>
          <w:t xml:space="preserve"> </w:t>
        </w:r>
        <w:r>
          <w:rPr>
            <w:spacing w:val="-2"/>
          </w:rPr>
          <w:t>&amp;</w:t>
        </w:r>
        <w:r>
          <w:rPr>
            <w:spacing w:val="-12"/>
          </w:rPr>
          <w:t xml:space="preserve"> </w:t>
        </w:r>
        <w:r>
          <w:rPr>
            <w:spacing w:val="-2"/>
          </w:rPr>
          <w:t>Ohara,</w:t>
        </w:r>
        <w:r>
          <w:rPr>
            <w:spacing w:val="-11"/>
          </w:rPr>
          <w:t xml:space="preserve"> </w:t>
        </w:r>
        <w:r>
          <w:rPr>
            <w:spacing w:val="-2"/>
          </w:rPr>
          <w:t>2017),</w:t>
        </w:r>
        <w:r>
          <w:rPr>
            <w:spacing w:val="-11"/>
          </w:rPr>
          <w:t xml:space="preserve"> </w:t>
        </w:r>
        <w:r>
          <w:rPr>
            <w:spacing w:val="-2"/>
          </w:rPr>
          <w:t xml:space="preserve">and </w:t>
        </w:r>
        <w:r>
          <w:t>in</w:t>
        </w:r>
        <w:r>
          <w:rPr>
            <w:spacing w:val="-16"/>
          </w:rPr>
          <w:t xml:space="preserve"> </w:t>
        </w:r>
        <w:r>
          <w:t>our</w:t>
        </w:r>
        <w:r>
          <w:rPr>
            <w:spacing w:val="-14"/>
          </w:rPr>
          <w:t xml:space="preserve"> </w:t>
        </w:r>
        <w:r>
          <w:t>model,</w:t>
        </w:r>
        <w:r>
          <w:rPr>
            <w:spacing w:val="-14"/>
          </w:rPr>
          <w:t xml:space="preserve"> </w:t>
        </w:r>
        <w:r>
          <w:t>we</w:t>
        </w:r>
        <w:r>
          <w:rPr>
            <w:spacing w:val="-13"/>
          </w:rPr>
          <w:t xml:space="preserve"> </w:t>
        </w:r>
        <w:r>
          <w:t>just</w:t>
        </w:r>
        <w:r>
          <w:rPr>
            <w:spacing w:val="-14"/>
          </w:rPr>
          <w:t xml:space="preserve"> </w:t>
        </w:r>
        <w:r>
          <w:t>use</w:t>
        </w:r>
        <w:r>
          <w:rPr>
            <w:spacing w:val="-14"/>
          </w:rPr>
          <w:t xml:space="preserve"> </w:t>
        </w:r>
        <w:r>
          <w:t>direct</w:t>
        </w:r>
        <w:r>
          <w:rPr>
            <w:spacing w:val="-14"/>
          </w:rPr>
          <w:t xml:space="preserve"> </w:t>
        </w:r>
        <w:r>
          <w:t>fixed</w:t>
        </w:r>
        <w:r>
          <w:rPr>
            <w:spacing w:val="-13"/>
          </w:rPr>
          <w:t xml:space="preserve"> </w:t>
        </w:r>
        <w:r>
          <w:t>one-to-one</w:t>
        </w:r>
        <w:r>
          <w:rPr>
            <w:spacing w:val="-14"/>
          </w:rPr>
          <w:t xml:space="preserve"> </w:t>
        </w:r>
        <w:r>
          <w:t>connections</w:t>
        </w:r>
        <w:r>
          <w:rPr>
            <w:spacing w:val="-14"/>
          </w:rPr>
          <w:t xml:space="preserve"> </w:t>
        </w:r>
        <w:r>
          <w:t>so</w:t>
        </w:r>
        <w:r>
          <w:rPr>
            <w:spacing w:val="-14"/>
          </w:rPr>
          <w:t xml:space="preserve"> </w:t>
        </w:r>
        <w:r>
          <w:t>that</w:t>
        </w:r>
        <w:r>
          <w:rPr>
            <w:spacing w:val="-13"/>
          </w:rPr>
          <w:t xml:space="preserve"> </w:t>
        </w:r>
        <w:r>
          <w:t>ECout</w:t>
        </w:r>
        <w:r>
          <w:rPr>
            <w:spacing w:val="-14"/>
          </w:rPr>
          <w:t xml:space="preserve"> </w:t>
        </w:r>
        <w:r>
          <w:t>literally</w:t>
        </w:r>
        <w:r>
          <w:rPr>
            <w:spacing w:val="-14"/>
          </w:rPr>
          <w:t xml:space="preserve"> </w:t>
        </w:r>
        <w:r>
          <w:t>mirrors</w:t>
        </w:r>
        <w:r>
          <w:rPr>
            <w:spacing w:val="-14"/>
          </w:rPr>
          <w:t xml:space="preserve"> </w:t>
        </w:r>
        <w:r>
          <w:t>the</w:t>
        </w:r>
        <w:r>
          <w:rPr>
            <w:spacing w:val="-13"/>
          </w:rPr>
          <w:t xml:space="preserve"> </w:t>
        </w:r>
        <w:r>
          <w:t>organization of ECin, but any information preserving connectivity pathway here would function similarly.</w:t>
        </w:r>
      </w:moveFrom>
    </w:p>
    <w:moveFromRangeEnd w:id="177"/>
    <w:p w14:paraId="29BF4881" w14:textId="77777777" w:rsidR="00ED530C" w:rsidRDefault="00ED530C">
      <w:pPr>
        <w:spacing w:line="256" w:lineRule="auto"/>
        <w:jc w:val="both"/>
        <w:rPr>
          <w:del w:id="179" w:author="Author" w:date="2022-09-10T01:53:00Z"/>
        </w:rPr>
        <w:sectPr w:rsidR="00ED530C">
          <w:pgSz w:w="12240" w:h="15840"/>
          <w:pgMar w:top="1180" w:right="1320" w:bottom="280" w:left="1320" w:header="397" w:footer="0" w:gutter="0"/>
          <w:cols w:space="720"/>
        </w:sectPr>
      </w:pPr>
    </w:p>
    <w:p w14:paraId="2A4D35BC" w14:textId="77777777" w:rsidR="00ED530C" w:rsidRDefault="00ED530C">
      <w:pPr>
        <w:pStyle w:val="BodyText"/>
        <w:spacing w:before="8"/>
        <w:rPr>
          <w:del w:id="180" w:author="Author" w:date="2022-09-10T01:53:00Z"/>
          <w:sz w:val="18"/>
        </w:rPr>
      </w:pPr>
    </w:p>
    <w:p w14:paraId="6F1341F7" w14:textId="77777777" w:rsidR="00ED530C" w:rsidRDefault="002F233B">
      <w:pPr>
        <w:tabs>
          <w:tab w:val="left" w:pos="4988"/>
        </w:tabs>
        <w:ind w:left="2232"/>
        <w:rPr>
          <w:del w:id="181" w:author="Author" w:date="2022-09-10T01:53:00Z"/>
          <w:sz w:val="20"/>
        </w:rPr>
      </w:pPr>
      <w:del w:id="182" w:author="Author" w:date="2022-09-10T01:53:00Z">
        <w:r>
          <w:rPr>
            <w:noProof/>
            <w:position w:val="1"/>
            <w:sz w:val="20"/>
          </w:rPr>
          <mc:AlternateContent>
            <mc:Choice Requires="wpg">
              <w:drawing>
                <wp:inline distT="0" distB="0" distL="0" distR="0" wp14:anchorId="50D6844F" wp14:editId="509EB3F9">
                  <wp:extent cx="1448435" cy="1309370"/>
                  <wp:effectExtent l="0" t="0" r="0" b="0"/>
                  <wp:docPr id="554" name="docshapegroup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48435" cy="1309370"/>
                            <a:chOff x="0" y="0"/>
                            <a:chExt cx="2281" cy="2062"/>
                          </a:xfrm>
                        </wpg:grpSpPr>
                        <pic:pic xmlns:pic="http://schemas.openxmlformats.org/drawingml/2006/picture">
                          <pic:nvPicPr>
                            <pic:cNvPr id="555" name="docshape9"/>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53" y="73"/>
                              <a:ext cx="1785" cy="185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56" name="docshape10"/>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830" y="1187"/>
                              <a:ext cx="152" cy="371"/>
                            </a:xfrm>
                            <a:prstGeom prst="rect">
                              <a:avLst/>
                            </a:prstGeom>
                            <a:noFill/>
                            <a:extLst>
                              <a:ext uri="{909E8E84-426E-40DD-AFC4-6F175D3DCCD1}">
                                <a14:hiddenFill xmlns:a14="http://schemas.microsoft.com/office/drawing/2010/main">
                                  <a:solidFill>
                                    <a:srgbClr val="FFFFFF"/>
                                  </a:solidFill>
                                </a14:hiddenFill>
                              </a:ext>
                            </a:extLst>
                          </pic:spPr>
                        </pic:pic>
                        <wps:wsp>
                          <wps:cNvPr id="557" name="docshape11"/>
                          <wps:cNvSpPr>
                            <a:spLocks/>
                          </wps:cNvSpPr>
                          <wps:spPr bwMode="auto">
                            <a:xfrm>
                              <a:off x="17" y="463"/>
                              <a:ext cx="842" cy="1078"/>
                            </a:xfrm>
                            <a:custGeom>
                              <a:avLst/>
                              <a:gdLst>
                                <a:gd name="T0" fmla="+- 0 858 17"/>
                                <a:gd name="T1" fmla="*/ T0 w 842"/>
                                <a:gd name="T2" fmla="+- 0 1541 464"/>
                                <a:gd name="T3" fmla="*/ 1541 h 1078"/>
                                <a:gd name="T4" fmla="+- 0 765 17"/>
                                <a:gd name="T5" fmla="*/ T4 w 842"/>
                                <a:gd name="T6" fmla="+- 0 1530 464"/>
                                <a:gd name="T7" fmla="*/ 1530 h 1078"/>
                                <a:gd name="T8" fmla="+- 0 677 17"/>
                                <a:gd name="T9" fmla="*/ T8 w 842"/>
                                <a:gd name="T10" fmla="+- 0 1513 464"/>
                                <a:gd name="T11" fmla="*/ 1513 h 1078"/>
                                <a:gd name="T12" fmla="+- 0 593 17"/>
                                <a:gd name="T13" fmla="*/ T12 w 842"/>
                                <a:gd name="T14" fmla="+- 0 1489 464"/>
                                <a:gd name="T15" fmla="*/ 1489 h 1078"/>
                                <a:gd name="T16" fmla="+- 0 513 17"/>
                                <a:gd name="T17" fmla="*/ T16 w 842"/>
                                <a:gd name="T18" fmla="+- 0 1460 464"/>
                                <a:gd name="T19" fmla="*/ 1460 h 1078"/>
                                <a:gd name="T20" fmla="+- 0 438 17"/>
                                <a:gd name="T21" fmla="*/ T20 w 842"/>
                                <a:gd name="T22" fmla="+- 0 1426 464"/>
                                <a:gd name="T23" fmla="*/ 1426 h 1078"/>
                                <a:gd name="T24" fmla="+- 0 369 17"/>
                                <a:gd name="T25" fmla="*/ T24 w 842"/>
                                <a:gd name="T26" fmla="+- 0 1387 464"/>
                                <a:gd name="T27" fmla="*/ 1387 h 1078"/>
                                <a:gd name="T28" fmla="+- 0 305 17"/>
                                <a:gd name="T29" fmla="*/ T28 w 842"/>
                                <a:gd name="T30" fmla="+- 0 1344 464"/>
                                <a:gd name="T31" fmla="*/ 1344 h 1078"/>
                                <a:gd name="T32" fmla="+- 0 247 17"/>
                                <a:gd name="T33" fmla="*/ T32 w 842"/>
                                <a:gd name="T34" fmla="+- 0 1298 464"/>
                                <a:gd name="T35" fmla="*/ 1298 h 1078"/>
                                <a:gd name="T36" fmla="+- 0 194 17"/>
                                <a:gd name="T37" fmla="*/ T36 w 842"/>
                                <a:gd name="T38" fmla="+- 0 1248 464"/>
                                <a:gd name="T39" fmla="*/ 1248 h 1078"/>
                                <a:gd name="T40" fmla="+- 0 148 17"/>
                                <a:gd name="T41" fmla="*/ T40 w 842"/>
                                <a:gd name="T42" fmla="+- 0 1196 464"/>
                                <a:gd name="T43" fmla="*/ 1196 h 1078"/>
                                <a:gd name="T44" fmla="+- 0 109 17"/>
                                <a:gd name="T45" fmla="*/ T44 w 842"/>
                                <a:gd name="T46" fmla="+- 0 1141 464"/>
                                <a:gd name="T47" fmla="*/ 1141 h 1078"/>
                                <a:gd name="T48" fmla="+- 0 76 17"/>
                                <a:gd name="T49" fmla="*/ T48 w 842"/>
                                <a:gd name="T50" fmla="+- 0 1084 464"/>
                                <a:gd name="T51" fmla="*/ 1084 h 1078"/>
                                <a:gd name="T52" fmla="+- 0 50 17"/>
                                <a:gd name="T53" fmla="*/ T52 w 842"/>
                                <a:gd name="T54" fmla="+- 0 1026 464"/>
                                <a:gd name="T55" fmla="*/ 1026 h 1078"/>
                                <a:gd name="T56" fmla="+- 0 31 17"/>
                                <a:gd name="T57" fmla="*/ T56 w 842"/>
                                <a:gd name="T58" fmla="+- 0 967 464"/>
                                <a:gd name="T59" fmla="*/ 967 h 1078"/>
                                <a:gd name="T60" fmla="+- 0 20 17"/>
                                <a:gd name="T61" fmla="*/ T60 w 842"/>
                                <a:gd name="T62" fmla="+- 0 908 464"/>
                                <a:gd name="T63" fmla="*/ 908 h 1078"/>
                                <a:gd name="T64" fmla="+- 0 17 17"/>
                                <a:gd name="T65" fmla="*/ T64 w 842"/>
                                <a:gd name="T66" fmla="+- 0 849 464"/>
                                <a:gd name="T67" fmla="*/ 849 h 1078"/>
                                <a:gd name="T68" fmla="+- 0 26 17"/>
                                <a:gd name="T69" fmla="*/ T68 w 842"/>
                                <a:gd name="T70" fmla="+- 0 767 464"/>
                                <a:gd name="T71" fmla="*/ 767 h 1078"/>
                                <a:gd name="T72" fmla="+- 0 47 17"/>
                                <a:gd name="T73" fmla="*/ T72 w 842"/>
                                <a:gd name="T74" fmla="+- 0 692 464"/>
                                <a:gd name="T75" fmla="*/ 692 h 1078"/>
                                <a:gd name="T76" fmla="+- 0 78 17"/>
                                <a:gd name="T77" fmla="*/ T76 w 842"/>
                                <a:gd name="T78" fmla="+- 0 623 464"/>
                                <a:gd name="T79" fmla="*/ 623 h 1078"/>
                                <a:gd name="T80" fmla="+- 0 116 17"/>
                                <a:gd name="T81" fmla="*/ T80 w 842"/>
                                <a:gd name="T82" fmla="+- 0 562 464"/>
                                <a:gd name="T83" fmla="*/ 562 h 1078"/>
                                <a:gd name="T84" fmla="+- 0 156 17"/>
                                <a:gd name="T85" fmla="*/ T84 w 842"/>
                                <a:gd name="T86" fmla="+- 0 509 464"/>
                                <a:gd name="T87" fmla="*/ 509 h 1078"/>
                                <a:gd name="T88" fmla="+- 0 197 17"/>
                                <a:gd name="T89" fmla="*/ T88 w 842"/>
                                <a:gd name="T90" fmla="+- 0 464 464"/>
                                <a:gd name="T91" fmla="*/ 464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7"/>
                                  </a:moveTo>
                                  <a:lnTo>
                                    <a:pt x="748" y="1066"/>
                                  </a:lnTo>
                                  <a:lnTo>
                                    <a:pt x="660" y="1049"/>
                                  </a:lnTo>
                                  <a:lnTo>
                                    <a:pt x="576" y="1025"/>
                                  </a:lnTo>
                                  <a:lnTo>
                                    <a:pt x="496" y="996"/>
                                  </a:lnTo>
                                  <a:lnTo>
                                    <a:pt x="421" y="962"/>
                                  </a:lnTo>
                                  <a:lnTo>
                                    <a:pt x="352" y="923"/>
                                  </a:lnTo>
                                  <a:lnTo>
                                    <a:pt x="288" y="880"/>
                                  </a:lnTo>
                                  <a:lnTo>
                                    <a:pt x="230" y="834"/>
                                  </a:lnTo>
                                  <a:lnTo>
                                    <a:pt x="177" y="784"/>
                                  </a:lnTo>
                                  <a:lnTo>
                                    <a:pt x="131" y="732"/>
                                  </a:lnTo>
                                  <a:lnTo>
                                    <a:pt x="92" y="677"/>
                                  </a:lnTo>
                                  <a:lnTo>
                                    <a:pt x="59" y="620"/>
                                  </a:lnTo>
                                  <a:lnTo>
                                    <a:pt x="33" y="562"/>
                                  </a:lnTo>
                                  <a:lnTo>
                                    <a:pt x="14" y="503"/>
                                  </a:lnTo>
                                  <a:lnTo>
                                    <a:pt x="3" y="444"/>
                                  </a:lnTo>
                                  <a:lnTo>
                                    <a:pt x="0" y="385"/>
                                  </a:lnTo>
                                  <a:lnTo>
                                    <a:pt x="9" y="303"/>
                                  </a:lnTo>
                                  <a:lnTo>
                                    <a:pt x="30" y="228"/>
                                  </a:lnTo>
                                  <a:lnTo>
                                    <a:pt x="61" y="159"/>
                                  </a:lnTo>
                                  <a:lnTo>
                                    <a:pt x="99" y="98"/>
                                  </a:lnTo>
                                  <a:lnTo>
                                    <a:pt x="139" y="45"/>
                                  </a:lnTo>
                                  <a:lnTo>
                                    <a:pt x="180" y="0"/>
                                  </a:lnTo>
                                </a:path>
                              </a:pathLst>
                            </a:custGeom>
                            <a:noFill/>
                            <a:ln w="21772">
                              <a:solidFill>
                                <a:srgbClr val="2AAB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8" name="docshape12"/>
                          <wps:cNvSpPr>
                            <a:spLocks/>
                          </wps:cNvSpPr>
                          <wps:spPr bwMode="auto">
                            <a:xfrm>
                              <a:off x="118" y="394"/>
                              <a:ext cx="153" cy="150"/>
                            </a:xfrm>
                            <a:custGeom>
                              <a:avLst/>
                              <a:gdLst>
                                <a:gd name="T0" fmla="+- 0 272 119"/>
                                <a:gd name="T1" fmla="*/ T0 w 153"/>
                                <a:gd name="T2" fmla="+- 0 394 394"/>
                                <a:gd name="T3" fmla="*/ 394 h 150"/>
                                <a:gd name="T4" fmla="+- 0 119 119"/>
                                <a:gd name="T5" fmla="*/ T4 w 153"/>
                                <a:gd name="T6" fmla="+- 0 452 394"/>
                                <a:gd name="T7" fmla="*/ 452 h 150"/>
                                <a:gd name="T8" fmla="+- 0 182 119"/>
                                <a:gd name="T9" fmla="*/ T8 w 153"/>
                                <a:gd name="T10" fmla="+- 0 479 394"/>
                                <a:gd name="T11" fmla="*/ 479 h 150"/>
                                <a:gd name="T12" fmla="+- 0 206 119"/>
                                <a:gd name="T13" fmla="*/ T12 w 153"/>
                                <a:gd name="T14" fmla="+- 0 544 394"/>
                                <a:gd name="T15" fmla="*/ 544 h 150"/>
                                <a:gd name="T16" fmla="+- 0 272 119"/>
                                <a:gd name="T17" fmla="*/ T16 w 153"/>
                                <a:gd name="T18" fmla="+- 0 394 394"/>
                                <a:gd name="T19" fmla="*/ 394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59" name="docshape13"/>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220" y="0"/>
                              <a:ext cx="258" cy="246"/>
                            </a:xfrm>
                            <a:prstGeom prst="rect">
                              <a:avLst/>
                            </a:prstGeom>
                            <a:noFill/>
                            <a:extLst>
                              <a:ext uri="{909E8E84-426E-40DD-AFC4-6F175D3DCCD1}">
                                <a14:hiddenFill xmlns:a14="http://schemas.microsoft.com/office/drawing/2010/main">
                                  <a:solidFill>
                                    <a:srgbClr val="FFFFFF"/>
                                  </a:solidFill>
                                </a14:hiddenFill>
                              </a:ext>
                            </a:extLst>
                          </pic:spPr>
                        </pic:pic>
                        <wps:wsp>
                          <wps:cNvPr id="560" name="docshape14"/>
                          <wps:cNvSpPr>
                            <a:spLocks/>
                          </wps:cNvSpPr>
                          <wps:spPr bwMode="auto">
                            <a:xfrm>
                              <a:off x="1408" y="469"/>
                              <a:ext cx="855" cy="1070"/>
                            </a:xfrm>
                            <a:custGeom>
                              <a:avLst/>
                              <a:gdLst>
                                <a:gd name="T0" fmla="+- 0 1409 1409"/>
                                <a:gd name="T1" fmla="*/ T0 w 855"/>
                                <a:gd name="T2" fmla="+- 0 1539 469"/>
                                <a:gd name="T3" fmla="*/ 1539 h 1070"/>
                                <a:gd name="T4" fmla="+- 0 1501 1409"/>
                                <a:gd name="T5" fmla="*/ T4 w 855"/>
                                <a:gd name="T6" fmla="+- 0 1532 469"/>
                                <a:gd name="T7" fmla="*/ 1532 h 1070"/>
                                <a:gd name="T8" fmla="+- 0 1590 1409"/>
                                <a:gd name="T9" fmla="*/ T8 w 855"/>
                                <a:gd name="T10" fmla="+- 0 1518 469"/>
                                <a:gd name="T11" fmla="*/ 1518 h 1070"/>
                                <a:gd name="T12" fmla="+- 0 1674 1409"/>
                                <a:gd name="T13" fmla="*/ T12 w 855"/>
                                <a:gd name="T14" fmla="+- 0 1498 469"/>
                                <a:gd name="T15" fmla="*/ 1498 h 1070"/>
                                <a:gd name="T16" fmla="+- 0 1753 1409"/>
                                <a:gd name="T17" fmla="*/ T16 w 855"/>
                                <a:gd name="T18" fmla="+- 0 1473 469"/>
                                <a:gd name="T19" fmla="*/ 1473 h 1070"/>
                                <a:gd name="T20" fmla="+- 0 1827 1409"/>
                                <a:gd name="T21" fmla="*/ T20 w 855"/>
                                <a:gd name="T22" fmla="+- 0 1442 469"/>
                                <a:gd name="T23" fmla="*/ 1442 h 1070"/>
                                <a:gd name="T24" fmla="+- 0 1897 1409"/>
                                <a:gd name="T25" fmla="*/ T24 w 855"/>
                                <a:gd name="T26" fmla="+- 0 1407 469"/>
                                <a:gd name="T27" fmla="*/ 1407 h 1070"/>
                                <a:gd name="T28" fmla="+- 0 1961 1409"/>
                                <a:gd name="T29" fmla="*/ T28 w 855"/>
                                <a:gd name="T30" fmla="+- 0 1368 469"/>
                                <a:gd name="T31" fmla="*/ 1368 h 1070"/>
                                <a:gd name="T32" fmla="+- 0 2019 1409"/>
                                <a:gd name="T33" fmla="*/ T32 w 855"/>
                                <a:gd name="T34" fmla="+- 0 1325 469"/>
                                <a:gd name="T35" fmla="*/ 1325 h 1070"/>
                                <a:gd name="T36" fmla="+- 0 2072 1409"/>
                                <a:gd name="T37" fmla="*/ T36 w 855"/>
                                <a:gd name="T38" fmla="+- 0 1278 469"/>
                                <a:gd name="T39" fmla="*/ 1278 h 1070"/>
                                <a:gd name="T40" fmla="+- 0 2119 1409"/>
                                <a:gd name="T41" fmla="*/ T40 w 855"/>
                                <a:gd name="T42" fmla="+- 0 1229 469"/>
                                <a:gd name="T43" fmla="*/ 1229 h 1070"/>
                                <a:gd name="T44" fmla="+- 0 2159 1409"/>
                                <a:gd name="T45" fmla="*/ T44 w 855"/>
                                <a:gd name="T46" fmla="+- 0 1177 469"/>
                                <a:gd name="T47" fmla="*/ 1177 h 1070"/>
                                <a:gd name="T48" fmla="+- 0 2194 1409"/>
                                <a:gd name="T49" fmla="*/ T48 w 855"/>
                                <a:gd name="T50" fmla="+- 0 1123 469"/>
                                <a:gd name="T51" fmla="*/ 1123 h 1070"/>
                                <a:gd name="T52" fmla="+- 0 2221 1409"/>
                                <a:gd name="T53" fmla="*/ T52 w 855"/>
                                <a:gd name="T54" fmla="+- 0 1068 469"/>
                                <a:gd name="T55" fmla="*/ 1068 h 1070"/>
                                <a:gd name="T56" fmla="+- 0 2242 1409"/>
                                <a:gd name="T57" fmla="*/ T56 w 855"/>
                                <a:gd name="T58" fmla="+- 0 1012 469"/>
                                <a:gd name="T59" fmla="*/ 1012 h 1070"/>
                                <a:gd name="T60" fmla="+- 0 2263 1409"/>
                                <a:gd name="T61" fmla="*/ T60 w 855"/>
                                <a:gd name="T62" fmla="+- 0 897 469"/>
                                <a:gd name="T63" fmla="*/ 897 h 1070"/>
                                <a:gd name="T64" fmla="+- 0 2259 1409"/>
                                <a:gd name="T65" fmla="*/ T64 w 855"/>
                                <a:gd name="T66" fmla="+- 0 811 469"/>
                                <a:gd name="T67" fmla="*/ 811 h 1070"/>
                                <a:gd name="T68" fmla="+- 0 2242 1409"/>
                                <a:gd name="T69" fmla="*/ T68 w 855"/>
                                <a:gd name="T70" fmla="+- 0 729 469"/>
                                <a:gd name="T71" fmla="*/ 729 h 1070"/>
                                <a:gd name="T72" fmla="+- 0 2214 1409"/>
                                <a:gd name="T73" fmla="*/ T72 w 855"/>
                                <a:gd name="T74" fmla="+- 0 653 469"/>
                                <a:gd name="T75" fmla="*/ 653 h 1070"/>
                                <a:gd name="T76" fmla="+- 0 2179 1409"/>
                                <a:gd name="T77" fmla="*/ T76 w 855"/>
                                <a:gd name="T78" fmla="+- 0 583 469"/>
                                <a:gd name="T79" fmla="*/ 583 h 1070"/>
                                <a:gd name="T80" fmla="+- 0 2141 1409"/>
                                <a:gd name="T81" fmla="*/ T80 w 855"/>
                                <a:gd name="T82" fmla="+- 0 522 469"/>
                                <a:gd name="T83" fmla="*/ 522 h 1070"/>
                                <a:gd name="T84" fmla="+- 0 2103 1409"/>
                                <a:gd name="T85" fmla="*/ T84 w 855"/>
                                <a:gd name="T86" fmla="+- 0 469 469"/>
                                <a:gd name="T87" fmla="*/ 469 h 10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55" h="1070">
                                  <a:moveTo>
                                    <a:pt x="0" y="1070"/>
                                  </a:moveTo>
                                  <a:lnTo>
                                    <a:pt x="92" y="1063"/>
                                  </a:lnTo>
                                  <a:lnTo>
                                    <a:pt x="181" y="1049"/>
                                  </a:lnTo>
                                  <a:lnTo>
                                    <a:pt x="265" y="1029"/>
                                  </a:lnTo>
                                  <a:lnTo>
                                    <a:pt x="344" y="1004"/>
                                  </a:lnTo>
                                  <a:lnTo>
                                    <a:pt x="418" y="973"/>
                                  </a:lnTo>
                                  <a:lnTo>
                                    <a:pt x="488" y="938"/>
                                  </a:lnTo>
                                  <a:lnTo>
                                    <a:pt x="552" y="899"/>
                                  </a:lnTo>
                                  <a:lnTo>
                                    <a:pt x="610" y="856"/>
                                  </a:lnTo>
                                  <a:lnTo>
                                    <a:pt x="663" y="809"/>
                                  </a:lnTo>
                                  <a:lnTo>
                                    <a:pt x="710" y="760"/>
                                  </a:lnTo>
                                  <a:lnTo>
                                    <a:pt x="750" y="708"/>
                                  </a:lnTo>
                                  <a:lnTo>
                                    <a:pt x="785" y="654"/>
                                  </a:lnTo>
                                  <a:lnTo>
                                    <a:pt x="812" y="599"/>
                                  </a:lnTo>
                                  <a:lnTo>
                                    <a:pt x="833" y="543"/>
                                  </a:lnTo>
                                  <a:lnTo>
                                    <a:pt x="854" y="428"/>
                                  </a:lnTo>
                                  <a:lnTo>
                                    <a:pt x="850" y="342"/>
                                  </a:lnTo>
                                  <a:lnTo>
                                    <a:pt x="833" y="260"/>
                                  </a:lnTo>
                                  <a:lnTo>
                                    <a:pt x="805" y="184"/>
                                  </a:lnTo>
                                  <a:lnTo>
                                    <a:pt x="770" y="114"/>
                                  </a:lnTo>
                                  <a:lnTo>
                                    <a:pt x="732" y="53"/>
                                  </a:lnTo>
                                  <a:lnTo>
                                    <a:pt x="694" y="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docshape15"/>
                          <wps:cNvSpPr>
                            <a:spLocks/>
                          </wps:cNvSpPr>
                          <wps:spPr bwMode="auto">
                            <a:xfrm>
                              <a:off x="1306" y="391"/>
                              <a:ext cx="876" cy="1210"/>
                            </a:xfrm>
                            <a:custGeom>
                              <a:avLst/>
                              <a:gdLst>
                                <a:gd name="T0" fmla="+- 0 1457 1306"/>
                                <a:gd name="T1" fmla="*/ T0 w 876"/>
                                <a:gd name="T2" fmla="+- 0 1601 391"/>
                                <a:gd name="T3" fmla="*/ 1601 h 1210"/>
                                <a:gd name="T4" fmla="+- 0 1430 1306"/>
                                <a:gd name="T5" fmla="*/ T4 w 876"/>
                                <a:gd name="T6" fmla="+- 0 1538 391"/>
                                <a:gd name="T7" fmla="*/ 1538 h 1210"/>
                                <a:gd name="T8" fmla="+- 0 1456 1306"/>
                                <a:gd name="T9" fmla="*/ T8 w 876"/>
                                <a:gd name="T10" fmla="+- 0 1474 391"/>
                                <a:gd name="T11" fmla="*/ 1474 h 1210"/>
                                <a:gd name="T12" fmla="+- 0 1306 1306"/>
                                <a:gd name="T13" fmla="*/ T12 w 876"/>
                                <a:gd name="T14" fmla="+- 0 1539 391"/>
                                <a:gd name="T15" fmla="*/ 1539 h 1210"/>
                                <a:gd name="T16" fmla="+- 0 1457 1306"/>
                                <a:gd name="T17" fmla="*/ T16 w 876"/>
                                <a:gd name="T18" fmla="+- 0 1601 391"/>
                                <a:gd name="T19" fmla="*/ 1601 h 1210"/>
                                <a:gd name="T20" fmla="+- 0 2181 1306"/>
                                <a:gd name="T21" fmla="*/ T20 w 876"/>
                                <a:gd name="T22" fmla="+- 0 466 391"/>
                                <a:gd name="T23" fmla="*/ 466 h 1210"/>
                                <a:gd name="T24" fmla="+- 0 2036 1306"/>
                                <a:gd name="T25" fmla="*/ T24 w 876"/>
                                <a:gd name="T26" fmla="+- 0 391 391"/>
                                <a:gd name="T27" fmla="*/ 391 h 1210"/>
                                <a:gd name="T28" fmla="+- 0 2084 1306"/>
                                <a:gd name="T29" fmla="*/ T28 w 876"/>
                                <a:gd name="T30" fmla="+- 0 547 391"/>
                                <a:gd name="T31" fmla="*/ 547 h 1210"/>
                                <a:gd name="T32" fmla="+- 0 2115 1306"/>
                                <a:gd name="T33" fmla="*/ T32 w 876"/>
                                <a:gd name="T34" fmla="+- 0 486 391"/>
                                <a:gd name="T35" fmla="*/ 486 h 1210"/>
                                <a:gd name="T36" fmla="+- 0 2181 1306"/>
                                <a:gd name="T37" fmla="*/ T36 w 876"/>
                                <a:gd name="T38" fmla="+- 0 466 391"/>
                                <a:gd name="T39" fmla="*/ 466 h 1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76" h="1210">
                                  <a:moveTo>
                                    <a:pt x="151" y="1210"/>
                                  </a:moveTo>
                                  <a:lnTo>
                                    <a:pt x="124" y="1147"/>
                                  </a:lnTo>
                                  <a:lnTo>
                                    <a:pt x="150" y="1083"/>
                                  </a:lnTo>
                                  <a:lnTo>
                                    <a:pt x="0" y="1148"/>
                                  </a:lnTo>
                                  <a:lnTo>
                                    <a:pt x="151" y="1210"/>
                                  </a:lnTo>
                                  <a:close/>
                                  <a:moveTo>
                                    <a:pt x="875" y="75"/>
                                  </a:moveTo>
                                  <a:lnTo>
                                    <a:pt x="730" y="0"/>
                                  </a:lnTo>
                                  <a:lnTo>
                                    <a:pt x="778" y="156"/>
                                  </a:lnTo>
                                  <a:lnTo>
                                    <a:pt x="809" y="95"/>
                                  </a:lnTo>
                                  <a:lnTo>
                                    <a:pt x="875" y="75"/>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2" name="docshape16"/>
                            <pic:cNvPicPr>
                              <a:picLocks/>
                            </pic:cNvPicPr>
                          </pic:nvPicPr>
                          <pic:blipFill>
                            <a:blip r:embed="rId14">
                              <a:extLst>
                                <a:ext uri="{28A0092B-C50C-407E-A947-70E740481C1C}">
                                  <a14:useLocalDpi xmlns:a14="http://schemas.microsoft.com/office/drawing/2010/main" val="0"/>
                                </a:ext>
                              </a:extLst>
                            </a:blip>
                            <a:srcRect/>
                            <a:stretch>
                              <a:fillRect/>
                            </a:stretch>
                          </pic:blipFill>
                          <pic:spPr bwMode="auto">
                            <a:xfrm>
                              <a:off x="1020" y="1846"/>
                              <a:ext cx="423" cy="215"/>
                            </a:xfrm>
                            <a:prstGeom prst="rect">
                              <a:avLst/>
                            </a:prstGeom>
                            <a:noFill/>
                            <a:extLst>
                              <a:ext uri="{909E8E84-426E-40DD-AFC4-6F175D3DCCD1}">
                                <a14:hiddenFill xmlns:a14="http://schemas.microsoft.com/office/drawing/2010/main">
                                  <a:solidFill>
                                    <a:srgbClr val="FFFFFF"/>
                                  </a:solidFill>
                                </a14:hiddenFill>
                              </a:ext>
                            </a:extLst>
                          </pic:spPr>
                        </pic:pic>
                        <wps:wsp>
                          <wps:cNvPr id="563" name="docshape17"/>
                          <wps:cNvSpPr>
                            <a:spLocks/>
                          </wps:cNvSpPr>
                          <wps:spPr bwMode="auto">
                            <a:xfrm>
                              <a:off x="990" y="515"/>
                              <a:ext cx="583" cy="1023"/>
                            </a:xfrm>
                            <a:custGeom>
                              <a:avLst/>
                              <a:gdLst>
                                <a:gd name="T0" fmla="+- 0 990 990"/>
                                <a:gd name="T1" fmla="*/ T0 w 583"/>
                                <a:gd name="T2" fmla="+- 0 1538 516"/>
                                <a:gd name="T3" fmla="*/ 1538 h 1023"/>
                                <a:gd name="T4" fmla="+- 0 1028 990"/>
                                <a:gd name="T5" fmla="*/ T4 w 583"/>
                                <a:gd name="T6" fmla="+- 0 1472 516"/>
                                <a:gd name="T7" fmla="*/ 1472 h 1023"/>
                                <a:gd name="T8" fmla="+- 0 1058 990"/>
                                <a:gd name="T9" fmla="*/ T8 w 583"/>
                                <a:gd name="T10" fmla="+- 0 1419 516"/>
                                <a:gd name="T11" fmla="*/ 1419 h 1023"/>
                                <a:gd name="T12" fmla="+- 0 1095 990"/>
                                <a:gd name="T13" fmla="*/ T12 w 583"/>
                                <a:gd name="T14" fmla="+- 0 1353 516"/>
                                <a:gd name="T15" fmla="*/ 1353 h 1023"/>
                                <a:gd name="T16" fmla="+- 0 1139 990"/>
                                <a:gd name="T17" fmla="*/ T16 w 583"/>
                                <a:gd name="T18" fmla="+- 0 1277 516"/>
                                <a:gd name="T19" fmla="*/ 1277 h 1023"/>
                                <a:gd name="T20" fmla="+- 0 1186 990"/>
                                <a:gd name="T21" fmla="*/ T20 w 583"/>
                                <a:gd name="T22" fmla="+- 0 1193 516"/>
                                <a:gd name="T23" fmla="*/ 1193 h 1023"/>
                                <a:gd name="T24" fmla="+- 0 1237 990"/>
                                <a:gd name="T25" fmla="*/ T24 w 583"/>
                                <a:gd name="T26" fmla="+- 0 1104 516"/>
                                <a:gd name="T27" fmla="*/ 1104 h 1023"/>
                                <a:gd name="T28" fmla="+- 0 1290 990"/>
                                <a:gd name="T29" fmla="*/ T28 w 583"/>
                                <a:gd name="T30" fmla="+- 0 1011 516"/>
                                <a:gd name="T31" fmla="*/ 1011 h 1023"/>
                                <a:gd name="T32" fmla="+- 0 1344 990"/>
                                <a:gd name="T33" fmla="*/ T32 w 583"/>
                                <a:gd name="T34" fmla="+- 0 917 516"/>
                                <a:gd name="T35" fmla="*/ 917 h 1023"/>
                                <a:gd name="T36" fmla="+- 0 1389 990"/>
                                <a:gd name="T37" fmla="*/ T36 w 583"/>
                                <a:gd name="T38" fmla="+- 0 837 516"/>
                                <a:gd name="T39" fmla="*/ 837 h 1023"/>
                                <a:gd name="T40" fmla="+- 0 1432 990"/>
                                <a:gd name="T41" fmla="*/ T40 w 583"/>
                                <a:gd name="T42" fmla="+- 0 761 516"/>
                                <a:gd name="T43" fmla="*/ 761 h 1023"/>
                                <a:gd name="T44" fmla="+- 0 1473 990"/>
                                <a:gd name="T45" fmla="*/ T44 w 583"/>
                                <a:gd name="T46" fmla="+- 0 690 516"/>
                                <a:gd name="T47" fmla="*/ 690 h 1023"/>
                                <a:gd name="T48" fmla="+- 0 1510 990"/>
                                <a:gd name="T49" fmla="*/ T48 w 583"/>
                                <a:gd name="T50" fmla="+- 0 625 516"/>
                                <a:gd name="T51" fmla="*/ 625 h 1023"/>
                                <a:gd name="T52" fmla="+- 0 1543 990"/>
                                <a:gd name="T53" fmla="*/ T52 w 583"/>
                                <a:gd name="T54" fmla="+- 0 566 516"/>
                                <a:gd name="T55" fmla="*/ 566 h 1023"/>
                                <a:gd name="T56" fmla="+- 0 1572 990"/>
                                <a:gd name="T57" fmla="*/ T56 w 583"/>
                                <a:gd name="T58" fmla="+- 0 516 516"/>
                                <a:gd name="T59" fmla="*/ 516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2"/>
                                  </a:moveTo>
                                  <a:lnTo>
                                    <a:pt x="38" y="956"/>
                                  </a:lnTo>
                                  <a:lnTo>
                                    <a:pt x="68" y="903"/>
                                  </a:lnTo>
                                  <a:lnTo>
                                    <a:pt x="105" y="837"/>
                                  </a:lnTo>
                                  <a:lnTo>
                                    <a:pt x="149" y="761"/>
                                  </a:lnTo>
                                  <a:lnTo>
                                    <a:pt x="196" y="677"/>
                                  </a:lnTo>
                                  <a:lnTo>
                                    <a:pt x="247" y="588"/>
                                  </a:lnTo>
                                  <a:lnTo>
                                    <a:pt x="300" y="495"/>
                                  </a:lnTo>
                                  <a:lnTo>
                                    <a:pt x="354" y="401"/>
                                  </a:lnTo>
                                  <a:lnTo>
                                    <a:pt x="399" y="321"/>
                                  </a:lnTo>
                                  <a:lnTo>
                                    <a:pt x="442" y="245"/>
                                  </a:lnTo>
                                  <a:lnTo>
                                    <a:pt x="483" y="174"/>
                                  </a:lnTo>
                                  <a:lnTo>
                                    <a:pt x="520" y="109"/>
                                  </a:lnTo>
                                  <a:lnTo>
                                    <a:pt x="553" y="50"/>
                                  </a:lnTo>
                                  <a:lnTo>
                                    <a:pt x="582" y="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4" name="docshape18"/>
                          <wps:cNvSpPr>
                            <a:spLocks/>
                          </wps:cNvSpPr>
                          <wps:spPr bwMode="auto">
                            <a:xfrm>
                              <a:off x="1493" y="426"/>
                              <a:ext cx="130" cy="163"/>
                            </a:xfrm>
                            <a:custGeom>
                              <a:avLst/>
                              <a:gdLst>
                                <a:gd name="T0" fmla="+- 0 1623 1493"/>
                                <a:gd name="T1" fmla="*/ T0 w 130"/>
                                <a:gd name="T2" fmla="+- 0 427 427"/>
                                <a:gd name="T3" fmla="*/ 427 h 163"/>
                                <a:gd name="T4" fmla="+- 0 1493 1493"/>
                                <a:gd name="T5" fmla="*/ T4 w 130"/>
                                <a:gd name="T6" fmla="+- 0 526 427"/>
                                <a:gd name="T7" fmla="*/ 526 h 163"/>
                                <a:gd name="T8" fmla="+- 0 1562 1493"/>
                                <a:gd name="T9" fmla="*/ T8 w 130"/>
                                <a:gd name="T10" fmla="+- 0 534 427"/>
                                <a:gd name="T11" fmla="*/ 534 h 163"/>
                                <a:gd name="T12" fmla="+- 0 1604 1493"/>
                                <a:gd name="T13" fmla="*/ T12 w 130"/>
                                <a:gd name="T14" fmla="+- 0 589 427"/>
                                <a:gd name="T15" fmla="*/ 589 h 163"/>
                                <a:gd name="T16" fmla="+- 0 1623 1493"/>
                                <a:gd name="T17" fmla="*/ T16 w 130"/>
                                <a:gd name="T18" fmla="+- 0 427 427"/>
                                <a:gd name="T19" fmla="*/ 427 h 163"/>
                              </a:gdLst>
                              <a:ahLst/>
                              <a:cxnLst>
                                <a:cxn ang="0">
                                  <a:pos x="T1" y="T3"/>
                                </a:cxn>
                                <a:cxn ang="0">
                                  <a:pos x="T5" y="T7"/>
                                </a:cxn>
                                <a:cxn ang="0">
                                  <a:pos x="T9" y="T11"/>
                                </a:cxn>
                                <a:cxn ang="0">
                                  <a:pos x="T13" y="T15"/>
                                </a:cxn>
                                <a:cxn ang="0">
                                  <a:pos x="T17" y="T19"/>
                                </a:cxn>
                              </a:cxnLst>
                              <a:rect l="0" t="0" r="r" b="b"/>
                              <a:pathLst>
                                <a:path w="130" h="163">
                                  <a:moveTo>
                                    <a:pt x="130" y="0"/>
                                  </a:moveTo>
                                  <a:lnTo>
                                    <a:pt x="0" y="99"/>
                                  </a:lnTo>
                                  <a:lnTo>
                                    <a:pt x="69" y="107"/>
                                  </a:lnTo>
                                  <a:lnTo>
                                    <a:pt x="111" y="162"/>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67DAB4C6" id="docshapegroup8" o:spid="_x0000_s1026" style="width:114.05pt;height:103.1pt;mso-position-horizontal-relative:char;mso-position-vertical-relative:line" coordsize="2281,2062"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">
                  <v:shape id="docshape9" o:spid="_x0000_s1027" type="#_x0000_t75" style="position:absolute;left:253;top:73;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">
                    <v:imagedata r:id="rId15" o:title=""/>
                    <o:lock v:ext="edit" aspectratio="f"/>
                  </v:shape>
                  <v:shape id="docshape10" o:spid="_x0000_s1028" type="#_x0000_t75" style="position:absolute;left:830;top:1187;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">
                    <v:imagedata r:id="rId16" o:title=""/>
                    <o:lock v:ext="edit" aspectratio="f"/>
                  </v:shape>
                  <v:shape id="docshape11" o:spid="_x0000_s1029" style="position:absolute;left:17;top:463;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" path="m841,1077r-93,-11l660,1049r-84,-24l496,996,421,962,352,923,288,880,230,834,177,784,131,732,92,677,59,620,33,562,14,503,3,444,,385,9,303,30,228,61,159,99,98,139,45,180,e" filled="f" strokecolor="#2aabe2" strokeweight=".60478mm">
                    <v:path arrowok="t" o:connecttype="custom" o:connectlocs="841,1541;748,1530;660,1513;576,1489;496,1460;421,1426;352,1387;288,1344;230,1298;177,1248;131,1196;92,1141;59,1084;33,1026;14,967;3,908;0,849;9,767;30,692;61,623;99,562;139,509;180,464" o:connectangles="0,0,0,0,0,0,0,0,0,0,0,0,0,0,0,0,0,0,0,0,0,0,0"/>
                  </v:shape>
                  <v:shape id="docshape12" o:spid="_x0000_s1030" style="position:absolute;left:118;top:394;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" path="m153,l,58,63,85r24,65l153,xe" fillcolor="#2aabe2" stroked="f">
                    <v:path arrowok="t" o:connecttype="custom" o:connectlocs="153,394;0,452;63,479;87,544;153,394" o:connectangles="0,0,0,0,0"/>
                  </v:shape>
                  <v:shape id="docshape13" o:spid="_x0000_s1031" type="#_x0000_t75" style="position:absolute;left:220;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">
                    <v:imagedata r:id="rId17" o:title=""/>
                    <o:lock v:ext="edit" aspectratio="f"/>
                  </v:shape>
                  <v:shape id="docshape14" o:spid="_x0000_s1032" style="position:absolute;left:1408;top:469;width:855;height:1070;visibility:visible;mso-wrap-style:square;v-text-anchor:top" coordsize="855,10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" path="m,1070r92,-7l181,1049r84,-20l344,1004r74,-31l488,938r64,-39l610,856r53,-47l710,760r40,-52l785,654r27,-55l833,543,854,428r-4,-86l833,260,805,184,770,114,732,53,694,e" filled="f" strokecolor="#00a14b" strokeweight=".60478mm">
                    <v:path arrowok="t" o:connecttype="custom" o:connectlocs="0,1539;92,1532;181,1518;265,1498;344,1473;418,1442;488,1407;552,1368;610,1325;663,1278;710,1229;750,1177;785,1123;812,1068;833,1012;854,897;850,811;833,729;805,653;770,583;732,522;694,469" o:connectangles="0,0,0,0,0,0,0,0,0,0,0,0,0,0,0,0,0,0,0,0,0,0"/>
                  </v:shape>
                  <v:shape id="docshape15" o:spid="_x0000_s1033" style="position:absolute;left:1306;top:391;width:876;height:1210;visibility:visible;mso-wrap-style:square;v-text-anchor:top" coordsize="876,12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" path="m151,1210r-27,-63l150,1083,,1148r151,62xm875,75l730,r48,156l809,95,875,75xe" fillcolor="#00a14b" stroked="f">
                    <v:path arrowok="t" o:connecttype="custom" o:connectlocs="151,1601;124,1538;150,1474;0,1539;151,1601;875,466;730,391;778,547;809,486;875,466" o:connectangles="0,0,0,0,0,0,0,0,0,0"/>
                  </v:shape>
                  <v:shape id="docshape16" o:spid="_x0000_s1034" type="#_x0000_t75" style="position:absolute;left:1020;top:1846;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">
                    <v:imagedata r:id="rId18" o:title=""/>
                    <o:lock v:ext="edit" aspectratio="f"/>
                  </v:shape>
                  <v:shape id="docshape17" o:spid="_x0000_s1035" style="position:absolute;left:990;top:515;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" path="m,1022l38,956,68,903r37,-66l149,761r47,-84l247,588r53,-93l354,401r45,-80l442,245r41,-71l520,109,553,50,582,e" filled="f" strokecolor="#00a14b" strokeweight=".60478mm">
                    <v:path arrowok="t" o:connecttype="custom" o:connectlocs="0,1538;38,1472;68,1419;105,1353;149,1277;196,1193;247,1104;300,1011;354,917;399,837;442,761;483,690;520,625;553,566;582,516" o:connectangles="0,0,0,0,0,0,0,0,0,0,0,0,0,0,0"/>
                  </v:shape>
                  <v:shape id="docshape18" o:spid="_x0000_s1036" style="position:absolute;left:1493;top:426;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" path="m130,l,99r69,8l111,162,130,xe" fillcolor="#00a14b" stroked="f">
                    <v:path arrowok="t" o:connecttype="custom" o:connectlocs="130,427;0,526;69,534;111,589;130,427" o:connectangles="0,0,0,0,0"/>
                  </v:shape>
                  <w10:anchorlock/>
                </v:group>
              </w:pict>
            </mc:Fallback>
          </mc:AlternateContent>
        </w:r>
        <w:r w:rsidR="00331456">
          <w:rPr>
            <w:position w:val="1"/>
            <w:sz w:val="20"/>
          </w:rPr>
          <w:tab/>
        </w:r>
        <w:r>
          <w:rPr>
            <w:noProof/>
            <w:sz w:val="20"/>
          </w:rPr>
          <mc:AlternateContent>
            <mc:Choice Requires="wpg">
              <w:drawing>
                <wp:inline distT="0" distB="0" distL="0" distR="0" wp14:anchorId="736B3929" wp14:editId="737CD4B3">
                  <wp:extent cx="1462405" cy="1355090"/>
                  <wp:effectExtent l="0" t="0" r="0" b="3810"/>
                  <wp:docPr id="565" name="docshapegroup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55090"/>
                            <a:chOff x="0" y="0"/>
                            <a:chExt cx="2303" cy="2134"/>
                          </a:xfrm>
                        </wpg:grpSpPr>
                        <pic:pic xmlns:pic="http://schemas.openxmlformats.org/drawingml/2006/picture">
                          <pic:nvPicPr>
                            <pic:cNvPr id="566" name="docshape20"/>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251" y="136"/>
                              <a:ext cx="1785" cy="1861"/>
                            </a:xfrm>
                            <a:prstGeom prst="rect">
                              <a:avLst/>
                            </a:prstGeom>
                            <a:noFill/>
                            <a:extLst>
                              <a:ext uri="{909E8E84-426E-40DD-AFC4-6F175D3DCCD1}">
                                <a14:hiddenFill xmlns:a14="http://schemas.microsoft.com/office/drawing/2010/main">
                                  <a:solidFill>
                                    <a:srgbClr val="FFFFFF"/>
                                  </a:solidFill>
                                </a14:hiddenFill>
                              </a:ext>
                            </a:extLst>
                          </pic:spPr>
                        </pic:pic>
                        <wps:wsp>
                          <wps:cNvPr id="567" name="docshape21"/>
                          <wps:cNvSpPr>
                            <a:spLocks/>
                          </wps:cNvSpPr>
                          <wps:spPr bwMode="auto">
                            <a:xfrm>
                              <a:off x="17" y="531"/>
                              <a:ext cx="842" cy="1078"/>
                            </a:xfrm>
                            <a:custGeom>
                              <a:avLst/>
                              <a:gdLst>
                                <a:gd name="T0" fmla="+- 0 858 17"/>
                                <a:gd name="T1" fmla="*/ T0 w 842"/>
                                <a:gd name="T2" fmla="+- 0 1609 531"/>
                                <a:gd name="T3" fmla="*/ 1609 h 1078"/>
                                <a:gd name="T4" fmla="+- 0 765 17"/>
                                <a:gd name="T5" fmla="*/ T4 w 842"/>
                                <a:gd name="T6" fmla="+- 0 1598 531"/>
                                <a:gd name="T7" fmla="*/ 1598 h 1078"/>
                                <a:gd name="T8" fmla="+- 0 677 17"/>
                                <a:gd name="T9" fmla="*/ T8 w 842"/>
                                <a:gd name="T10" fmla="+- 0 1580 531"/>
                                <a:gd name="T11" fmla="*/ 1580 h 1078"/>
                                <a:gd name="T12" fmla="+- 0 593 17"/>
                                <a:gd name="T13" fmla="*/ T12 w 842"/>
                                <a:gd name="T14" fmla="+- 0 1557 531"/>
                                <a:gd name="T15" fmla="*/ 1557 h 1078"/>
                                <a:gd name="T16" fmla="+- 0 513 17"/>
                                <a:gd name="T17" fmla="*/ T16 w 842"/>
                                <a:gd name="T18" fmla="+- 0 1528 531"/>
                                <a:gd name="T19" fmla="*/ 1528 h 1078"/>
                                <a:gd name="T20" fmla="+- 0 438 17"/>
                                <a:gd name="T21" fmla="*/ T20 w 842"/>
                                <a:gd name="T22" fmla="+- 0 1494 531"/>
                                <a:gd name="T23" fmla="*/ 1494 h 1078"/>
                                <a:gd name="T24" fmla="+- 0 369 17"/>
                                <a:gd name="T25" fmla="*/ T24 w 842"/>
                                <a:gd name="T26" fmla="+- 0 1455 531"/>
                                <a:gd name="T27" fmla="*/ 1455 h 1078"/>
                                <a:gd name="T28" fmla="+- 0 305 17"/>
                                <a:gd name="T29" fmla="*/ T28 w 842"/>
                                <a:gd name="T30" fmla="+- 0 1412 531"/>
                                <a:gd name="T31" fmla="*/ 1412 h 1078"/>
                                <a:gd name="T32" fmla="+- 0 247 17"/>
                                <a:gd name="T33" fmla="*/ T32 w 842"/>
                                <a:gd name="T34" fmla="+- 0 1366 531"/>
                                <a:gd name="T35" fmla="*/ 1366 h 1078"/>
                                <a:gd name="T36" fmla="+- 0 194 17"/>
                                <a:gd name="T37" fmla="*/ T36 w 842"/>
                                <a:gd name="T38" fmla="+- 0 1316 531"/>
                                <a:gd name="T39" fmla="*/ 1316 h 1078"/>
                                <a:gd name="T40" fmla="+- 0 148 17"/>
                                <a:gd name="T41" fmla="*/ T40 w 842"/>
                                <a:gd name="T42" fmla="+- 0 1264 531"/>
                                <a:gd name="T43" fmla="*/ 1264 h 1078"/>
                                <a:gd name="T44" fmla="+- 0 109 17"/>
                                <a:gd name="T45" fmla="*/ T44 w 842"/>
                                <a:gd name="T46" fmla="+- 0 1209 531"/>
                                <a:gd name="T47" fmla="*/ 1209 h 1078"/>
                                <a:gd name="T48" fmla="+- 0 76 17"/>
                                <a:gd name="T49" fmla="*/ T48 w 842"/>
                                <a:gd name="T50" fmla="+- 0 1152 531"/>
                                <a:gd name="T51" fmla="*/ 1152 h 1078"/>
                                <a:gd name="T52" fmla="+- 0 50 17"/>
                                <a:gd name="T53" fmla="*/ T52 w 842"/>
                                <a:gd name="T54" fmla="+- 0 1094 531"/>
                                <a:gd name="T55" fmla="*/ 1094 h 1078"/>
                                <a:gd name="T56" fmla="+- 0 31 17"/>
                                <a:gd name="T57" fmla="*/ T56 w 842"/>
                                <a:gd name="T58" fmla="+- 0 1035 531"/>
                                <a:gd name="T59" fmla="*/ 1035 h 1078"/>
                                <a:gd name="T60" fmla="+- 0 20 17"/>
                                <a:gd name="T61" fmla="*/ T60 w 842"/>
                                <a:gd name="T62" fmla="+- 0 976 531"/>
                                <a:gd name="T63" fmla="*/ 976 h 1078"/>
                                <a:gd name="T64" fmla="+- 0 17 17"/>
                                <a:gd name="T65" fmla="*/ T64 w 842"/>
                                <a:gd name="T66" fmla="+- 0 916 531"/>
                                <a:gd name="T67" fmla="*/ 916 h 1078"/>
                                <a:gd name="T68" fmla="+- 0 26 17"/>
                                <a:gd name="T69" fmla="*/ T68 w 842"/>
                                <a:gd name="T70" fmla="+- 0 835 531"/>
                                <a:gd name="T71" fmla="*/ 835 h 1078"/>
                                <a:gd name="T72" fmla="+- 0 47 17"/>
                                <a:gd name="T73" fmla="*/ T72 w 842"/>
                                <a:gd name="T74" fmla="+- 0 760 531"/>
                                <a:gd name="T75" fmla="*/ 760 h 1078"/>
                                <a:gd name="T76" fmla="+- 0 78 17"/>
                                <a:gd name="T77" fmla="*/ T76 w 842"/>
                                <a:gd name="T78" fmla="+- 0 691 531"/>
                                <a:gd name="T79" fmla="*/ 691 h 1078"/>
                                <a:gd name="T80" fmla="+- 0 116 17"/>
                                <a:gd name="T81" fmla="*/ T80 w 842"/>
                                <a:gd name="T82" fmla="+- 0 630 531"/>
                                <a:gd name="T83" fmla="*/ 630 h 1078"/>
                                <a:gd name="T84" fmla="+- 0 156 17"/>
                                <a:gd name="T85" fmla="*/ T84 w 842"/>
                                <a:gd name="T86" fmla="+- 0 576 531"/>
                                <a:gd name="T87" fmla="*/ 576 h 1078"/>
                                <a:gd name="T88" fmla="+- 0 197 17"/>
                                <a:gd name="T89" fmla="*/ T88 w 842"/>
                                <a:gd name="T90" fmla="+- 0 531 531"/>
                                <a:gd name="T91" fmla="*/ 531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8" y="1067"/>
                                  </a:lnTo>
                                  <a:lnTo>
                                    <a:pt x="660" y="1049"/>
                                  </a:lnTo>
                                  <a:lnTo>
                                    <a:pt x="576" y="1026"/>
                                  </a:lnTo>
                                  <a:lnTo>
                                    <a:pt x="496" y="997"/>
                                  </a:lnTo>
                                  <a:lnTo>
                                    <a:pt x="421" y="963"/>
                                  </a:lnTo>
                                  <a:lnTo>
                                    <a:pt x="352" y="924"/>
                                  </a:lnTo>
                                  <a:lnTo>
                                    <a:pt x="288" y="881"/>
                                  </a:lnTo>
                                  <a:lnTo>
                                    <a:pt x="230" y="835"/>
                                  </a:lnTo>
                                  <a:lnTo>
                                    <a:pt x="177" y="785"/>
                                  </a:lnTo>
                                  <a:lnTo>
                                    <a:pt x="131" y="733"/>
                                  </a:lnTo>
                                  <a:lnTo>
                                    <a:pt x="92" y="678"/>
                                  </a:lnTo>
                                  <a:lnTo>
                                    <a:pt x="59" y="621"/>
                                  </a:lnTo>
                                  <a:lnTo>
                                    <a:pt x="33" y="563"/>
                                  </a:lnTo>
                                  <a:lnTo>
                                    <a:pt x="14" y="504"/>
                                  </a:lnTo>
                                  <a:lnTo>
                                    <a:pt x="3" y="445"/>
                                  </a:lnTo>
                                  <a:lnTo>
                                    <a:pt x="0" y="385"/>
                                  </a:lnTo>
                                  <a:lnTo>
                                    <a:pt x="9" y="304"/>
                                  </a:lnTo>
                                  <a:lnTo>
                                    <a:pt x="30" y="229"/>
                                  </a:lnTo>
                                  <a:lnTo>
                                    <a:pt x="61" y="160"/>
                                  </a:lnTo>
                                  <a:lnTo>
                                    <a:pt x="99" y="99"/>
                                  </a:lnTo>
                                  <a:lnTo>
                                    <a:pt x="139" y="45"/>
                                  </a:lnTo>
                                  <a:lnTo>
                                    <a:pt x="180" y="0"/>
                                  </a:lnTo>
                                </a:path>
                              </a:pathLst>
                            </a:custGeom>
                            <a:noFill/>
                            <a:ln w="21772">
                              <a:solidFill>
                                <a:srgbClr val="2AAB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 name="docshape22"/>
                          <wps:cNvSpPr>
                            <a:spLocks/>
                          </wps:cNvSpPr>
                          <wps:spPr bwMode="auto">
                            <a:xfrm>
                              <a:off x="118" y="461"/>
                              <a:ext cx="153" cy="150"/>
                            </a:xfrm>
                            <a:custGeom>
                              <a:avLst/>
                              <a:gdLst>
                                <a:gd name="T0" fmla="+- 0 272 119"/>
                                <a:gd name="T1" fmla="*/ T0 w 153"/>
                                <a:gd name="T2" fmla="+- 0 462 462"/>
                                <a:gd name="T3" fmla="*/ 462 h 150"/>
                                <a:gd name="T4" fmla="+- 0 119 119"/>
                                <a:gd name="T5" fmla="*/ T4 w 153"/>
                                <a:gd name="T6" fmla="+- 0 520 462"/>
                                <a:gd name="T7" fmla="*/ 520 h 150"/>
                                <a:gd name="T8" fmla="+- 0 182 119"/>
                                <a:gd name="T9" fmla="*/ T8 w 153"/>
                                <a:gd name="T10" fmla="+- 0 547 462"/>
                                <a:gd name="T11" fmla="*/ 547 h 150"/>
                                <a:gd name="T12" fmla="+- 0 206 119"/>
                                <a:gd name="T13" fmla="*/ T12 w 153"/>
                                <a:gd name="T14" fmla="+- 0 612 462"/>
                                <a:gd name="T15" fmla="*/ 612 h 150"/>
                                <a:gd name="T16" fmla="+- 0 272 119"/>
                                <a:gd name="T17" fmla="*/ T16 w 153"/>
                                <a:gd name="T18" fmla="+- 0 462 462"/>
                                <a:gd name="T19" fmla="*/ 462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5"/>
                                  </a:lnTo>
                                  <a:lnTo>
                                    <a:pt x="87"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69" name="docshape23"/>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220" y="67"/>
                              <a:ext cx="258"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0" name="docshape24"/>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830" y="1251"/>
                              <a:ext cx="152" cy="371"/>
                            </a:xfrm>
                            <a:prstGeom prst="rect">
                              <a:avLst/>
                            </a:prstGeom>
                            <a:noFill/>
                            <a:extLst>
                              <a:ext uri="{909E8E84-426E-40DD-AFC4-6F175D3DCCD1}">
                                <a14:hiddenFill xmlns:a14="http://schemas.microsoft.com/office/drawing/2010/main">
                                  <a:solidFill>
                                    <a:srgbClr val="FFFFFF"/>
                                  </a:solidFill>
                                </a14:hiddenFill>
                              </a:ext>
                            </a:extLst>
                          </pic:spPr>
                        </pic:pic>
                        <wps:wsp>
                          <wps:cNvPr id="571" name="docshape25"/>
                          <wps:cNvSpPr>
                            <a:spLocks/>
                          </wps:cNvSpPr>
                          <wps:spPr bwMode="auto">
                            <a:xfrm>
                              <a:off x="987" y="27"/>
                              <a:ext cx="420" cy="198"/>
                            </a:xfrm>
                            <a:custGeom>
                              <a:avLst/>
                              <a:gdLst>
                                <a:gd name="T0" fmla="+- 0 987 987"/>
                                <a:gd name="T1" fmla="*/ T0 w 420"/>
                                <a:gd name="T2" fmla="+- 0 225 28"/>
                                <a:gd name="T3" fmla="*/ 225 h 198"/>
                                <a:gd name="T4" fmla="+- 0 1025 987"/>
                                <a:gd name="T5" fmla="*/ T4 w 420"/>
                                <a:gd name="T6" fmla="+- 0 146 28"/>
                                <a:gd name="T7" fmla="*/ 146 h 198"/>
                                <a:gd name="T8" fmla="+- 0 1072 987"/>
                                <a:gd name="T9" fmla="*/ T8 w 420"/>
                                <a:gd name="T10" fmla="+- 0 90 28"/>
                                <a:gd name="T11" fmla="*/ 90 h 198"/>
                                <a:gd name="T12" fmla="+- 0 1144 987"/>
                                <a:gd name="T13" fmla="*/ T12 w 420"/>
                                <a:gd name="T14" fmla="+- 0 45 28"/>
                                <a:gd name="T15" fmla="*/ 45 h 198"/>
                                <a:gd name="T16" fmla="+- 0 1209 987"/>
                                <a:gd name="T17" fmla="*/ T16 w 420"/>
                                <a:gd name="T18" fmla="+- 0 28 28"/>
                                <a:gd name="T19" fmla="*/ 28 h 198"/>
                                <a:gd name="T20" fmla="+- 0 1277 987"/>
                                <a:gd name="T21" fmla="*/ T20 w 420"/>
                                <a:gd name="T22" fmla="+- 0 28 28"/>
                                <a:gd name="T23" fmla="*/ 28 h 198"/>
                                <a:gd name="T24" fmla="+- 0 1344 987"/>
                                <a:gd name="T25" fmla="*/ T24 w 420"/>
                                <a:gd name="T26" fmla="+- 0 45 28"/>
                                <a:gd name="T27" fmla="*/ 45 h 198"/>
                                <a:gd name="T28" fmla="+- 0 1407 987"/>
                                <a:gd name="T29" fmla="*/ T28 w 420"/>
                                <a:gd name="T30" fmla="+- 0 78 28"/>
                                <a:gd name="T31" fmla="*/ 7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7"/>
                                  </a:moveTo>
                                  <a:lnTo>
                                    <a:pt x="38" y="118"/>
                                  </a:lnTo>
                                  <a:lnTo>
                                    <a:pt x="85" y="62"/>
                                  </a:lnTo>
                                  <a:lnTo>
                                    <a:pt x="157" y="17"/>
                                  </a:lnTo>
                                  <a:lnTo>
                                    <a:pt x="222" y="0"/>
                                  </a:lnTo>
                                  <a:lnTo>
                                    <a:pt x="290" y="0"/>
                                  </a:lnTo>
                                  <a:lnTo>
                                    <a:pt x="357" y="17"/>
                                  </a:lnTo>
                                  <a:lnTo>
                                    <a:pt x="420" y="5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docshape26"/>
                          <wps:cNvSpPr>
                            <a:spLocks/>
                          </wps:cNvSpPr>
                          <wps:spPr bwMode="auto">
                            <a:xfrm>
                              <a:off x="1327" y="0"/>
                              <a:ext cx="156" cy="147"/>
                            </a:xfrm>
                            <a:custGeom>
                              <a:avLst/>
                              <a:gdLst>
                                <a:gd name="T0" fmla="+- 0 1411 1327"/>
                                <a:gd name="T1" fmla="*/ T0 w 156"/>
                                <a:gd name="T2" fmla="*/ 0 h 147"/>
                                <a:gd name="T3" fmla="+- 0 1390 1327"/>
                                <a:gd name="T4" fmla="*/ T3 w 156"/>
                                <a:gd name="T5" fmla="*/ 66 h 147"/>
                                <a:gd name="T6" fmla="+- 0 1327 1327"/>
                                <a:gd name="T7" fmla="*/ T6 w 156"/>
                                <a:gd name="T8" fmla="*/ 96 h 147"/>
                                <a:gd name="T9" fmla="+- 0 1483 1327"/>
                                <a:gd name="T10" fmla="*/ T9 w 156"/>
                                <a:gd name="T11" fmla="*/ 147 h 147"/>
                                <a:gd name="T12" fmla="+- 0 1411 1327"/>
                                <a:gd name="T13" fmla="*/ T12 w 156"/>
                                <a:gd name="T14" fmla="*/ 0 h 147"/>
                              </a:gdLst>
                              <a:ahLst/>
                              <a:cxnLst>
                                <a:cxn ang="0">
                                  <a:pos x="T1" y="T2"/>
                                </a:cxn>
                                <a:cxn ang="0">
                                  <a:pos x="T4" y="T5"/>
                                </a:cxn>
                                <a:cxn ang="0">
                                  <a:pos x="T7" y="T8"/>
                                </a:cxn>
                                <a:cxn ang="0">
                                  <a:pos x="T10" y="T11"/>
                                </a:cxn>
                                <a:cxn ang="0">
                                  <a:pos x="T13" y="T14"/>
                                </a:cxn>
                              </a:cxnLst>
                              <a:rect l="0" t="0" r="r" b="b"/>
                              <a:pathLst>
                                <a:path w="156" h="147">
                                  <a:moveTo>
                                    <a:pt x="84" y="0"/>
                                  </a:moveTo>
                                  <a:lnTo>
                                    <a:pt x="63" y="66"/>
                                  </a:lnTo>
                                  <a:lnTo>
                                    <a:pt x="0" y="96"/>
                                  </a:lnTo>
                                  <a:lnTo>
                                    <a:pt x="156" y="147"/>
                                  </a:lnTo>
                                  <a:lnTo>
                                    <a:pt x="84"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3" name="docshape27"/>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1032" y="1918"/>
                              <a:ext cx="423" cy="215"/>
                            </a:xfrm>
                            <a:prstGeom prst="rect">
                              <a:avLst/>
                            </a:prstGeom>
                            <a:noFill/>
                            <a:extLst>
                              <a:ext uri="{909E8E84-426E-40DD-AFC4-6F175D3DCCD1}">
                                <a14:hiddenFill xmlns:a14="http://schemas.microsoft.com/office/drawing/2010/main">
                                  <a:solidFill>
                                    <a:srgbClr val="FFFFFF"/>
                                  </a:solidFill>
                                </a14:hiddenFill>
                              </a:ext>
                            </a:extLst>
                          </pic:spPr>
                        </pic:pic>
                        <wps:wsp>
                          <wps:cNvPr id="574" name="docshape28"/>
                          <wps:cNvSpPr>
                            <a:spLocks/>
                          </wps:cNvSpPr>
                          <wps:spPr bwMode="auto">
                            <a:xfrm>
                              <a:off x="1398" y="531"/>
                              <a:ext cx="887" cy="1073"/>
                            </a:xfrm>
                            <a:custGeom>
                              <a:avLst/>
                              <a:gdLst>
                                <a:gd name="T0" fmla="+- 0 1399 1399"/>
                                <a:gd name="T1" fmla="*/ T0 w 887"/>
                                <a:gd name="T2" fmla="+- 0 1604 532"/>
                                <a:gd name="T3" fmla="*/ 1604 h 1073"/>
                                <a:gd name="T4" fmla="+- 0 1495 1399"/>
                                <a:gd name="T5" fmla="*/ T4 w 887"/>
                                <a:gd name="T6" fmla="+- 0 1597 532"/>
                                <a:gd name="T7" fmla="*/ 1597 h 1073"/>
                                <a:gd name="T8" fmla="+- 0 1587 1399"/>
                                <a:gd name="T9" fmla="*/ T8 w 887"/>
                                <a:gd name="T10" fmla="+- 0 1583 532"/>
                                <a:gd name="T11" fmla="*/ 1583 h 1073"/>
                                <a:gd name="T12" fmla="+- 0 1674 1399"/>
                                <a:gd name="T13" fmla="*/ T12 w 887"/>
                                <a:gd name="T14" fmla="+- 0 1563 532"/>
                                <a:gd name="T15" fmla="*/ 1563 h 1073"/>
                                <a:gd name="T16" fmla="+- 0 1756 1399"/>
                                <a:gd name="T17" fmla="*/ T16 w 887"/>
                                <a:gd name="T18" fmla="+- 0 1538 532"/>
                                <a:gd name="T19" fmla="*/ 1538 h 1073"/>
                                <a:gd name="T20" fmla="+- 0 1834 1399"/>
                                <a:gd name="T21" fmla="*/ T20 w 887"/>
                                <a:gd name="T22" fmla="+- 0 1508 532"/>
                                <a:gd name="T23" fmla="*/ 1508 h 1073"/>
                                <a:gd name="T24" fmla="+- 0 1905 1399"/>
                                <a:gd name="T25" fmla="*/ T24 w 887"/>
                                <a:gd name="T26" fmla="+- 0 1473 532"/>
                                <a:gd name="T27" fmla="*/ 1473 h 1073"/>
                                <a:gd name="T28" fmla="+- 0 1972 1399"/>
                                <a:gd name="T29" fmla="*/ T28 w 887"/>
                                <a:gd name="T30" fmla="+- 0 1433 532"/>
                                <a:gd name="T31" fmla="*/ 1433 h 1073"/>
                                <a:gd name="T32" fmla="+- 0 2033 1399"/>
                                <a:gd name="T33" fmla="*/ T32 w 887"/>
                                <a:gd name="T34" fmla="+- 0 1390 532"/>
                                <a:gd name="T35" fmla="*/ 1390 h 1073"/>
                                <a:gd name="T36" fmla="+- 0 2087 1399"/>
                                <a:gd name="T37" fmla="*/ T36 w 887"/>
                                <a:gd name="T38" fmla="+- 0 1343 532"/>
                                <a:gd name="T39" fmla="*/ 1343 h 1073"/>
                                <a:gd name="T40" fmla="+- 0 2136 1399"/>
                                <a:gd name="T41" fmla="*/ T40 w 887"/>
                                <a:gd name="T42" fmla="+- 0 1294 532"/>
                                <a:gd name="T43" fmla="*/ 1294 h 1073"/>
                                <a:gd name="T44" fmla="+- 0 2178 1399"/>
                                <a:gd name="T45" fmla="*/ T44 w 887"/>
                                <a:gd name="T46" fmla="+- 0 1242 532"/>
                                <a:gd name="T47" fmla="*/ 1242 h 1073"/>
                                <a:gd name="T48" fmla="+- 0 2214 1399"/>
                                <a:gd name="T49" fmla="*/ T48 w 887"/>
                                <a:gd name="T50" fmla="+- 0 1188 532"/>
                                <a:gd name="T51" fmla="*/ 1188 h 1073"/>
                                <a:gd name="T52" fmla="+- 0 2242 1399"/>
                                <a:gd name="T53" fmla="*/ T52 w 887"/>
                                <a:gd name="T54" fmla="+- 0 1133 532"/>
                                <a:gd name="T55" fmla="*/ 1133 h 1073"/>
                                <a:gd name="T56" fmla="+- 0 2264 1399"/>
                                <a:gd name="T57" fmla="*/ T56 w 887"/>
                                <a:gd name="T58" fmla="+- 0 1076 532"/>
                                <a:gd name="T59" fmla="*/ 1076 h 1073"/>
                                <a:gd name="T60" fmla="+- 0 2286 1399"/>
                                <a:gd name="T61" fmla="*/ T60 w 887"/>
                                <a:gd name="T62" fmla="+- 0 962 532"/>
                                <a:gd name="T63" fmla="*/ 962 h 1073"/>
                                <a:gd name="T64" fmla="+- 0 2282 1399"/>
                                <a:gd name="T65" fmla="*/ T64 w 887"/>
                                <a:gd name="T66" fmla="+- 0 875 532"/>
                                <a:gd name="T67" fmla="*/ 875 h 1073"/>
                                <a:gd name="T68" fmla="+- 0 2264 1399"/>
                                <a:gd name="T69" fmla="*/ T68 w 887"/>
                                <a:gd name="T70" fmla="+- 0 793 532"/>
                                <a:gd name="T71" fmla="*/ 793 h 1073"/>
                                <a:gd name="T72" fmla="+- 0 2235 1399"/>
                                <a:gd name="T73" fmla="*/ T72 w 887"/>
                                <a:gd name="T74" fmla="+- 0 716 532"/>
                                <a:gd name="T75" fmla="*/ 716 h 1073"/>
                                <a:gd name="T76" fmla="+- 0 2198 1399"/>
                                <a:gd name="T77" fmla="*/ T76 w 887"/>
                                <a:gd name="T78" fmla="+- 0 646 532"/>
                                <a:gd name="T79" fmla="*/ 646 h 1073"/>
                                <a:gd name="T80" fmla="+- 0 2158 1399"/>
                                <a:gd name="T81" fmla="*/ T80 w 887"/>
                                <a:gd name="T82" fmla="+- 0 584 532"/>
                                <a:gd name="T83" fmla="*/ 584 h 1073"/>
                                <a:gd name="T84" fmla="+- 0 2119 1399"/>
                                <a:gd name="T85" fmla="*/ T84 w 887"/>
                                <a:gd name="T86" fmla="+- 0 532 532"/>
                                <a:gd name="T87" fmla="*/ 532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1"/>
                                  </a:lnTo>
                                  <a:lnTo>
                                    <a:pt x="357" y="1006"/>
                                  </a:lnTo>
                                  <a:lnTo>
                                    <a:pt x="435" y="976"/>
                                  </a:lnTo>
                                  <a:lnTo>
                                    <a:pt x="506" y="941"/>
                                  </a:lnTo>
                                  <a:lnTo>
                                    <a:pt x="573" y="901"/>
                                  </a:lnTo>
                                  <a:lnTo>
                                    <a:pt x="634" y="858"/>
                                  </a:lnTo>
                                  <a:lnTo>
                                    <a:pt x="688" y="811"/>
                                  </a:lnTo>
                                  <a:lnTo>
                                    <a:pt x="737" y="762"/>
                                  </a:lnTo>
                                  <a:lnTo>
                                    <a:pt x="779" y="710"/>
                                  </a:lnTo>
                                  <a:lnTo>
                                    <a:pt x="815" y="656"/>
                                  </a:lnTo>
                                  <a:lnTo>
                                    <a:pt x="843" y="601"/>
                                  </a:lnTo>
                                  <a:lnTo>
                                    <a:pt x="865" y="544"/>
                                  </a:lnTo>
                                  <a:lnTo>
                                    <a:pt x="887" y="430"/>
                                  </a:lnTo>
                                  <a:lnTo>
                                    <a:pt x="883" y="343"/>
                                  </a:lnTo>
                                  <a:lnTo>
                                    <a:pt x="865" y="261"/>
                                  </a:lnTo>
                                  <a:lnTo>
                                    <a:pt x="836" y="184"/>
                                  </a:lnTo>
                                  <a:lnTo>
                                    <a:pt x="799" y="114"/>
                                  </a:lnTo>
                                  <a:lnTo>
                                    <a:pt x="759" y="52"/>
                                  </a:lnTo>
                                  <a:lnTo>
                                    <a:pt x="720" y="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docshape29"/>
                          <wps:cNvSpPr>
                            <a:spLocks/>
                          </wps:cNvSpPr>
                          <wps:spPr bwMode="auto">
                            <a:xfrm>
                              <a:off x="1296" y="454"/>
                              <a:ext cx="902" cy="1211"/>
                            </a:xfrm>
                            <a:custGeom>
                              <a:avLst/>
                              <a:gdLst>
                                <a:gd name="T0" fmla="+- 0 1447 1296"/>
                                <a:gd name="T1" fmla="*/ T0 w 902"/>
                                <a:gd name="T2" fmla="+- 0 1666 455"/>
                                <a:gd name="T3" fmla="*/ 1666 h 1211"/>
                                <a:gd name="T4" fmla="+- 0 1420 1296"/>
                                <a:gd name="T5" fmla="*/ T4 w 902"/>
                                <a:gd name="T6" fmla="+- 0 1603 455"/>
                                <a:gd name="T7" fmla="*/ 1603 h 1211"/>
                                <a:gd name="T8" fmla="+- 0 1446 1296"/>
                                <a:gd name="T9" fmla="*/ T8 w 902"/>
                                <a:gd name="T10" fmla="+- 0 1539 455"/>
                                <a:gd name="T11" fmla="*/ 1539 h 1211"/>
                                <a:gd name="T12" fmla="+- 0 1296 1296"/>
                                <a:gd name="T13" fmla="*/ T12 w 902"/>
                                <a:gd name="T14" fmla="+- 0 1604 455"/>
                                <a:gd name="T15" fmla="*/ 1604 h 1211"/>
                                <a:gd name="T16" fmla="+- 0 1447 1296"/>
                                <a:gd name="T17" fmla="*/ T16 w 902"/>
                                <a:gd name="T18" fmla="+- 0 1666 455"/>
                                <a:gd name="T19" fmla="*/ 1666 h 1211"/>
                                <a:gd name="T20" fmla="+- 0 2197 1296"/>
                                <a:gd name="T21" fmla="*/ T20 w 902"/>
                                <a:gd name="T22" fmla="+- 0 528 455"/>
                                <a:gd name="T23" fmla="*/ 528 h 1211"/>
                                <a:gd name="T24" fmla="+- 0 2051 1296"/>
                                <a:gd name="T25" fmla="*/ T24 w 902"/>
                                <a:gd name="T26" fmla="+- 0 455 455"/>
                                <a:gd name="T27" fmla="*/ 455 h 1211"/>
                                <a:gd name="T28" fmla="+- 0 2101 1296"/>
                                <a:gd name="T29" fmla="*/ T28 w 902"/>
                                <a:gd name="T30" fmla="+- 0 610 455"/>
                                <a:gd name="T31" fmla="*/ 610 h 1211"/>
                                <a:gd name="T32" fmla="+- 0 2132 1296"/>
                                <a:gd name="T33" fmla="*/ T32 w 902"/>
                                <a:gd name="T34" fmla="+- 0 549 455"/>
                                <a:gd name="T35" fmla="*/ 549 h 1211"/>
                                <a:gd name="T36" fmla="+- 0 2197 1296"/>
                                <a:gd name="T37" fmla="*/ T36 w 902"/>
                                <a:gd name="T38" fmla="+- 0 528 455"/>
                                <a:gd name="T39" fmla="*/ 528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76" name="docshape30"/>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808" y="478"/>
                              <a:ext cx="118" cy="2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8C32240" id="docshapegroup19" o:spid="_x0000_s1026" style="width:115.15pt;height:106.7pt;mso-position-horizontal-relative:char;mso-position-vertical-relative:line" coordsize="2303,2134"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">
                  <v:shape id="docshape20" o:spid="_x0000_s1027" type="#_x0000_t75" style="position:absolute;left:251;top:136;width:1785;height:18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">
                    <v:imagedata r:id="rId24" o:title=""/>
                    <o:lock v:ext="edit" aspectratio="f"/>
                  </v:shape>
                  <v:shape id="docshape21" o:spid="_x0000_s1028" style="position:absolute;left:17;top:531;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" path="m841,1078r-93,-11l660,1049r-84,-23l496,997,421,963,352,924,288,881,230,835,177,785,131,733,92,678,59,621,33,563,14,504,3,445,,385,9,304,30,229,61,160,99,99,139,45,180,e" filled="f" strokecolor="#2aabe2" strokeweight=".60478mm">
                    <v:path arrowok="t" o:connecttype="custom" o:connectlocs="841,1609;748,1598;660,1580;576,1557;496,1528;421,1494;352,1455;288,1412;230,1366;177,1316;131,1264;92,1209;59,1152;33,1094;14,1035;3,976;0,916;9,835;30,760;61,691;99,630;139,576;180,531" o:connectangles="0,0,0,0,0,0,0,0,0,0,0,0,0,0,0,0,0,0,0,0,0,0,0"/>
                  </v:shape>
                  <v:shape id="docshape22" o:spid="_x0000_s1029" style="position:absolute;left:118;top:461;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" path="m153,l,58,63,85r24,65l153,xe" fillcolor="#2aabe2" stroked="f">
                    <v:path arrowok="t" o:connecttype="custom" o:connectlocs="153,462;0,520;63,547;87,612;153,462" o:connectangles="0,0,0,0,0"/>
                  </v:shape>
                  <v:shape id="docshape23" o:spid="_x0000_s1030" type="#_x0000_t75" style="position:absolute;left:220;top:67;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">
                    <v:imagedata r:id="rId25" o:title=""/>
                    <o:lock v:ext="edit" aspectratio="f"/>
                  </v:shape>
                  <v:shape id="docshape24" o:spid="_x0000_s1031" type="#_x0000_t75" style="position:absolute;left:830;top:1251;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">
                    <v:imagedata r:id="rId26" o:title=""/>
                    <o:lock v:ext="edit" aspectratio="f"/>
                  </v:shape>
                  <v:shape id="docshape25" o:spid="_x0000_s1032" style="position:absolute;left:987;top:27;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" path="m,197l38,118,85,62,157,17,222,r68,l357,17r63,33e" filled="f" strokecolor="#00a14b" strokeweight=".60478mm">
                    <v:path arrowok="t" o:connecttype="custom" o:connectlocs="0,225;38,146;85,90;157,45;222,28;290,28;357,45;420,78" o:connectangles="0,0,0,0,0,0,0,0"/>
                  </v:shape>
                  <v:shape id="docshape26" o:spid="_x0000_s1033" style="position:absolute;left:1327;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" path="m84,l63,66,,96r156,51l84,xe" fillcolor="#00a14b" stroked="f">
                    <v:path arrowok="t" o:connecttype="custom" o:connectlocs="84,0;63,66;0,96;156,147;84,0" o:connectangles="0,0,0,0,0"/>
                  </v:shape>
                  <v:shape id="docshape27" o:spid="_x0000_s1034" type="#_x0000_t75" style="position:absolute;left:1032;top:1918;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">
                    <v:imagedata r:id="rId27" o:title=""/>
                    <o:lock v:ext="edit" aspectratio="f"/>
                  </v:shape>
                  <v:shape id="docshape28" o:spid="_x0000_s1035" style="position:absolute;left:1398;top:531;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" path="m,1072r96,-7l188,1051r87,-20l357,1006r78,-30l506,941r67,-40l634,858r54,-47l737,762r42,-52l815,656r28,-55l865,544,887,430r-4,-87l865,261,836,184,799,114,759,52,720,e" filled="f" strokecolor="#00a14b" strokeweight=".60478mm">
                    <v:path arrowok="t" o:connecttype="custom" o:connectlocs="0,1604;96,1597;188,1583;275,1563;357,1538;435,1508;506,1473;573,1433;634,1390;688,1343;737,1294;779,1242;815,1188;843,1133;865,1076;887,962;883,875;865,793;836,716;799,646;759,584;720,532" o:connectangles="0,0,0,0,0,0,0,0,0,0,0,0,0,0,0,0,0,0,0,0,0,0"/>
                  </v:shape>
                  <v:shape id="docshape29" o:spid="_x0000_s1036" style="position:absolute;left:1296;top:454;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" path="m151,1211r-27,-63l150,1084,,1149r151,62xm901,73l755,r50,155l836,94,901,73xe" fillcolor="#00a14b" stroked="f">
                    <v:path arrowok="t" o:connecttype="custom" o:connectlocs="151,1666;124,1603;150,1539;0,1604;151,1666;901,528;755,455;805,610;836,549;901,528" o:connectangles="0,0,0,0,0,0,0,0,0,0"/>
                  </v:shape>
                  <v:shape id="docshape30" o:spid="_x0000_s1037" type="#_x0000_t75" style="position:absolute;left:808;top:478;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">
                    <v:imagedata r:id="rId28" o:title=""/>
                    <o:lock v:ext="edit" aspectratio="f"/>
                  </v:shape>
                  <w10:anchorlock/>
                </v:group>
              </w:pict>
            </mc:Fallback>
          </mc:AlternateContent>
        </w:r>
      </w:del>
    </w:p>
    <w:p w14:paraId="6CCC9A28" w14:textId="77777777" w:rsidR="00A529FC" w:rsidRDefault="00000000">
      <w:pPr>
        <w:tabs>
          <w:tab w:val="left" w:pos="2591"/>
        </w:tabs>
        <w:spacing w:before="6"/>
        <w:ind w:right="278"/>
        <w:jc w:val="center"/>
        <w:rPr>
          <w:rFonts w:ascii="Tahoma"/>
          <w:b/>
          <w:sz w:val="16"/>
        </w:rPr>
      </w:pPr>
      <w:r>
        <w:rPr>
          <w:rFonts w:ascii="Tahoma"/>
          <w:b/>
          <w:color w:val="231F20"/>
          <w:w w:val="90"/>
          <w:sz w:val="16"/>
        </w:rPr>
        <w:t>First</w:t>
      </w:r>
      <w:r>
        <w:rPr>
          <w:rFonts w:ascii="Tahoma"/>
          <w:b/>
          <w:color w:val="231F20"/>
          <w:spacing w:val="3"/>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Second</w:t>
      </w:r>
      <w:r>
        <w:rPr>
          <w:rFonts w:ascii="Tahoma"/>
          <w:b/>
          <w:color w:val="231F20"/>
          <w:spacing w:val="10"/>
          <w:sz w:val="16"/>
        </w:rPr>
        <w:t xml:space="preserve"> </w:t>
      </w:r>
      <w:r>
        <w:rPr>
          <w:rFonts w:ascii="Tahoma"/>
          <w:b/>
          <w:color w:val="231F20"/>
          <w:spacing w:val="-2"/>
          <w:sz w:val="16"/>
        </w:rPr>
        <w:t>Quarter</w:t>
      </w:r>
    </w:p>
    <w:p w14:paraId="0F0E290F" w14:textId="77777777" w:rsidR="00ED530C" w:rsidRDefault="002F233B">
      <w:pPr>
        <w:pStyle w:val="BodyText"/>
        <w:spacing w:before="9"/>
        <w:rPr>
          <w:del w:id="183" w:author="Author" w:date="2022-09-10T01:53:00Z"/>
          <w:rFonts w:ascii="Tahoma"/>
          <w:b/>
          <w:sz w:val="18"/>
        </w:rPr>
      </w:pPr>
      <w:del w:id="184" w:author="Author" w:date="2022-09-10T01:53:00Z">
        <w:r>
          <w:rPr>
            <w:noProof/>
          </w:rPr>
          <mc:AlternateContent>
            <mc:Choice Requires="wpg">
              <w:drawing>
                <wp:anchor distT="0" distB="0" distL="0" distR="0" simplePos="0" relativeHeight="487598080" behindDoc="1" locked="0" layoutInCell="1" allowOverlap="1" wp14:anchorId="2D49D1C8" wp14:editId="0401BB61">
                  <wp:simplePos x="0" y="0"/>
                  <wp:positionH relativeFrom="page">
                    <wp:posOffset>2256155</wp:posOffset>
                  </wp:positionH>
                  <wp:positionV relativeFrom="paragraph">
                    <wp:posOffset>159385</wp:posOffset>
                  </wp:positionV>
                  <wp:extent cx="1458595" cy="1356995"/>
                  <wp:effectExtent l="0" t="0" r="1905" b="1905"/>
                  <wp:wrapTopAndBottom/>
                  <wp:docPr id="577"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78" name="docshape32"/>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extLst>
                              <a:ext uri="{909E8E84-426E-40DD-AFC4-6F175D3DCCD1}">
                                <a14:hiddenFill xmlns:a14="http://schemas.microsoft.com/office/drawing/2010/main">
                                  <a:solidFill>
                                    <a:srgbClr val="FFFFFF"/>
                                  </a:solidFill>
                                </a14:hiddenFill>
                              </a:ext>
                            </a:extLst>
                          </pic:spPr>
                        </pic:pic>
                        <wps:wsp>
                          <wps:cNvPr id="579" name="docshape33"/>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0" name="docshape34"/>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1" name="docshape3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2" name="docshape3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extLst>
                              <a:ext uri="{909E8E84-426E-40DD-AFC4-6F175D3DCCD1}">
                                <a14:hiddenFill xmlns:a14="http://schemas.microsoft.com/office/drawing/2010/main">
                                  <a:solidFill>
                                    <a:srgbClr val="FFFFFF"/>
                                  </a:solidFill>
                                </a14:hiddenFill>
                              </a:ext>
                            </a:extLst>
                          </pic:spPr>
                        </pic:pic>
                        <wps:wsp>
                          <wps:cNvPr id="583" name="docshape37"/>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4" name="docshape38"/>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5" name="docshape3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extLst>
                              <a:ext uri="{909E8E84-426E-40DD-AFC4-6F175D3DCCD1}">
                                <a14:hiddenFill xmlns:a14="http://schemas.microsoft.com/office/drawing/2010/main">
                                  <a:solidFill>
                                    <a:srgbClr val="FFFFFF"/>
                                  </a:solidFill>
                                </a14:hiddenFill>
                              </a:ext>
                            </a:extLst>
                          </pic:spPr>
                        </pic:pic>
                        <wps:wsp>
                          <wps:cNvPr id="586" name="docshape40"/>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docshape41"/>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88" name="docshape4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4361" y="736"/>
                              <a:ext cx="118" cy="249"/>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D98110" id="docshapegroup31" o:spid="_x0000_s1026" style="position:absolute;margin-left:177.65pt;margin-top:12.55pt;width:114.85pt;height:106.85pt;z-index:-15718400;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">
                  <v:shape id="docshape32"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">
                    <v:imagedata r:id="rId34" o:title=""/>
                    <o:lock v:ext="edit" aspectratio="f"/>
                  </v:shape>
                  <v:shape id="docshape33"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4"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" path="m153,l,58,63,86r25,64l153,xe" fillcolor="#2aabe2" stroked="f">
                    <v:path arrowok="t" o:connecttype="custom" o:connectlocs="153,713;0,771;63,799;88,863;153,713" o:connectangles="0,0,0,0,0"/>
                  </v:shape>
                  <v:shape id="docshape35"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">
                    <v:imagedata r:id="rId35" o:title=""/>
                    <o:lock v:ext="edit" aspectratio="f"/>
                  </v:shape>
                  <v:shape id="docshape36" o:spid="_x0000_s1031"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">
                    <v:imagedata r:id="rId36" o:title=""/>
                    <o:lock v:ext="edit" aspectratio="f"/>
                  </v:shape>
                  <v:shape id="docshape37" o:spid="_x0000_s1032"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8" o:spid="_x0000_s1033"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" path="m83,l62,65,,95r155,51l83,xe" fillcolor="#00a14b" stroked="f">
                    <v:path arrowok="t" o:connecttype="custom" o:connectlocs="83,251;62,316;0,346;155,397;83,251" o:connectangles="0,0,0,0,0"/>
                  </v:shape>
                  <v:shape id="docshape39" o:spid="_x0000_s1034"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">
                    <v:imagedata r:id="rId37" o:title=""/>
                    <o:lock v:ext="edit" aspectratio="f"/>
                  </v:shape>
                  <v:shape id="docshape40" o:spid="_x0000_s1035"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41" o:spid="_x0000_s1036"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" path="m151,1211r-27,-63l150,1084,,1149r151,62xm901,73l755,r50,155l836,94,901,73xe" fillcolor="#00a14b" stroked="f">
                    <v:path arrowok="t" o:connecttype="custom" o:connectlocs="151,1917;124,1854;150,1790;0,1855;151,1917;901,779;755,706;805,861;836,800;901,779" o:connectangles="0,0,0,0,0,0,0,0,0,0"/>
                  </v:shape>
                  <v:shape id="docshape42" o:spid="_x0000_s1037" type="#_x0000_t75" style="position:absolute;left:4361;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">
                    <v:imagedata r:id="rId38" o:title=""/>
                    <o:lock v:ext="edit" aspectratio="f"/>
                  </v:shape>
                  <w10:wrap type="topAndBottom" anchorx="page"/>
                </v:group>
              </w:pict>
            </mc:Fallback>
          </mc:AlternateContent>
        </w:r>
        <w:r>
          <w:rPr>
            <w:noProof/>
          </w:rPr>
          <mc:AlternateContent>
            <mc:Choice Requires="wpg">
              <w:drawing>
                <wp:anchor distT="0" distB="0" distL="0" distR="0" simplePos="0" relativeHeight="487599104" behindDoc="1" locked="0" layoutInCell="1" allowOverlap="1" wp14:anchorId="517E23EC" wp14:editId="6F34EA9A">
                  <wp:simplePos x="0" y="0"/>
                  <wp:positionH relativeFrom="page">
                    <wp:posOffset>4006215</wp:posOffset>
                  </wp:positionH>
                  <wp:positionV relativeFrom="paragraph">
                    <wp:posOffset>202565</wp:posOffset>
                  </wp:positionV>
                  <wp:extent cx="1462405" cy="1313180"/>
                  <wp:effectExtent l="0" t="0" r="0" b="0"/>
                  <wp:wrapTopAndBottom/>
                  <wp:docPr id="589"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590" name="docshape44"/>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extLst>
                              <a:ext uri="{909E8E84-426E-40DD-AFC4-6F175D3DCCD1}">
                                <a14:hiddenFill xmlns:a14="http://schemas.microsoft.com/office/drawing/2010/main">
                                  <a:solidFill>
                                    <a:srgbClr val="FFFFFF"/>
                                  </a:solidFill>
                                </a14:hiddenFill>
                              </a:ext>
                            </a:extLst>
                          </pic:spPr>
                        </pic:pic>
                        <wps:wsp>
                          <wps:cNvPr id="591" name="docshape45"/>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2" name="docshape46"/>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3" name="docshape4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4" name="docshape4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7112" y="736"/>
                              <a:ext cx="118" cy="2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5" name="docshape49"/>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7139" y="1502"/>
                              <a:ext cx="152" cy="371"/>
                            </a:xfrm>
                            <a:prstGeom prst="rect">
                              <a:avLst/>
                            </a:prstGeom>
                            <a:noFill/>
                            <a:extLst>
                              <a:ext uri="{909E8E84-426E-40DD-AFC4-6F175D3DCCD1}">
                                <a14:hiddenFill xmlns:a14="http://schemas.microsoft.com/office/drawing/2010/main">
                                  <a:solidFill>
                                    <a:srgbClr val="FFFFFF"/>
                                  </a:solidFill>
                                </a14:hiddenFill>
                              </a:ext>
                            </a:extLst>
                          </pic:spPr>
                        </pic:pic>
                        <wps:wsp>
                          <wps:cNvPr id="596" name="docshape50"/>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7" name="docshape51"/>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98" name="docshape5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extLst>
                              <a:ext uri="{909E8E84-426E-40DD-AFC4-6F175D3DCCD1}">
                                <a14:hiddenFill xmlns:a14="http://schemas.microsoft.com/office/drawing/2010/main">
                                  <a:solidFill>
                                    <a:srgbClr val="FFFFFF"/>
                                  </a:solidFill>
                                </a14:hiddenFill>
                              </a:ext>
                            </a:extLst>
                          </pic:spPr>
                        </pic:pic>
                        <wps:wsp>
                          <wps:cNvPr id="599" name="docshape53"/>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docshape54"/>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615609" id="docshapegroup43" o:spid="_x0000_s1026" style="position:absolute;margin-left:315.45pt;margin-top:15.95pt;width:115.15pt;height:103.4pt;z-index:-15717376;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">
                  <v:shape id="docshape44"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">
                    <v:imagedata r:id="rId44" o:title=""/>
                    <o:lock v:ext="edit" aspectratio="f"/>
                  </v:shape>
                  <v:shape id="docshape45"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6"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" path="m153,l,58,64,86r24,64l153,xe" fillcolor="#2aabe2" stroked="f">
                    <v:path arrowok="t" o:connecttype="custom" o:connectlocs="153,713;0,771;64,799;88,863;153,713" o:connectangles="0,0,0,0,0"/>
                  </v:shape>
                  <v:shape id="docshape47"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">
                    <v:imagedata r:id="rId45" o:title=""/>
                    <o:lock v:ext="edit" aspectratio="f"/>
                  </v:shape>
                  <v:shape id="docshape48" o:spid="_x0000_s1031" type="#_x0000_t75" style="position:absolute;left:7112;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">
                    <v:imagedata r:id="rId46" o:title=""/>
                    <o:lock v:ext="edit" aspectratio="f"/>
                  </v:shape>
                  <v:shape id="docshape49" o:spid="_x0000_s1032" type="#_x0000_t75" style="position:absolute;left:7139;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">
                    <v:imagedata r:id="rId47" o:title=""/>
                    <o:lock v:ext="edit" aspectratio="f"/>
                  </v:shape>
                  <v:shape id="docshape50" o:spid="_x0000_s1033"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51" o:spid="_x0000_s1034"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" path="m151,1211r-28,-63l150,1084,,1149r151,62xm901,73l754,r51,156l835,94,901,73xe" fillcolor="#00a14b" stroked="f">
                    <v:path arrowok="t" o:connecttype="custom" o:connectlocs="151,1921;123,1858;150,1794;0,1859;151,1921;901,783;754,710;805,866;835,804;901,783" o:connectangles="0,0,0,0,0,0,0,0,0,0"/>
                  </v:shape>
                  <v:shape id="docshape52" o:spid="_x0000_s1035"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">
                    <v:imagedata r:id="rId48" o:title=""/>
                    <o:lock v:ext="edit" aspectratio="f"/>
                  </v:shape>
                  <v:shape id="docshape53" o:spid="_x0000_s1036"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4" o:spid="_x0000_s1037"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del>
    </w:p>
    <w:p w14:paraId="0042E0C7" w14:textId="77777777" w:rsidR="00A529FC" w:rsidRDefault="006228F8">
      <w:pPr>
        <w:pStyle w:val="BodyText"/>
        <w:spacing w:before="9"/>
        <w:rPr>
          <w:ins w:id="185" w:author="Author" w:date="2022-09-10T01:53:00Z"/>
          <w:rFonts w:ascii="Tahoma"/>
          <w:b/>
          <w:sz w:val="18"/>
        </w:rPr>
      </w:pPr>
      <w:ins w:id="186" w:author="Author" w:date="2022-09-10T01:53:00Z">
        <w:r>
          <w:rPr>
            <w:noProof/>
          </w:rPr>
          <mc:AlternateContent>
            <mc:Choice Requires="wpg">
              <w:drawing>
                <wp:anchor distT="0" distB="0" distL="0" distR="0" simplePos="0" relativeHeight="487590400" behindDoc="1" locked="0" layoutInCell="1" allowOverlap="1" wp14:anchorId="45D1FF2F" wp14:editId="24378DFC">
                  <wp:simplePos x="0" y="0"/>
                  <wp:positionH relativeFrom="page">
                    <wp:posOffset>2256155</wp:posOffset>
                  </wp:positionH>
                  <wp:positionV relativeFrom="paragraph">
                    <wp:posOffset>159385</wp:posOffset>
                  </wp:positionV>
                  <wp:extent cx="1458595" cy="1356995"/>
                  <wp:effectExtent l="0" t="0" r="1905" b="1905"/>
                  <wp:wrapTopAndBottom/>
                  <wp:docPr id="509" name="docshapegroup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8595" cy="1356995"/>
                            <a:chOff x="3553" y="251"/>
                            <a:chExt cx="2297" cy="2137"/>
                          </a:xfrm>
                        </wpg:grpSpPr>
                        <pic:pic xmlns:pic="http://schemas.openxmlformats.org/drawingml/2006/picture">
                          <pic:nvPicPr>
                            <pic:cNvPr id="510" name="docshape32"/>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3807" y="389"/>
                              <a:ext cx="1785" cy="1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1" name="docshape33"/>
                          <wps:cNvSpPr>
                            <a:spLocks/>
                          </wps:cNvSpPr>
                          <wps:spPr bwMode="auto">
                            <a:xfrm>
                              <a:off x="3570" y="782"/>
                              <a:ext cx="842" cy="1078"/>
                            </a:xfrm>
                            <a:custGeom>
                              <a:avLst/>
                              <a:gdLst>
                                <a:gd name="T0" fmla="+- 0 4411 3570"/>
                                <a:gd name="T1" fmla="*/ T0 w 842"/>
                                <a:gd name="T2" fmla="+- 0 1861 783"/>
                                <a:gd name="T3" fmla="*/ 1861 h 1078"/>
                                <a:gd name="T4" fmla="+- 0 4319 3570"/>
                                <a:gd name="T5" fmla="*/ T4 w 842"/>
                                <a:gd name="T6" fmla="+- 0 1850 783"/>
                                <a:gd name="T7" fmla="*/ 1850 h 1078"/>
                                <a:gd name="T8" fmla="+- 0 4230 3570"/>
                                <a:gd name="T9" fmla="*/ T8 w 842"/>
                                <a:gd name="T10" fmla="+- 0 1832 783"/>
                                <a:gd name="T11" fmla="*/ 1832 h 1078"/>
                                <a:gd name="T12" fmla="+- 0 4146 3570"/>
                                <a:gd name="T13" fmla="*/ T12 w 842"/>
                                <a:gd name="T14" fmla="+- 0 1808 783"/>
                                <a:gd name="T15" fmla="*/ 1808 h 1078"/>
                                <a:gd name="T16" fmla="+- 0 4066 3570"/>
                                <a:gd name="T17" fmla="*/ T16 w 842"/>
                                <a:gd name="T18" fmla="+- 0 1779 783"/>
                                <a:gd name="T19" fmla="*/ 1779 h 1078"/>
                                <a:gd name="T20" fmla="+- 0 3992 3570"/>
                                <a:gd name="T21" fmla="*/ T20 w 842"/>
                                <a:gd name="T22" fmla="+- 0 1745 783"/>
                                <a:gd name="T23" fmla="*/ 1745 h 1078"/>
                                <a:gd name="T24" fmla="+- 0 3922 3570"/>
                                <a:gd name="T25" fmla="*/ T24 w 842"/>
                                <a:gd name="T26" fmla="+- 0 1707 783"/>
                                <a:gd name="T27" fmla="*/ 1707 h 1078"/>
                                <a:gd name="T28" fmla="+- 0 3858 3570"/>
                                <a:gd name="T29" fmla="*/ T28 w 842"/>
                                <a:gd name="T30" fmla="+- 0 1664 783"/>
                                <a:gd name="T31" fmla="*/ 1664 h 1078"/>
                                <a:gd name="T32" fmla="+- 0 3800 3570"/>
                                <a:gd name="T33" fmla="*/ T32 w 842"/>
                                <a:gd name="T34" fmla="+- 0 1617 783"/>
                                <a:gd name="T35" fmla="*/ 1617 h 1078"/>
                                <a:gd name="T36" fmla="+- 0 3748 3570"/>
                                <a:gd name="T37" fmla="*/ T36 w 842"/>
                                <a:gd name="T38" fmla="+- 0 1568 783"/>
                                <a:gd name="T39" fmla="*/ 1568 h 1078"/>
                                <a:gd name="T40" fmla="+- 0 3702 3570"/>
                                <a:gd name="T41" fmla="*/ T40 w 842"/>
                                <a:gd name="T42" fmla="+- 0 1515 783"/>
                                <a:gd name="T43" fmla="*/ 1515 h 1078"/>
                                <a:gd name="T44" fmla="+- 0 3662 3570"/>
                                <a:gd name="T45" fmla="*/ T44 w 842"/>
                                <a:gd name="T46" fmla="+- 0 1460 783"/>
                                <a:gd name="T47" fmla="*/ 1460 h 1078"/>
                                <a:gd name="T48" fmla="+- 0 3629 3570"/>
                                <a:gd name="T49" fmla="*/ T48 w 842"/>
                                <a:gd name="T50" fmla="+- 0 1404 783"/>
                                <a:gd name="T51" fmla="*/ 1404 h 1078"/>
                                <a:gd name="T52" fmla="+- 0 3603 3570"/>
                                <a:gd name="T53" fmla="*/ T52 w 842"/>
                                <a:gd name="T54" fmla="+- 0 1346 783"/>
                                <a:gd name="T55" fmla="*/ 1346 h 1078"/>
                                <a:gd name="T56" fmla="+- 0 3585 3570"/>
                                <a:gd name="T57" fmla="*/ T56 w 842"/>
                                <a:gd name="T58" fmla="+- 0 1287 783"/>
                                <a:gd name="T59" fmla="*/ 1287 h 1078"/>
                                <a:gd name="T60" fmla="+- 0 3574 3570"/>
                                <a:gd name="T61" fmla="*/ T60 w 842"/>
                                <a:gd name="T62" fmla="+- 0 1227 783"/>
                                <a:gd name="T63" fmla="*/ 1227 h 1078"/>
                                <a:gd name="T64" fmla="+- 0 3570 3570"/>
                                <a:gd name="T65" fmla="*/ T64 w 842"/>
                                <a:gd name="T66" fmla="+- 0 1168 783"/>
                                <a:gd name="T67" fmla="*/ 1168 h 1078"/>
                                <a:gd name="T68" fmla="+- 0 3579 3570"/>
                                <a:gd name="T69" fmla="*/ T68 w 842"/>
                                <a:gd name="T70" fmla="+- 0 1087 783"/>
                                <a:gd name="T71" fmla="*/ 1087 h 1078"/>
                                <a:gd name="T72" fmla="+- 0 3600 3570"/>
                                <a:gd name="T73" fmla="*/ T72 w 842"/>
                                <a:gd name="T74" fmla="+- 0 1011 783"/>
                                <a:gd name="T75" fmla="*/ 1011 h 1078"/>
                                <a:gd name="T76" fmla="+- 0 3632 3570"/>
                                <a:gd name="T77" fmla="*/ T76 w 842"/>
                                <a:gd name="T78" fmla="+- 0 943 783"/>
                                <a:gd name="T79" fmla="*/ 943 h 1078"/>
                                <a:gd name="T80" fmla="+- 0 3669 3570"/>
                                <a:gd name="T81" fmla="*/ T80 w 842"/>
                                <a:gd name="T82" fmla="+- 0 881 783"/>
                                <a:gd name="T83" fmla="*/ 881 h 1078"/>
                                <a:gd name="T84" fmla="+- 0 3710 3570"/>
                                <a:gd name="T85" fmla="*/ T84 w 842"/>
                                <a:gd name="T86" fmla="+- 0 828 783"/>
                                <a:gd name="T87" fmla="*/ 828 h 1078"/>
                                <a:gd name="T88" fmla="+- 0 3750 3570"/>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1"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0"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2" name="docshape34"/>
                          <wps:cNvSpPr>
                            <a:spLocks/>
                          </wps:cNvSpPr>
                          <wps:spPr bwMode="auto">
                            <a:xfrm>
                              <a:off x="3672" y="713"/>
                              <a:ext cx="153" cy="150"/>
                            </a:xfrm>
                            <a:custGeom>
                              <a:avLst/>
                              <a:gdLst>
                                <a:gd name="T0" fmla="+- 0 3825 3672"/>
                                <a:gd name="T1" fmla="*/ T0 w 153"/>
                                <a:gd name="T2" fmla="+- 0 713 713"/>
                                <a:gd name="T3" fmla="*/ 713 h 150"/>
                                <a:gd name="T4" fmla="+- 0 3672 3672"/>
                                <a:gd name="T5" fmla="*/ T4 w 153"/>
                                <a:gd name="T6" fmla="+- 0 771 713"/>
                                <a:gd name="T7" fmla="*/ 771 h 150"/>
                                <a:gd name="T8" fmla="+- 0 3735 3672"/>
                                <a:gd name="T9" fmla="*/ T8 w 153"/>
                                <a:gd name="T10" fmla="+- 0 799 713"/>
                                <a:gd name="T11" fmla="*/ 799 h 150"/>
                                <a:gd name="T12" fmla="+- 0 3760 3672"/>
                                <a:gd name="T13" fmla="*/ T12 w 153"/>
                                <a:gd name="T14" fmla="+- 0 863 713"/>
                                <a:gd name="T15" fmla="*/ 863 h 150"/>
                                <a:gd name="T16" fmla="+- 0 3825 3672"/>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3"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3" name="docshape35"/>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3773"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4" name="docshape36"/>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4383"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5" name="docshape37"/>
                          <wps:cNvSpPr>
                            <a:spLocks/>
                          </wps:cNvSpPr>
                          <wps:spPr bwMode="auto">
                            <a:xfrm>
                              <a:off x="4535" y="278"/>
                              <a:ext cx="420" cy="198"/>
                            </a:xfrm>
                            <a:custGeom>
                              <a:avLst/>
                              <a:gdLst>
                                <a:gd name="T0" fmla="+- 0 4536 4536"/>
                                <a:gd name="T1" fmla="*/ T0 w 420"/>
                                <a:gd name="T2" fmla="+- 0 476 278"/>
                                <a:gd name="T3" fmla="*/ 476 h 198"/>
                                <a:gd name="T4" fmla="+- 0 4574 4536"/>
                                <a:gd name="T5" fmla="*/ T4 w 420"/>
                                <a:gd name="T6" fmla="+- 0 397 278"/>
                                <a:gd name="T7" fmla="*/ 397 h 198"/>
                                <a:gd name="T8" fmla="+- 0 4621 4536"/>
                                <a:gd name="T9" fmla="*/ T8 w 420"/>
                                <a:gd name="T10" fmla="+- 0 341 278"/>
                                <a:gd name="T11" fmla="*/ 341 h 198"/>
                                <a:gd name="T12" fmla="+- 0 4693 4536"/>
                                <a:gd name="T13" fmla="*/ T12 w 420"/>
                                <a:gd name="T14" fmla="+- 0 295 278"/>
                                <a:gd name="T15" fmla="*/ 295 h 198"/>
                                <a:gd name="T16" fmla="+- 0 4758 4536"/>
                                <a:gd name="T17" fmla="*/ T16 w 420"/>
                                <a:gd name="T18" fmla="+- 0 278 278"/>
                                <a:gd name="T19" fmla="*/ 278 h 198"/>
                                <a:gd name="T20" fmla="+- 0 4825 4536"/>
                                <a:gd name="T21" fmla="*/ T20 w 420"/>
                                <a:gd name="T22" fmla="+- 0 279 278"/>
                                <a:gd name="T23" fmla="*/ 279 h 198"/>
                                <a:gd name="T24" fmla="+- 0 4892 4536"/>
                                <a:gd name="T25" fmla="*/ T24 w 420"/>
                                <a:gd name="T26" fmla="+- 0 295 278"/>
                                <a:gd name="T27" fmla="*/ 295 h 198"/>
                                <a:gd name="T28" fmla="+- 0 4956 4536"/>
                                <a:gd name="T29" fmla="*/ T28 w 420"/>
                                <a:gd name="T30" fmla="+- 0 328 278"/>
                                <a:gd name="T31" fmla="*/ 328 h 198"/>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420" h="198">
                                  <a:moveTo>
                                    <a:pt x="0" y="198"/>
                                  </a:moveTo>
                                  <a:lnTo>
                                    <a:pt x="38" y="119"/>
                                  </a:lnTo>
                                  <a:lnTo>
                                    <a:pt x="85" y="63"/>
                                  </a:lnTo>
                                  <a:lnTo>
                                    <a:pt x="157" y="17"/>
                                  </a:lnTo>
                                  <a:lnTo>
                                    <a:pt x="222" y="0"/>
                                  </a:lnTo>
                                  <a:lnTo>
                                    <a:pt x="289" y="1"/>
                                  </a:lnTo>
                                  <a:lnTo>
                                    <a:pt x="356" y="17"/>
                                  </a:lnTo>
                                  <a:lnTo>
                                    <a:pt x="420" y="5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docshape38"/>
                          <wps:cNvSpPr>
                            <a:spLocks/>
                          </wps:cNvSpPr>
                          <wps:spPr bwMode="auto">
                            <a:xfrm>
                              <a:off x="4875" y="250"/>
                              <a:ext cx="156" cy="147"/>
                            </a:xfrm>
                            <a:custGeom>
                              <a:avLst/>
                              <a:gdLst>
                                <a:gd name="T0" fmla="+- 0 4959 4876"/>
                                <a:gd name="T1" fmla="*/ T0 w 156"/>
                                <a:gd name="T2" fmla="+- 0 251 251"/>
                                <a:gd name="T3" fmla="*/ 251 h 147"/>
                                <a:gd name="T4" fmla="+- 0 4938 4876"/>
                                <a:gd name="T5" fmla="*/ T4 w 156"/>
                                <a:gd name="T6" fmla="+- 0 316 251"/>
                                <a:gd name="T7" fmla="*/ 316 h 147"/>
                                <a:gd name="T8" fmla="+- 0 4876 4876"/>
                                <a:gd name="T9" fmla="*/ T8 w 156"/>
                                <a:gd name="T10" fmla="+- 0 346 251"/>
                                <a:gd name="T11" fmla="*/ 346 h 147"/>
                                <a:gd name="T12" fmla="+- 0 5031 4876"/>
                                <a:gd name="T13" fmla="*/ T12 w 156"/>
                                <a:gd name="T14" fmla="+- 0 397 251"/>
                                <a:gd name="T15" fmla="*/ 397 h 147"/>
                                <a:gd name="T16" fmla="+- 0 4959 4876"/>
                                <a:gd name="T17" fmla="*/ T16 w 156"/>
                                <a:gd name="T18" fmla="+- 0 251 251"/>
                                <a:gd name="T19" fmla="*/ 251 h 147"/>
                              </a:gdLst>
                              <a:ahLst/>
                              <a:cxnLst>
                                <a:cxn ang="0">
                                  <a:pos x="T1" y="T3"/>
                                </a:cxn>
                                <a:cxn ang="0">
                                  <a:pos x="T5" y="T7"/>
                                </a:cxn>
                                <a:cxn ang="0">
                                  <a:pos x="T9" y="T11"/>
                                </a:cxn>
                                <a:cxn ang="0">
                                  <a:pos x="T13" y="T15"/>
                                </a:cxn>
                                <a:cxn ang="0">
                                  <a:pos x="T17" y="T19"/>
                                </a:cxn>
                              </a:cxnLst>
                              <a:rect l="0" t="0" r="r" b="b"/>
                              <a:pathLst>
                                <a:path w="156" h="147">
                                  <a:moveTo>
                                    <a:pt x="83" y="0"/>
                                  </a:moveTo>
                                  <a:lnTo>
                                    <a:pt x="62" y="65"/>
                                  </a:lnTo>
                                  <a:lnTo>
                                    <a:pt x="0" y="95"/>
                                  </a:lnTo>
                                  <a:lnTo>
                                    <a:pt x="155" y="146"/>
                                  </a:lnTo>
                                  <a:lnTo>
                                    <a:pt x="83"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17" name="docshape39"/>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4573" y="2172"/>
                              <a:ext cx="423" cy="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8" name="docshape40"/>
                          <wps:cNvSpPr>
                            <a:spLocks/>
                          </wps:cNvSpPr>
                          <wps:spPr bwMode="auto">
                            <a:xfrm>
                              <a:off x="4945" y="782"/>
                              <a:ext cx="887" cy="1073"/>
                            </a:xfrm>
                            <a:custGeom>
                              <a:avLst/>
                              <a:gdLst>
                                <a:gd name="T0" fmla="+- 0 4946 4946"/>
                                <a:gd name="T1" fmla="*/ T0 w 887"/>
                                <a:gd name="T2" fmla="+- 0 1855 783"/>
                                <a:gd name="T3" fmla="*/ 1855 h 1073"/>
                                <a:gd name="T4" fmla="+- 0 5042 4946"/>
                                <a:gd name="T5" fmla="*/ T4 w 887"/>
                                <a:gd name="T6" fmla="+- 0 1848 783"/>
                                <a:gd name="T7" fmla="*/ 1848 h 1073"/>
                                <a:gd name="T8" fmla="+- 0 5134 4946"/>
                                <a:gd name="T9" fmla="*/ T8 w 887"/>
                                <a:gd name="T10" fmla="+- 0 1834 783"/>
                                <a:gd name="T11" fmla="*/ 1834 h 1073"/>
                                <a:gd name="T12" fmla="+- 0 5221 4946"/>
                                <a:gd name="T13" fmla="*/ T12 w 887"/>
                                <a:gd name="T14" fmla="+- 0 1815 783"/>
                                <a:gd name="T15" fmla="*/ 1815 h 1073"/>
                                <a:gd name="T16" fmla="+- 0 5303 4946"/>
                                <a:gd name="T17" fmla="*/ T16 w 887"/>
                                <a:gd name="T18" fmla="+- 0 1789 783"/>
                                <a:gd name="T19" fmla="*/ 1789 h 1073"/>
                                <a:gd name="T20" fmla="+- 0 5380 4946"/>
                                <a:gd name="T21" fmla="*/ T20 w 887"/>
                                <a:gd name="T22" fmla="+- 0 1759 783"/>
                                <a:gd name="T23" fmla="*/ 1759 h 1073"/>
                                <a:gd name="T24" fmla="+- 0 5452 4946"/>
                                <a:gd name="T25" fmla="*/ T24 w 887"/>
                                <a:gd name="T26" fmla="+- 0 1724 783"/>
                                <a:gd name="T27" fmla="*/ 1724 h 1073"/>
                                <a:gd name="T28" fmla="+- 0 5519 4946"/>
                                <a:gd name="T29" fmla="*/ T28 w 887"/>
                                <a:gd name="T30" fmla="+- 0 1684 783"/>
                                <a:gd name="T31" fmla="*/ 1684 h 1073"/>
                                <a:gd name="T32" fmla="+- 0 5579 4946"/>
                                <a:gd name="T33" fmla="*/ T32 w 887"/>
                                <a:gd name="T34" fmla="+- 0 1641 783"/>
                                <a:gd name="T35" fmla="*/ 1641 h 1073"/>
                                <a:gd name="T36" fmla="+- 0 5634 4946"/>
                                <a:gd name="T37" fmla="*/ T36 w 887"/>
                                <a:gd name="T38" fmla="+- 0 1594 783"/>
                                <a:gd name="T39" fmla="*/ 1594 h 1073"/>
                                <a:gd name="T40" fmla="+- 0 5683 4946"/>
                                <a:gd name="T41" fmla="*/ T40 w 887"/>
                                <a:gd name="T42" fmla="+- 0 1545 783"/>
                                <a:gd name="T43" fmla="*/ 1545 h 1073"/>
                                <a:gd name="T44" fmla="+- 0 5725 4946"/>
                                <a:gd name="T45" fmla="*/ T44 w 887"/>
                                <a:gd name="T46" fmla="+- 0 1493 783"/>
                                <a:gd name="T47" fmla="*/ 1493 h 1073"/>
                                <a:gd name="T48" fmla="+- 0 5760 4946"/>
                                <a:gd name="T49" fmla="*/ T48 w 887"/>
                                <a:gd name="T50" fmla="+- 0 1439 783"/>
                                <a:gd name="T51" fmla="*/ 1439 h 1073"/>
                                <a:gd name="T52" fmla="+- 0 5789 4946"/>
                                <a:gd name="T53" fmla="*/ T52 w 887"/>
                                <a:gd name="T54" fmla="+- 0 1384 783"/>
                                <a:gd name="T55" fmla="*/ 1384 h 1073"/>
                                <a:gd name="T56" fmla="+- 0 5811 4946"/>
                                <a:gd name="T57" fmla="*/ T56 w 887"/>
                                <a:gd name="T58" fmla="+- 0 1327 783"/>
                                <a:gd name="T59" fmla="*/ 1327 h 1073"/>
                                <a:gd name="T60" fmla="+- 0 5832 4946"/>
                                <a:gd name="T61" fmla="*/ T60 w 887"/>
                                <a:gd name="T62" fmla="+- 0 1213 783"/>
                                <a:gd name="T63" fmla="*/ 1213 h 1073"/>
                                <a:gd name="T64" fmla="+- 0 5829 4946"/>
                                <a:gd name="T65" fmla="*/ T64 w 887"/>
                                <a:gd name="T66" fmla="+- 0 1126 783"/>
                                <a:gd name="T67" fmla="*/ 1126 h 1073"/>
                                <a:gd name="T68" fmla="+- 0 5811 4946"/>
                                <a:gd name="T69" fmla="*/ T68 w 887"/>
                                <a:gd name="T70" fmla="+- 0 1044 783"/>
                                <a:gd name="T71" fmla="*/ 1044 h 1073"/>
                                <a:gd name="T72" fmla="+- 0 5781 4946"/>
                                <a:gd name="T73" fmla="*/ T72 w 887"/>
                                <a:gd name="T74" fmla="+- 0 967 783"/>
                                <a:gd name="T75" fmla="*/ 967 h 1073"/>
                                <a:gd name="T76" fmla="+- 0 5745 4946"/>
                                <a:gd name="T77" fmla="*/ T76 w 887"/>
                                <a:gd name="T78" fmla="+- 0 897 783"/>
                                <a:gd name="T79" fmla="*/ 897 h 1073"/>
                                <a:gd name="T80" fmla="+- 0 5705 4946"/>
                                <a:gd name="T81" fmla="*/ T80 w 887"/>
                                <a:gd name="T82" fmla="+- 0 835 783"/>
                                <a:gd name="T83" fmla="*/ 835 h 1073"/>
                                <a:gd name="T84" fmla="+- 0 5666 4946"/>
                                <a:gd name="T85" fmla="*/ T84 w 887"/>
                                <a:gd name="T86" fmla="+- 0 783 783"/>
                                <a:gd name="T87" fmla="*/ 783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1"/>
                                  </a:lnTo>
                                  <a:lnTo>
                                    <a:pt x="275" y="1032"/>
                                  </a:lnTo>
                                  <a:lnTo>
                                    <a:pt x="357" y="1006"/>
                                  </a:lnTo>
                                  <a:lnTo>
                                    <a:pt x="434" y="976"/>
                                  </a:lnTo>
                                  <a:lnTo>
                                    <a:pt x="506" y="941"/>
                                  </a:lnTo>
                                  <a:lnTo>
                                    <a:pt x="573" y="901"/>
                                  </a:lnTo>
                                  <a:lnTo>
                                    <a:pt x="633" y="858"/>
                                  </a:lnTo>
                                  <a:lnTo>
                                    <a:pt x="688" y="811"/>
                                  </a:lnTo>
                                  <a:lnTo>
                                    <a:pt x="737" y="762"/>
                                  </a:lnTo>
                                  <a:lnTo>
                                    <a:pt x="779" y="710"/>
                                  </a:lnTo>
                                  <a:lnTo>
                                    <a:pt x="814" y="656"/>
                                  </a:lnTo>
                                  <a:lnTo>
                                    <a:pt x="843" y="601"/>
                                  </a:lnTo>
                                  <a:lnTo>
                                    <a:pt x="865" y="544"/>
                                  </a:lnTo>
                                  <a:lnTo>
                                    <a:pt x="886" y="430"/>
                                  </a:lnTo>
                                  <a:lnTo>
                                    <a:pt x="883" y="343"/>
                                  </a:lnTo>
                                  <a:lnTo>
                                    <a:pt x="865" y="261"/>
                                  </a:lnTo>
                                  <a:lnTo>
                                    <a:pt x="835" y="184"/>
                                  </a:lnTo>
                                  <a:lnTo>
                                    <a:pt x="799" y="114"/>
                                  </a:lnTo>
                                  <a:lnTo>
                                    <a:pt x="759" y="52"/>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9" name="docshape41"/>
                          <wps:cNvSpPr>
                            <a:spLocks/>
                          </wps:cNvSpPr>
                          <wps:spPr bwMode="auto">
                            <a:xfrm>
                              <a:off x="4843" y="706"/>
                              <a:ext cx="902" cy="1211"/>
                            </a:xfrm>
                            <a:custGeom>
                              <a:avLst/>
                              <a:gdLst>
                                <a:gd name="T0" fmla="+- 0 4994 4843"/>
                                <a:gd name="T1" fmla="*/ T0 w 902"/>
                                <a:gd name="T2" fmla="+- 0 1917 706"/>
                                <a:gd name="T3" fmla="*/ 1917 h 1211"/>
                                <a:gd name="T4" fmla="+- 0 4967 4843"/>
                                <a:gd name="T5" fmla="*/ T4 w 902"/>
                                <a:gd name="T6" fmla="+- 0 1854 706"/>
                                <a:gd name="T7" fmla="*/ 1854 h 1211"/>
                                <a:gd name="T8" fmla="+- 0 4993 4843"/>
                                <a:gd name="T9" fmla="*/ T8 w 902"/>
                                <a:gd name="T10" fmla="+- 0 1790 706"/>
                                <a:gd name="T11" fmla="*/ 1790 h 1211"/>
                                <a:gd name="T12" fmla="+- 0 4843 4843"/>
                                <a:gd name="T13" fmla="*/ T12 w 902"/>
                                <a:gd name="T14" fmla="+- 0 1855 706"/>
                                <a:gd name="T15" fmla="*/ 1855 h 1211"/>
                                <a:gd name="T16" fmla="+- 0 4994 4843"/>
                                <a:gd name="T17" fmla="*/ T16 w 902"/>
                                <a:gd name="T18" fmla="+- 0 1917 706"/>
                                <a:gd name="T19" fmla="*/ 1917 h 1211"/>
                                <a:gd name="T20" fmla="+- 0 5744 4843"/>
                                <a:gd name="T21" fmla="*/ T20 w 902"/>
                                <a:gd name="T22" fmla="+- 0 779 706"/>
                                <a:gd name="T23" fmla="*/ 779 h 1211"/>
                                <a:gd name="T24" fmla="+- 0 5598 4843"/>
                                <a:gd name="T25" fmla="*/ T24 w 902"/>
                                <a:gd name="T26" fmla="+- 0 706 706"/>
                                <a:gd name="T27" fmla="*/ 706 h 1211"/>
                                <a:gd name="T28" fmla="+- 0 5648 4843"/>
                                <a:gd name="T29" fmla="*/ T28 w 902"/>
                                <a:gd name="T30" fmla="+- 0 861 706"/>
                                <a:gd name="T31" fmla="*/ 861 h 1211"/>
                                <a:gd name="T32" fmla="+- 0 5679 4843"/>
                                <a:gd name="T33" fmla="*/ T32 w 902"/>
                                <a:gd name="T34" fmla="+- 0 800 706"/>
                                <a:gd name="T35" fmla="*/ 800 h 1211"/>
                                <a:gd name="T36" fmla="+- 0 5744 4843"/>
                                <a:gd name="T37" fmla="*/ T36 w 902"/>
                                <a:gd name="T38" fmla="+- 0 779 706"/>
                                <a:gd name="T39" fmla="*/ 779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4" y="1148"/>
                                  </a:lnTo>
                                  <a:lnTo>
                                    <a:pt x="150" y="1084"/>
                                  </a:lnTo>
                                  <a:lnTo>
                                    <a:pt x="0" y="1149"/>
                                  </a:lnTo>
                                  <a:lnTo>
                                    <a:pt x="151" y="1211"/>
                                  </a:lnTo>
                                  <a:close/>
                                  <a:moveTo>
                                    <a:pt x="901" y="73"/>
                                  </a:moveTo>
                                  <a:lnTo>
                                    <a:pt x="755" y="0"/>
                                  </a:lnTo>
                                  <a:lnTo>
                                    <a:pt x="805" y="155"/>
                                  </a:lnTo>
                                  <a:lnTo>
                                    <a:pt x="836"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20" name="docshape42"/>
                            <pic:cNvPicPr>
                              <a:picLocks/>
                            </pic:cNvPicPr>
                          </pic:nvPicPr>
                          <pic:blipFill>
                            <a:blip r:embed="rId33">
                              <a:extLst>
                                <a:ext uri="{28A0092B-C50C-407E-A947-70E740481C1C}">
                                  <a14:useLocalDpi xmlns:a14="http://schemas.microsoft.com/office/drawing/2010/main" val="0"/>
                                </a:ext>
                              </a:extLst>
                            </a:blip>
                            <a:srcRect/>
                            <a:stretch>
                              <a:fillRect/>
                            </a:stretch>
                          </pic:blipFill>
                          <pic:spPr bwMode="auto">
                            <a:xfrm>
                              <a:off x="4361"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1431DF2" id="docshapegroup31" o:spid="_x0000_s1026" style="position:absolute;margin-left:177.65pt;margin-top:12.55pt;width:114.85pt;height:106.85pt;z-index:-15726080;mso-wrap-distance-left:0;mso-wrap-distance-right:0;mso-position-horizontal-relative:page" coordorigin="3553,251" coordsize="2297,2137"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">
                  <v:shape id="docshape32" o:spid="_x0000_s1027" type="#_x0000_t75" style="position:absolute;left:3807;top:389;width:1785;height:186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">
                    <v:imagedata r:id="rId34" o:title=""/>
                    <v:path arrowok="t"/>
                    <o:lock v:ext="edit" aspectratio="f"/>
                  </v:shape>
                  <v:shape id="docshape33" o:spid="_x0000_s1028" style="position:absolute;left:3570;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" path="m841,1078r-92,-11l660,1049r-84,-24l496,996,422,962,352,924,288,881,230,834,178,785,132,732,92,677,59,621,33,563,15,504,4,444,,385,9,304,30,228,62,160,99,98,140,45,180,e" filled="f" strokecolor="#2aabe2" strokeweight=".60478mm">
                    <v:path arrowok="t" o:connecttype="custom" o:connectlocs="841,1861;749,1850;660,1832;576,1808;496,1779;422,1745;352,1707;288,1664;230,1617;178,1568;132,1515;92,1460;59,1404;33,1346;15,1287;4,1227;0,1168;9,1087;30,1011;62,943;99,881;140,828;180,783" o:connectangles="0,0,0,0,0,0,0,0,0,0,0,0,0,0,0,0,0,0,0,0,0,0,0"/>
                  </v:shape>
                  <v:shape id="docshape34" o:spid="_x0000_s1029" style="position:absolute;left:3672;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" path="m153,l,58,63,86r25,64l153,xe" fillcolor="#2aabe2" stroked="f">
                    <v:path arrowok="t" o:connecttype="custom" o:connectlocs="153,713;0,771;63,799;88,863;153,713" o:connectangles="0,0,0,0,0"/>
                  </v:shape>
                  <v:shape id="docshape35" o:spid="_x0000_s1030" type="#_x0000_t75" style="position:absolute;left:3773;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">
                    <v:imagedata r:id="rId35" o:title=""/>
                    <v:path arrowok="t"/>
                    <o:lock v:ext="edit" aspectratio="f"/>
                  </v:shape>
                  <v:shape id="docshape36" o:spid="_x0000_s1031" type="#_x0000_t75" style="position:absolute;left:4383;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">
                    <v:imagedata r:id="rId36" o:title=""/>
                    <v:path arrowok="t"/>
                    <o:lock v:ext="edit" aspectratio="f"/>
                  </v:shape>
                  <v:shape id="docshape37" o:spid="_x0000_s1032" style="position:absolute;left:4535;top:278;width:420;height:198;visibility:visible;mso-wrap-style:square;v-text-anchor:top" coordsize="420,1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" path="m,198l38,119,85,63,157,17,222,r67,1l356,17r64,33e" filled="f" strokecolor="#00a14b" strokeweight=".60478mm">
                    <v:path arrowok="t" o:connecttype="custom" o:connectlocs="0,476;38,397;85,341;157,295;222,278;289,279;356,295;420,328" o:connectangles="0,0,0,0,0,0,0,0"/>
                  </v:shape>
                  <v:shape id="docshape38" o:spid="_x0000_s1033" style="position:absolute;left:4875;top:250;width:156;height:147;visibility:visible;mso-wrap-style:square;v-text-anchor:top" coordsize="156,1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" path="m83,l62,65,,95r155,51l83,xe" fillcolor="#00a14b" stroked="f">
                    <v:path arrowok="t" o:connecttype="custom" o:connectlocs="83,251;62,316;0,346;155,397;83,251" o:connectangles="0,0,0,0,0"/>
                  </v:shape>
                  <v:shape id="docshape39" o:spid="_x0000_s1034" type="#_x0000_t75" style="position:absolute;left:4573;top:2172;width:423;height:2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">
                    <v:imagedata r:id="rId37" o:title=""/>
                    <v:path arrowok="t"/>
                    <o:lock v:ext="edit" aspectratio="f"/>
                  </v:shape>
                  <v:shape id="docshape40" o:spid="_x0000_s1035" style="position:absolute;left:4945;top:782;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" path="m,1072r96,-7l188,1051r87,-19l357,1006r77,-30l506,941r67,-40l633,858r55,-47l737,762r42,-52l814,656r29,-55l865,544,886,430r-3,-87l865,261,835,184,799,114,759,52,720,e" filled="f" strokecolor="#00a14b" strokeweight=".60478mm">
                    <v:path arrowok="t" o:connecttype="custom" o:connectlocs="0,1855;96,1848;188,1834;275,1815;357,1789;434,1759;506,1724;573,1684;633,1641;688,1594;737,1545;779,1493;814,1439;843,1384;865,1327;886,1213;883,1126;865,1044;835,967;799,897;759,835;720,783" o:connectangles="0,0,0,0,0,0,0,0,0,0,0,0,0,0,0,0,0,0,0,0,0,0"/>
                  </v:shape>
                  <v:shape id="docshape41" o:spid="_x0000_s1036" style="position:absolute;left:4843;top:706;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" path="m151,1211r-27,-63l150,1084,,1149r151,62xm901,73l755,r50,155l836,94,901,73xe" fillcolor="#00a14b" stroked="f">
                    <v:path arrowok="t" o:connecttype="custom" o:connectlocs="151,1917;124,1854;150,1790;0,1855;151,1917;901,779;755,706;805,861;836,800;901,779" o:connectangles="0,0,0,0,0,0,0,0,0,0"/>
                  </v:shape>
                  <v:shape id="docshape42" o:spid="_x0000_s1037" type="#_x0000_t75" style="position:absolute;left:4361;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">
                    <v:imagedata r:id="rId38" o:title=""/>
                    <v:path arrowok="t"/>
                    <o:lock v:ext="edit" aspectratio="f"/>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024EC335" wp14:editId="22A386BF">
                  <wp:simplePos x="0" y="0"/>
                  <wp:positionH relativeFrom="page">
                    <wp:posOffset>4006215</wp:posOffset>
                  </wp:positionH>
                  <wp:positionV relativeFrom="paragraph">
                    <wp:posOffset>202565</wp:posOffset>
                  </wp:positionV>
                  <wp:extent cx="1462405" cy="1313180"/>
                  <wp:effectExtent l="0" t="0" r="0" b="0"/>
                  <wp:wrapTopAndBottom/>
                  <wp:docPr id="497" name="docshapegroup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62405" cy="1313180"/>
                            <a:chOff x="6309" y="319"/>
                            <a:chExt cx="2303" cy="2068"/>
                          </a:xfrm>
                        </wpg:grpSpPr>
                        <pic:pic xmlns:pic="http://schemas.openxmlformats.org/drawingml/2006/picture">
                          <pic:nvPicPr>
                            <pic:cNvPr id="498" name="docshape44"/>
                            <pic:cNvPicPr>
                              <a:picLocks/>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6560" y="391"/>
                              <a:ext cx="1785" cy="1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9" name="docshape45"/>
                          <wps:cNvSpPr>
                            <a:spLocks/>
                          </wps:cNvSpPr>
                          <wps:spPr bwMode="auto">
                            <a:xfrm>
                              <a:off x="6326" y="782"/>
                              <a:ext cx="842" cy="1078"/>
                            </a:xfrm>
                            <a:custGeom>
                              <a:avLst/>
                              <a:gdLst>
                                <a:gd name="T0" fmla="+- 0 7168 6326"/>
                                <a:gd name="T1" fmla="*/ T0 w 842"/>
                                <a:gd name="T2" fmla="+- 0 1861 783"/>
                                <a:gd name="T3" fmla="*/ 1861 h 1078"/>
                                <a:gd name="T4" fmla="+- 0 7075 6326"/>
                                <a:gd name="T5" fmla="*/ T4 w 842"/>
                                <a:gd name="T6" fmla="+- 0 1850 783"/>
                                <a:gd name="T7" fmla="*/ 1850 h 1078"/>
                                <a:gd name="T8" fmla="+- 0 6986 6326"/>
                                <a:gd name="T9" fmla="*/ T8 w 842"/>
                                <a:gd name="T10" fmla="+- 0 1832 783"/>
                                <a:gd name="T11" fmla="*/ 1832 h 1078"/>
                                <a:gd name="T12" fmla="+- 0 6902 6326"/>
                                <a:gd name="T13" fmla="*/ T12 w 842"/>
                                <a:gd name="T14" fmla="+- 0 1808 783"/>
                                <a:gd name="T15" fmla="*/ 1808 h 1078"/>
                                <a:gd name="T16" fmla="+- 0 6822 6326"/>
                                <a:gd name="T17" fmla="*/ T16 w 842"/>
                                <a:gd name="T18" fmla="+- 0 1779 783"/>
                                <a:gd name="T19" fmla="*/ 1779 h 1078"/>
                                <a:gd name="T20" fmla="+- 0 6748 6326"/>
                                <a:gd name="T21" fmla="*/ T20 w 842"/>
                                <a:gd name="T22" fmla="+- 0 1745 783"/>
                                <a:gd name="T23" fmla="*/ 1745 h 1078"/>
                                <a:gd name="T24" fmla="+- 0 6678 6326"/>
                                <a:gd name="T25" fmla="*/ T24 w 842"/>
                                <a:gd name="T26" fmla="+- 0 1707 783"/>
                                <a:gd name="T27" fmla="*/ 1707 h 1078"/>
                                <a:gd name="T28" fmla="+- 0 6614 6326"/>
                                <a:gd name="T29" fmla="*/ T28 w 842"/>
                                <a:gd name="T30" fmla="+- 0 1664 783"/>
                                <a:gd name="T31" fmla="*/ 1664 h 1078"/>
                                <a:gd name="T32" fmla="+- 0 6556 6326"/>
                                <a:gd name="T33" fmla="*/ T32 w 842"/>
                                <a:gd name="T34" fmla="+- 0 1617 783"/>
                                <a:gd name="T35" fmla="*/ 1617 h 1078"/>
                                <a:gd name="T36" fmla="+- 0 6504 6326"/>
                                <a:gd name="T37" fmla="*/ T36 w 842"/>
                                <a:gd name="T38" fmla="+- 0 1568 783"/>
                                <a:gd name="T39" fmla="*/ 1568 h 1078"/>
                                <a:gd name="T40" fmla="+- 0 6458 6326"/>
                                <a:gd name="T41" fmla="*/ T40 w 842"/>
                                <a:gd name="T42" fmla="+- 0 1515 783"/>
                                <a:gd name="T43" fmla="*/ 1515 h 1078"/>
                                <a:gd name="T44" fmla="+- 0 6418 6326"/>
                                <a:gd name="T45" fmla="*/ T44 w 842"/>
                                <a:gd name="T46" fmla="+- 0 1460 783"/>
                                <a:gd name="T47" fmla="*/ 1460 h 1078"/>
                                <a:gd name="T48" fmla="+- 0 6385 6326"/>
                                <a:gd name="T49" fmla="*/ T48 w 842"/>
                                <a:gd name="T50" fmla="+- 0 1404 783"/>
                                <a:gd name="T51" fmla="*/ 1404 h 1078"/>
                                <a:gd name="T52" fmla="+- 0 6359 6326"/>
                                <a:gd name="T53" fmla="*/ T52 w 842"/>
                                <a:gd name="T54" fmla="+- 0 1346 783"/>
                                <a:gd name="T55" fmla="*/ 1346 h 1078"/>
                                <a:gd name="T56" fmla="+- 0 6341 6326"/>
                                <a:gd name="T57" fmla="*/ T56 w 842"/>
                                <a:gd name="T58" fmla="+- 0 1287 783"/>
                                <a:gd name="T59" fmla="*/ 1287 h 1078"/>
                                <a:gd name="T60" fmla="+- 0 6330 6326"/>
                                <a:gd name="T61" fmla="*/ T60 w 842"/>
                                <a:gd name="T62" fmla="+- 0 1227 783"/>
                                <a:gd name="T63" fmla="*/ 1227 h 1078"/>
                                <a:gd name="T64" fmla="+- 0 6326 6326"/>
                                <a:gd name="T65" fmla="*/ T64 w 842"/>
                                <a:gd name="T66" fmla="+- 0 1168 783"/>
                                <a:gd name="T67" fmla="*/ 1168 h 1078"/>
                                <a:gd name="T68" fmla="+- 0 6335 6326"/>
                                <a:gd name="T69" fmla="*/ T68 w 842"/>
                                <a:gd name="T70" fmla="+- 0 1087 783"/>
                                <a:gd name="T71" fmla="*/ 1087 h 1078"/>
                                <a:gd name="T72" fmla="+- 0 6357 6326"/>
                                <a:gd name="T73" fmla="*/ T72 w 842"/>
                                <a:gd name="T74" fmla="+- 0 1011 783"/>
                                <a:gd name="T75" fmla="*/ 1011 h 1078"/>
                                <a:gd name="T76" fmla="+- 0 6388 6326"/>
                                <a:gd name="T77" fmla="*/ T76 w 842"/>
                                <a:gd name="T78" fmla="+- 0 943 783"/>
                                <a:gd name="T79" fmla="*/ 943 h 1078"/>
                                <a:gd name="T80" fmla="+- 0 6425 6326"/>
                                <a:gd name="T81" fmla="*/ T80 w 842"/>
                                <a:gd name="T82" fmla="+- 0 881 783"/>
                                <a:gd name="T83" fmla="*/ 881 h 1078"/>
                                <a:gd name="T84" fmla="+- 0 6466 6326"/>
                                <a:gd name="T85" fmla="*/ T84 w 842"/>
                                <a:gd name="T86" fmla="+- 0 828 783"/>
                                <a:gd name="T87" fmla="*/ 828 h 1078"/>
                                <a:gd name="T88" fmla="+- 0 6506 6326"/>
                                <a:gd name="T89" fmla="*/ T88 w 842"/>
                                <a:gd name="T90" fmla="+- 0 783 783"/>
                                <a:gd name="T91" fmla="*/ 783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842" h="1078">
                                  <a:moveTo>
                                    <a:pt x="842" y="1078"/>
                                  </a:moveTo>
                                  <a:lnTo>
                                    <a:pt x="749" y="1067"/>
                                  </a:lnTo>
                                  <a:lnTo>
                                    <a:pt x="660" y="1049"/>
                                  </a:lnTo>
                                  <a:lnTo>
                                    <a:pt x="576" y="1025"/>
                                  </a:lnTo>
                                  <a:lnTo>
                                    <a:pt x="496" y="996"/>
                                  </a:lnTo>
                                  <a:lnTo>
                                    <a:pt x="422" y="962"/>
                                  </a:lnTo>
                                  <a:lnTo>
                                    <a:pt x="352" y="924"/>
                                  </a:lnTo>
                                  <a:lnTo>
                                    <a:pt x="288" y="881"/>
                                  </a:lnTo>
                                  <a:lnTo>
                                    <a:pt x="230" y="834"/>
                                  </a:lnTo>
                                  <a:lnTo>
                                    <a:pt x="178" y="785"/>
                                  </a:lnTo>
                                  <a:lnTo>
                                    <a:pt x="132" y="732"/>
                                  </a:lnTo>
                                  <a:lnTo>
                                    <a:pt x="92" y="677"/>
                                  </a:lnTo>
                                  <a:lnTo>
                                    <a:pt x="59" y="621"/>
                                  </a:lnTo>
                                  <a:lnTo>
                                    <a:pt x="33" y="563"/>
                                  </a:lnTo>
                                  <a:lnTo>
                                    <a:pt x="15" y="504"/>
                                  </a:lnTo>
                                  <a:lnTo>
                                    <a:pt x="4" y="444"/>
                                  </a:lnTo>
                                  <a:lnTo>
                                    <a:pt x="0" y="385"/>
                                  </a:lnTo>
                                  <a:lnTo>
                                    <a:pt x="9" y="304"/>
                                  </a:lnTo>
                                  <a:lnTo>
                                    <a:pt x="31" y="228"/>
                                  </a:lnTo>
                                  <a:lnTo>
                                    <a:pt x="62" y="160"/>
                                  </a:lnTo>
                                  <a:lnTo>
                                    <a:pt x="99" y="98"/>
                                  </a:lnTo>
                                  <a:lnTo>
                                    <a:pt x="140" y="45"/>
                                  </a:lnTo>
                                  <a:lnTo>
                                    <a:pt x="180" y="0"/>
                                  </a:lnTo>
                                </a:path>
                              </a:pathLst>
                            </a:custGeom>
                            <a:noFill/>
                            <a:ln w="21772">
                              <a:solidFill>
                                <a:srgbClr val="2AABE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0" name="docshape46"/>
                          <wps:cNvSpPr>
                            <a:spLocks/>
                          </wps:cNvSpPr>
                          <wps:spPr bwMode="auto">
                            <a:xfrm>
                              <a:off x="6428" y="713"/>
                              <a:ext cx="153" cy="150"/>
                            </a:xfrm>
                            <a:custGeom>
                              <a:avLst/>
                              <a:gdLst>
                                <a:gd name="T0" fmla="+- 0 6581 6428"/>
                                <a:gd name="T1" fmla="*/ T0 w 153"/>
                                <a:gd name="T2" fmla="+- 0 713 713"/>
                                <a:gd name="T3" fmla="*/ 713 h 150"/>
                                <a:gd name="T4" fmla="+- 0 6428 6428"/>
                                <a:gd name="T5" fmla="*/ T4 w 153"/>
                                <a:gd name="T6" fmla="+- 0 771 713"/>
                                <a:gd name="T7" fmla="*/ 771 h 150"/>
                                <a:gd name="T8" fmla="+- 0 6492 6428"/>
                                <a:gd name="T9" fmla="*/ T8 w 153"/>
                                <a:gd name="T10" fmla="+- 0 799 713"/>
                                <a:gd name="T11" fmla="*/ 799 h 150"/>
                                <a:gd name="T12" fmla="+- 0 6516 6428"/>
                                <a:gd name="T13" fmla="*/ T12 w 153"/>
                                <a:gd name="T14" fmla="+- 0 863 713"/>
                                <a:gd name="T15" fmla="*/ 863 h 150"/>
                                <a:gd name="T16" fmla="+- 0 6581 6428"/>
                                <a:gd name="T17" fmla="*/ T16 w 153"/>
                                <a:gd name="T18" fmla="+- 0 713 713"/>
                                <a:gd name="T19" fmla="*/ 713 h 150"/>
                              </a:gdLst>
                              <a:ahLst/>
                              <a:cxnLst>
                                <a:cxn ang="0">
                                  <a:pos x="T1" y="T3"/>
                                </a:cxn>
                                <a:cxn ang="0">
                                  <a:pos x="T5" y="T7"/>
                                </a:cxn>
                                <a:cxn ang="0">
                                  <a:pos x="T9" y="T11"/>
                                </a:cxn>
                                <a:cxn ang="0">
                                  <a:pos x="T13" y="T15"/>
                                </a:cxn>
                                <a:cxn ang="0">
                                  <a:pos x="T17" y="T19"/>
                                </a:cxn>
                              </a:cxnLst>
                              <a:rect l="0" t="0" r="r" b="b"/>
                              <a:pathLst>
                                <a:path w="153" h="150">
                                  <a:moveTo>
                                    <a:pt x="153" y="0"/>
                                  </a:moveTo>
                                  <a:lnTo>
                                    <a:pt x="0" y="58"/>
                                  </a:lnTo>
                                  <a:lnTo>
                                    <a:pt x="64" y="86"/>
                                  </a:lnTo>
                                  <a:lnTo>
                                    <a:pt x="88" y="150"/>
                                  </a:lnTo>
                                  <a:lnTo>
                                    <a:pt x="153" y="0"/>
                                  </a:lnTo>
                                  <a:close/>
                                </a:path>
                              </a:pathLst>
                            </a:custGeom>
                            <a:solidFill>
                              <a:srgbClr val="2AABE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1" name="docshape47"/>
                            <pic:cNvPicPr>
                              <a:picLocks/>
                            </pic:cNvPicPr>
                          </pic:nvPicPr>
                          <pic:blipFill>
                            <a:blip r:embed="rId40">
                              <a:extLst>
                                <a:ext uri="{28A0092B-C50C-407E-A947-70E740481C1C}">
                                  <a14:useLocalDpi xmlns:a14="http://schemas.microsoft.com/office/drawing/2010/main" val="0"/>
                                </a:ext>
                              </a:extLst>
                            </a:blip>
                            <a:srcRect/>
                            <a:stretch>
                              <a:fillRect/>
                            </a:stretch>
                          </pic:blipFill>
                          <pic:spPr bwMode="auto">
                            <a:xfrm>
                              <a:off x="6529" y="319"/>
                              <a:ext cx="258" cy="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2" name="docshape48"/>
                            <pic:cNvPicPr>
                              <a:picLocks/>
                            </pic:cNvPicPr>
                          </pic:nvPicPr>
                          <pic:blipFill>
                            <a:blip r:embed="rId41">
                              <a:extLst>
                                <a:ext uri="{28A0092B-C50C-407E-A947-70E740481C1C}">
                                  <a14:useLocalDpi xmlns:a14="http://schemas.microsoft.com/office/drawing/2010/main" val="0"/>
                                </a:ext>
                              </a:extLst>
                            </a:blip>
                            <a:srcRect/>
                            <a:stretch>
                              <a:fillRect/>
                            </a:stretch>
                          </pic:blipFill>
                          <pic:spPr bwMode="auto">
                            <a:xfrm>
                              <a:off x="7112" y="736"/>
                              <a:ext cx="118" cy="2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3" name="docshape49"/>
                            <pic:cNvPicPr>
                              <a:picLocks/>
                            </pic:cNvPicPr>
                          </pic:nvPicPr>
                          <pic:blipFill>
                            <a:blip r:embed="rId42">
                              <a:extLst>
                                <a:ext uri="{28A0092B-C50C-407E-A947-70E740481C1C}">
                                  <a14:useLocalDpi xmlns:a14="http://schemas.microsoft.com/office/drawing/2010/main" val="0"/>
                                </a:ext>
                              </a:extLst>
                            </a:blip>
                            <a:srcRect/>
                            <a:stretch>
                              <a:fillRect/>
                            </a:stretch>
                          </pic:blipFill>
                          <pic:spPr bwMode="auto">
                            <a:xfrm>
                              <a:off x="7139" y="1502"/>
                              <a:ext cx="152" cy="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4" name="docshape50"/>
                          <wps:cNvSpPr>
                            <a:spLocks/>
                          </wps:cNvSpPr>
                          <wps:spPr bwMode="auto">
                            <a:xfrm>
                              <a:off x="7708" y="787"/>
                              <a:ext cx="887" cy="1073"/>
                            </a:xfrm>
                            <a:custGeom>
                              <a:avLst/>
                              <a:gdLst>
                                <a:gd name="T0" fmla="+- 0 7708 7708"/>
                                <a:gd name="T1" fmla="*/ T0 w 887"/>
                                <a:gd name="T2" fmla="+- 0 1859 787"/>
                                <a:gd name="T3" fmla="*/ 1859 h 1073"/>
                                <a:gd name="T4" fmla="+- 0 7804 7708"/>
                                <a:gd name="T5" fmla="*/ T4 w 887"/>
                                <a:gd name="T6" fmla="+- 0 1852 787"/>
                                <a:gd name="T7" fmla="*/ 1852 h 1073"/>
                                <a:gd name="T8" fmla="+- 0 7896 7708"/>
                                <a:gd name="T9" fmla="*/ T8 w 887"/>
                                <a:gd name="T10" fmla="+- 0 1839 787"/>
                                <a:gd name="T11" fmla="*/ 1839 h 1073"/>
                                <a:gd name="T12" fmla="+- 0 7983 7708"/>
                                <a:gd name="T13" fmla="*/ T12 w 887"/>
                                <a:gd name="T14" fmla="+- 0 1819 787"/>
                                <a:gd name="T15" fmla="*/ 1819 h 1073"/>
                                <a:gd name="T16" fmla="+- 0 8066 7708"/>
                                <a:gd name="T17" fmla="*/ T16 w 887"/>
                                <a:gd name="T18" fmla="+- 0 1794 787"/>
                                <a:gd name="T19" fmla="*/ 1794 h 1073"/>
                                <a:gd name="T20" fmla="+- 0 8143 7708"/>
                                <a:gd name="T21" fmla="*/ T20 w 887"/>
                                <a:gd name="T22" fmla="+- 0 1763 787"/>
                                <a:gd name="T23" fmla="*/ 1763 h 1073"/>
                                <a:gd name="T24" fmla="+- 0 8215 7708"/>
                                <a:gd name="T25" fmla="*/ T24 w 887"/>
                                <a:gd name="T26" fmla="+- 0 1728 787"/>
                                <a:gd name="T27" fmla="*/ 1728 h 1073"/>
                                <a:gd name="T28" fmla="+- 0 8281 7708"/>
                                <a:gd name="T29" fmla="*/ T28 w 887"/>
                                <a:gd name="T30" fmla="+- 0 1689 787"/>
                                <a:gd name="T31" fmla="*/ 1689 h 1073"/>
                                <a:gd name="T32" fmla="+- 0 8342 7708"/>
                                <a:gd name="T33" fmla="*/ T32 w 887"/>
                                <a:gd name="T34" fmla="+- 0 1645 787"/>
                                <a:gd name="T35" fmla="*/ 1645 h 1073"/>
                                <a:gd name="T36" fmla="+- 0 8397 7708"/>
                                <a:gd name="T37" fmla="*/ T36 w 887"/>
                                <a:gd name="T38" fmla="+- 0 1599 787"/>
                                <a:gd name="T39" fmla="*/ 1599 h 1073"/>
                                <a:gd name="T40" fmla="+- 0 8445 7708"/>
                                <a:gd name="T41" fmla="*/ T40 w 887"/>
                                <a:gd name="T42" fmla="+- 0 1549 787"/>
                                <a:gd name="T43" fmla="*/ 1549 h 1073"/>
                                <a:gd name="T44" fmla="+- 0 8487 7708"/>
                                <a:gd name="T45" fmla="*/ T44 w 887"/>
                                <a:gd name="T46" fmla="+- 0 1497 787"/>
                                <a:gd name="T47" fmla="*/ 1497 h 1073"/>
                                <a:gd name="T48" fmla="+- 0 8523 7708"/>
                                <a:gd name="T49" fmla="*/ T48 w 887"/>
                                <a:gd name="T50" fmla="+- 0 1443 787"/>
                                <a:gd name="T51" fmla="*/ 1443 h 1073"/>
                                <a:gd name="T52" fmla="+- 0 8552 7708"/>
                                <a:gd name="T53" fmla="*/ T52 w 887"/>
                                <a:gd name="T54" fmla="+- 0 1388 787"/>
                                <a:gd name="T55" fmla="*/ 1388 h 1073"/>
                                <a:gd name="T56" fmla="+- 0 8573 7708"/>
                                <a:gd name="T57" fmla="*/ T56 w 887"/>
                                <a:gd name="T58" fmla="+- 0 1332 787"/>
                                <a:gd name="T59" fmla="*/ 1332 h 1073"/>
                                <a:gd name="T60" fmla="+- 0 8595 7708"/>
                                <a:gd name="T61" fmla="*/ T60 w 887"/>
                                <a:gd name="T62" fmla="+- 0 1217 787"/>
                                <a:gd name="T63" fmla="*/ 1217 h 1073"/>
                                <a:gd name="T64" fmla="+- 0 8591 7708"/>
                                <a:gd name="T65" fmla="*/ T64 w 887"/>
                                <a:gd name="T66" fmla="+- 0 1130 787"/>
                                <a:gd name="T67" fmla="*/ 1130 h 1073"/>
                                <a:gd name="T68" fmla="+- 0 8573 7708"/>
                                <a:gd name="T69" fmla="*/ T68 w 887"/>
                                <a:gd name="T70" fmla="+- 0 1048 787"/>
                                <a:gd name="T71" fmla="*/ 1048 h 1073"/>
                                <a:gd name="T72" fmla="+- 0 8544 7708"/>
                                <a:gd name="T73" fmla="*/ T72 w 887"/>
                                <a:gd name="T74" fmla="+- 0 971 787"/>
                                <a:gd name="T75" fmla="*/ 971 h 1073"/>
                                <a:gd name="T76" fmla="+- 0 8507 7708"/>
                                <a:gd name="T77" fmla="*/ T76 w 887"/>
                                <a:gd name="T78" fmla="+- 0 901 787"/>
                                <a:gd name="T79" fmla="*/ 901 h 1073"/>
                                <a:gd name="T80" fmla="+- 0 8468 7708"/>
                                <a:gd name="T81" fmla="*/ T80 w 887"/>
                                <a:gd name="T82" fmla="+- 0 840 787"/>
                                <a:gd name="T83" fmla="*/ 840 h 1073"/>
                                <a:gd name="T84" fmla="+- 0 8428 7708"/>
                                <a:gd name="T85" fmla="*/ T84 w 887"/>
                                <a:gd name="T86" fmla="+- 0 787 787"/>
                                <a:gd name="T87" fmla="*/ 787 h 10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887" h="1073">
                                  <a:moveTo>
                                    <a:pt x="0" y="1072"/>
                                  </a:moveTo>
                                  <a:lnTo>
                                    <a:pt x="96" y="1065"/>
                                  </a:lnTo>
                                  <a:lnTo>
                                    <a:pt x="188" y="1052"/>
                                  </a:lnTo>
                                  <a:lnTo>
                                    <a:pt x="275" y="1032"/>
                                  </a:lnTo>
                                  <a:lnTo>
                                    <a:pt x="358" y="1007"/>
                                  </a:lnTo>
                                  <a:lnTo>
                                    <a:pt x="435" y="976"/>
                                  </a:lnTo>
                                  <a:lnTo>
                                    <a:pt x="507" y="941"/>
                                  </a:lnTo>
                                  <a:lnTo>
                                    <a:pt x="573" y="902"/>
                                  </a:lnTo>
                                  <a:lnTo>
                                    <a:pt x="634" y="858"/>
                                  </a:lnTo>
                                  <a:lnTo>
                                    <a:pt x="689" y="812"/>
                                  </a:lnTo>
                                  <a:lnTo>
                                    <a:pt x="737" y="762"/>
                                  </a:lnTo>
                                  <a:lnTo>
                                    <a:pt x="779" y="710"/>
                                  </a:lnTo>
                                  <a:lnTo>
                                    <a:pt x="815" y="656"/>
                                  </a:lnTo>
                                  <a:lnTo>
                                    <a:pt x="844" y="601"/>
                                  </a:lnTo>
                                  <a:lnTo>
                                    <a:pt x="865" y="545"/>
                                  </a:lnTo>
                                  <a:lnTo>
                                    <a:pt x="887" y="430"/>
                                  </a:lnTo>
                                  <a:lnTo>
                                    <a:pt x="883" y="343"/>
                                  </a:lnTo>
                                  <a:lnTo>
                                    <a:pt x="865" y="261"/>
                                  </a:lnTo>
                                  <a:lnTo>
                                    <a:pt x="836" y="184"/>
                                  </a:lnTo>
                                  <a:lnTo>
                                    <a:pt x="799" y="114"/>
                                  </a:lnTo>
                                  <a:lnTo>
                                    <a:pt x="760" y="53"/>
                                  </a:lnTo>
                                  <a:lnTo>
                                    <a:pt x="720"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5" name="docshape51"/>
                          <wps:cNvSpPr>
                            <a:spLocks/>
                          </wps:cNvSpPr>
                          <wps:spPr bwMode="auto">
                            <a:xfrm>
                              <a:off x="7605" y="710"/>
                              <a:ext cx="902" cy="1211"/>
                            </a:xfrm>
                            <a:custGeom>
                              <a:avLst/>
                              <a:gdLst>
                                <a:gd name="T0" fmla="+- 0 7757 7606"/>
                                <a:gd name="T1" fmla="*/ T0 w 902"/>
                                <a:gd name="T2" fmla="+- 0 1921 710"/>
                                <a:gd name="T3" fmla="*/ 1921 h 1211"/>
                                <a:gd name="T4" fmla="+- 0 7729 7606"/>
                                <a:gd name="T5" fmla="*/ T4 w 902"/>
                                <a:gd name="T6" fmla="+- 0 1858 710"/>
                                <a:gd name="T7" fmla="*/ 1858 h 1211"/>
                                <a:gd name="T8" fmla="+- 0 7756 7606"/>
                                <a:gd name="T9" fmla="*/ T8 w 902"/>
                                <a:gd name="T10" fmla="+- 0 1794 710"/>
                                <a:gd name="T11" fmla="*/ 1794 h 1211"/>
                                <a:gd name="T12" fmla="+- 0 7606 7606"/>
                                <a:gd name="T13" fmla="*/ T12 w 902"/>
                                <a:gd name="T14" fmla="+- 0 1859 710"/>
                                <a:gd name="T15" fmla="*/ 1859 h 1211"/>
                                <a:gd name="T16" fmla="+- 0 7757 7606"/>
                                <a:gd name="T17" fmla="*/ T16 w 902"/>
                                <a:gd name="T18" fmla="+- 0 1921 710"/>
                                <a:gd name="T19" fmla="*/ 1921 h 1211"/>
                                <a:gd name="T20" fmla="+- 0 8507 7606"/>
                                <a:gd name="T21" fmla="*/ T20 w 902"/>
                                <a:gd name="T22" fmla="+- 0 783 710"/>
                                <a:gd name="T23" fmla="*/ 783 h 1211"/>
                                <a:gd name="T24" fmla="+- 0 8360 7606"/>
                                <a:gd name="T25" fmla="*/ T24 w 902"/>
                                <a:gd name="T26" fmla="+- 0 710 710"/>
                                <a:gd name="T27" fmla="*/ 710 h 1211"/>
                                <a:gd name="T28" fmla="+- 0 8411 7606"/>
                                <a:gd name="T29" fmla="*/ T28 w 902"/>
                                <a:gd name="T30" fmla="+- 0 866 710"/>
                                <a:gd name="T31" fmla="*/ 866 h 1211"/>
                                <a:gd name="T32" fmla="+- 0 8441 7606"/>
                                <a:gd name="T33" fmla="*/ T32 w 902"/>
                                <a:gd name="T34" fmla="+- 0 804 710"/>
                                <a:gd name="T35" fmla="*/ 804 h 1211"/>
                                <a:gd name="T36" fmla="+- 0 8507 7606"/>
                                <a:gd name="T37" fmla="*/ T36 w 902"/>
                                <a:gd name="T38" fmla="+- 0 783 710"/>
                                <a:gd name="T39" fmla="*/ 783 h 12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02" h="1211">
                                  <a:moveTo>
                                    <a:pt x="151" y="1211"/>
                                  </a:moveTo>
                                  <a:lnTo>
                                    <a:pt x="123" y="1148"/>
                                  </a:lnTo>
                                  <a:lnTo>
                                    <a:pt x="150" y="1084"/>
                                  </a:lnTo>
                                  <a:lnTo>
                                    <a:pt x="0" y="1149"/>
                                  </a:lnTo>
                                  <a:lnTo>
                                    <a:pt x="151" y="1211"/>
                                  </a:lnTo>
                                  <a:close/>
                                  <a:moveTo>
                                    <a:pt x="901" y="73"/>
                                  </a:moveTo>
                                  <a:lnTo>
                                    <a:pt x="754" y="0"/>
                                  </a:lnTo>
                                  <a:lnTo>
                                    <a:pt x="805" y="156"/>
                                  </a:lnTo>
                                  <a:lnTo>
                                    <a:pt x="835" y="94"/>
                                  </a:lnTo>
                                  <a:lnTo>
                                    <a:pt x="901" y="73"/>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06" name="docshape52"/>
                            <pic:cNvPicPr>
                              <a:picLocks/>
                            </pic:cNvPicPr>
                          </pic:nvPicPr>
                          <pic:blipFill>
                            <a:blip r:embed="rId43">
                              <a:extLst>
                                <a:ext uri="{28A0092B-C50C-407E-A947-70E740481C1C}">
                                  <a14:useLocalDpi xmlns:a14="http://schemas.microsoft.com/office/drawing/2010/main" val="0"/>
                                </a:ext>
                              </a:extLst>
                            </a:blip>
                            <a:srcRect/>
                            <a:stretch>
                              <a:fillRect/>
                            </a:stretch>
                          </pic:blipFill>
                          <pic:spPr bwMode="auto">
                            <a:xfrm>
                              <a:off x="7341" y="2189"/>
                              <a:ext cx="406" cy="1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7" name="docshape53"/>
                          <wps:cNvSpPr>
                            <a:spLocks/>
                          </wps:cNvSpPr>
                          <wps:spPr bwMode="auto">
                            <a:xfrm>
                              <a:off x="7297" y="834"/>
                              <a:ext cx="583" cy="1023"/>
                            </a:xfrm>
                            <a:custGeom>
                              <a:avLst/>
                              <a:gdLst>
                                <a:gd name="T0" fmla="+- 0 7297 7297"/>
                                <a:gd name="T1" fmla="*/ T0 w 583"/>
                                <a:gd name="T2" fmla="+- 0 1857 834"/>
                                <a:gd name="T3" fmla="*/ 1857 h 1023"/>
                                <a:gd name="T4" fmla="+- 0 7335 7297"/>
                                <a:gd name="T5" fmla="*/ T4 w 583"/>
                                <a:gd name="T6" fmla="+- 0 1791 834"/>
                                <a:gd name="T7" fmla="*/ 1791 h 1023"/>
                                <a:gd name="T8" fmla="+- 0 7365 7297"/>
                                <a:gd name="T9" fmla="*/ T8 w 583"/>
                                <a:gd name="T10" fmla="+- 0 1737 834"/>
                                <a:gd name="T11" fmla="*/ 1737 h 1023"/>
                                <a:gd name="T12" fmla="+- 0 7402 7297"/>
                                <a:gd name="T13" fmla="*/ T12 w 583"/>
                                <a:gd name="T14" fmla="+- 0 1672 834"/>
                                <a:gd name="T15" fmla="*/ 1672 h 1023"/>
                                <a:gd name="T16" fmla="+- 0 7446 7297"/>
                                <a:gd name="T17" fmla="*/ T16 w 583"/>
                                <a:gd name="T18" fmla="+- 0 1596 834"/>
                                <a:gd name="T19" fmla="*/ 1596 h 1023"/>
                                <a:gd name="T20" fmla="+- 0 7493 7297"/>
                                <a:gd name="T21" fmla="*/ T20 w 583"/>
                                <a:gd name="T22" fmla="+- 0 1512 834"/>
                                <a:gd name="T23" fmla="*/ 1512 h 1023"/>
                                <a:gd name="T24" fmla="+- 0 7544 7297"/>
                                <a:gd name="T25" fmla="*/ T24 w 583"/>
                                <a:gd name="T26" fmla="+- 0 1423 834"/>
                                <a:gd name="T27" fmla="*/ 1423 h 1023"/>
                                <a:gd name="T28" fmla="+- 0 7597 7297"/>
                                <a:gd name="T29" fmla="*/ T28 w 583"/>
                                <a:gd name="T30" fmla="+- 0 1330 834"/>
                                <a:gd name="T31" fmla="*/ 1330 h 1023"/>
                                <a:gd name="T32" fmla="+- 0 7651 7297"/>
                                <a:gd name="T33" fmla="*/ T32 w 583"/>
                                <a:gd name="T34" fmla="+- 0 1235 834"/>
                                <a:gd name="T35" fmla="*/ 1235 h 1023"/>
                                <a:gd name="T36" fmla="+- 0 7696 7297"/>
                                <a:gd name="T37" fmla="*/ T36 w 583"/>
                                <a:gd name="T38" fmla="+- 0 1156 834"/>
                                <a:gd name="T39" fmla="*/ 1156 h 1023"/>
                                <a:gd name="T40" fmla="+- 0 7739 7297"/>
                                <a:gd name="T41" fmla="*/ T40 w 583"/>
                                <a:gd name="T42" fmla="+- 0 1080 834"/>
                                <a:gd name="T43" fmla="*/ 1080 h 1023"/>
                                <a:gd name="T44" fmla="+- 0 7780 7297"/>
                                <a:gd name="T45" fmla="*/ T44 w 583"/>
                                <a:gd name="T46" fmla="+- 0 1009 834"/>
                                <a:gd name="T47" fmla="*/ 1009 h 1023"/>
                                <a:gd name="T48" fmla="+- 0 7817 7297"/>
                                <a:gd name="T49" fmla="*/ T48 w 583"/>
                                <a:gd name="T50" fmla="+- 0 944 834"/>
                                <a:gd name="T51" fmla="*/ 944 h 1023"/>
                                <a:gd name="T52" fmla="+- 0 7850 7297"/>
                                <a:gd name="T53" fmla="*/ T52 w 583"/>
                                <a:gd name="T54" fmla="+- 0 885 834"/>
                                <a:gd name="T55" fmla="*/ 885 h 1023"/>
                                <a:gd name="T56" fmla="+- 0 7879 7297"/>
                                <a:gd name="T57" fmla="*/ T56 w 583"/>
                                <a:gd name="T58" fmla="+- 0 834 834"/>
                                <a:gd name="T59" fmla="*/ 834 h 102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Lst>
                              <a:rect l="0" t="0" r="r" b="b"/>
                              <a:pathLst>
                                <a:path w="583" h="1023">
                                  <a:moveTo>
                                    <a:pt x="0" y="1023"/>
                                  </a:moveTo>
                                  <a:lnTo>
                                    <a:pt x="38" y="957"/>
                                  </a:lnTo>
                                  <a:lnTo>
                                    <a:pt x="68" y="903"/>
                                  </a:lnTo>
                                  <a:lnTo>
                                    <a:pt x="105" y="838"/>
                                  </a:lnTo>
                                  <a:lnTo>
                                    <a:pt x="149" y="762"/>
                                  </a:lnTo>
                                  <a:lnTo>
                                    <a:pt x="196" y="678"/>
                                  </a:lnTo>
                                  <a:lnTo>
                                    <a:pt x="247" y="589"/>
                                  </a:lnTo>
                                  <a:lnTo>
                                    <a:pt x="300" y="496"/>
                                  </a:lnTo>
                                  <a:lnTo>
                                    <a:pt x="354" y="401"/>
                                  </a:lnTo>
                                  <a:lnTo>
                                    <a:pt x="399" y="322"/>
                                  </a:lnTo>
                                  <a:lnTo>
                                    <a:pt x="442" y="246"/>
                                  </a:lnTo>
                                  <a:lnTo>
                                    <a:pt x="483" y="175"/>
                                  </a:lnTo>
                                  <a:lnTo>
                                    <a:pt x="520" y="110"/>
                                  </a:lnTo>
                                  <a:lnTo>
                                    <a:pt x="553" y="51"/>
                                  </a:lnTo>
                                  <a:lnTo>
                                    <a:pt x="582" y="0"/>
                                  </a:lnTo>
                                </a:path>
                              </a:pathLst>
                            </a:custGeom>
                            <a:noFill/>
                            <a:ln w="21772">
                              <a:solidFill>
                                <a:srgbClr val="00A14B"/>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8" name="docshape54"/>
                          <wps:cNvSpPr>
                            <a:spLocks/>
                          </wps:cNvSpPr>
                          <wps:spPr bwMode="auto">
                            <a:xfrm>
                              <a:off x="7800" y="745"/>
                              <a:ext cx="130" cy="163"/>
                            </a:xfrm>
                            <a:custGeom>
                              <a:avLst/>
                              <a:gdLst>
                                <a:gd name="T0" fmla="+- 0 7930 7800"/>
                                <a:gd name="T1" fmla="*/ T0 w 130"/>
                                <a:gd name="T2" fmla="+- 0 745 745"/>
                                <a:gd name="T3" fmla="*/ 745 h 163"/>
                                <a:gd name="T4" fmla="+- 0 7800 7800"/>
                                <a:gd name="T5" fmla="*/ T4 w 130"/>
                                <a:gd name="T6" fmla="+- 0 845 745"/>
                                <a:gd name="T7" fmla="*/ 845 h 163"/>
                                <a:gd name="T8" fmla="+- 0 7869 7800"/>
                                <a:gd name="T9" fmla="*/ T8 w 130"/>
                                <a:gd name="T10" fmla="+- 0 853 745"/>
                                <a:gd name="T11" fmla="*/ 853 h 163"/>
                                <a:gd name="T12" fmla="+- 0 7911 7800"/>
                                <a:gd name="T13" fmla="*/ T12 w 130"/>
                                <a:gd name="T14" fmla="+- 0 908 745"/>
                                <a:gd name="T15" fmla="*/ 908 h 163"/>
                                <a:gd name="T16" fmla="+- 0 7930 7800"/>
                                <a:gd name="T17" fmla="*/ T16 w 130"/>
                                <a:gd name="T18" fmla="+- 0 745 745"/>
                                <a:gd name="T19" fmla="*/ 745 h 163"/>
                              </a:gdLst>
                              <a:ahLst/>
                              <a:cxnLst>
                                <a:cxn ang="0">
                                  <a:pos x="T1" y="T3"/>
                                </a:cxn>
                                <a:cxn ang="0">
                                  <a:pos x="T5" y="T7"/>
                                </a:cxn>
                                <a:cxn ang="0">
                                  <a:pos x="T9" y="T11"/>
                                </a:cxn>
                                <a:cxn ang="0">
                                  <a:pos x="T13" y="T15"/>
                                </a:cxn>
                                <a:cxn ang="0">
                                  <a:pos x="T17" y="T19"/>
                                </a:cxn>
                              </a:cxnLst>
                              <a:rect l="0" t="0" r="r" b="b"/>
                              <a:pathLst>
                                <a:path w="130" h="163">
                                  <a:moveTo>
                                    <a:pt x="130" y="0"/>
                                  </a:moveTo>
                                  <a:lnTo>
                                    <a:pt x="0" y="100"/>
                                  </a:lnTo>
                                  <a:lnTo>
                                    <a:pt x="69" y="108"/>
                                  </a:lnTo>
                                  <a:lnTo>
                                    <a:pt x="111" y="163"/>
                                  </a:lnTo>
                                  <a:lnTo>
                                    <a:pt x="130" y="0"/>
                                  </a:lnTo>
                                  <a:close/>
                                </a:path>
                              </a:pathLst>
                            </a:custGeom>
                            <a:solidFill>
                              <a:srgbClr val="00A14B"/>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C8B40D" id="docshapegroup43" o:spid="_x0000_s1026" style="position:absolute;margin-left:315.45pt;margin-top:15.95pt;width:115.15pt;height:103.4pt;z-index:-15725568;mso-wrap-distance-left:0;mso-wrap-distance-right:0;mso-position-horizontal-relative:page" coordorigin="6309,319" coordsize="2303,2068" o:gfxdata="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">
                  <v:shape id="docshape44" o:spid="_x0000_s1027" type="#_x0000_t75" style="position:absolute;left:6560;top:391;width:1785;height:18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">
                    <v:imagedata r:id="rId44" o:title=""/>
                    <v:path arrowok="t"/>
                    <o:lock v:ext="edit" aspectratio="f"/>
                  </v:shape>
                  <v:shape id="docshape45" o:spid="_x0000_s1028" style="position:absolute;left:6326;top:782;width:842;height:1078;visibility:visible;mso-wrap-style:square;v-text-anchor:top" coordsize="842,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" path="m842,1078r-93,-11l660,1049r-84,-24l496,996,422,962,352,924,288,881,230,834,178,785,132,732,92,677,59,621,33,563,15,504,4,444,,385,9,304,31,228,62,160,99,98,140,45,180,e" filled="f" strokecolor="#2aabe2" strokeweight=".60478mm">
                    <v:path arrowok="t" o:connecttype="custom" o:connectlocs="842,1861;749,1850;660,1832;576,1808;496,1779;422,1745;352,1707;288,1664;230,1617;178,1568;132,1515;92,1460;59,1404;33,1346;15,1287;4,1227;0,1168;9,1087;31,1011;62,943;99,881;140,828;180,783" o:connectangles="0,0,0,0,0,0,0,0,0,0,0,0,0,0,0,0,0,0,0,0,0,0,0"/>
                  </v:shape>
                  <v:shape id="docshape46" o:spid="_x0000_s1029" style="position:absolute;left:6428;top:713;width:153;height:150;visibility:visible;mso-wrap-style:square;v-text-anchor:top" coordsize="153,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" path="m153,l,58,64,86r24,64l153,xe" fillcolor="#2aabe2" stroked="f">
                    <v:path arrowok="t" o:connecttype="custom" o:connectlocs="153,713;0,771;64,799;88,863;153,713" o:connectangles="0,0,0,0,0"/>
                  </v:shape>
                  <v:shape id="docshape47" o:spid="_x0000_s1030" type="#_x0000_t75" style="position:absolute;left:6529;top:319;width:258;height:24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">
                    <v:imagedata r:id="rId45" o:title=""/>
                    <v:path arrowok="t"/>
                    <o:lock v:ext="edit" aspectratio="f"/>
                  </v:shape>
                  <v:shape id="docshape48" o:spid="_x0000_s1031" type="#_x0000_t75" style="position:absolute;left:7112;top:736;width:118;height:24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">
                    <v:imagedata r:id="rId46" o:title=""/>
                    <v:path arrowok="t"/>
                    <o:lock v:ext="edit" aspectratio="f"/>
                  </v:shape>
                  <v:shape id="docshape49" o:spid="_x0000_s1032" type="#_x0000_t75" style="position:absolute;left:7139;top:1502;width:152;height:37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">
                    <v:imagedata r:id="rId47" o:title=""/>
                    <v:path arrowok="t"/>
                    <o:lock v:ext="edit" aspectratio="f"/>
                  </v:shape>
                  <v:shape id="docshape50" o:spid="_x0000_s1033" style="position:absolute;left:7708;top:787;width:887;height:1073;visibility:visible;mso-wrap-style:square;v-text-anchor:top" coordsize="887,10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" path="m,1072r96,-7l188,1052r87,-20l358,1007r77,-31l507,941r66,-39l634,858r55,-46l737,762r42,-52l815,656r29,-55l865,545,887,430r-4,-87l865,261,836,184,799,114,760,53,720,e" filled="f" strokecolor="#00a14b" strokeweight=".60478mm">
                    <v:path arrowok="t" o:connecttype="custom" o:connectlocs="0,1859;96,1852;188,1839;275,1819;358,1794;435,1763;507,1728;573,1689;634,1645;689,1599;737,1549;779,1497;815,1443;844,1388;865,1332;887,1217;883,1130;865,1048;836,971;799,901;760,840;720,787" o:connectangles="0,0,0,0,0,0,0,0,0,0,0,0,0,0,0,0,0,0,0,0,0,0"/>
                  </v:shape>
                  <v:shape id="docshape51" o:spid="_x0000_s1034" style="position:absolute;left:7605;top:710;width:902;height:1211;visibility:visible;mso-wrap-style:square;v-text-anchor:top" coordsize="902,12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" path="m151,1211r-28,-63l150,1084,,1149r151,62xm901,73l754,r51,156l835,94,901,73xe" fillcolor="#00a14b" stroked="f">
                    <v:path arrowok="t" o:connecttype="custom" o:connectlocs="151,1921;123,1858;150,1794;0,1859;151,1921;901,783;754,710;805,866;835,804;901,783" o:connectangles="0,0,0,0,0,0,0,0,0,0"/>
                  </v:shape>
                  <v:shape id="docshape52" o:spid="_x0000_s1035" type="#_x0000_t75" style="position:absolute;left:7341;top:2189;width:406;height:1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">
                    <v:imagedata r:id="rId48" o:title=""/>
                    <v:path arrowok="t"/>
                    <o:lock v:ext="edit" aspectratio="f"/>
                  </v:shape>
                  <v:shape id="docshape53" o:spid="_x0000_s1036" style="position:absolute;left:7297;top:834;width:583;height:1023;visibility:visible;mso-wrap-style:square;v-text-anchor:top" coordsize="583,10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" path="m,1023l38,957,68,903r37,-65l149,762r47,-84l247,589r53,-93l354,401r45,-79l442,246r41,-71l520,110,553,51,582,e" filled="f" strokecolor="#00a14b" strokeweight=".60478mm">
                    <v:path arrowok="t" o:connecttype="custom" o:connectlocs="0,1857;38,1791;68,1737;105,1672;149,1596;196,1512;247,1423;300,1330;354,1235;399,1156;442,1080;483,1009;520,944;553,885;582,834" o:connectangles="0,0,0,0,0,0,0,0,0,0,0,0,0,0,0"/>
                  </v:shape>
                  <v:shape id="docshape54" o:spid="_x0000_s1037" style="position:absolute;left:7800;top:745;width:130;height:163;visibility:visible;mso-wrap-style:square;v-text-anchor:top" coordsize="130,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" path="m130,l,100r69,8l111,163,130,xe" fillcolor="#00a14b" stroked="f">
                    <v:path arrowok="t" o:connecttype="custom" o:connectlocs="130,745;0,845;69,853;111,908;130,745" o:connectangles="0,0,0,0,0"/>
                  </v:shape>
                  <w10:wrap type="topAndBottom" anchorx="page"/>
                </v:group>
              </w:pict>
            </mc:Fallback>
          </mc:AlternateContent>
        </w:r>
      </w:ins>
    </w:p>
    <w:p w14:paraId="20B5E9AB" w14:textId="77777777" w:rsidR="00A529FC" w:rsidRDefault="00000000">
      <w:pPr>
        <w:tabs>
          <w:tab w:val="left" w:pos="2591"/>
        </w:tabs>
        <w:spacing w:before="33"/>
        <w:ind w:right="350"/>
        <w:jc w:val="center"/>
        <w:rPr>
          <w:rFonts w:ascii="Tahoma"/>
          <w:b/>
          <w:sz w:val="16"/>
        </w:rPr>
      </w:pPr>
      <w:r>
        <w:rPr>
          <w:rFonts w:ascii="Tahoma"/>
          <w:b/>
          <w:color w:val="231F20"/>
          <w:w w:val="95"/>
          <w:sz w:val="16"/>
        </w:rPr>
        <w:t>Third</w:t>
      </w:r>
      <w:r>
        <w:rPr>
          <w:rFonts w:ascii="Tahoma"/>
          <w:b/>
          <w:color w:val="231F20"/>
          <w:spacing w:val="-3"/>
          <w:w w:val="95"/>
          <w:sz w:val="16"/>
        </w:rPr>
        <w:t xml:space="preserve"> </w:t>
      </w:r>
      <w:r>
        <w:rPr>
          <w:rFonts w:ascii="Tahoma"/>
          <w:b/>
          <w:color w:val="231F20"/>
          <w:spacing w:val="-2"/>
          <w:sz w:val="16"/>
        </w:rPr>
        <w:t>Quarter</w:t>
      </w:r>
      <w:r>
        <w:rPr>
          <w:rFonts w:ascii="Tahoma"/>
          <w:b/>
          <w:color w:val="231F20"/>
          <w:sz w:val="16"/>
        </w:rPr>
        <w:tab/>
      </w:r>
      <w:r>
        <w:rPr>
          <w:rFonts w:ascii="Tahoma"/>
          <w:b/>
          <w:color w:val="231F20"/>
          <w:w w:val="95"/>
          <w:sz w:val="16"/>
        </w:rPr>
        <w:t>Fourth</w:t>
      </w:r>
      <w:r>
        <w:rPr>
          <w:rFonts w:ascii="Tahoma"/>
          <w:b/>
          <w:color w:val="231F20"/>
          <w:spacing w:val="-9"/>
          <w:w w:val="95"/>
          <w:sz w:val="16"/>
        </w:rPr>
        <w:t xml:space="preserve"> </w:t>
      </w:r>
      <w:r>
        <w:rPr>
          <w:rFonts w:ascii="Tahoma"/>
          <w:b/>
          <w:color w:val="231F20"/>
          <w:spacing w:val="-2"/>
          <w:sz w:val="16"/>
        </w:rPr>
        <w:t>Quarter</w:t>
      </w:r>
    </w:p>
    <w:p w14:paraId="7DD20183" w14:textId="77777777" w:rsidR="00A529FC" w:rsidRDefault="00A529FC">
      <w:pPr>
        <w:pStyle w:val="BodyText"/>
        <w:spacing w:before="8"/>
        <w:rPr>
          <w:rFonts w:ascii="Tahoma"/>
          <w:b/>
          <w:sz w:val="18"/>
        </w:rPr>
      </w:pPr>
    </w:p>
    <w:p w14:paraId="7C90F63F" w14:textId="77777777" w:rsidR="00A529FC" w:rsidRDefault="00000000">
      <w:pPr>
        <w:spacing w:line="252" w:lineRule="auto"/>
        <w:ind w:left="120" w:right="117"/>
        <w:jc w:val="both"/>
        <w:rPr>
          <w:sz w:val="18"/>
        </w:rPr>
      </w:pPr>
      <w:r>
        <w:t>Figure</w:t>
      </w:r>
      <w:r>
        <w:rPr>
          <w:spacing w:val="-8"/>
        </w:rPr>
        <w:t xml:space="preserve"> </w:t>
      </w:r>
      <w:r>
        <w:t xml:space="preserve">1: </w:t>
      </w:r>
      <w:r>
        <w:rPr>
          <w:sz w:val="18"/>
        </w:rPr>
        <w:t>Architecture</w:t>
      </w:r>
      <w:r>
        <w:rPr>
          <w:spacing w:val="-6"/>
          <w:sz w:val="18"/>
        </w:rPr>
        <w:t xml:space="preserve"> </w:t>
      </w:r>
      <w:r>
        <w:rPr>
          <w:sz w:val="18"/>
        </w:rPr>
        <w:t>of</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model. Visual</w:t>
      </w:r>
      <w:r>
        <w:rPr>
          <w:spacing w:val="-6"/>
          <w:sz w:val="18"/>
        </w:rPr>
        <w:t xml:space="preserve"> </w:t>
      </w:r>
      <w:r>
        <w:rPr>
          <w:sz w:val="18"/>
        </w:rPr>
        <w:t>depiction</w:t>
      </w:r>
      <w:r>
        <w:rPr>
          <w:spacing w:val="-6"/>
          <w:sz w:val="18"/>
        </w:rPr>
        <w:t xml:space="preserve"> </w:t>
      </w:r>
      <w:r>
        <w:rPr>
          <w:sz w:val="18"/>
        </w:rPr>
        <w:t>of</w:t>
      </w:r>
      <w:r>
        <w:rPr>
          <w:spacing w:val="-6"/>
          <w:sz w:val="18"/>
        </w:rPr>
        <w:t xml:space="preserve"> </w:t>
      </w:r>
      <w:r>
        <w:rPr>
          <w:sz w:val="18"/>
        </w:rPr>
        <w:t>one</w:t>
      </w:r>
      <w:r>
        <w:rPr>
          <w:spacing w:val="-6"/>
          <w:sz w:val="18"/>
        </w:rPr>
        <w:t xml:space="preserve"> </w:t>
      </w:r>
      <w:r>
        <w:rPr>
          <w:sz w:val="18"/>
        </w:rPr>
        <w:t>full</w:t>
      </w:r>
      <w:r>
        <w:rPr>
          <w:spacing w:val="-6"/>
          <w:sz w:val="18"/>
        </w:rPr>
        <w:t xml:space="preserve"> </w:t>
      </w:r>
      <w:r>
        <w:rPr>
          <w:sz w:val="18"/>
        </w:rPr>
        <w:t>theta-cycle</w:t>
      </w:r>
      <w:r>
        <w:rPr>
          <w:spacing w:val="-6"/>
          <w:sz w:val="18"/>
        </w:rPr>
        <w:t xml:space="preserve"> </w:t>
      </w:r>
      <w:r>
        <w:rPr>
          <w:sz w:val="18"/>
        </w:rPr>
        <w:t>training</w:t>
      </w:r>
      <w:r>
        <w:rPr>
          <w:spacing w:val="-6"/>
          <w:sz w:val="18"/>
        </w:rPr>
        <w:t xml:space="preserve"> </w:t>
      </w:r>
      <w:r>
        <w:rPr>
          <w:sz w:val="18"/>
        </w:rPr>
        <w:t>trial,</w:t>
      </w:r>
      <w:r>
        <w:rPr>
          <w:spacing w:val="-6"/>
          <w:sz w:val="18"/>
        </w:rPr>
        <w:t xml:space="preserve"> </w:t>
      </w:r>
      <w:r>
        <w:rPr>
          <w:sz w:val="18"/>
        </w:rPr>
        <w:t>separated</w:t>
      </w:r>
      <w:r>
        <w:rPr>
          <w:spacing w:val="-6"/>
          <w:sz w:val="18"/>
        </w:rPr>
        <w:t xml:space="preserve"> </w:t>
      </w:r>
      <w:r>
        <w:rPr>
          <w:sz w:val="18"/>
        </w:rPr>
        <w:t>into</w:t>
      </w:r>
      <w:r>
        <w:rPr>
          <w:spacing w:val="-6"/>
          <w:sz w:val="18"/>
        </w:rPr>
        <w:t xml:space="preserve"> </w:t>
      </w:r>
      <w:r>
        <w:rPr>
          <w:sz w:val="18"/>
        </w:rPr>
        <w:t>four</w:t>
      </w:r>
      <w:r>
        <w:rPr>
          <w:spacing w:val="-6"/>
          <w:sz w:val="18"/>
        </w:rPr>
        <w:t xml:space="preserve"> </w:t>
      </w:r>
      <w:r>
        <w:rPr>
          <w:sz w:val="18"/>
        </w:rPr>
        <w:t>different phases</w:t>
      </w:r>
      <w:r>
        <w:rPr>
          <w:spacing w:val="-2"/>
          <w:sz w:val="18"/>
        </w:rPr>
        <w:t xml:space="preserve"> </w:t>
      </w:r>
      <w:r>
        <w:rPr>
          <w:sz w:val="18"/>
        </w:rPr>
        <w:t>within</w:t>
      </w:r>
      <w:r>
        <w:rPr>
          <w:spacing w:val="-2"/>
          <w:sz w:val="18"/>
        </w:rPr>
        <w:t xml:space="preserve"> </w:t>
      </w:r>
      <w:r>
        <w:rPr>
          <w:sz w:val="18"/>
        </w:rPr>
        <w:t>the</w:t>
      </w:r>
      <w:r>
        <w:rPr>
          <w:spacing w:val="-2"/>
          <w:sz w:val="18"/>
        </w:rPr>
        <w:t xml:space="preserve"> </w:t>
      </w:r>
      <w:r>
        <w:rPr>
          <w:sz w:val="18"/>
        </w:rPr>
        <w:t>cycle</w:t>
      </w:r>
      <w:r>
        <w:rPr>
          <w:spacing w:val="-2"/>
          <w:sz w:val="18"/>
        </w:rPr>
        <w:t xml:space="preserve"> </w:t>
      </w:r>
      <w:r>
        <w:rPr>
          <w:sz w:val="18"/>
        </w:rPr>
        <w:t>(i.e.,</w:t>
      </w:r>
      <w:r>
        <w:rPr>
          <w:spacing w:val="-2"/>
          <w:sz w:val="18"/>
        </w:rPr>
        <w:t xml:space="preserve"> </w:t>
      </w:r>
      <w:r>
        <w:rPr>
          <w:sz w:val="18"/>
        </w:rPr>
        <w:t>four</w:t>
      </w:r>
      <w:r>
        <w:rPr>
          <w:spacing w:val="-2"/>
          <w:sz w:val="18"/>
        </w:rPr>
        <w:t xml:space="preserve"> </w:t>
      </w:r>
      <w:r>
        <w:rPr>
          <w:i/>
          <w:sz w:val="18"/>
        </w:rPr>
        <w:t>quarters</w:t>
      </w:r>
      <w:r>
        <w:rPr>
          <w:sz w:val="18"/>
        </w:rPr>
        <w:t>,</w:t>
      </w:r>
      <w:r>
        <w:rPr>
          <w:spacing w:val="-2"/>
          <w:sz w:val="18"/>
        </w:rPr>
        <w:t xml:space="preserve"> </w:t>
      </w:r>
      <w:r>
        <w:rPr>
          <w:sz w:val="18"/>
        </w:rPr>
        <w:t>each</w:t>
      </w:r>
      <w:r>
        <w:rPr>
          <w:spacing w:val="-2"/>
          <w:sz w:val="18"/>
        </w:rPr>
        <w:t xml:space="preserve"> </w:t>
      </w:r>
      <w:r>
        <w:rPr>
          <w:sz w:val="18"/>
        </w:rPr>
        <w:t>representing</w:t>
      </w:r>
      <w:r>
        <w:rPr>
          <w:spacing w:val="-2"/>
          <w:sz w:val="18"/>
        </w:rPr>
        <w:t xml:space="preserve"> </w:t>
      </w:r>
      <w:r>
        <w:rPr>
          <w:sz w:val="18"/>
        </w:rPr>
        <w:t>50</w:t>
      </w:r>
      <w:r>
        <w:rPr>
          <w:spacing w:val="-2"/>
          <w:sz w:val="18"/>
        </w:rPr>
        <w:t xml:space="preserve"> </w:t>
      </w:r>
      <w:r>
        <w:rPr>
          <w:sz w:val="18"/>
        </w:rPr>
        <w:t>ms). The</w:t>
      </w:r>
      <w:r>
        <w:rPr>
          <w:spacing w:val="-2"/>
          <w:sz w:val="18"/>
        </w:rPr>
        <w:t xml:space="preserve"> </w:t>
      </w:r>
      <w:r>
        <w:rPr>
          <w:sz w:val="18"/>
        </w:rPr>
        <w:t>CA1</w:t>
      </w:r>
      <w:r>
        <w:rPr>
          <w:spacing w:val="-2"/>
          <w:sz w:val="18"/>
        </w:rPr>
        <w:t xml:space="preserve"> </w:t>
      </w:r>
      <w:r>
        <w:rPr>
          <w:sz w:val="18"/>
        </w:rPr>
        <w:t>learns</w:t>
      </w:r>
      <w:r>
        <w:rPr>
          <w:spacing w:val="-2"/>
          <w:sz w:val="18"/>
        </w:rPr>
        <w:t xml:space="preserve"> </w:t>
      </w:r>
      <w:r>
        <w:rPr>
          <w:sz w:val="18"/>
        </w:rPr>
        <w:t>to</w:t>
      </w:r>
      <w:r>
        <w:rPr>
          <w:spacing w:val="-2"/>
          <w:sz w:val="18"/>
        </w:rPr>
        <w:t xml:space="preserve"> </w:t>
      </w:r>
      <w:r>
        <w:rPr>
          <w:sz w:val="18"/>
        </w:rPr>
        <w:t>properly</w:t>
      </w:r>
      <w:r>
        <w:rPr>
          <w:spacing w:val="-2"/>
          <w:sz w:val="18"/>
        </w:rPr>
        <w:t xml:space="preserve"> </w:t>
      </w:r>
      <w:r>
        <w:rPr>
          <w:sz w:val="18"/>
        </w:rPr>
        <w:t>decode</w:t>
      </w:r>
      <w:r>
        <w:rPr>
          <w:spacing w:val="-2"/>
          <w:sz w:val="18"/>
        </w:rPr>
        <w:t xml:space="preserve"> </w:t>
      </w:r>
      <w:r>
        <w:rPr>
          <w:sz w:val="18"/>
        </w:rPr>
        <w:t>the</w:t>
      </w:r>
      <w:r>
        <w:rPr>
          <w:spacing w:val="-2"/>
          <w:sz w:val="18"/>
        </w:rPr>
        <w:t xml:space="preserve"> </w:t>
      </w:r>
      <w:r>
        <w:rPr>
          <w:sz w:val="18"/>
        </w:rPr>
        <w:t>CA3</w:t>
      </w:r>
      <w:r>
        <w:rPr>
          <w:spacing w:val="-2"/>
          <w:sz w:val="18"/>
        </w:rPr>
        <w:t xml:space="preserve"> </w:t>
      </w:r>
      <w:r>
        <w:rPr>
          <w:sz w:val="18"/>
        </w:rPr>
        <w:t>pattern</w:t>
      </w:r>
      <w:r>
        <w:rPr>
          <w:spacing w:val="-2"/>
          <w:sz w:val="18"/>
        </w:rPr>
        <w:t xml:space="preserve"> </w:t>
      </w:r>
      <w:r>
        <w:rPr>
          <w:sz w:val="18"/>
        </w:rPr>
        <w:t>into</w:t>
      </w:r>
      <w:r>
        <w:rPr>
          <w:spacing w:val="-2"/>
          <w:sz w:val="18"/>
        </w:rPr>
        <w:t xml:space="preserve"> </w:t>
      </w:r>
      <w:r>
        <w:rPr>
          <w:sz w:val="18"/>
        </w:rPr>
        <w:t>the corresponding</w:t>
      </w:r>
      <w:r>
        <w:rPr>
          <w:spacing w:val="-11"/>
          <w:sz w:val="18"/>
        </w:rPr>
        <w:t xml:space="preserve"> </w:t>
      </w:r>
      <w:r>
        <w:rPr>
          <w:sz w:val="18"/>
        </w:rPr>
        <w:t>EC</w:t>
      </w:r>
      <w:r>
        <w:rPr>
          <w:spacing w:val="-11"/>
          <w:sz w:val="18"/>
        </w:rPr>
        <w:t xml:space="preserve"> </w:t>
      </w:r>
      <w:r>
        <w:rPr>
          <w:sz w:val="18"/>
        </w:rPr>
        <w:t>representation,</w:t>
      </w:r>
      <w:r>
        <w:rPr>
          <w:spacing w:val="-10"/>
          <w:sz w:val="18"/>
        </w:rPr>
        <w:t xml:space="preserve"> </w:t>
      </w:r>
      <w:r>
        <w:rPr>
          <w:sz w:val="18"/>
        </w:rPr>
        <w:t>while</w:t>
      </w:r>
      <w:r>
        <w:rPr>
          <w:spacing w:val="-11"/>
          <w:sz w:val="18"/>
        </w:rPr>
        <w:t xml:space="preserve"> </w:t>
      </w:r>
      <w:r>
        <w:rPr>
          <w:sz w:val="18"/>
        </w:rPr>
        <w:t>CA3</w:t>
      </w:r>
      <w:r>
        <w:rPr>
          <w:spacing w:val="-12"/>
          <w:sz w:val="18"/>
        </w:rPr>
        <w:t xml:space="preserve"> </w:t>
      </w:r>
      <w:r>
        <w:rPr>
          <w:sz w:val="18"/>
        </w:rPr>
        <w:t>learns</w:t>
      </w:r>
      <w:r>
        <w:rPr>
          <w:spacing w:val="-10"/>
          <w:sz w:val="18"/>
        </w:rPr>
        <w:t xml:space="preserve"> </w:t>
      </w:r>
      <w:r>
        <w:rPr>
          <w:sz w:val="18"/>
        </w:rPr>
        <w:t>to</w:t>
      </w:r>
      <w:r>
        <w:rPr>
          <w:spacing w:val="-11"/>
          <w:sz w:val="18"/>
        </w:rPr>
        <w:t xml:space="preserve"> </w:t>
      </w:r>
      <w:r>
        <w:rPr>
          <w:sz w:val="18"/>
        </w:rPr>
        <w:t>encode</w:t>
      </w:r>
      <w:r>
        <w:rPr>
          <w:spacing w:val="-11"/>
          <w:sz w:val="18"/>
        </w:rPr>
        <w:t xml:space="preserve"> </w:t>
      </w:r>
      <w:r>
        <w:rPr>
          <w:sz w:val="18"/>
        </w:rPr>
        <w:t>the</w:t>
      </w:r>
      <w:r>
        <w:rPr>
          <w:spacing w:val="-11"/>
          <w:sz w:val="18"/>
        </w:rPr>
        <w:t xml:space="preserve"> </w:t>
      </w:r>
      <w:r>
        <w:rPr>
          <w:sz w:val="18"/>
        </w:rPr>
        <w:t>EC</w:t>
      </w:r>
      <w:r>
        <w:rPr>
          <w:spacing w:val="-11"/>
          <w:sz w:val="18"/>
        </w:rPr>
        <w:t xml:space="preserve"> </w:t>
      </w:r>
      <w:r>
        <w:rPr>
          <w:sz w:val="18"/>
        </w:rPr>
        <w:t>input</w:t>
      </w:r>
      <w:r>
        <w:rPr>
          <w:spacing w:val="-12"/>
          <w:sz w:val="18"/>
        </w:rPr>
        <w:t xml:space="preserve"> </w:t>
      </w:r>
      <w:r>
        <w:rPr>
          <w:sz w:val="18"/>
        </w:rPr>
        <w:t>in</w:t>
      </w:r>
      <w:r>
        <w:rPr>
          <w:spacing w:val="-10"/>
          <w:sz w:val="18"/>
        </w:rPr>
        <w:t xml:space="preserve"> </w:t>
      </w:r>
      <w:r>
        <w:rPr>
          <w:sz w:val="18"/>
        </w:rPr>
        <w:t>a</w:t>
      </w:r>
      <w:r>
        <w:rPr>
          <w:spacing w:val="-11"/>
          <w:sz w:val="18"/>
        </w:rPr>
        <w:t xml:space="preserve"> </w:t>
      </w:r>
      <w:r>
        <w:rPr>
          <w:sz w:val="18"/>
        </w:rPr>
        <w:t>more</w:t>
      </w:r>
      <w:r>
        <w:rPr>
          <w:spacing w:val="-11"/>
          <w:sz w:val="18"/>
        </w:rPr>
        <w:t xml:space="preserve"> </w:t>
      </w:r>
      <w:r>
        <w:rPr>
          <w:sz w:val="18"/>
        </w:rPr>
        <w:t>pattern-separated</w:t>
      </w:r>
      <w:r>
        <w:rPr>
          <w:spacing w:val="-11"/>
          <w:sz w:val="18"/>
        </w:rPr>
        <w:t xml:space="preserve"> </w:t>
      </w:r>
      <w:r>
        <w:rPr>
          <w:sz w:val="18"/>
        </w:rPr>
        <w:t>manner</w:t>
      </w:r>
      <w:r>
        <w:rPr>
          <w:spacing w:val="-12"/>
          <w:sz w:val="18"/>
        </w:rPr>
        <w:t xml:space="preserve"> </w:t>
      </w:r>
      <w:r>
        <w:rPr>
          <w:sz w:val="18"/>
        </w:rPr>
        <w:t>reflecting</w:t>
      </w:r>
      <w:r>
        <w:rPr>
          <w:spacing w:val="-10"/>
          <w:sz w:val="18"/>
        </w:rPr>
        <w:t xml:space="preserve"> </w:t>
      </w:r>
      <w:r>
        <w:rPr>
          <w:sz w:val="18"/>
        </w:rPr>
        <w:t>DG</w:t>
      </w:r>
      <w:r>
        <w:rPr>
          <w:spacing w:val="-11"/>
          <w:sz w:val="18"/>
        </w:rPr>
        <w:t xml:space="preserve"> </w:t>
      </w:r>
      <w:r>
        <w:rPr>
          <w:sz w:val="18"/>
        </w:rPr>
        <w:t>input. Arrows</w:t>
      </w:r>
      <w:r>
        <w:rPr>
          <w:spacing w:val="-10"/>
          <w:sz w:val="18"/>
        </w:rPr>
        <w:t xml:space="preserve"> </w:t>
      </w:r>
      <w:r>
        <w:rPr>
          <w:sz w:val="18"/>
        </w:rPr>
        <w:t>depict</w:t>
      </w:r>
      <w:r>
        <w:rPr>
          <w:spacing w:val="-10"/>
          <w:sz w:val="18"/>
        </w:rPr>
        <w:t xml:space="preserve"> </w:t>
      </w:r>
      <w:r>
        <w:rPr>
          <w:sz w:val="18"/>
        </w:rPr>
        <w:t>pathways</w:t>
      </w:r>
      <w:r>
        <w:rPr>
          <w:spacing w:val="-10"/>
          <w:sz w:val="18"/>
        </w:rPr>
        <w:t xml:space="preserve"> </w:t>
      </w:r>
      <w:r>
        <w:rPr>
          <w:sz w:val="18"/>
        </w:rPr>
        <w:t>of</w:t>
      </w:r>
      <w:r>
        <w:rPr>
          <w:spacing w:val="-10"/>
          <w:sz w:val="18"/>
        </w:rPr>
        <w:t xml:space="preserve"> </w:t>
      </w:r>
      <w:r>
        <w:rPr>
          <w:sz w:val="18"/>
        </w:rPr>
        <w:t>particular</w:t>
      </w:r>
      <w:r>
        <w:rPr>
          <w:spacing w:val="-10"/>
          <w:sz w:val="18"/>
        </w:rPr>
        <w:t xml:space="preserve"> </w:t>
      </w:r>
      <w:r>
        <w:rPr>
          <w:sz w:val="18"/>
        </w:rPr>
        <w:t>relevance</w:t>
      </w:r>
      <w:r>
        <w:rPr>
          <w:spacing w:val="-10"/>
          <w:sz w:val="18"/>
        </w:rPr>
        <w:t xml:space="preserve"> </w:t>
      </w:r>
      <w:r>
        <w:rPr>
          <w:sz w:val="18"/>
        </w:rPr>
        <w:t>for</w:t>
      </w:r>
      <w:r>
        <w:rPr>
          <w:spacing w:val="-10"/>
          <w:sz w:val="18"/>
        </w:rPr>
        <w:t xml:space="preserve"> </w:t>
      </w:r>
      <w:r>
        <w:rPr>
          <w:sz w:val="18"/>
        </w:rPr>
        <w:t>that</w:t>
      </w:r>
      <w:r>
        <w:rPr>
          <w:spacing w:val="-10"/>
          <w:sz w:val="18"/>
        </w:rPr>
        <w:t xml:space="preserve"> </w:t>
      </w:r>
      <w:r>
        <w:rPr>
          <w:sz w:val="18"/>
        </w:rPr>
        <w:t xml:space="preserve">quarter. </w:t>
      </w:r>
      <w:r>
        <w:rPr>
          <w:b/>
          <w:sz w:val="18"/>
        </w:rPr>
        <w:t>First</w:t>
      </w:r>
      <w:r>
        <w:rPr>
          <w:b/>
          <w:spacing w:val="-10"/>
          <w:sz w:val="18"/>
        </w:rPr>
        <w:t xml:space="preserve"> </w:t>
      </w:r>
      <w:r>
        <w:rPr>
          <w:b/>
          <w:sz w:val="18"/>
        </w:rPr>
        <w:t>Quarter</w:t>
      </w:r>
      <w:r>
        <w:rPr>
          <w:sz w:val="18"/>
        </w:rPr>
        <w:t>: Blue</w:t>
      </w:r>
      <w:r>
        <w:rPr>
          <w:spacing w:val="-10"/>
          <w:sz w:val="18"/>
        </w:rPr>
        <w:t xml:space="preserve"> </w:t>
      </w:r>
      <w:r>
        <w:rPr>
          <w:sz w:val="18"/>
        </w:rPr>
        <w:t>arrows</w:t>
      </w:r>
      <w:r>
        <w:rPr>
          <w:spacing w:val="-10"/>
          <w:sz w:val="18"/>
        </w:rPr>
        <w:t xml:space="preserve"> </w:t>
      </w:r>
      <w:r>
        <w:rPr>
          <w:sz w:val="18"/>
        </w:rPr>
        <w:t>show</w:t>
      </w:r>
      <w:r>
        <w:rPr>
          <w:spacing w:val="-10"/>
          <w:sz w:val="18"/>
        </w:rPr>
        <w:t xml:space="preserve"> </w:t>
      </w:r>
      <w:r>
        <w:rPr>
          <w:sz w:val="18"/>
        </w:rPr>
        <w:t>initial</w:t>
      </w:r>
      <w:r>
        <w:rPr>
          <w:spacing w:val="-10"/>
          <w:sz w:val="18"/>
        </w:rPr>
        <w:t xml:space="preserve"> </w:t>
      </w:r>
      <w:r>
        <w:rPr>
          <w:sz w:val="18"/>
        </w:rPr>
        <w:t>activation</w:t>
      </w:r>
      <w:r>
        <w:rPr>
          <w:spacing w:val="-10"/>
          <w:sz w:val="18"/>
        </w:rPr>
        <w:t xml:space="preserve"> </w:t>
      </w:r>
      <w:r>
        <w:rPr>
          <w:sz w:val="18"/>
        </w:rPr>
        <w:t>of</w:t>
      </w:r>
      <w:r>
        <w:rPr>
          <w:spacing w:val="-10"/>
          <w:sz w:val="18"/>
        </w:rPr>
        <w:t xml:space="preserve"> </w:t>
      </w:r>
      <w:r>
        <w:rPr>
          <w:sz w:val="18"/>
        </w:rPr>
        <w:t>CA3</w:t>
      </w:r>
      <w:r>
        <w:rPr>
          <w:spacing w:val="-10"/>
          <w:sz w:val="18"/>
        </w:rPr>
        <w:t xml:space="preserve"> </w:t>
      </w:r>
      <w:r>
        <w:rPr>
          <w:sz w:val="18"/>
        </w:rPr>
        <w:t>and</w:t>
      </w:r>
      <w:r>
        <w:rPr>
          <w:spacing w:val="-10"/>
          <w:sz w:val="18"/>
        </w:rPr>
        <w:t xml:space="preserve"> </w:t>
      </w:r>
      <w:r>
        <w:rPr>
          <w:sz w:val="18"/>
        </w:rPr>
        <w:t>DG via</w:t>
      </w:r>
      <w:r>
        <w:rPr>
          <w:spacing w:val="-10"/>
          <w:sz w:val="18"/>
        </w:rPr>
        <w:t xml:space="preserve"> </w:t>
      </w:r>
      <w:r>
        <w:rPr>
          <w:sz w:val="18"/>
        </w:rPr>
        <w:t>monosynaptic</w:t>
      </w:r>
      <w:r>
        <w:rPr>
          <w:spacing w:val="-10"/>
          <w:sz w:val="18"/>
        </w:rPr>
        <w:t xml:space="preserve"> </w:t>
      </w:r>
      <w:r>
        <w:rPr>
          <w:sz w:val="18"/>
        </w:rPr>
        <w:t>pathways</w:t>
      </w:r>
      <w:r>
        <w:rPr>
          <w:spacing w:val="-10"/>
          <w:sz w:val="18"/>
        </w:rPr>
        <w:t xml:space="preserve"> </w:t>
      </w:r>
      <w:r>
        <w:rPr>
          <w:sz w:val="18"/>
        </w:rPr>
        <w:t>from</w:t>
      </w:r>
      <w:r>
        <w:rPr>
          <w:spacing w:val="-10"/>
          <w:sz w:val="18"/>
        </w:rPr>
        <w:t xml:space="preserve"> </w:t>
      </w:r>
      <w:r>
        <w:rPr>
          <w:sz w:val="18"/>
        </w:rPr>
        <w:t>ECin</w:t>
      </w:r>
      <w:r>
        <w:rPr>
          <w:spacing w:val="-10"/>
          <w:sz w:val="18"/>
        </w:rPr>
        <w:t xml:space="preserve"> </w:t>
      </w:r>
      <w:r>
        <w:rPr>
          <w:sz w:val="18"/>
        </w:rPr>
        <w:t>(superficial</w:t>
      </w:r>
      <w:r>
        <w:rPr>
          <w:spacing w:val="-10"/>
          <w:sz w:val="18"/>
        </w:rPr>
        <w:t xml:space="preserve"> </w:t>
      </w:r>
      <w:r>
        <w:rPr>
          <w:sz w:val="18"/>
        </w:rPr>
        <w:t>layers</w:t>
      </w:r>
      <w:r>
        <w:rPr>
          <w:spacing w:val="-10"/>
          <w:sz w:val="18"/>
        </w:rPr>
        <w:t xml:space="preserve"> </w:t>
      </w:r>
      <w:r>
        <w:rPr>
          <w:sz w:val="18"/>
        </w:rPr>
        <w:t>of</w:t>
      </w:r>
      <w:r>
        <w:rPr>
          <w:spacing w:val="-10"/>
          <w:sz w:val="18"/>
        </w:rPr>
        <w:t xml:space="preserve"> </w:t>
      </w:r>
      <w:r>
        <w:rPr>
          <w:sz w:val="18"/>
        </w:rPr>
        <w:t>EC).</w:t>
      </w:r>
      <w:r>
        <w:rPr>
          <w:spacing w:val="-10"/>
          <w:sz w:val="18"/>
        </w:rPr>
        <w:t xml:space="preserve"> </w:t>
      </w:r>
      <w:r>
        <w:rPr>
          <w:sz w:val="18"/>
        </w:rPr>
        <w:t>Green</w:t>
      </w:r>
      <w:r>
        <w:rPr>
          <w:spacing w:val="-10"/>
          <w:sz w:val="18"/>
        </w:rPr>
        <w:t xml:space="preserve"> </w:t>
      </w:r>
      <w:r>
        <w:rPr>
          <w:sz w:val="18"/>
        </w:rPr>
        <w:t>arrows</w:t>
      </w:r>
      <w:r>
        <w:rPr>
          <w:spacing w:val="-10"/>
          <w:sz w:val="18"/>
        </w:rPr>
        <w:t xml:space="preserve"> </w:t>
      </w:r>
      <w:r>
        <w:rPr>
          <w:sz w:val="18"/>
        </w:rPr>
        <w:t>show</w:t>
      </w:r>
      <w:r>
        <w:rPr>
          <w:spacing w:val="-10"/>
          <w:sz w:val="18"/>
        </w:rPr>
        <w:t xml:space="preserve"> </w:t>
      </w:r>
      <w:r>
        <w:rPr>
          <w:sz w:val="18"/>
        </w:rPr>
        <w:t>CA1</w:t>
      </w:r>
      <w:r>
        <w:rPr>
          <w:spacing w:val="-10"/>
          <w:sz w:val="18"/>
        </w:rPr>
        <w:t xml:space="preserve"> </w:t>
      </w:r>
      <w:r>
        <w:rPr>
          <w:sz w:val="18"/>
        </w:rPr>
        <w:t>likewise</w:t>
      </w:r>
      <w:r>
        <w:rPr>
          <w:spacing w:val="-10"/>
          <w:sz w:val="18"/>
        </w:rPr>
        <w:t xml:space="preserve"> </w:t>
      </w:r>
      <w:r>
        <w:rPr>
          <w:sz w:val="18"/>
        </w:rPr>
        <w:t>being</w:t>
      </w:r>
      <w:r>
        <w:rPr>
          <w:spacing w:val="-10"/>
          <w:sz w:val="18"/>
        </w:rPr>
        <w:t xml:space="preserve"> </w:t>
      </w:r>
      <w:r>
        <w:rPr>
          <w:sz w:val="18"/>
        </w:rPr>
        <w:t>monosynaptically</w:t>
      </w:r>
      <w:r>
        <w:rPr>
          <w:spacing w:val="-10"/>
          <w:sz w:val="18"/>
        </w:rPr>
        <w:t xml:space="preserve"> </w:t>
      </w:r>
      <w:r>
        <w:rPr>
          <w:sz w:val="18"/>
        </w:rPr>
        <w:t>driven from ECin, and in turn driving ECout (deep layers) with bidirectional connectivity.</w:t>
      </w:r>
      <w:r>
        <w:rPr>
          <w:spacing w:val="40"/>
          <w:sz w:val="18"/>
        </w:rPr>
        <w:t xml:space="preserve"> </w:t>
      </w:r>
      <w:r>
        <w:rPr>
          <w:b/>
          <w:sz w:val="18"/>
        </w:rPr>
        <w:t>Second Quarter</w:t>
      </w:r>
      <w:r>
        <w:rPr>
          <w:sz w:val="18"/>
        </w:rPr>
        <w:t>:</w:t>
      </w:r>
      <w:r>
        <w:rPr>
          <w:spacing w:val="33"/>
          <w:sz w:val="18"/>
        </w:rPr>
        <w:t xml:space="preserve"> </w:t>
      </w:r>
      <w:r>
        <w:rPr>
          <w:sz w:val="18"/>
        </w:rPr>
        <w:t>Red arrow indicates DG driving CA3, providing a target activity state over CA3 relative to the first quarter state.</w:t>
      </w:r>
      <w:r>
        <w:rPr>
          <w:spacing w:val="22"/>
          <w:sz w:val="18"/>
        </w:rPr>
        <w:t xml:space="preserve"> </w:t>
      </w:r>
      <w:r>
        <w:rPr>
          <w:sz w:val="18"/>
        </w:rPr>
        <w:t xml:space="preserve">Also, CA3 starts to drive CA1, resulting in full “attempted recall” state over ECout by the end of the </w:t>
      </w:r>
      <w:r>
        <w:rPr>
          <w:b/>
          <w:sz w:val="18"/>
        </w:rPr>
        <w:t>Third Quarter</w:t>
      </w:r>
      <w:r>
        <w:rPr>
          <w:sz w:val="18"/>
        </w:rPr>
        <w:t>.</w:t>
      </w:r>
      <w:r>
        <w:rPr>
          <w:spacing w:val="39"/>
          <w:sz w:val="18"/>
        </w:rPr>
        <w:t xml:space="preserve"> </w:t>
      </w:r>
      <w:r>
        <w:rPr>
          <w:b/>
          <w:sz w:val="18"/>
        </w:rPr>
        <w:t>Fourth Quarter</w:t>
      </w:r>
      <w:r>
        <w:rPr>
          <w:sz w:val="18"/>
        </w:rPr>
        <w:t>: the ECin drives ECout (Orange arrow), which</w:t>
      </w:r>
      <w:r>
        <w:rPr>
          <w:spacing w:val="-1"/>
          <w:sz w:val="18"/>
        </w:rPr>
        <w:t xml:space="preserve"> </w:t>
      </w:r>
      <w:r>
        <w:rPr>
          <w:sz w:val="18"/>
        </w:rPr>
        <w:t>in</w:t>
      </w:r>
      <w:r>
        <w:rPr>
          <w:spacing w:val="-1"/>
          <w:sz w:val="18"/>
        </w:rPr>
        <w:t xml:space="preserve"> </w:t>
      </w:r>
      <w:r>
        <w:rPr>
          <w:sz w:val="18"/>
        </w:rPr>
        <w:t>turn</w:t>
      </w:r>
      <w:r>
        <w:rPr>
          <w:spacing w:val="-1"/>
          <w:sz w:val="18"/>
        </w:rPr>
        <w:t xml:space="preserve"> </w:t>
      </w:r>
      <w:r>
        <w:rPr>
          <w:sz w:val="18"/>
        </w:rPr>
        <w:t>drives</w:t>
      </w:r>
      <w:r>
        <w:rPr>
          <w:spacing w:val="-1"/>
          <w:sz w:val="18"/>
        </w:rPr>
        <w:t xml:space="preserve"> </w:t>
      </w:r>
      <w:r>
        <w:rPr>
          <w:sz w:val="18"/>
        </w:rPr>
        <w:t>any</w:t>
      </w:r>
      <w:r>
        <w:rPr>
          <w:spacing w:val="-1"/>
          <w:sz w:val="18"/>
        </w:rPr>
        <w:t xml:space="preserve"> </w:t>
      </w:r>
      <w:r>
        <w:rPr>
          <w:sz w:val="18"/>
        </w:rPr>
        <w:t>resulting</w:t>
      </w:r>
      <w:r>
        <w:rPr>
          <w:spacing w:val="-1"/>
          <w:sz w:val="18"/>
        </w:rPr>
        <w:t xml:space="preserve"> </w:t>
      </w:r>
      <w:r>
        <w:rPr>
          <w:sz w:val="18"/>
        </w:rPr>
        <w:t>changes</w:t>
      </w:r>
      <w:r>
        <w:rPr>
          <w:spacing w:val="-1"/>
          <w:sz w:val="18"/>
        </w:rPr>
        <w:t xml:space="preserve"> </w:t>
      </w:r>
      <w:r>
        <w:rPr>
          <w:sz w:val="18"/>
        </w:rPr>
        <w:t>in</w:t>
      </w:r>
      <w:r>
        <w:rPr>
          <w:spacing w:val="-1"/>
          <w:sz w:val="18"/>
        </w:rPr>
        <w:t xml:space="preserve"> </w:t>
      </w:r>
      <w:r>
        <w:rPr>
          <w:sz w:val="18"/>
        </w:rPr>
        <w:t>CA1.</w:t>
      </w:r>
      <w:r>
        <w:rPr>
          <w:spacing w:val="17"/>
          <w:sz w:val="18"/>
        </w:rPr>
        <w:t xml:space="preserve"> </w:t>
      </w:r>
      <w:r>
        <w:rPr>
          <w:sz w:val="18"/>
        </w:rPr>
        <w:t>Note: The</w:t>
      </w:r>
      <w:r>
        <w:rPr>
          <w:spacing w:val="-1"/>
          <w:sz w:val="18"/>
        </w:rPr>
        <w:t xml:space="preserve"> </w:t>
      </w:r>
      <w:r>
        <w:rPr>
          <w:sz w:val="18"/>
        </w:rPr>
        <w:t>fourth</w:t>
      </w:r>
      <w:r>
        <w:rPr>
          <w:spacing w:val="-1"/>
          <w:sz w:val="18"/>
        </w:rPr>
        <w:t xml:space="preserve"> </w:t>
      </w:r>
      <w:r>
        <w:rPr>
          <w:sz w:val="18"/>
        </w:rPr>
        <w:t>quarter</w:t>
      </w:r>
      <w:r>
        <w:rPr>
          <w:spacing w:val="-1"/>
          <w:sz w:val="18"/>
        </w:rPr>
        <w:t xml:space="preserve"> </w:t>
      </w:r>
      <w:r>
        <w:rPr>
          <w:sz w:val="18"/>
        </w:rPr>
        <w:t>is</w:t>
      </w:r>
      <w:r>
        <w:rPr>
          <w:spacing w:val="-1"/>
          <w:sz w:val="18"/>
        </w:rPr>
        <w:t xml:space="preserve"> </w:t>
      </w:r>
      <w:r>
        <w:rPr>
          <w:sz w:val="18"/>
        </w:rPr>
        <w:t>the</w:t>
      </w:r>
      <w:r>
        <w:rPr>
          <w:spacing w:val="-1"/>
          <w:sz w:val="18"/>
        </w:rPr>
        <w:t xml:space="preserve"> </w:t>
      </w:r>
      <w:r>
        <w:rPr>
          <w:sz w:val="18"/>
        </w:rPr>
        <w:t>plus</w:t>
      </w:r>
      <w:r>
        <w:rPr>
          <w:spacing w:val="-1"/>
          <w:sz w:val="18"/>
        </w:rPr>
        <w:t xml:space="preserve"> </w:t>
      </w:r>
      <w:r>
        <w:rPr>
          <w:sz w:val="18"/>
        </w:rPr>
        <w:t>phase</w:t>
      </w:r>
      <w:r>
        <w:rPr>
          <w:spacing w:val="-1"/>
          <w:sz w:val="18"/>
        </w:rPr>
        <w:t xml:space="preserve"> </w:t>
      </w:r>
      <w:r>
        <w:rPr>
          <w:sz w:val="18"/>
        </w:rPr>
        <w:t>for</w:t>
      </w:r>
      <w:r>
        <w:rPr>
          <w:spacing w:val="-1"/>
          <w:sz w:val="18"/>
        </w:rPr>
        <w:t xml:space="preserve"> </w:t>
      </w:r>
      <w:r>
        <w:rPr>
          <w:sz w:val="18"/>
        </w:rPr>
        <w:t>all</w:t>
      </w:r>
      <w:r>
        <w:rPr>
          <w:spacing w:val="-1"/>
          <w:sz w:val="18"/>
        </w:rPr>
        <w:t xml:space="preserve"> </w:t>
      </w:r>
      <w:r>
        <w:rPr>
          <w:sz w:val="18"/>
        </w:rPr>
        <w:t>error-driven</w:t>
      </w:r>
      <w:r>
        <w:rPr>
          <w:spacing w:val="-1"/>
          <w:sz w:val="18"/>
        </w:rPr>
        <w:t xml:space="preserve"> </w:t>
      </w:r>
      <w:r>
        <w:rPr>
          <w:sz w:val="18"/>
        </w:rPr>
        <w:t xml:space="preserve">learning projections, the second quarter and the third quarter are the minus phase for CA3 </w:t>
      </w:r>
      <w:r>
        <w:rPr>
          <w:rFonts w:ascii="Arial" w:hAnsi="Arial"/>
          <w:i/>
          <w:sz w:val="18"/>
        </w:rPr>
        <w:t>→</w:t>
      </w:r>
      <w:r>
        <w:rPr>
          <w:rFonts w:ascii="Arial" w:hAnsi="Arial"/>
          <w:i/>
          <w:spacing w:val="-5"/>
          <w:sz w:val="18"/>
        </w:rPr>
        <w:t xml:space="preserve"> </w:t>
      </w:r>
      <w:r>
        <w:rPr>
          <w:sz w:val="18"/>
        </w:rPr>
        <w:t>CA1, and the first quarter is the minus phase for</w:t>
      </w:r>
      <w:r>
        <w:rPr>
          <w:spacing w:val="-8"/>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CA3</w:t>
      </w:r>
      <w:r>
        <w:rPr>
          <w:spacing w:val="-8"/>
          <w:sz w:val="18"/>
        </w:rPr>
        <w:t xml:space="preserve"> </w:t>
      </w:r>
      <w:r>
        <w:rPr>
          <w:rFonts w:ascii="Arial" w:hAnsi="Arial"/>
          <w:i/>
          <w:sz w:val="18"/>
        </w:rPr>
        <w:t>→</w:t>
      </w:r>
      <w:r>
        <w:rPr>
          <w:rFonts w:ascii="Arial" w:hAnsi="Arial"/>
          <w:i/>
          <w:spacing w:val="-13"/>
          <w:sz w:val="18"/>
        </w:rPr>
        <w:t xml:space="preserve"> </w:t>
      </w:r>
      <w:r>
        <w:rPr>
          <w:sz w:val="18"/>
        </w:rPr>
        <w:t>CA3,</w:t>
      </w:r>
      <w:r>
        <w:rPr>
          <w:spacing w:val="-6"/>
          <w:sz w:val="18"/>
        </w:rPr>
        <w:t xml:space="preserve"> </w:t>
      </w:r>
      <w:r>
        <w:rPr>
          <w:sz w:val="18"/>
        </w:rPr>
        <w:t>ECin</w:t>
      </w:r>
      <w:r>
        <w:rPr>
          <w:spacing w:val="-8"/>
          <w:sz w:val="18"/>
        </w:rPr>
        <w:t xml:space="preserve"> </w:t>
      </w:r>
      <w:r>
        <w:rPr>
          <w:rFonts w:ascii="Arial" w:hAnsi="Arial"/>
          <w:i/>
          <w:sz w:val="18"/>
        </w:rPr>
        <w:t>→</w:t>
      </w:r>
      <w:r>
        <w:rPr>
          <w:rFonts w:ascii="Arial" w:hAnsi="Arial"/>
          <w:i/>
          <w:spacing w:val="-13"/>
          <w:sz w:val="18"/>
        </w:rPr>
        <w:t xml:space="preserve"> </w:t>
      </w:r>
      <w:r>
        <w:rPr>
          <w:sz w:val="18"/>
        </w:rPr>
        <w:t>CA1,</w:t>
      </w:r>
      <w:r>
        <w:rPr>
          <w:spacing w:val="-6"/>
          <w:sz w:val="18"/>
        </w:rPr>
        <w:t xml:space="preserve"> </w:t>
      </w:r>
      <w:r>
        <w:rPr>
          <w:sz w:val="18"/>
        </w:rPr>
        <w:t>and</w:t>
      </w:r>
      <w:r>
        <w:rPr>
          <w:spacing w:val="-8"/>
          <w:sz w:val="18"/>
        </w:rPr>
        <w:t xml:space="preserve"> </w:t>
      </w:r>
      <w:r>
        <w:rPr>
          <w:sz w:val="18"/>
        </w:rPr>
        <w:t>CA1</w:t>
      </w:r>
      <w:r>
        <w:rPr>
          <w:spacing w:val="-8"/>
          <w:sz w:val="18"/>
        </w:rPr>
        <w:t xml:space="preserve"> </w:t>
      </w:r>
      <w:r>
        <w:rPr>
          <w:rFonts w:ascii="Arial" w:hAnsi="Arial"/>
          <w:i/>
          <w:sz w:val="18"/>
        </w:rPr>
        <w:t>↔</w:t>
      </w:r>
      <w:r>
        <w:rPr>
          <w:rFonts w:ascii="Arial" w:hAnsi="Arial"/>
          <w:i/>
          <w:spacing w:val="-13"/>
          <w:sz w:val="18"/>
        </w:rPr>
        <w:t xml:space="preserve"> </w:t>
      </w:r>
      <w:r>
        <w:rPr>
          <w:sz w:val="18"/>
        </w:rPr>
        <w:t>ECout</w:t>
      </w:r>
      <w:r>
        <w:rPr>
          <w:spacing w:val="-7"/>
          <w:sz w:val="18"/>
        </w:rPr>
        <w:t xml:space="preserve"> </w:t>
      </w:r>
      <w:r>
        <w:rPr>
          <w:sz w:val="18"/>
        </w:rPr>
        <w:t>(see</w:t>
      </w:r>
      <w:r>
        <w:rPr>
          <w:spacing w:val="-8"/>
          <w:sz w:val="18"/>
        </w:rPr>
        <w:t xml:space="preserve"> </w:t>
      </w:r>
      <w:r>
        <w:rPr>
          <w:sz w:val="18"/>
        </w:rPr>
        <w:t>Methods</w:t>
      </w:r>
      <w:r>
        <w:rPr>
          <w:spacing w:val="-8"/>
          <w:sz w:val="18"/>
        </w:rPr>
        <w:t xml:space="preserve"> </w:t>
      </w:r>
      <w:r>
        <w:rPr>
          <w:sz w:val="18"/>
        </w:rPr>
        <w:t>for</w:t>
      </w:r>
      <w:r>
        <w:rPr>
          <w:spacing w:val="-8"/>
          <w:sz w:val="18"/>
        </w:rPr>
        <w:t xml:space="preserve"> </w:t>
      </w:r>
      <w:r>
        <w:rPr>
          <w:sz w:val="18"/>
        </w:rPr>
        <w:t>more</w:t>
      </w:r>
      <w:r>
        <w:rPr>
          <w:spacing w:val="-8"/>
          <w:sz w:val="18"/>
        </w:rPr>
        <w:t xml:space="preserve"> </w:t>
      </w:r>
      <w:r>
        <w:rPr>
          <w:sz w:val="18"/>
        </w:rPr>
        <w:t>details).</w:t>
      </w:r>
      <w:r>
        <w:rPr>
          <w:spacing w:val="6"/>
          <w:sz w:val="18"/>
        </w:rPr>
        <w:t xml:space="preserve"> </w:t>
      </w:r>
      <w:r>
        <w:rPr>
          <w:sz w:val="18"/>
        </w:rPr>
        <w:t>Solid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 that</w:t>
      </w:r>
      <w:r>
        <w:rPr>
          <w:spacing w:val="-8"/>
          <w:sz w:val="18"/>
        </w:rPr>
        <w:t xml:space="preserve"> </w:t>
      </w:r>
      <w:r>
        <w:rPr>
          <w:sz w:val="18"/>
        </w:rPr>
        <w:t>have</w:t>
      </w:r>
      <w:r>
        <w:rPr>
          <w:spacing w:val="-8"/>
          <w:sz w:val="18"/>
        </w:rPr>
        <w:t xml:space="preserve"> </w:t>
      </w:r>
      <w:r>
        <w:rPr>
          <w:sz w:val="18"/>
        </w:rPr>
        <w:t>error-driven</w:t>
      </w:r>
      <w:r>
        <w:rPr>
          <w:spacing w:val="-8"/>
          <w:sz w:val="18"/>
        </w:rPr>
        <w:t xml:space="preserve"> </w:t>
      </w:r>
      <w:r>
        <w:rPr>
          <w:sz w:val="18"/>
        </w:rPr>
        <w:t>learning</w:t>
      </w:r>
      <w:r>
        <w:rPr>
          <w:spacing w:val="-8"/>
          <w:sz w:val="18"/>
        </w:rPr>
        <w:t xml:space="preserve"> </w:t>
      </w:r>
      <w:r>
        <w:rPr>
          <w:sz w:val="18"/>
        </w:rPr>
        <w:t>+</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dashed</w:t>
      </w:r>
      <w:r>
        <w:rPr>
          <w:spacing w:val="-8"/>
          <w:sz w:val="18"/>
        </w:rPr>
        <w:t xml:space="preserve"> </w:t>
      </w:r>
      <w:r>
        <w:rPr>
          <w:sz w:val="18"/>
        </w:rPr>
        <w:t>lines</w:t>
      </w:r>
      <w:r>
        <w:rPr>
          <w:spacing w:val="-8"/>
          <w:sz w:val="18"/>
        </w:rPr>
        <w:t xml:space="preserve"> </w:t>
      </w:r>
      <w:r>
        <w:rPr>
          <w:sz w:val="18"/>
        </w:rPr>
        <w:t>represent</w:t>
      </w:r>
      <w:r>
        <w:rPr>
          <w:spacing w:val="-8"/>
          <w:sz w:val="18"/>
        </w:rPr>
        <w:t xml:space="preserve"> </w:t>
      </w:r>
      <w:r>
        <w:rPr>
          <w:sz w:val="18"/>
        </w:rPr>
        <w:t>projections</w:t>
      </w:r>
      <w:r>
        <w:rPr>
          <w:spacing w:val="-8"/>
          <w:sz w:val="18"/>
        </w:rPr>
        <w:t xml:space="preserve"> </w:t>
      </w:r>
      <w:r>
        <w:rPr>
          <w:sz w:val="18"/>
        </w:rPr>
        <w:t>that</w:t>
      </w:r>
      <w:r>
        <w:rPr>
          <w:spacing w:val="-8"/>
          <w:sz w:val="18"/>
        </w:rPr>
        <w:t xml:space="preserve"> </w:t>
      </w:r>
      <w:r>
        <w:rPr>
          <w:sz w:val="18"/>
        </w:rPr>
        <w:t>only</w:t>
      </w:r>
      <w:r>
        <w:rPr>
          <w:spacing w:val="-8"/>
          <w:sz w:val="18"/>
        </w:rPr>
        <w:t xml:space="preserve"> </w:t>
      </w:r>
      <w:r>
        <w:rPr>
          <w:sz w:val="18"/>
        </w:rPr>
        <w:t>have</w:t>
      </w:r>
      <w:r>
        <w:rPr>
          <w:spacing w:val="-8"/>
          <w:sz w:val="18"/>
        </w:rPr>
        <w:t xml:space="preserve"> </w:t>
      </w:r>
      <w:r>
        <w:rPr>
          <w:sz w:val="18"/>
        </w:rPr>
        <w:t>Hebbian</w:t>
      </w:r>
      <w:r>
        <w:rPr>
          <w:spacing w:val="-8"/>
          <w:sz w:val="18"/>
        </w:rPr>
        <w:t xml:space="preserve"> </w:t>
      </w:r>
      <w:r>
        <w:rPr>
          <w:sz w:val="18"/>
        </w:rPr>
        <w:t>learning,</w:t>
      </w:r>
      <w:r>
        <w:rPr>
          <w:spacing w:val="-8"/>
          <w:sz w:val="18"/>
        </w:rPr>
        <w:t xml:space="preserve"> </w:t>
      </w:r>
      <w:r>
        <w:rPr>
          <w:sz w:val="18"/>
        </w:rPr>
        <w:t>dotted</w:t>
      </w:r>
      <w:r>
        <w:rPr>
          <w:spacing w:val="-8"/>
          <w:sz w:val="18"/>
        </w:rPr>
        <w:t xml:space="preserve"> </w:t>
      </w:r>
      <w:r>
        <w:rPr>
          <w:sz w:val="18"/>
        </w:rPr>
        <w:t>lines represent projections that do not learn in the model.</w:t>
      </w:r>
    </w:p>
    <w:p w14:paraId="6043D23C" w14:textId="77777777" w:rsidR="00A529FC" w:rsidRPr="007576F6" w:rsidRDefault="00A529FC" w:rsidP="007576F6">
      <w:pPr>
        <w:pStyle w:val="BodyText"/>
        <w:spacing w:before="9"/>
        <w:rPr>
          <w:sz w:val="32"/>
        </w:rPr>
      </w:pPr>
    </w:p>
    <w:p w14:paraId="24E531AC" w14:textId="77777777" w:rsidR="00A529FC" w:rsidRDefault="00000000" w:rsidP="007576F6">
      <w:pPr>
        <w:pStyle w:val="BodyText"/>
        <w:spacing w:line="256" w:lineRule="auto"/>
        <w:ind w:left="120" w:right="117"/>
        <w:jc w:val="both"/>
        <w:rPr>
          <w:moveTo w:id="187" w:author="Author" w:date="2022-09-10T01:53:00Z"/>
        </w:rPr>
      </w:pPr>
      <w:moveToRangeStart w:id="188" w:author="Author" w:date="2022-09-10T01:53:00Z" w:name="move113667223"/>
      <w:moveTo w:id="189" w:author="Author" w:date="2022-09-10T01:53:00Z">
        <w:r>
          <w:t>of</w:t>
        </w:r>
        <w:r>
          <w:rPr>
            <w:spacing w:val="-1"/>
          </w:rPr>
          <w:t xml:space="preserve"> </w:t>
        </w:r>
        <w:r>
          <w:t>error</w:t>
        </w:r>
        <w:r>
          <w:rPr>
            <w:spacing w:val="-1"/>
          </w:rPr>
          <w:t xml:space="preserve"> </w:t>
        </w:r>
        <w:r>
          <w:t>correction</w:t>
        </w:r>
        <w:r>
          <w:rPr>
            <w:spacing w:val="-1"/>
          </w:rPr>
          <w:t xml:space="preserve"> </w:t>
        </w:r>
        <w:r>
          <w:t>required, to</w:t>
        </w:r>
        <w:r>
          <w:rPr>
            <w:spacing w:val="-1"/>
          </w:rPr>
          <w:t xml:space="preserve"> </w:t>
        </w:r>
        <w:r>
          <w:t>get</w:t>
        </w:r>
        <w:r>
          <w:rPr>
            <w:spacing w:val="-1"/>
          </w:rPr>
          <w:t xml:space="preserve"> </w:t>
        </w:r>
        <w:r>
          <w:t>the</w:t>
        </w:r>
        <w:r>
          <w:rPr>
            <w:spacing w:val="-1"/>
          </w:rPr>
          <w:t xml:space="preserve"> </w:t>
        </w:r>
        <w:r>
          <w:t>CA1</w:t>
        </w:r>
        <w:r>
          <w:rPr>
            <w:spacing w:val="-1"/>
          </w:rPr>
          <w:t xml:space="preserve"> </w:t>
        </w:r>
        <w:r>
          <w:t>to</w:t>
        </w:r>
        <w:r>
          <w:rPr>
            <w:spacing w:val="-1"/>
          </w:rPr>
          <w:t xml:space="preserve"> </w:t>
        </w:r>
        <w:r>
          <w:t>ECout</w:t>
        </w:r>
        <w:r>
          <w:rPr>
            <w:spacing w:val="-1"/>
          </w:rPr>
          <w:t xml:space="preserve"> </w:t>
        </w:r>
        <w:r>
          <w:t>pathway</w:t>
        </w:r>
        <w:r>
          <w:rPr>
            <w:spacing w:val="-1"/>
          </w:rPr>
          <w:t xml:space="preserve"> </w:t>
        </w:r>
        <w:r>
          <w:t>to</w:t>
        </w:r>
        <w:r>
          <w:rPr>
            <w:spacing w:val="-1"/>
          </w:rPr>
          <w:t xml:space="preserve"> </w:t>
        </w:r>
        <w:r>
          <w:t>more</w:t>
        </w:r>
        <w:r>
          <w:rPr>
            <w:spacing w:val="-1"/>
          </w:rPr>
          <w:t xml:space="preserve"> </w:t>
        </w:r>
        <w:r>
          <w:t>accurately</w:t>
        </w:r>
        <w:r>
          <w:rPr>
            <w:spacing w:val="-1"/>
          </w:rPr>
          <w:t xml:space="preserve"> </w:t>
        </w:r>
        <w:r>
          <w:t>reproduce</w:t>
        </w:r>
        <w:r>
          <w:rPr>
            <w:spacing w:val="-1"/>
          </w:rPr>
          <w:t xml:space="preserve"> </w:t>
        </w:r>
        <w:r>
          <w:t>the</w:t>
        </w:r>
        <w:r>
          <w:rPr>
            <w:spacing w:val="-1"/>
          </w:rPr>
          <w:t xml:space="preserve"> </w:t>
        </w:r>
        <w:r>
          <w:t>content</w:t>
        </w:r>
        <w:r>
          <w:rPr>
            <w:spacing w:val="-1"/>
          </w:rPr>
          <w:t xml:space="preserve"> </w:t>
        </w:r>
        <w:r>
          <w:t>of the</w:t>
        </w:r>
        <w:r w:rsidRPr="007576F6">
          <w:t xml:space="preserve"> </w:t>
        </w:r>
        <w:r>
          <w:t>ECin</w:t>
        </w:r>
        <w:r w:rsidRPr="007576F6">
          <w:t xml:space="preserve"> </w:t>
        </w:r>
        <w:r>
          <w:t>information.</w:t>
        </w:r>
        <w:r w:rsidRPr="007576F6">
          <w:rPr>
            <w:spacing w:val="40"/>
          </w:rPr>
          <w:t xml:space="preserve"> </w:t>
        </w:r>
      </w:moveTo>
      <w:moveToRangeEnd w:id="188"/>
      <w:ins w:id="190" w:author="Author" w:date="2022-09-10T01:53:00Z">
        <w:r>
          <w:t xml:space="preserve">Biologically, there are relatively focal “columnar” projections from the superficial </w:t>
        </w:r>
      </w:ins>
      <w:moveToRangeStart w:id="191" w:author="Author" w:date="2022-09-10T01:53:00Z" w:name="move113667224"/>
      <w:moveTo w:id="192" w:author="Author" w:date="2022-09-10T01:53:00Z">
        <w:r>
          <w:t xml:space="preserve">(ECin) to deep (ECout) layers of EC, consistent with cortical anatomical organization in general (Gerlei, </w:t>
        </w:r>
        <w:r>
          <w:rPr>
            <w:spacing w:val="-2"/>
          </w:rPr>
          <w:t>Brown,</w:t>
        </w:r>
        <w:r>
          <w:rPr>
            <w:spacing w:val="-11"/>
          </w:rPr>
          <w:t xml:space="preserve"> </w:t>
        </w:r>
        <w:r>
          <w:rPr>
            <w:spacing w:val="6"/>
          </w:rPr>
          <w:t>S</w:t>
        </w:r>
        <w:r>
          <w:rPr>
            <w:spacing w:val="-85"/>
          </w:rPr>
          <w:t>u</w:t>
        </w:r>
        <w:r>
          <w:rPr>
            <w:spacing w:val="24"/>
          </w:rPr>
          <w:t>¨</w:t>
        </w:r>
        <w:r>
          <w:rPr>
            <w:spacing w:val="6"/>
          </w:rPr>
          <w:t>rmeli,</w:t>
        </w:r>
        <w:r>
          <w:rPr>
            <w:spacing w:val="-11"/>
          </w:rPr>
          <w:t xml:space="preserve"> </w:t>
        </w:r>
        <w:r>
          <w:rPr>
            <w:spacing w:val="-2"/>
          </w:rPr>
          <w:t>&amp;</w:t>
        </w:r>
        <w:r>
          <w:rPr>
            <w:spacing w:val="-12"/>
          </w:rPr>
          <w:t xml:space="preserve"> </w:t>
        </w:r>
        <w:r>
          <w:rPr>
            <w:spacing w:val="-2"/>
          </w:rPr>
          <w:t>Nolan,</w:t>
        </w:r>
        <w:r>
          <w:rPr>
            <w:spacing w:val="-12"/>
          </w:rPr>
          <w:t xml:space="preserve"> </w:t>
        </w:r>
        <w:r>
          <w:rPr>
            <w:spacing w:val="-2"/>
          </w:rPr>
          <w:t>2021;</w:t>
        </w:r>
        <w:r>
          <w:rPr>
            <w:spacing w:val="-12"/>
          </w:rPr>
          <w:t xml:space="preserve"> </w:t>
        </w:r>
        <w:r>
          <w:rPr>
            <w:spacing w:val="7"/>
          </w:rPr>
          <w:t>S</w:t>
        </w:r>
        <w:r>
          <w:rPr>
            <w:spacing w:val="-84"/>
          </w:rPr>
          <w:t>u</w:t>
        </w:r>
        <w:r>
          <w:rPr>
            <w:spacing w:val="25"/>
          </w:rPr>
          <w:t>¨</w:t>
        </w:r>
        <w:r>
          <w:rPr>
            <w:spacing w:val="7"/>
          </w:rPr>
          <w:t>rmeli</w:t>
        </w:r>
        <w:r>
          <w:rPr>
            <w:spacing w:val="-10"/>
          </w:rPr>
          <w:t xml:space="preserve"> </w:t>
        </w:r>
        <w:r>
          <w:rPr>
            <w:spacing w:val="-2"/>
          </w:rPr>
          <w:t>et</w:t>
        </w:r>
        <w:r>
          <w:rPr>
            <w:spacing w:val="-13"/>
          </w:rPr>
          <w:t xml:space="preserve"> </w:t>
        </w:r>
        <w:r>
          <w:rPr>
            <w:spacing w:val="-2"/>
          </w:rPr>
          <w:t>al.,</w:t>
        </w:r>
        <w:r>
          <w:rPr>
            <w:spacing w:val="-11"/>
          </w:rPr>
          <w:t xml:space="preserve"> </w:t>
        </w:r>
        <w:r>
          <w:rPr>
            <w:spacing w:val="-2"/>
          </w:rPr>
          <w:t>2015;</w:t>
        </w:r>
        <w:r>
          <w:rPr>
            <w:spacing w:val="-12"/>
          </w:rPr>
          <w:t xml:space="preserve"> </w:t>
        </w:r>
        <w:r>
          <w:rPr>
            <w:spacing w:val="-2"/>
          </w:rPr>
          <w:t>Witter,</w:t>
        </w:r>
        <w:r>
          <w:rPr>
            <w:spacing w:val="-11"/>
          </w:rPr>
          <w:t xml:space="preserve"> </w:t>
        </w:r>
        <w:r>
          <w:rPr>
            <w:spacing w:val="-2"/>
          </w:rPr>
          <w:t>Doan,</w:t>
        </w:r>
        <w:r>
          <w:rPr>
            <w:spacing w:val="-11"/>
          </w:rPr>
          <w:t xml:space="preserve"> </w:t>
        </w:r>
        <w:r>
          <w:rPr>
            <w:spacing w:val="-2"/>
          </w:rPr>
          <w:t>Jacobsen,</w:t>
        </w:r>
        <w:r>
          <w:rPr>
            <w:spacing w:val="-11"/>
          </w:rPr>
          <w:t xml:space="preserve"> </w:t>
        </w:r>
        <w:r>
          <w:rPr>
            <w:spacing w:val="-2"/>
          </w:rPr>
          <w:t>Nilssen,</w:t>
        </w:r>
        <w:r>
          <w:rPr>
            <w:spacing w:val="-12"/>
          </w:rPr>
          <w:t xml:space="preserve"> </w:t>
        </w:r>
        <w:r>
          <w:rPr>
            <w:spacing w:val="-2"/>
          </w:rPr>
          <w:t>&amp;</w:t>
        </w:r>
        <w:r>
          <w:rPr>
            <w:spacing w:val="-12"/>
          </w:rPr>
          <w:t xml:space="preserve"> </w:t>
        </w:r>
        <w:r>
          <w:rPr>
            <w:spacing w:val="-2"/>
          </w:rPr>
          <w:t>Ohara,</w:t>
        </w:r>
        <w:r>
          <w:rPr>
            <w:spacing w:val="-11"/>
          </w:rPr>
          <w:t xml:space="preserve"> </w:t>
        </w:r>
        <w:r>
          <w:rPr>
            <w:spacing w:val="-2"/>
          </w:rPr>
          <w:t>2017),</w:t>
        </w:r>
        <w:r>
          <w:rPr>
            <w:spacing w:val="-11"/>
          </w:rPr>
          <w:t xml:space="preserve"> </w:t>
        </w:r>
        <w:r>
          <w:rPr>
            <w:spacing w:val="-2"/>
          </w:rPr>
          <w:t xml:space="preserve">and </w:t>
        </w:r>
        <w:r>
          <w:t>in</w:t>
        </w:r>
        <w:r>
          <w:rPr>
            <w:spacing w:val="-16"/>
          </w:rPr>
          <w:t xml:space="preserve"> </w:t>
        </w:r>
        <w:r>
          <w:t>our</w:t>
        </w:r>
        <w:r>
          <w:rPr>
            <w:spacing w:val="-14"/>
          </w:rPr>
          <w:t xml:space="preserve"> </w:t>
        </w:r>
        <w:r>
          <w:t>model,</w:t>
        </w:r>
        <w:r>
          <w:rPr>
            <w:spacing w:val="-14"/>
          </w:rPr>
          <w:t xml:space="preserve"> </w:t>
        </w:r>
        <w:r>
          <w:t>we</w:t>
        </w:r>
        <w:r>
          <w:rPr>
            <w:spacing w:val="-13"/>
          </w:rPr>
          <w:t xml:space="preserve"> </w:t>
        </w:r>
        <w:r>
          <w:t>just</w:t>
        </w:r>
        <w:r>
          <w:rPr>
            <w:spacing w:val="-14"/>
          </w:rPr>
          <w:t xml:space="preserve"> </w:t>
        </w:r>
        <w:r>
          <w:t>use</w:t>
        </w:r>
        <w:r>
          <w:rPr>
            <w:spacing w:val="-14"/>
          </w:rPr>
          <w:t xml:space="preserve"> </w:t>
        </w:r>
        <w:r>
          <w:t>direct</w:t>
        </w:r>
        <w:r>
          <w:rPr>
            <w:spacing w:val="-14"/>
          </w:rPr>
          <w:t xml:space="preserve"> </w:t>
        </w:r>
        <w:r>
          <w:t>fixed</w:t>
        </w:r>
        <w:r>
          <w:rPr>
            <w:spacing w:val="-13"/>
          </w:rPr>
          <w:t xml:space="preserve"> </w:t>
        </w:r>
        <w:r>
          <w:t>one-to-one</w:t>
        </w:r>
        <w:r>
          <w:rPr>
            <w:spacing w:val="-14"/>
          </w:rPr>
          <w:t xml:space="preserve"> </w:t>
        </w:r>
        <w:r>
          <w:t>connections</w:t>
        </w:r>
        <w:r>
          <w:rPr>
            <w:spacing w:val="-14"/>
          </w:rPr>
          <w:t xml:space="preserve"> </w:t>
        </w:r>
        <w:r>
          <w:t>so</w:t>
        </w:r>
        <w:r>
          <w:rPr>
            <w:spacing w:val="-14"/>
          </w:rPr>
          <w:t xml:space="preserve"> </w:t>
        </w:r>
        <w:r>
          <w:t>that</w:t>
        </w:r>
        <w:r>
          <w:rPr>
            <w:spacing w:val="-13"/>
          </w:rPr>
          <w:t xml:space="preserve"> </w:t>
        </w:r>
        <w:r>
          <w:t>ECout</w:t>
        </w:r>
        <w:r>
          <w:rPr>
            <w:spacing w:val="-14"/>
          </w:rPr>
          <w:t xml:space="preserve"> </w:t>
        </w:r>
        <w:r>
          <w:t>literally</w:t>
        </w:r>
        <w:r>
          <w:rPr>
            <w:spacing w:val="-14"/>
          </w:rPr>
          <w:t xml:space="preserve"> </w:t>
        </w:r>
        <w:r>
          <w:t>mirrors</w:t>
        </w:r>
        <w:r>
          <w:rPr>
            <w:spacing w:val="-14"/>
          </w:rPr>
          <w:t xml:space="preserve"> </w:t>
        </w:r>
        <w:r>
          <w:t>the</w:t>
        </w:r>
        <w:r>
          <w:rPr>
            <w:spacing w:val="-13"/>
          </w:rPr>
          <w:t xml:space="preserve"> </w:t>
        </w:r>
        <w:r>
          <w:t>organization of ECin, but any information preserving connectivity pathway here would function similarly.</w:t>
        </w:r>
      </w:moveTo>
    </w:p>
    <w:moveToRangeEnd w:id="191"/>
    <w:p w14:paraId="07AF6037" w14:textId="77777777" w:rsidR="00A529FC" w:rsidRDefault="00000000" w:rsidP="007576F6">
      <w:pPr>
        <w:pStyle w:val="BodyText"/>
        <w:spacing w:before="69" w:line="163" w:lineRule="auto"/>
        <w:ind w:left="120" w:right="117" w:firstLine="298"/>
        <w:jc w:val="both"/>
      </w:pPr>
      <w:r>
        <w:t>This</w:t>
      </w:r>
      <w:r>
        <w:rPr>
          <w:spacing w:val="-14"/>
        </w:rPr>
        <w:t xml:space="preserve"> </w:t>
      </w:r>
      <w:r>
        <w:t>error-driven</w:t>
      </w:r>
      <w:r>
        <w:rPr>
          <w:spacing w:val="-14"/>
        </w:rPr>
        <w:t xml:space="preserve"> </w:t>
      </w:r>
      <w:r>
        <w:t>learning</w:t>
      </w:r>
      <w:r>
        <w:rPr>
          <w:spacing w:val="-12"/>
        </w:rPr>
        <w:t xml:space="preserve"> </w:t>
      </w:r>
      <w:r>
        <w:t>mechanism</w:t>
      </w:r>
      <w:r>
        <w:rPr>
          <w:spacing w:val="-8"/>
        </w:rPr>
        <w:t xml:space="preserve"> </w:t>
      </w:r>
      <w:r>
        <w:t>also</w:t>
      </w:r>
      <w:r>
        <w:rPr>
          <w:spacing w:val="-8"/>
        </w:rPr>
        <w:t xml:space="preserve"> </w:t>
      </w:r>
      <w:r>
        <w:t>applies</w:t>
      </w:r>
      <w:r>
        <w:rPr>
          <w:spacing w:val="-8"/>
        </w:rPr>
        <w:t xml:space="preserve"> </w:t>
      </w:r>
      <w:r>
        <w:t>to</w:t>
      </w:r>
      <w:r>
        <w:rPr>
          <w:spacing w:val="-8"/>
        </w:rPr>
        <w:t xml:space="preserve"> </w:t>
      </w:r>
      <w:r>
        <w:t>the</w:t>
      </w:r>
      <w:r>
        <w:rPr>
          <w:spacing w:val="-8"/>
        </w:rPr>
        <w:t xml:space="preserve"> </w:t>
      </w:r>
      <w:r>
        <w:t>pathways</w:t>
      </w:r>
      <w:r>
        <w:rPr>
          <w:spacing w:val="-8"/>
        </w:rPr>
        <w:t xml:space="preserve"> </w:t>
      </w:r>
      <w:r>
        <w:t>of</w:t>
      </w:r>
      <w:r>
        <w:rPr>
          <w:spacing w:val="-8"/>
        </w:rPr>
        <w:t xml:space="preserve"> </w:t>
      </w:r>
      <w:r>
        <w:t>ECin</w:t>
      </w:r>
      <w:r>
        <w:rPr>
          <w:spacing w:val="-8"/>
        </w:rPr>
        <w:t xml:space="preserve"> </w:t>
      </w:r>
      <w:r>
        <w:rPr>
          <w:rFonts w:ascii="Meiryo" w:hAnsi="Meiryo"/>
          <w:i/>
        </w:rPr>
        <w:t>→</w:t>
      </w:r>
      <w:r>
        <w:rPr>
          <w:rFonts w:ascii="Meiryo" w:hAnsi="Meiryo"/>
          <w:i/>
          <w:spacing w:val="-19"/>
        </w:rPr>
        <w:t xml:space="preserve"> </w:t>
      </w:r>
      <w:r>
        <w:t>CA1</w:t>
      </w:r>
      <w:r>
        <w:rPr>
          <w:spacing w:val="-8"/>
        </w:rPr>
        <w:t xml:space="preserve"> </w:t>
      </w:r>
      <w:r>
        <w:t>and</w:t>
      </w:r>
      <w:r>
        <w:rPr>
          <w:spacing w:val="-8"/>
        </w:rPr>
        <w:t xml:space="preserve"> </w:t>
      </w:r>
      <w:r>
        <w:t>ECout</w:t>
      </w:r>
      <w:r>
        <w:rPr>
          <w:spacing w:val="-8"/>
        </w:rPr>
        <w:t xml:space="preserve"> </w:t>
      </w:r>
      <w:r>
        <w:rPr>
          <w:rFonts w:ascii="Meiryo" w:hAnsi="Meiryo"/>
          <w:i/>
        </w:rPr>
        <w:t>→</w:t>
      </w:r>
      <w:r>
        <w:rPr>
          <w:rFonts w:ascii="Meiryo" w:hAnsi="Meiryo"/>
          <w:i/>
          <w:spacing w:val="-19"/>
        </w:rPr>
        <w:t xml:space="preserve"> </w:t>
      </w:r>
      <w:r>
        <w:t>CA1, by</w:t>
      </w:r>
      <w:r>
        <w:rPr>
          <w:spacing w:val="-10"/>
        </w:rPr>
        <w:t xml:space="preserve"> </w:t>
      </w:r>
      <w:r>
        <w:t>virtue</w:t>
      </w:r>
      <w:r>
        <w:rPr>
          <w:spacing w:val="-5"/>
        </w:rPr>
        <w:t xml:space="preserve"> </w:t>
      </w:r>
      <w:r>
        <w:t>of</w:t>
      </w:r>
      <w:r>
        <w:rPr>
          <w:spacing w:val="-5"/>
        </w:rPr>
        <w:t xml:space="preserve"> </w:t>
      </w:r>
      <w:r>
        <w:t>the</w:t>
      </w:r>
      <w:r>
        <w:rPr>
          <w:spacing w:val="-5"/>
        </w:rPr>
        <w:t xml:space="preserve"> </w:t>
      </w:r>
      <w:r>
        <w:t>differential</w:t>
      </w:r>
      <w:r>
        <w:rPr>
          <w:spacing w:val="-5"/>
        </w:rPr>
        <w:t xml:space="preserve"> </w:t>
      </w:r>
      <w:r>
        <w:t>influence</w:t>
      </w:r>
      <w:r>
        <w:rPr>
          <w:spacing w:val="-5"/>
        </w:rPr>
        <w:t xml:space="preserve"> </w:t>
      </w:r>
      <w:r>
        <w:t>of</w:t>
      </w:r>
      <w:r>
        <w:rPr>
          <w:spacing w:val="-5"/>
        </w:rPr>
        <w:t xml:space="preserve"> </w:t>
      </w:r>
      <w:r>
        <w:t>the</w:t>
      </w:r>
      <w:r>
        <w:rPr>
          <w:spacing w:val="-5"/>
        </w:rPr>
        <w:t xml:space="preserve"> </w:t>
      </w:r>
      <w:r>
        <w:t>ECin,</w:t>
      </w:r>
      <w:r>
        <w:rPr>
          <w:spacing w:val="-4"/>
        </w:rPr>
        <w:t xml:space="preserve"> </w:t>
      </w:r>
      <w:r>
        <w:t>ECout</w:t>
      </w:r>
      <w:r>
        <w:rPr>
          <w:spacing w:val="-5"/>
        </w:rPr>
        <w:t xml:space="preserve"> </w:t>
      </w:r>
      <w:r>
        <w:rPr>
          <w:rFonts w:ascii="Meiryo" w:hAnsi="Meiryo"/>
          <w:i/>
        </w:rPr>
        <w:t>→</w:t>
      </w:r>
      <w:r>
        <w:rPr>
          <w:rFonts w:ascii="Meiryo" w:hAnsi="Meiryo"/>
          <w:i/>
          <w:spacing w:val="-19"/>
        </w:rPr>
        <w:t xml:space="preserve"> </w:t>
      </w:r>
      <w:r>
        <w:t>CA1</w:t>
      </w:r>
      <w:r>
        <w:rPr>
          <w:spacing w:val="-5"/>
        </w:rPr>
        <w:t xml:space="preserve"> </w:t>
      </w:r>
      <w:r>
        <w:t>pathways</w:t>
      </w:r>
      <w:r>
        <w:rPr>
          <w:spacing w:val="-5"/>
        </w:rPr>
        <w:t xml:space="preserve"> </w:t>
      </w:r>
      <w:r>
        <w:t>on</w:t>
      </w:r>
      <w:r>
        <w:rPr>
          <w:spacing w:val="-5"/>
        </w:rPr>
        <w:t xml:space="preserve"> </w:t>
      </w:r>
      <w:r>
        <w:t>activity</w:t>
      </w:r>
      <w:r>
        <w:rPr>
          <w:spacing w:val="-5"/>
        </w:rPr>
        <w:t xml:space="preserve"> </w:t>
      </w:r>
      <w:r>
        <w:t>of</w:t>
      </w:r>
      <w:r>
        <w:rPr>
          <w:spacing w:val="-5"/>
        </w:rPr>
        <w:t xml:space="preserve"> </w:t>
      </w:r>
      <w:r>
        <w:t>the</w:t>
      </w:r>
      <w:r>
        <w:rPr>
          <w:spacing w:val="-5"/>
        </w:rPr>
        <w:t xml:space="preserve"> </w:t>
      </w:r>
      <w:r>
        <w:t>CA1</w:t>
      </w:r>
      <w:r>
        <w:rPr>
          <w:spacing w:val="-5"/>
        </w:rPr>
        <w:t xml:space="preserve"> </w:t>
      </w:r>
      <w:r>
        <w:t>neurons across</w:t>
      </w:r>
      <w:r>
        <w:rPr>
          <w:spacing w:val="-11"/>
        </w:rPr>
        <w:t xml:space="preserve"> </w:t>
      </w:r>
      <w:r>
        <w:t>the</w:t>
      </w:r>
      <w:r>
        <w:rPr>
          <w:spacing w:val="-10"/>
        </w:rPr>
        <w:t xml:space="preserve"> </w:t>
      </w:r>
      <w:r>
        <w:t>theta</w:t>
      </w:r>
      <w:r>
        <w:rPr>
          <w:spacing w:val="-10"/>
        </w:rPr>
        <w:t xml:space="preserve"> </w:t>
      </w:r>
      <w:r>
        <w:t>cycle.</w:t>
      </w:r>
      <w:r>
        <w:rPr>
          <w:spacing w:val="4"/>
        </w:rPr>
        <w:t xml:space="preserve"> </w:t>
      </w:r>
      <w:r>
        <w:t>For</w:t>
      </w:r>
      <w:r>
        <w:rPr>
          <w:spacing w:val="-11"/>
        </w:rPr>
        <w:t xml:space="preserve"> </w:t>
      </w:r>
      <w:r>
        <w:t>example,</w:t>
      </w:r>
      <w:r>
        <w:rPr>
          <w:spacing w:val="-9"/>
        </w:rPr>
        <w:t xml:space="preserve"> </w:t>
      </w:r>
      <w:r>
        <w:t>CA1</w:t>
      </w:r>
      <w:r>
        <w:rPr>
          <w:spacing w:val="-10"/>
        </w:rPr>
        <w:t xml:space="preserve"> </w:t>
      </w:r>
      <w:r>
        <w:t>receives</w:t>
      </w:r>
      <w:r>
        <w:rPr>
          <w:spacing w:val="-11"/>
        </w:rPr>
        <w:t xml:space="preserve"> </w:t>
      </w:r>
      <w:r>
        <w:t>from</w:t>
      </w:r>
      <w:r>
        <w:rPr>
          <w:spacing w:val="-10"/>
        </w:rPr>
        <w:t xml:space="preserve"> </w:t>
      </w:r>
      <w:r>
        <w:t>both</w:t>
      </w:r>
      <w:r>
        <w:rPr>
          <w:spacing w:val="-10"/>
        </w:rPr>
        <w:t xml:space="preserve"> </w:t>
      </w:r>
      <w:r>
        <w:t>the</w:t>
      </w:r>
      <w:r>
        <w:rPr>
          <w:spacing w:val="-11"/>
        </w:rPr>
        <w:t xml:space="preserve"> </w:t>
      </w:r>
      <w:r>
        <w:t>CA3</w:t>
      </w:r>
      <w:r>
        <w:rPr>
          <w:spacing w:val="-10"/>
        </w:rPr>
        <w:t xml:space="preserve"> </w:t>
      </w:r>
      <w:r>
        <w:t>and</w:t>
      </w:r>
      <w:r>
        <w:rPr>
          <w:spacing w:val="-10"/>
        </w:rPr>
        <w:t xml:space="preserve"> </w:t>
      </w:r>
      <w:r>
        <w:t>the</w:t>
      </w:r>
      <w:r>
        <w:rPr>
          <w:spacing w:val="-11"/>
        </w:rPr>
        <w:t xml:space="preserve"> </w:t>
      </w:r>
      <w:r>
        <w:t>EC</w:t>
      </w:r>
      <w:r>
        <w:rPr>
          <w:spacing w:val="-10"/>
        </w:rPr>
        <w:t xml:space="preserve"> </w:t>
      </w:r>
      <w:r>
        <w:t>layers,</w:t>
      </w:r>
      <w:r>
        <w:rPr>
          <w:spacing w:val="-9"/>
        </w:rPr>
        <w:t xml:space="preserve"> </w:t>
      </w:r>
      <w:r>
        <w:t>and</w:t>
      </w:r>
      <w:r>
        <w:rPr>
          <w:spacing w:val="-11"/>
        </w:rPr>
        <w:t xml:space="preserve"> </w:t>
      </w:r>
      <w:r>
        <w:t>the</w:t>
      </w:r>
      <w:r>
        <w:rPr>
          <w:spacing w:val="-10"/>
        </w:rPr>
        <w:t xml:space="preserve"> </w:t>
      </w:r>
      <w:r>
        <w:rPr>
          <w:spacing w:val="-2"/>
        </w:rPr>
        <w:t>differential</w:t>
      </w:r>
    </w:p>
    <w:p w14:paraId="6E0AD174" w14:textId="77777777" w:rsidR="00A529FC" w:rsidRDefault="00000000">
      <w:pPr>
        <w:pStyle w:val="BodyText"/>
        <w:spacing w:before="33"/>
        <w:ind w:left="120"/>
        <w:jc w:val="both"/>
      </w:pPr>
      <w:r>
        <w:t>strength</w:t>
      </w:r>
      <w:r>
        <w:rPr>
          <w:spacing w:val="-9"/>
        </w:rPr>
        <w:t xml:space="preserve"> </w:t>
      </w:r>
      <w:r>
        <w:t>of</w:t>
      </w:r>
      <w:r>
        <w:rPr>
          <w:spacing w:val="-8"/>
        </w:rPr>
        <w:t xml:space="preserve"> </w:t>
      </w:r>
      <w:r>
        <w:t>these</w:t>
      </w:r>
      <w:r w:rsidRPr="007576F6">
        <w:rPr>
          <w:spacing w:val="-8"/>
        </w:rPr>
        <w:t xml:space="preserve"> </w:t>
      </w:r>
      <w:r>
        <w:t>pathways</w:t>
      </w:r>
      <w:r w:rsidRPr="007576F6">
        <w:rPr>
          <w:spacing w:val="-8"/>
        </w:rPr>
        <w:t xml:space="preserve"> </w:t>
      </w:r>
      <w:r>
        <w:t>creates</w:t>
      </w:r>
      <w:r w:rsidRPr="007576F6">
        <w:rPr>
          <w:spacing w:val="-8"/>
        </w:rPr>
        <w:t xml:space="preserve"> </w:t>
      </w:r>
      <w:r>
        <w:t>different</w:t>
      </w:r>
      <w:r w:rsidRPr="007576F6">
        <w:rPr>
          <w:spacing w:val="-9"/>
        </w:rPr>
        <w:t xml:space="preserve"> </w:t>
      </w:r>
      <w:r>
        <w:t>CA1</w:t>
      </w:r>
      <w:r w:rsidRPr="007576F6">
        <w:rPr>
          <w:spacing w:val="-8"/>
        </w:rPr>
        <w:t xml:space="preserve"> </w:t>
      </w:r>
      <w:r>
        <w:t>activity</w:t>
      </w:r>
      <w:r w:rsidRPr="007576F6">
        <w:rPr>
          <w:spacing w:val="-9"/>
        </w:rPr>
        <w:t xml:space="preserve"> </w:t>
      </w:r>
      <w:r>
        <w:t>states</w:t>
      </w:r>
      <w:r>
        <w:rPr>
          <w:spacing w:val="-8"/>
        </w:rPr>
        <w:t xml:space="preserve"> </w:t>
      </w:r>
      <w:r>
        <w:t>across</w:t>
      </w:r>
      <w:r>
        <w:rPr>
          <w:spacing w:val="-8"/>
        </w:rPr>
        <w:t xml:space="preserve"> </w:t>
      </w:r>
      <w:r>
        <w:t>the</w:t>
      </w:r>
      <w:r>
        <w:rPr>
          <w:spacing w:val="-8"/>
        </w:rPr>
        <w:t xml:space="preserve"> </w:t>
      </w:r>
      <w:r>
        <w:t>theta</w:t>
      </w:r>
      <w:r>
        <w:rPr>
          <w:spacing w:val="-9"/>
        </w:rPr>
        <w:t xml:space="preserve"> </w:t>
      </w:r>
      <w:r>
        <w:t>cycle,</w:t>
      </w:r>
      <w:r>
        <w:rPr>
          <w:spacing w:val="-7"/>
        </w:rPr>
        <w:t xml:space="preserve"> </w:t>
      </w:r>
      <w:r>
        <w:t>similar</w:t>
      </w:r>
      <w:r>
        <w:rPr>
          <w:spacing w:val="-9"/>
        </w:rPr>
        <w:t xml:space="preserve"> </w:t>
      </w:r>
      <w:r>
        <w:t>to</w:t>
      </w:r>
      <w:r>
        <w:rPr>
          <w:spacing w:val="-8"/>
        </w:rPr>
        <w:t xml:space="preserve"> </w:t>
      </w:r>
      <w:r>
        <w:t>equation</w:t>
      </w:r>
      <w:r>
        <w:rPr>
          <w:spacing w:val="-9"/>
        </w:rPr>
        <w:t xml:space="preserve"> </w:t>
      </w:r>
      <w:r w:rsidRPr="007576F6">
        <w:rPr>
          <w:spacing w:val="-7"/>
        </w:rPr>
        <w:t>3:</w:t>
      </w:r>
    </w:p>
    <w:p w14:paraId="3012472D" w14:textId="77777777" w:rsidR="00A529FC" w:rsidRDefault="00000000" w:rsidP="007576F6">
      <w:pPr>
        <w:tabs>
          <w:tab w:val="left" w:pos="9225"/>
        </w:tabs>
        <w:spacing w:before="129" w:line="197" w:lineRule="exact"/>
        <w:ind w:left="3103"/>
      </w:pPr>
      <w:r>
        <w:rPr>
          <w:rFonts w:ascii="Georgia" w:hAnsi="Georgia"/>
          <w:i/>
          <w:w w:val="105"/>
        </w:rPr>
        <w:t>dW</w:t>
      </w:r>
      <w:r>
        <w:rPr>
          <w:rFonts w:ascii="Georgia" w:hAnsi="Georgia"/>
          <w:i/>
          <w:w w:val="105"/>
          <w:vertAlign w:val="subscript"/>
        </w:rPr>
        <w:t>i,j</w:t>
      </w:r>
      <w:r>
        <w:rPr>
          <w:rFonts w:ascii="Georgia" w:hAnsi="Georgia"/>
          <w:i/>
          <w:spacing w:val="41"/>
          <w:w w:val="105"/>
        </w:rPr>
        <w:t xml:space="preserve"> </w:t>
      </w:r>
      <w:r>
        <w:rPr>
          <w:rFonts w:ascii="Tahoma" w:hAnsi="Tahoma"/>
          <w:w w:val="105"/>
        </w:rPr>
        <w:t>=</w:t>
      </w:r>
      <w:r>
        <w:rPr>
          <w:rFonts w:ascii="Tahoma" w:hAnsi="Tahoma"/>
          <w:spacing w:val="3"/>
          <w:w w:val="105"/>
        </w:rPr>
        <w:t xml:space="preserve"> </w:t>
      </w:r>
      <w:r>
        <w:rPr>
          <w:w w:val="105"/>
        </w:rPr>
        <w:t>CA3</w:t>
      </w:r>
      <w:r>
        <w:rPr>
          <w:rFonts w:ascii="Georgia" w:hAnsi="Georgia"/>
          <w:i/>
          <w:w w:val="105"/>
          <w:vertAlign w:val="subscript"/>
        </w:rPr>
        <w:t>i</w:t>
      </w:r>
      <w:r>
        <w:rPr>
          <w:rFonts w:ascii="Tahoma" w:hAnsi="Tahoma"/>
          <w:w w:val="105"/>
        </w:rPr>
        <w:t>(</w:t>
      </w:r>
      <w:r>
        <w:rPr>
          <w:w w:val="105"/>
        </w:rPr>
        <w:t>CA1</w:t>
      </w:r>
      <w:r>
        <w:rPr>
          <w:rFonts w:ascii="Georgia" w:hAnsi="Georgia"/>
          <w:i/>
          <w:w w:val="105"/>
          <w:vertAlign w:val="superscript"/>
        </w:rPr>
        <w:t>ECin</w:t>
      </w:r>
      <w:r>
        <w:rPr>
          <w:rFonts w:ascii="Georgia" w:hAnsi="Georgia"/>
          <w:i/>
          <w:spacing w:val="16"/>
          <w:w w:val="105"/>
        </w:rPr>
        <w:t xml:space="preserve"> </w:t>
      </w:r>
      <w:r>
        <w:rPr>
          <w:rFonts w:ascii="Meiryo" w:hAnsi="Meiryo"/>
          <w:i/>
          <w:w w:val="105"/>
        </w:rPr>
        <w:t>−</w:t>
      </w:r>
      <w:r>
        <w:rPr>
          <w:rFonts w:ascii="Meiryo" w:hAnsi="Meiryo"/>
          <w:i/>
          <w:spacing w:val="-20"/>
          <w:w w:val="105"/>
        </w:rPr>
        <w:t xml:space="preserve"> </w:t>
      </w:r>
      <w:r>
        <w:rPr>
          <w:spacing w:val="-2"/>
          <w:w w:val="105"/>
        </w:rPr>
        <w:t>CA1</w:t>
      </w:r>
      <w:r>
        <w:rPr>
          <w:rFonts w:ascii="Georgia" w:hAnsi="Georgia"/>
          <w:i/>
          <w:spacing w:val="-2"/>
          <w:w w:val="105"/>
          <w:vertAlign w:val="superscript"/>
        </w:rPr>
        <w:t>CA</w:t>
      </w:r>
      <w:r>
        <w:rPr>
          <w:rFonts w:ascii="Trebuchet MS" w:hAnsi="Trebuchet MS"/>
          <w:spacing w:val="-2"/>
          <w:w w:val="105"/>
          <w:vertAlign w:val="superscript"/>
        </w:rPr>
        <w:t>3</w:t>
      </w:r>
      <w:r>
        <w:rPr>
          <w:rFonts w:ascii="Tahoma" w:hAnsi="Tahoma"/>
          <w:spacing w:val="-2"/>
          <w:w w:val="105"/>
        </w:rPr>
        <w:t>)</w:t>
      </w:r>
      <w:r>
        <w:rPr>
          <w:rFonts w:ascii="Georgia" w:hAnsi="Georgia"/>
          <w:i/>
          <w:spacing w:val="-2"/>
          <w:w w:val="105"/>
        </w:rPr>
        <w:t>,</w:t>
      </w:r>
      <w:r>
        <w:rPr>
          <w:rFonts w:ascii="Georgia" w:hAnsi="Georgia"/>
          <w:i/>
        </w:rPr>
        <w:tab/>
      </w:r>
      <w:r>
        <w:rPr>
          <w:spacing w:val="-5"/>
          <w:w w:val="110"/>
        </w:rPr>
        <w:t>(4)</w:t>
      </w:r>
    </w:p>
    <w:p w14:paraId="484162E3" w14:textId="77777777" w:rsidR="00A529FC" w:rsidRDefault="00000000">
      <w:pPr>
        <w:tabs>
          <w:tab w:val="left" w:pos="2463"/>
        </w:tabs>
        <w:spacing w:line="155" w:lineRule="exact"/>
        <w:ind w:left="1349"/>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14:paraId="0F7B7AA1" w14:textId="2E98EDBE" w:rsidR="00A529FC" w:rsidRDefault="002F233B">
      <w:pPr>
        <w:pStyle w:val="BodyText"/>
        <w:spacing w:before="171" w:line="266" w:lineRule="auto"/>
        <w:ind w:left="120" w:right="119"/>
        <w:jc w:val="both"/>
        <w:rPr>
          <w:ins w:id="193" w:author="Author" w:date="2022-09-10T01:53:00Z"/>
        </w:rPr>
      </w:pPr>
      <w:del w:id="194" w:author="Author" w:date="2022-09-10T01:53:00Z">
        <w:r>
          <w:rPr>
            <w:noProof/>
          </w:rPr>
          <mc:AlternateContent>
            <mc:Choice Requires="wps">
              <w:drawing>
                <wp:anchor distT="0" distB="0" distL="114300" distR="114300" simplePos="0" relativeHeight="487601152" behindDoc="1" locked="0" layoutInCell="1" allowOverlap="1" wp14:anchorId="6ED22699" wp14:editId="0F1FBE43">
                  <wp:simplePos x="0" y="0"/>
                  <wp:positionH relativeFrom="page">
                    <wp:posOffset>1554480</wp:posOffset>
                  </wp:positionH>
                  <wp:positionV relativeFrom="paragraph">
                    <wp:posOffset>207645</wp:posOffset>
                  </wp:positionV>
                  <wp:extent cx="43815" cy="101600"/>
                  <wp:effectExtent l="0" t="0" r="6985" b="0"/>
                  <wp:wrapNone/>
                  <wp:docPr id="601"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9B3D42" w14:textId="77777777" w:rsidR="00ED530C" w:rsidRDefault="00000000">
                              <w:pPr>
                                <w:spacing w:line="155" w:lineRule="exact"/>
                                <w:rPr>
                                  <w:del w:id="195" w:author="Author" w:date="2022-09-10T01:53:00Z"/>
                                  <w:rFonts w:ascii="Georgia"/>
                                  <w:i/>
                                  <w:sz w:val="16"/>
                                </w:rPr>
                              </w:pPr>
                              <w:del w:id="196" w:author="Author" w:date="2022-09-10T01:53:00Z">
                                <w:r>
                                  <w:rPr>
                                    <w:rFonts w:ascii="Georgia"/>
                                    <w:i/>
                                    <w:w w:val="146"/>
                                    <w:sz w:val="16"/>
                                  </w:rPr>
                                  <w:delText>j</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22699" id="docshape55" o:spid="_x0000_s1030" type="#_x0000_t202" style="position:absolute;left:0;text-align:left;margin-left:122.4pt;margin-top:16.35pt;width:3.45pt;height:8pt;z-index:-15715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RfHMyQEAAH8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" filled="f" stroked="f">
                  <v:path arrowok="t"/>
                  <v:textbox inset="0,0,0,0">
                    <w:txbxContent>
                      <w:p w14:paraId="319B3D42" w14:textId="77777777" w:rsidR="00ED530C" w:rsidRDefault="00000000">
                        <w:pPr>
                          <w:spacing w:line="155" w:lineRule="exact"/>
                          <w:rPr>
                            <w:del w:id="197" w:author="Author" w:date="2022-09-10T01:53:00Z"/>
                            <w:rFonts w:ascii="Georgia"/>
                            <w:i/>
                            <w:sz w:val="16"/>
                          </w:rPr>
                        </w:pPr>
                        <w:del w:id="198" w:author="Author" w:date="2022-09-10T01:53:00Z">
                          <w:r>
                            <w:rPr>
                              <w:rFonts w:ascii="Georgia"/>
                              <w:i/>
                              <w:w w:val="146"/>
                              <w:sz w:val="16"/>
                            </w:rPr>
                            <w:delText>j</w:delText>
                          </w:r>
                        </w:del>
                      </w:p>
                    </w:txbxContent>
                  </v:textbox>
                  <w10:wrap anchorx="page"/>
                </v:shape>
              </w:pict>
            </mc:Fallback>
          </mc:AlternateContent>
        </w:r>
        <w:r>
          <w:rPr>
            <w:noProof/>
          </w:rPr>
          <mc:AlternateContent>
            <mc:Choice Requires="wps">
              <w:drawing>
                <wp:anchor distT="0" distB="0" distL="114300" distR="114300" simplePos="0" relativeHeight="487602176" behindDoc="1" locked="0" layoutInCell="1" allowOverlap="1" wp14:anchorId="4FD2BB6C" wp14:editId="626D0915">
                  <wp:simplePos x="0" y="0"/>
                  <wp:positionH relativeFrom="page">
                    <wp:posOffset>1781175</wp:posOffset>
                  </wp:positionH>
                  <wp:positionV relativeFrom="paragraph">
                    <wp:posOffset>397510</wp:posOffset>
                  </wp:positionV>
                  <wp:extent cx="43815" cy="101600"/>
                  <wp:effectExtent l="0" t="0" r="6985" b="0"/>
                  <wp:wrapNone/>
                  <wp:docPr id="602"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E9272" w14:textId="77777777" w:rsidR="00ED530C" w:rsidRDefault="00000000">
                              <w:pPr>
                                <w:spacing w:line="155" w:lineRule="exact"/>
                                <w:rPr>
                                  <w:del w:id="199" w:author="Author" w:date="2022-09-10T01:53:00Z"/>
                                  <w:rFonts w:ascii="Georgia"/>
                                  <w:i/>
                                  <w:sz w:val="16"/>
                                </w:rPr>
                              </w:pPr>
                              <w:del w:id="200" w:author="Author" w:date="2022-09-10T01:53:00Z">
                                <w:r>
                                  <w:rPr>
                                    <w:rFonts w:ascii="Georgia"/>
                                    <w:i/>
                                    <w:w w:val="146"/>
                                    <w:sz w:val="16"/>
                                  </w:rPr>
                                  <w:delText>j</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D2BB6C" id="docshape56" o:spid="_x0000_s1031" type="#_x0000_t202" style="position:absolute;left:0;text-align:left;margin-left:140.25pt;margin-top:31.3pt;width:3.45pt;height:8pt;z-index:-15714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" filled="f" stroked="f">
                  <v:path arrowok="t"/>
                  <v:textbox inset="0,0,0,0">
                    <w:txbxContent>
                      <w:p w14:paraId="618E9272" w14:textId="77777777" w:rsidR="00ED530C" w:rsidRDefault="00000000">
                        <w:pPr>
                          <w:spacing w:line="155" w:lineRule="exact"/>
                          <w:rPr>
                            <w:del w:id="201" w:author="Author" w:date="2022-09-10T01:53:00Z"/>
                            <w:rFonts w:ascii="Georgia"/>
                            <w:i/>
                            <w:sz w:val="16"/>
                          </w:rPr>
                        </w:pPr>
                        <w:del w:id="202" w:author="Author" w:date="2022-09-10T01:53:00Z">
                          <w:r>
                            <w:rPr>
                              <w:rFonts w:ascii="Georgia"/>
                              <w:i/>
                              <w:w w:val="146"/>
                              <w:sz w:val="16"/>
                            </w:rPr>
                            <w:delText>j</w:delText>
                          </w:r>
                        </w:del>
                      </w:p>
                    </w:txbxContent>
                  </v:textbox>
                  <w10:wrap anchorx="page"/>
                </v:shape>
              </w:pict>
            </mc:Fallback>
          </mc:AlternateContent>
        </w:r>
      </w:del>
      <w:ins w:id="203" w:author="Author" w:date="2022-09-10T01:53:00Z">
        <w:r w:rsidR="006228F8">
          <w:rPr>
            <w:noProof/>
          </w:rPr>
          <mc:AlternateContent>
            <mc:Choice Requires="wps">
              <w:drawing>
                <wp:anchor distT="0" distB="0" distL="114300" distR="114300" simplePos="0" relativeHeight="486563840" behindDoc="1" locked="0" layoutInCell="1" allowOverlap="1" wp14:anchorId="76751398" wp14:editId="047DA6A2">
                  <wp:simplePos x="0" y="0"/>
                  <wp:positionH relativeFrom="page">
                    <wp:posOffset>1554480</wp:posOffset>
                  </wp:positionH>
                  <wp:positionV relativeFrom="paragraph">
                    <wp:posOffset>198120</wp:posOffset>
                  </wp:positionV>
                  <wp:extent cx="43815" cy="101600"/>
                  <wp:effectExtent l="0" t="0" r="6985" b="0"/>
                  <wp:wrapNone/>
                  <wp:docPr id="496" name="docshape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8BBB99" w14:textId="77777777" w:rsidR="00A529FC" w:rsidRDefault="00000000">
                              <w:pPr>
                                <w:spacing w:line="155" w:lineRule="exact"/>
                                <w:rPr>
                                  <w:ins w:id="204" w:author="Author" w:date="2022-09-10T01:53:00Z"/>
                                  <w:rFonts w:ascii="Georgia"/>
                                  <w:i/>
                                  <w:sz w:val="16"/>
                                </w:rPr>
                              </w:pPr>
                              <w:ins w:id="205" w:author="Author" w:date="2022-09-10T01:53: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751398" id="_x0000_s1032" type="#_x0000_t202" style="position:absolute;left:0;text-align:left;margin-left:122.4pt;margin-top:15.6pt;width:3.45pt;height:8pt;z-index:-1675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" filled="f" stroked="f">
                  <v:path arrowok="t"/>
                  <v:textbox inset="0,0,0,0">
                    <w:txbxContent>
                      <w:p w14:paraId="278BBB99" w14:textId="77777777" w:rsidR="00A529FC" w:rsidRDefault="00000000">
                        <w:pPr>
                          <w:spacing w:line="155" w:lineRule="exact"/>
                          <w:rPr>
                            <w:ins w:id="206" w:author="Author" w:date="2022-09-10T01:53:00Z"/>
                            <w:rFonts w:ascii="Georgia"/>
                            <w:i/>
                            <w:sz w:val="16"/>
                          </w:rPr>
                        </w:pPr>
                        <w:ins w:id="207" w:author="Author" w:date="2022-09-10T01:53:00Z">
                          <w:r>
                            <w:rPr>
                              <w:rFonts w:ascii="Georgia"/>
                              <w:i/>
                              <w:w w:val="146"/>
                              <w:sz w:val="16"/>
                            </w:rPr>
                            <w:t>j</w:t>
                          </w:r>
                        </w:ins>
                      </w:p>
                    </w:txbxContent>
                  </v:textbox>
                  <w10:wrap anchorx="page"/>
                </v:shape>
              </w:pict>
            </mc:Fallback>
          </mc:AlternateContent>
        </w:r>
        <w:r w:rsidR="006228F8">
          <w:rPr>
            <w:noProof/>
          </w:rPr>
          <mc:AlternateContent>
            <mc:Choice Requires="wps">
              <w:drawing>
                <wp:anchor distT="0" distB="0" distL="114300" distR="114300" simplePos="0" relativeHeight="486564352" behindDoc="1" locked="0" layoutInCell="1" allowOverlap="1" wp14:anchorId="636E446E" wp14:editId="184416EA">
                  <wp:simplePos x="0" y="0"/>
                  <wp:positionH relativeFrom="page">
                    <wp:posOffset>1781175</wp:posOffset>
                  </wp:positionH>
                  <wp:positionV relativeFrom="paragraph">
                    <wp:posOffset>387985</wp:posOffset>
                  </wp:positionV>
                  <wp:extent cx="43815" cy="101600"/>
                  <wp:effectExtent l="0" t="0" r="6985" b="0"/>
                  <wp:wrapNone/>
                  <wp:docPr id="495" name="docshape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A69B" w14:textId="77777777" w:rsidR="00A529FC" w:rsidRDefault="00000000">
                              <w:pPr>
                                <w:spacing w:line="155" w:lineRule="exact"/>
                                <w:rPr>
                                  <w:ins w:id="208" w:author="Author" w:date="2022-09-10T01:53:00Z"/>
                                  <w:rFonts w:ascii="Georgia"/>
                                  <w:i/>
                                  <w:sz w:val="16"/>
                                </w:rPr>
                              </w:pPr>
                              <w:ins w:id="209" w:author="Author" w:date="2022-09-10T01:53: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6E446E" id="_x0000_s1033" type="#_x0000_t202" style="position:absolute;left:0;text-align:left;margin-left:140.25pt;margin-top:30.55pt;width:3.45pt;height:8pt;z-index:-167521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" filled="f" stroked="f">
                  <v:path arrowok="t"/>
                  <v:textbox inset="0,0,0,0">
                    <w:txbxContent>
                      <w:p w14:paraId="7DF8A69B" w14:textId="77777777" w:rsidR="00A529FC" w:rsidRDefault="00000000">
                        <w:pPr>
                          <w:spacing w:line="155" w:lineRule="exact"/>
                          <w:rPr>
                            <w:ins w:id="210" w:author="Author" w:date="2022-09-10T01:53:00Z"/>
                            <w:rFonts w:ascii="Georgia"/>
                            <w:i/>
                            <w:sz w:val="16"/>
                          </w:rPr>
                        </w:pPr>
                        <w:ins w:id="211" w:author="Author" w:date="2022-09-10T01:53:00Z">
                          <w:r>
                            <w:rPr>
                              <w:rFonts w:ascii="Georgia"/>
                              <w:i/>
                              <w:w w:val="146"/>
                              <w:sz w:val="16"/>
                            </w:rPr>
                            <w:t>j</w:t>
                          </w:r>
                        </w:ins>
                      </w:p>
                    </w:txbxContent>
                  </v:textbox>
                  <w10:wrap anchorx="page"/>
                </v:shape>
              </w:pict>
            </mc:Fallback>
          </mc:AlternateContent>
        </w:r>
      </w:ins>
      <w:r w:rsidR="00000000">
        <w:t>where CA1</w:t>
      </w:r>
      <w:r w:rsidR="00000000" w:rsidRPr="007576F6">
        <w:rPr>
          <w:rFonts w:ascii="Georgia"/>
          <w:i/>
          <w:vertAlign w:val="superscript"/>
        </w:rPr>
        <w:t>CA</w:t>
      </w:r>
      <w:r w:rsidR="00000000" w:rsidRPr="007576F6">
        <w:rPr>
          <w:rFonts w:ascii="Trebuchet MS"/>
          <w:vertAlign w:val="superscript"/>
        </w:rPr>
        <w:t>3</w:t>
      </w:r>
      <w:r w:rsidR="00000000" w:rsidRPr="007576F6">
        <w:rPr>
          <w:rFonts w:ascii="Trebuchet MS"/>
        </w:rPr>
        <w:t xml:space="preserve"> </w:t>
      </w:r>
      <w:r w:rsidR="00000000">
        <w:t>reflects CA1 activity when driven more strongly by the CA3 inputs earlier in the theta cy- cle, while CA1</w:t>
      </w:r>
      <w:r w:rsidR="00000000" w:rsidRPr="007576F6">
        <w:rPr>
          <w:rFonts w:ascii="Georgia"/>
          <w:i/>
          <w:vertAlign w:val="superscript"/>
        </w:rPr>
        <w:t>ECin</w:t>
      </w:r>
      <w:r w:rsidR="00000000" w:rsidRPr="007576F6">
        <w:rPr>
          <w:rFonts w:ascii="Georgia"/>
          <w:i/>
        </w:rPr>
        <w:t xml:space="preserve"> </w:t>
      </w:r>
      <w:r w:rsidR="00000000">
        <w:t>reflects the final activity state when driven more strongly by ECin (and also by the bidirectional</w:t>
      </w:r>
      <w:r w:rsidR="00000000">
        <w:rPr>
          <w:spacing w:val="-6"/>
        </w:rPr>
        <w:t xml:space="preserve"> </w:t>
      </w:r>
      <w:r w:rsidR="00000000">
        <w:t>ECout</w:t>
      </w:r>
      <w:r w:rsidR="00000000">
        <w:rPr>
          <w:spacing w:val="-6"/>
        </w:rPr>
        <w:t xml:space="preserve"> </w:t>
      </w:r>
      <w:r w:rsidR="00000000">
        <w:t>pathway,</w:t>
      </w:r>
      <w:r w:rsidR="00000000">
        <w:rPr>
          <w:spacing w:val="-5"/>
        </w:rPr>
        <w:t xml:space="preserve"> </w:t>
      </w:r>
      <w:r w:rsidR="00000000">
        <w:t>where</w:t>
      </w:r>
      <w:r w:rsidR="00000000">
        <w:rPr>
          <w:spacing w:val="-6"/>
        </w:rPr>
        <w:t xml:space="preserve"> </w:t>
      </w:r>
      <w:r w:rsidR="00000000">
        <w:t>ECout</w:t>
      </w:r>
      <w:r w:rsidR="00000000">
        <w:rPr>
          <w:spacing w:val="-6"/>
        </w:rPr>
        <w:t xml:space="preserve"> </w:t>
      </w:r>
      <w:r w:rsidR="00000000">
        <w:t>is</w:t>
      </w:r>
      <w:r w:rsidR="00000000">
        <w:rPr>
          <w:spacing w:val="-6"/>
        </w:rPr>
        <w:t xml:space="preserve"> </w:t>
      </w:r>
      <w:r w:rsidR="00000000">
        <w:t>likewise</w:t>
      </w:r>
      <w:r w:rsidR="00000000">
        <w:rPr>
          <w:spacing w:val="-6"/>
        </w:rPr>
        <w:t xml:space="preserve"> </w:t>
      </w:r>
      <w:r w:rsidR="00000000">
        <w:t>being</w:t>
      </w:r>
      <w:r w:rsidR="00000000">
        <w:rPr>
          <w:spacing w:val="-6"/>
        </w:rPr>
        <w:t xml:space="preserve"> </w:t>
      </w:r>
      <w:r w:rsidR="00000000">
        <w:t>more</w:t>
      </w:r>
      <w:r w:rsidR="00000000">
        <w:rPr>
          <w:spacing w:val="-6"/>
        </w:rPr>
        <w:t xml:space="preserve"> </w:t>
      </w:r>
      <w:r w:rsidR="00000000">
        <w:t>strongly</w:t>
      </w:r>
      <w:r w:rsidR="00000000">
        <w:rPr>
          <w:spacing w:val="-6"/>
        </w:rPr>
        <w:t xml:space="preserve"> </w:t>
      </w:r>
      <w:r w:rsidR="00000000">
        <w:t>driven</w:t>
      </w:r>
      <w:r w:rsidR="00000000">
        <w:rPr>
          <w:spacing w:val="-6"/>
        </w:rPr>
        <w:t xml:space="preserve"> </w:t>
      </w:r>
      <w:r w:rsidR="00000000">
        <w:t>by</w:t>
      </w:r>
      <w:r w:rsidR="00000000">
        <w:rPr>
          <w:spacing w:val="-6"/>
        </w:rPr>
        <w:t xml:space="preserve"> </w:t>
      </w:r>
      <w:r w:rsidR="00000000">
        <w:t>ECin). The</w:t>
      </w:r>
      <w:r w:rsidR="00000000">
        <w:rPr>
          <w:spacing w:val="-6"/>
        </w:rPr>
        <w:t xml:space="preserve"> </w:t>
      </w:r>
      <w:r w:rsidR="00000000">
        <w:t>ability</w:t>
      </w:r>
      <w:r w:rsidR="00000000">
        <w:rPr>
          <w:spacing w:val="-6"/>
        </w:rPr>
        <w:t xml:space="preserve"> </w:t>
      </w:r>
      <w:r w:rsidR="00000000">
        <w:t>of these</w:t>
      </w:r>
      <w:r w:rsidR="00000000" w:rsidRPr="007576F6">
        <w:rPr>
          <w:spacing w:val="-5"/>
        </w:rPr>
        <w:t xml:space="preserve"> </w:t>
      </w:r>
      <w:r w:rsidR="00000000">
        <w:t>phasic</w:t>
      </w:r>
      <w:r w:rsidR="00000000" w:rsidRPr="007576F6">
        <w:rPr>
          <w:spacing w:val="-4"/>
        </w:rPr>
        <w:t xml:space="preserve"> </w:t>
      </w:r>
      <w:r w:rsidR="00000000">
        <w:t>differences</w:t>
      </w:r>
      <w:r w:rsidR="00000000" w:rsidRPr="007576F6">
        <w:rPr>
          <w:spacing w:val="-5"/>
        </w:rPr>
        <w:t xml:space="preserve"> </w:t>
      </w:r>
      <w:r w:rsidR="00000000">
        <w:t>in</w:t>
      </w:r>
      <w:r w:rsidR="00000000" w:rsidRPr="007576F6">
        <w:rPr>
          <w:spacing w:val="-4"/>
        </w:rPr>
        <w:t xml:space="preserve"> </w:t>
      </w:r>
      <w:r w:rsidR="00000000">
        <w:t>activity</w:t>
      </w:r>
      <w:r w:rsidR="00000000" w:rsidRPr="007576F6">
        <w:rPr>
          <w:spacing w:val="-5"/>
        </w:rPr>
        <w:t xml:space="preserve"> </w:t>
      </w:r>
      <w:r w:rsidR="00000000">
        <w:t>state</w:t>
      </w:r>
      <w:r w:rsidR="00000000" w:rsidRPr="007576F6">
        <w:rPr>
          <w:spacing w:val="-4"/>
        </w:rPr>
        <w:t xml:space="preserve"> </w:t>
      </w:r>
      <w:r w:rsidR="00000000">
        <w:t>to</w:t>
      </w:r>
      <w:r w:rsidR="00000000" w:rsidRPr="007576F6">
        <w:rPr>
          <w:spacing w:val="-5"/>
        </w:rPr>
        <w:t xml:space="preserve"> </w:t>
      </w:r>
      <w:r w:rsidR="00000000">
        <w:t>reverberate</w:t>
      </w:r>
      <w:r w:rsidR="00000000" w:rsidRPr="007576F6">
        <w:rPr>
          <w:spacing w:val="-4"/>
        </w:rPr>
        <w:t xml:space="preserve"> </w:t>
      </w:r>
      <w:r w:rsidR="00000000">
        <w:t>across</w:t>
      </w:r>
      <w:r w:rsidR="00000000" w:rsidRPr="007576F6">
        <w:rPr>
          <w:spacing w:val="-5"/>
        </w:rPr>
        <w:t xml:space="preserve"> </w:t>
      </w:r>
      <w:r w:rsidR="00000000">
        <w:t>layers</w:t>
      </w:r>
      <w:r w:rsidR="00000000" w:rsidRPr="007576F6">
        <w:rPr>
          <w:spacing w:val="-4"/>
        </w:rPr>
        <w:t xml:space="preserve"> </w:t>
      </w:r>
      <w:r w:rsidR="00000000">
        <w:t>in</w:t>
      </w:r>
      <w:r w:rsidR="00000000" w:rsidRPr="007576F6">
        <w:rPr>
          <w:spacing w:val="-5"/>
        </w:rPr>
        <w:t xml:space="preserve"> </w:t>
      </w:r>
      <w:r w:rsidR="00000000">
        <w:t>bidirectionally-connected</w:t>
      </w:r>
      <w:r w:rsidR="00000000" w:rsidRPr="007576F6">
        <w:rPr>
          <w:spacing w:val="-4"/>
        </w:rPr>
        <w:t xml:space="preserve"> </w:t>
      </w:r>
      <w:r w:rsidR="00000000" w:rsidRPr="007576F6">
        <w:rPr>
          <w:spacing w:val="-2"/>
        </w:rPr>
        <w:t>networks,</w:t>
      </w:r>
      <w:del w:id="212" w:author="Author" w:date="2022-09-10T01:53:00Z">
        <w:r w:rsidR="00331456">
          <w:delText xml:space="preserve"> </w:delText>
        </w:r>
      </w:del>
    </w:p>
    <w:p w14:paraId="0F1C3601" w14:textId="77777777" w:rsidR="00A529FC" w:rsidRDefault="00A529FC">
      <w:pPr>
        <w:spacing w:line="266" w:lineRule="auto"/>
        <w:jc w:val="both"/>
        <w:rPr>
          <w:ins w:id="213" w:author="Author" w:date="2022-09-10T01:53:00Z"/>
        </w:rPr>
        <w:sectPr w:rsidR="00A529FC">
          <w:pgSz w:w="12240" w:h="15840"/>
          <w:pgMar w:top="1180" w:right="1320" w:bottom="280" w:left="1320" w:header="397" w:footer="0" w:gutter="0"/>
          <w:cols w:space="720"/>
        </w:sectPr>
      </w:pPr>
    </w:p>
    <w:p w14:paraId="48506ABA" w14:textId="77777777" w:rsidR="00A529FC" w:rsidRDefault="00000000" w:rsidP="007576F6">
      <w:pPr>
        <w:pStyle w:val="BodyText"/>
        <w:spacing w:before="149" w:line="256" w:lineRule="auto"/>
        <w:ind w:left="120" w:right="117"/>
        <w:jc w:val="both"/>
      </w:pPr>
      <w:r>
        <w:lastRenderedPageBreak/>
        <w:t>and</w:t>
      </w:r>
      <w:r>
        <w:rPr>
          <w:spacing w:val="-7"/>
        </w:rPr>
        <w:t xml:space="preserve"> </w:t>
      </w:r>
      <w:r>
        <w:t>thus</w:t>
      </w:r>
      <w:r>
        <w:rPr>
          <w:spacing w:val="-7"/>
        </w:rPr>
        <w:t xml:space="preserve"> </w:t>
      </w:r>
      <w:r>
        <w:t>drive</w:t>
      </w:r>
      <w:r>
        <w:rPr>
          <w:spacing w:val="-6"/>
        </w:rPr>
        <w:t xml:space="preserve"> </w:t>
      </w:r>
      <w:r>
        <w:t>error-driven</w:t>
      </w:r>
      <w:r>
        <w:rPr>
          <w:spacing w:val="-6"/>
        </w:rPr>
        <w:t xml:space="preserve"> </w:t>
      </w:r>
      <w:r>
        <w:t>learning</w:t>
      </w:r>
      <w:r>
        <w:rPr>
          <w:spacing w:val="-7"/>
        </w:rPr>
        <w:t xml:space="preserve"> </w:t>
      </w:r>
      <w:r>
        <w:t>even</w:t>
      </w:r>
      <w:r>
        <w:rPr>
          <w:spacing w:val="-7"/>
        </w:rPr>
        <w:t xml:space="preserve"> </w:t>
      </w:r>
      <w:r>
        <w:t>in</w:t>
      </w:r>
      <w:r>
        <w:rPr>
          <w:spacing w:val="-7"/>
        </w:rPr>
        <w:t xml:space="preserve"> </w:t>
      </w:r>
      <w:r>
        <w:t>further-away</w:t>
      </w:r>
      <w:r>
        <w:rPr>
          <w:spacing w:val="-7"/>
        </w:rPr>
        <w:t xml:space="preserve"> </w:t>
      </w:r>
      <w:r>
        <w:t>areas,</w:t>
      </w:r>
      <w:r>
        <w:rPr>
          <w:spacing w:val="-6"/>
        </w:rPr>
        <w:t xml:space="preserve"> </w:t>
      </w:r>
      <w:r>
        <w:t>produces</w:t>
      </w:r>
      <w:r>
        <w:rPr>
          <w:spacing w:val="-7"/>
        </w:rPr>
        <w:t xml:space="preserve"> </w:t>
      </w:r>
      <w:r>
        <w:t>a</w:t>
      </w:r>
      <w:r>
        <w:rPr>
          <w:spacing w:val="-7"/>
        </w:rPr>
        <w:t xml:space="preserve"> </w:t>
      </w:r>
      <w:r>
        <w:t>close</w:t>
      </w:r>
      <w:r>
        <w:rPr>
          <w:spacing w:val="-7"/>
        </w:rPr>
        <w:t xml:space="preserve"> </w:t>
      </w:r>
      <w:r>
        <w:t>mathematical</w:t>
      </w:r>
      <w:r>
        <w:rPr>
          <w:spacing w:val="-7"/>
        </w:rPr>
        <w:t xml:space="preserve"> </w:t>
      </w:r>
      <w:r>
        <w:t>approxima- tion</w:t>
      </w:r>
      <w:r>
        <w:rPr>
          <w:spacing w:val="-1"/>
        </w:rPr>
        <w:t xml:space="preserve"> </w:t>
      </w:r>
      <w:r>
        <w:t>to</w:t>
      </w:r>
      <w:r>
        <w:rPr>
          <w:spacing w:val="-1"/>
        </w:rPr>
        <w:t xml:space="preserve"> </w:t>
      </w:r>
      <w:r>
        <w:t>the</w:t>
      </w:r>
      <w:r>
        <w:rPr>
          <w:spacing w:val="-1"/>
        </w:rPr>
        <w:t xml:space="preserve"> </w:t>
      </w:r>
      <w:r>
        <w:t>error</w:t>
      </w:r>
      <w:r>
        <w:rPr>
          <w:spacing w:val="-1"/>
        </w:rPr>
        <w:t xml:space="preserve"> </w:t>
      </w:r>
      <w:r>
        <w:t>backpropagation</w:t>
      </w:r>
      <w:r>
        <w:rPr>
          <w:spacing w:val="-1"/>
        </w:rPr>
        <w:t xml:space="preserve"> </w:t>
      </w:r>
      <w:r>
        <w:t>algorithm</w:t>
      </w:r>
      <w:r>
        <w:rPr>
          <w:spacing w:val="-1"/>
        </w:rPr>
        <w:t xml:space="preserve"> </w:t>
      </w:r>
      <w:r>
        <w:t>(Lillicrap</w:t>
      </w:r>
      <w:r>
        <w:rPr>
          <w:spacing w:val="-1"/>
        </w:rPr>
        <w:t xml:space="preserve"> </w:t>
      </w:r>
      <w:r>
        <w:t>et</w:t>
      </w:r>
      <w:r>
        <w:rPr>
          <w:spacing w:val="-1"/>
        </w:rPr>
        <w:t xml:space="preserve"> </w:t>
      </w:r>
      <w:r>
        <w:t>al.,</w:t>
      </w:r>
      <w:r>
        <w:rPr>
          <w:spacing w:val="-1"/>
        </w:rPr>
        <w:t xml:space="preserve"> </w:t>
      </w:r>
      <w:r>
        <w:t>2020;</w:t>
      </w:r>
      <w:r>
        <w:rPr>
          <w:spacing w:val="-1"/>
        </w:rPr>
        <w:t xml:space="preserve"> </w:t>
      </w:r>
      <w:r>
        <w:t>O’Reilly,</w:t>
      </w:r>
      <w:r>
        <w:rPr>
          <w:spacing w:val="-1"/>
        </w:rPr>
        <w:t xml:space="preserve"> </w:t>
      </w:r>
      <w:r>
        <w:t>1996;</w:t>
      </w:r>
      <w:r>
        <w:rPr>
          <w:spacing w:val="-1"/>
        </w:rPr>
        <w:t xml:space="preserve"> </w:t>
      </w:r>
      <w:r>
        <w:t>Whittington</w:t>
      </w:r>
      <w:r>
        <w:rPr>
          <w:spacing w:val="-1"/>
        </w:rPr>
        <w:t xml:space="preserve"> </w:t>
      </w:r>
      <w:r>
        <w:t>&amp;</w:t>
      </w:r>
      <w:r>
        <w:rPr>
          <w:spacing w:val="-1"/>
        </w:rPr>
        <w:t xml:space="preserve"> </w:t>
      </w:r>
      <w:r>
        <w:t>Bogacz, 2019).</w:t>
      </w:r>
      <w:r>
        <w:rPr>
          <w:spacing w:val="40"/>
        </w:rPr>
        <w:t xml:space="preserve"> </w:t>
      </w:r>
      <w:r>
        <w:t xml:space="preserve">This general form of error-driven learning converges on the same temporal-difference </w:t>
      </w:r>
      <w:r>
        <w:rPr>
          <w:i/>
        </w:rPr>
        <w:t xml:space="preserve">contrastive hebbian learning </w:t>
      </w:r>
      <w:r>
        <w:t xml:space="preserve">(CHL) formulation as the original Boltzmann machine (Ackley, Hinton, &amp; Sejnowski, 1985), where the target phase is called the </w:t>
      </w:r>
      <w:r>
        <w:rPr>
          <w:i/>
        </w:rPr>
        <w:t>plus phase</w:t>
      </w:r>
      <w:r>
        <w:t xml:space="preserve">, from which the prior </w:t>
      </w:r>
      <w:r>
        <w:rPr>
          <w:i/>
        </w:rPr>
        <w:t xml:space="preserve">minus phase </w:t>
      </w:r>
      <w:r>
        <w:t>is subtracted (O’Reilly</w:t>
      </w:r>
      <w:r>
        <w:rPr>
          <w:spacing w:val="4"/>
        </w:rPr>
        <w:t xml:space="preserve"> </w:t>
      </w:r>
      <w:r>
        <w:t>&amp;</w:t>
      </w:r>
      <w:r>
        <w:rPr>
          <w:spacing w:val="4"/>
        </w:rPr>
        <w:t xml:space="preserve"> </w:t>
      </w:r>
      <w:r>
        <w:t>Munakata,</w:t>
      </w:r>
      <w:r>
        <w:rPr>
          <w:spacing w:val="5"/>
        </w:rPr>
        <w:t xml:space="preserve"> </w:t>
      </w:r>
      <w:r>
        <w:t>2000;</w:t>
      </w:r>
      <w:r>
        <w:rPr>
          <w:spacing w:val="4"/>
        </w:rPr>
        <w:t xml:space="preserve"> </w:t>
      </w:r>
      <w:r>
        <w:t>O’Reilly,</w:t>
      </w:r>
      <w:r>
        <w:rPr>
          <w:spacing w:val="8"/>
        </w:rPr>
        <w:t xml:space="preserve"> </w:t>
      </w:r>
      <w:r>
        <w:t>Munakata,</w:t>
      </w:r>
      <w:r>
        <w:rPr>
          <w:spacing w:val="8"/>
        </w:rPr>
        <w:t xml:space="preserve"> </w:t>
      </w:r>
      <w:r>
        <w:t>Frank,</w:t>
      </w:r>
      <w:r>
        <w:rPr>
          <w:spacing w:val="7"/>
        </w:rPr>
        <w:t xml:space="preserve"> </w:t>
      </w:r>
      <w:r>
        <w:t>Hazy,</w:t>
      </w:r>
      <w:r>
        <w:rPr>
          <w:spacing w:val="5"/>
        </w:rPr>
        <w:t xml:space="preserve"> </w:t>
      </w:r>
      <w:r>
        <w:t>&amp;</w:t>
      </w:r>
      <w:r>
        <w:rPr>
          <w:spacing w:val="4"/>
        </w:rPr>
        <w:t xml:space="preserve"> </w:t>
      </w:r>
      <w:r>
        <w:t>Contributors,</w:t>
      </w:r>
      <w:r>
        <w:rPr>
          <w:spacing w:val="5"/>
        </w:rPr>
        <w:t xml:space="preserve"> </w:t>
      </w:r>
      <w:r>
        <w:t>2012;</w:t>
      </w:r>
      <w:r>
        <w:rPr>
          <w:spacing w:val="4"/>
        </w:rPr>
        <w:t xml:space="preserve"> </w:t>
      </w:r>
      <w:r>
        <w:t>O’Reilly,</w:t>
      </w:r>
      <w:r>
        <w:rPr>
          <w:spacing w:val="8"/>
        </w:rPr>
        <w:t xml:space="preserve"> </w:t>
      </w:r>
      <w:r>
        <w:rPr>
          <w:spacing w:val="-2"/>
        </w:rPr>
        <w:t>Russin,</w:t>
      </w:r>
    </w:p>
    <w:p w14:paraId="3BE56A11" w14:textId="77777777" w:rsidR="00ED530C" w:rsidRDefault="00ED530C">
      <w:pPr>
        <w:spacing w:line="259" w:lineRule="auto"/>
        <w:jc w:val="both"/>
        <w:rPr>
          <w:del w:id="214" w:author="Author" w:date="2022-09-10T01:53:00Z"/>
        </w:rPr>
        <w:sectPr w:rsidR="00ED530C">
          <w:pgSz w:w="12240" w:h="15840"/>
          <w:pgMar w:top="1180" w:right="1320" w:bottom="280" w:left="1320" w:header="397" w:footer="0" w:gutter="0"/>
          <w:cols w:space="720"/>
        </w:sectPr>
      </w:pPr>
    </w:p>
    <w:p w14:paraId="501B3B69" w14:textId="77777777" w:rsidR="00A529FC" w:rsidRDefault="00000000" w:rsidP="007576F6">
      <w:pPr>
        <w:pStyle w:val="BodyText"/>
        <w:spacing w:before="16" w:line="175" w:lineRule="auto"/>
        <w:ind w:left="120" w:right="119"/>
        <w:jc w:val="both"/>
      </w:pPr>
      <w:r>
        <w:t>Zolfaghar, &amp; Rohrlich, 2021).</w:t>
      </w:r>
      <w:r>
        <w:rPr>
          <w:spacing w:val="40"/>
        </w:rPr>
        <w:t xml:space="preserve"> </w:t>
      </w:r>
      <w:r>
        <w:t xml:space="preserve">See Ketz et al. (2013) for more details on learning in this EC </w:t>
      </w:r>
      <w:r>
        <w:rPr>
          <w:rFonts w:ascii="Meiryo" w:hAnsi="Meiryo"/>
          <w:i/>
        </w:rPr>
        <w:t xml:space="preserve">↔ </w:t>
      </w:r>
      <w:r>
        <w:t>CA1 monosynaptic</w:t>
      </w:r>
      <w:r>
        <w:rPr>
          <w:spacing w:val="17"/>
        </w:rPr>
        <w:t xml:space="preserve"> </w:t>
      </w:r>
      <w:r>
        <w:t>pathway.</w:t>
      </w:r>
      <w:r>
        <w:rPr>
          <w:spacing w:val="75"/>
        </w:rPr>
        <w:t xml:space="preserve"> </w:t>
      </w:r>
      <w:r>
        <w:t>Consistent</w:t>
      </w:r>
      <w:r>
        <w:rPr>
          <w:spacing w:val="17"/>
        </w:rPr>
        <w:t xml:space="preserve"> </w:t>
      </w:r>
      <w:r>
        <w:t>with</w:t>
      </w:r>
      <w:r>
        <w:rPr>
          <w:spacing w:val="17"/>
        </w:rPr>
        <w:t xml:space="preserve"> </w:t>
      </w:r>
      <w:r>
        <w:t>the</w:t>
      </w:r>
      <w:r>
        <w:rPr>
          <w:spacing w:val="17"/>
        </w:rPr>
        <w:t xml:space="preserve"> </w:t>
      </w:r>
      <w:r>
        <w:t>idea</w:t>
      </w:r>
      <w:r>
        <w:rPr>
          <w:spacing w:val="17"/>
        </w:rPr>
        <w:t xml:space="preserve"> </w:t>
      </w:r>
      <w:r>
        <w:t>that</w:t>
      </w:r>
      <w:r>
        <w:rPr>
          <w:spacing w:val="17"/>
        </w:rPr>
        <w:t xml:space="preserve"> </w:t>
      </w:r>
      <w:r>
        <w:t>this</w:t>
      </w:r>
      <w:r>
        <w:rPr>
          <w:spacing w:val="18"/>
        </w:rPr>
        <w:t xml:space="preserve"> </w:t>
      </w:r>
      <w:r>
        <w:t>monosynaptic</w:t>
      </w:r>
      <w:r>
        <w:rPr>
          <w:spacing w:val="17"/>
        </w:rPr>
        <w:t xml:space="preserve"> </w:t>
      </w:r>
      <w:r>
        <w:t>pathway</w:t>
      </w:r>
      <w:r>
        <w:rPr>
          <w:spacing w:val="17"/>
        </w:rPr>
        <w:t xml:space="preserve"> </w:t>
      </w:r>
      <w:r>
        <w:t>is</w:t>
      </w:r>
      <w:r>
        <w:rPr>
          <w:spacing w:val="17"/>
        </w:rPr>
        <w:t xml:space="preserve"> </w:t>
      </w:r>
      <w:r>
        <w:t>more</w:t>
      </w:r>
      <w:r>
        <w:rPr>
          <w:spacing w:val="17"/>
        </w:rPr>
        <w:t xml:space="preserve"> </w:t>
      </w:r>
      <w:r>
        <w:t>cortex-like</w:t>
      </w:r>
      <w:r>
        <w:rPr>
          <w:spacing w:val="17"/>
        </w:rPr>
        <w:t xml:space="preserve"> </w:t>
      </w:r>
      <w:r>
        <w:rPr>
          <w:spacing w:val="-5"/>
        </w:rPr>
        <w:t>in</w:t>
      </w:r>
    </w:p>
    <w:p w14:paraId="3FC2FCD1" w14:textId="77777777" w:rsidR="00A529FC" w:rsidRDefault="00000000">
      <w:pPr>
        <w:pStyle w:val="BodyText"/>
        <w:spacing w:before="32" w:line="256" w:lineRule="auto"/>
        <w:ind w:left="120" w:right="119"/>
        <w:jc w:val="both"/>
      </w:pPr>
      <w:r>
        <w:t>nature, Schapiro et al. (2017) have shown that this pathway can learn to integrate across multiple learning experiences</w:t>
      </w:r>
      <w:r>
        <w:rPr>
          <w:spacing w:val="-12"/>
        </w:rPr>
        <w:t xml:space="preserve"> </w:t>
      </w:r>
      <w:r>
        <w:t>to</w:t>
      </w:r>
      <w:r>
        <w:rPr>
          <w:spacing w:val="-12"/>
        </w:rPr>
        <w:t xml:space="preserve"> </w:t>
      </w:r>
      <w:r>
        <w:t>encode</w:t>
      </w:r>
      <w:r>
        <w:rPr>
          <w:spacing w:val="-12"/>
        </w:rPr>
        <w:t xml:space="preserve"> </w:t>
      </w:r>
      <w:r>
        <w:t>sequential</w:t>
      </w:r>
      <w:r>
        <w:rPr>
          <w:spacing w:val="-12"/>
        </w:rPr>
        <w:t xml:space="preserve"> </w:t>
      </w:r>
      <w:r>
        <w:t>structure,</w:t>
      </w:r>
      <w:r>
        <w:rPr>
          <w:spacing w:val="-11"/>
        </w:rPr>
        <w:t xml:space="preserve"> </w:t>
      </w:r>
      <w:r>
        <w:t>in</w:t>
      </w:r>
      <w:r>
        <w:rPr>
          <w:spacing w:val="-12"/>
        </w:rPr>
        <w:t xml:space="preserve"> </w:t>
      </w:r>
      <w:r>
        <w:t>a</w:t>
      </w:r>
      <w:r>
        <w:rPr>
          <w:spacing w:val="-12"/>
        </w:rPr>
        <w:t xml:space="preserve"> </w:t>
      </w:r>
      <w:r>
        <w:t>way</w:t>
      </w:r>
      <w:r>
        <w:rPr>
          <w:spacing w:val="-12"/>
        </w:rPr>
        <w:t xml:space="preserve"> </w:t>
      </w:r>
      <w:r>
        <w:t>that</w:t>
      </w:r>
      <w:r>
        <w:rPr>
          <w:spacing w:val="-12"/>
        </w:rPr>
        <w:t xml:space="preserve"> </w:t>
      </w:r>
      <w:r>
        <w:t>depends</w:t>
      </w:r>
      <w:r>
        <w:rPr>
          <w:spacing w:val="-12"/>
        </w:rPr>
        <w:t xml:space="preserve"> </w:t>
      </w:r>
      <w:r>
        <w:t>critically</w:t>
      </w:r>
      <w:r>
        <w:rPr>
          <w:spacing w:val="-12"/>
        </w:rPr>
        <w:t xml:space="preserve"> </w:t>
      </w:r>
      <w:r>
        <w:t>on</w:t>
      </w:r>
      <w:r>
        <w:rPr>
          <w:spacing w:val="-12"/>
        </w:rPr>
        <w:t xml:space="preserve"> </w:t>
      </w:r>
      <w:r>
        <w:t>the</w:t>
      </w:r>
      <w:r>
        <w:rPr>
          <w:spacing w:val="-12"/>
        </w:rPr>
        <w:t xml:space="preserve"> </w:t>
      </w:r>
      <w:r>
        <w:t>error-driven</w:t>
      </w:r>
      <w:r>
        <w:rPr>
          <w:spacing w:val="-12"/>
        </w:rPr>
        <w:t xml:space="preserve"> </w:t>
      </w:r>
      <w:r>
        <w:t>nature</w:t>
      </w:r>
      <w:r>
        <w:rPr>
          <w:spacing w:val="-12"/>
        </w:rPr>
        <w:t xml:space="preserve"> </w:t>
      </w:r>
      <w:r>
        <w:t>of</w:t>
      </w:r>
      <w:r>
        <w:rPr>
          <w:spacing w:val="-12"/>
        </w:rPr>
        <w:t xml:space="preserve"> </w:t>
      </w:r>
      <w:r>
        <w:t>this pathway, and is compatible with multiple sources of data (Schapiro et al., 2016).</w:t>
      </w:r>
    </w:p>
    <w:p w14:paraId="3669B751" w14:textId="77777777" w:rsidR="00A529FC" w:rsidRDefault="00000000">
      <w:pPr>
        <w:pStyle w:val="BodyText"/>
        <w:spacing w:before="41" w:line="256" w:lineRule="auto"/>
        <w:ind w:left="120" w:right="117" w:firstLine="298"/>
        <w:jc w:val="both"/>
      </w:pPr>
      <w:r>
        <w:rPr>
          <w:spacing w:val="-2"/>
        </w:rPr>
        <w:t>To</w:t>
      </w:r>
      <w:r>
        <w:rPr>
          <w:spacing w:val="-8"/>
        </w:rPr>
        <w:t xml:space="preserve"> </w:t>
      </w:r>
      <w:r>
        <w:rPr>
          <w:spacing w:val="-2"/>
        </w:rPr>
        <w:t>extend</w:t>
      </w:r>
      <w:r>
        <w:rPr>
          <w:spacing w:val="-8"/>
        </w:rPr>
        <w:t xml:space="preserve"> </w:t>
      </w:r>
      <w:r>
        <w:rPr>
          <w:spacing w:val="-2"/>
        </w:rPr>
        <w:t>this</w:t>
      </w:r>
      <w:r>
        <w:rPr>
          <w:spacing w:val="-8"/>
        </w:rPr>
        <w:t xml:space="preserve"> </w:t>
      </w:r>
      <w:r>
        <w:rPr>
          <w:spacing w:val="-2"/>
        </w:rPr>
        <w:t>error-driven</w:t>
      </w:r>
      <w:r>
        <w:rPr>
          <w:spacing w:val="-8"/>
        </w:rPr>
        <w:t xml:space="preserve"> </w:t>
      </w:r>
      <w:r>
        <w:rPr>
          <w:spacing w:val="-2"/>
        </w:rPr>
        <w:t>learning</w:t>
      </w:r>
      <w:r>
        <w:rPr>
          <w:spacing w:val="-8"/>
        </w:rPr>
        <w:t xml:space="preserve"> </w:t>
      </w:r>
      <w:r>
        <w:rPr>
          <w:spacing w:val="-2"/>
        </w:rPr>
        <w:t>mechanism</w:t>
      </w:r>
      <w:r>
        <w:rPr>
          <w:spacing w:val="-8"/>
        </w:rPr>
        <w:t xml:space="preserve"> </w:t>
      </w:r>
      <w:r>
        <w:rPr>
          <w:spacing w:val="-2"/>
        </w:rPr>
        <w:t>to</w:t>
      </w:r>
      <w:r>
        <w:rPr>
          <w:spacing w:val="-8"/>
        </w:rPr>
        <w:t xml:space="preserve"> </w:t>
      </w:r>
      <w:r>
        <w:rPr>
          <w:spacing w:val="-2"/>
        </w:rPr>
        <w:t>area</w:t>
      </w:r>
      <w:r>
        <w:rPr>
          <w:spacing w:val="-8"/>
        </w:rPr>
        <w:t xml:space="preserve"> </w:t>
      </w:r>
      <w:r>
        <w:rPr>
          <w:spacing w:val="-2"/>
        </w:rPr>
        <w:t>CA3,</w:t>
      </w:r>
      <w:r>
        <w:rPr>
          <w:spacing w:val="-7"/>
        </w:rPr>
        <w:t xml:space="preserve"> </w:t>
      </w:r>
      <w:r>
        <w:rPr>
          <w:spacing w:val="-2"/>
        </w:rPr>
        <w:t>which</w:t>
      </w:r>
      <w:r>
        <w:rPr>
          <w:spacing w:val="-8"/>
        </w:rPr>
        <w:t xml:space="preserve"> </w:t>
      </w:r>
      <w:r>
        <w:rPr>
          <w:spacing w:val="-2"/>
        </w:rPr>
        <w:t>is</w:t>
      </w:r>
      <w:r>
        <w:rPr>
          <w:spacing w:val="-8"/>
        </w:rPr>
        <w:t xml:space="preserve"> </w:t>
      </w:r>
      <w:r>
        <w:rPr>
          <w:spacing w:val="-2"/>
        </w:rPr>
        <w:t>the</w:t>
      </w:r>
      <w:r>
        <w:rPr>
          <w:spacing w:val="-8"/>
        </w:rPr>
        <w:t xml:space="preserve"> </w:t>
      </w:r>
      <w:r>
        <w:rPr>
          <w:spacing w:val="-2"/>
        </w:rPr>
        <w:t>primary</w:t>
      </w:r>
      <w:r>
        <w:rPr>
          <w:spacing w:val="-8"/>
        </w:rPr>
        <w:t xml:space="preserve"> </w:t>
      </w:r>
      <w:r>
        <w:rPr>
          <w:spacing w:val="-2"/>
        </w:rPr>
        <w:t>objective</w:t>
      </w:r>
      <w:r>
        <w:rPr>
          <w:spacing w:val="-8"/>
        </w:rPr>
        <w:t xml:space="preserve"> </w:t>
      </w:r>
      <w:r>
        <w:rPr>
          <w:spacing w:val="-2"/>
        </w:rPr>
        <w:t>of</w:t>
      </w:r>
      <w:r>
        <w:rPr>
          <w:spacing w:val="-8"/>
        </w:rPr>
        <w:t xml:space="preserve"> </w:t>
      </w:r>
      <w:r>
        <w:rPr>
          <w:spacing w:val="-2"/>
        </w:rPr>
        <w:t>this</w:t>
      </w:r>
      <w:r>
        <w:rPr>
          <w:spacing w:val="-8"/>
        </w:rPr>
        <w:t xml:space="preserve"> </w:t>
      </w:r>
      <w:r>
        <w:rPr>
          <w:spacing w:val="-2"/>
        </w:rPr>
        <w:t xml:space="preserve">paper, </w:t>
      </w:r>
      <w:r>
        <w:t xml:space="preserve">it is essential to have two different activation states, one that represents a </w:t>
      </w:r>
      <w:r>
        <w:rPr>
          <w:i/>
        </w:rPr>
        <w:t xml:space="preserve">target </w:t>
      </w:r>
      <w:r>
        <w:t>representation (e.g., the actual</w:t>
      </w:r>
      <w:r>
        <w:rPr>
          <w:spacing w:val="-11"/>
        </w:rPr>
        <w:t xml:space="preserve"> </w:t>
      </w:r>
      <w:r>
        <w:t>reward,</w:t>
      </w:r>
      <w:r>
        <w:rPr>
          <w:spacing w:val="-11"/>
        </w:rPr>
        <w:t xml:space="preserve"> </w:t>
      </w:r>
      <w:r>
        <w:t>or</w:t>
      </w:r>
      <w:r>
        <w:rPr>
          <w:spacing w:val="-11"/>
        </w:rPr>
        <w:t xml:space="preserve"> </w:t>
      </w:r>
      <w:r>
        <w:t>the</w:t>
      </w:r>
      <w:r>
        <w:rPr>
          <w:spacing w:val="-11"/>
        </w:rPr>
        <w:t xml:space="preserve"> </w:t>
      </w:r>
      <w:r>
        <w:t>actual</w:t>
      </w:r>
      <w:r>
        <w:rPr>
          <w:spacing w:val="-11"/>
        </w:rPr>
        <w:t xml:space="preserve"> </w:t>
      </w:r>
      <w:r>
        <w:t>ECin</w:t>
      </w:r>
      <w:r>
        <w:rPr>
          <w:spacing w:val="-11"/>
        </w:rPr>
        <w:t xml:space="preserve"> </w:t>
      </w:r>
      <w:r>
        <w:t>input</w:t>
      </w:r>
      <w:r>
        <w:rPr>
          <w:spacing w:val="-11"/>
        </w:rPr>
        <w:t xml:space="preserve"> </w:t>
      </w:r>
      <w:r>
        <w:t>in</w:t>
      </w:r>
      <w:r>
        <w:rPr>
          <w:spacing w:val="-11"/>
        </w:rPr>
        <w:t xml:space="preserve"> </w:t>
      </w:r>
      <w:r>
        <w:t>the</w:t>
      </w:r>
      <w:r>
        <w:rPr>
          <w:spacing w:val="-11"/>
        </w:rPr>
        <w:t xml:space="preserve"> </w:t>
      </w:r>
      <w:r>
        <w:t>examples</w:t>
      </w:r>
      <w:r>
        <w:rPr>
          <w:spacing w:val="-11"/>
        </w:rPr>
        <w:t xml:space="preserve"> </w:t>
      </w:r>
      <w:r>
        <w:t>considered</w:t>
      </w:r>
      <w:r>
        <w:rPr>
          <w:spacing w:val="-11"/>
        </w:rPr>
        <w:t xml:space="preserve"> </w:t>
      </w:r>
      <w:r>
        <w:t>previously),</w:t>
      </w:r>
      <w:r>
        <w:rPr>
          <w:spacing w:val="-11"/>
        </w:rPr>
        <w:t xml:space="preserve"> </w:t>
      </w:r>
      <w:r>
        <w:t>and</w:t>
      </w:r>
      <w:r>
        <w:rPr>
          <w:spacing w:val="-11"/>
        </w:rPr>
        <w:t xml:space="preserve"> </w:t>
      </w:r>
      <w:r>
        <w:t>the</w:t>
      </w:r>
      <w:r>
        <w:rPr>
          <w:spacing w:val="-11"/>
        </w:rPr>
        <w:t xml:space="preserve"> </w:t>
      </w:r>
      <w:r>
        <w:t>other</w:t>
      </w:r>
      <w:r>
        <w:rPr>
          <w:spacing w:val="-11"/>
        </w:rPr>
        <w:t xml:space="preserve"> </w:t>
      </w:r>
      <w:r>
        <w:t>that</w:t>
      </w:r>
      <w:r>
        <w:rPr>
          <w:spacing w:val="-11"/>
        </w:rPr>
        <w:t xml:space="preserve"> </w:t>
      </w:r>
      <w:r>
        <w:t>represents what the current synaptic weights produce on their own.</w:t>
      </w:r>
      <w:r>
        <w:rPr>
          <w:spacing w:val="31"/>
        </w:rPr>
        <w:t xml:space="preserve"> </w:t>
      </w:r>
      <w:r>
        <w:t>The key idea in this new Theremin model is that the</w:t>
      </w:r>
      <w:r>
        <w:rPr>
          <w:spacing w:val="-3"/>
        </w:rPr>
        <w:t xml:space="preserve"> </w:t>
      </w:r>
      <w:r>
        <w:t>highly</w:t>
      </w:r>
      <w:r>
        <w:rPr>
          <w:spacing w:val="-3"/>
        </w:rPr>
        <w:t xml:space="preserve"> </w:t>
      </w:r>
      <w:r>
        <w:t>pattern-separated</w:t>
      </w:r>
      <w:r>
        <w:rPr>
          <w:spacing w:val="-3"/>
        </w:rPr>
        <w:t xml:space="preserve"> </w:t>
      </w:r>
      <w:r>
        <w:t>activity</w:t>
      </w:r>
      <w:r>
        <w:rPr>
          <w:spacing w:val="-3"/>
        </w:rPr>
        <w:t xml:space="preserve"> </w:t>
      </w:r>
      <w:r>
        <w:t>pattern</w:t>
      </w:r>
      <w:r>
        <w:rPr>
          <w:spacing w:val="-4"/>
        </w:rPr>
        <w:t xml:space="preserve"> </w:t>
      </w:r>
      <w:r>
        <w:t>in</w:t>
      </w:r>
      <w:r>
        <w:rPr>
          <w:spacing w:val="-3"/>
        </w:rPr>
        <w:t xml:space="preserve"> </w:t>
      </w:r>
      <w:r>
        <w:t>the</w:t>
      </w:r>
      <w:r>
        <w:rPr>
          <w:spacing w:val="-3"/>
        </w:rPr>
        <w:t xml:space="preserve"> </w:t>
      </w:r>
      <w:r>
        <w:t>DG</w:t>
      </w:r>
      <w:r>
        <w:rPr>
          <w:spacing w:val="-3"/>
        </w:rPr>
        <w:t xml:space="preserve"> </w:t>
      </w:r>
      <w:r>
        <w:t>drives</w:t>
      </w:r>
      <w:r>
        <w:rPr>
          <w:spacing w:val="-3"/>
        </w:rPr>
        <w:t xml:space="preserve"> </w:t>
      </w:r>
      <w:r>
        <w:t>a</w:t>
      </w:r>
      <w:r>
        <w:rPr>
          <w:spacing w:val="-4"/>
        </w:rPr>
        <w:t xml:space="preserve"> </w:t>
      </w:r>
      <w:r>
        <w:t>target</w:t>
      </w:r>
      <w:r>
        <w:rPr>
          <w:spacing w:val="-3"/>
        </w:rPr>
        <w:t xml:space="preserve"> </w:t>
      </w:r>
      <w:r>
        <w:t>representation</w:t>
      </w:r>
      <w:r>
        <w:rPr>
          <w:spacing w:val="-3"/>
        </w:rPr>
        <w:t xml:space="preserve"> </w:t>
      </w:r>
      <w:r>
        <w:t>as</w:t>
      </w:r>
      <w:r>
        <w:rPr>
          <w:spacing w:val="-3"/>
        </w:rPr>
        <w:t xml:space="preserve"> </w:t>
      </w:r>
      <w:r>
        <w:t>a</w:t>
      </w:r>
      <w:r>
        <w:rPr>
          <w:spacing w:val="-3"/>
        </w:rPr>
        <w:t xml:space="preserve"> </w:t>
      </w:r>
      <w:r>
        <w:t>pattern</w:t>
      </w:r>
      <w:r>
        <w:rPr>
          <w:spacing w:val="-4"/>
        </w:rPr>
        <w:t xml:space="preserve"> </w:t>
      </w:r>
      <w:r>
        <w:t>of</w:t>
      </w:r>
      <w:r>
        <w:rPr>
          <w:spacing w:val="-3"/>
        </w:rPr>
        <w:t xml:space="preserve"> </w:t>
      </w:r>
      <w:r>
        <w:t>activity over</w:t>
      </w:r>
      <w:r>
        <w:rPr>
          <w:spacing w:val="-2"/>
        </w:rPr>
        <w:t xml:space="preserve"> </w:t>
      </w:r>
      <w:r>
        <w:t>CA3, which</w:t>
      </w:r>
      <w:r>
        <w:rPr>
          <w:spacing w:val="-1"/>
        </w:rPr>
        <w:t xml:space="preserve"> </w:t>
      </w:r>
      <w:r>
        <w:t>drives</w:t>
      </w:r>
      <w:r>
        <w:rPr>
          <w:spacing w:val="-2"/>
        </w:rPr>
        <w:t xml:space="preserve"> </w:t>
      </w:r>
      <w:r>
        <w:t>error-driven</w:t>
      </w:r>
      <w:r>
        <w:rPr>
          <w:spacing w:val="-2"/>
        </w:rPr>
        <w:t xml:space="preserve"> </w:t>
      </w:r>
      <w:r>
        <w:t>learning</w:t>
      </w:r>
      <w:r>
        <w:rPr>
          <w:spacing w:val="-1"/>
        </w:rPr>
        <w:t xml:space="preserve"> </w:t>
      </w:r>
      <w:r>
        <w:t>relative</w:t>
      </w:r>
      <w:r>
        <w:rPr>
          <w:spacing w:val="-2"/>
        </w:rPr>
        <w:t xml:space="preserve"> </w:t>
      </w:r>
      <w:r>
        <w:t>to</w:t>
      </w:r>
      <w:r>
        <w:rPr>
          <w:spacing w:val="-1"/>
        </w:rPr>
        <w:t xml:space="preserve"> </w:t>
      </w:r>
      <w:r>
        <w:t>the</w:t>
      </w:r>
      <w:r>
        <w:rPr>
          <w:spacing w:val="-2"/>
        </w:rPr>
        <w:t xml:space="preserve"> </w:t>
      </w:r>
      <w:r>
        <w:t>activity</w:t>
      </w:r>
      <w:r>
        <w:rPr>
          <w:spacing w:val="-1"/>
        </w:rPr>
        <w:t xml:space="preserve"> </w:t>
      </w:r>
      <w:r>
        <w:t>state</w:t>
      </w:r>
      <w:r>
        <w:rPr>
          <w:spacing w:val="-2"/>
        </w:rPr>
        <w:t xml:space="preserve"> </w:t>
      </w:r>
      <w:r>
        <w:t>of</w:t>
      </w:r>
      <w:r>
        <w:rPr>
          <w:spacing w:val="-1"/>
        </w:rPr>
        <w:t xml:space="preserve"> </w:t>
      </w:r>
      <w:r>
        <w:t>CA3</w:t>
      </w:r>
      <w:r>
        <w:rPr>
          <w:spacing w:val="-2"/>
        </w:rPr>
        <w:t xml:space="preserve"> </w:t>
      </w:r>
      <w:r>
        <w:t>based</w:t>
      </w:r>
      <w:r>
        <w:rPr>
          <w:spacing w:val="-2"/>
        </w:rPr>
        <w:t xml:space="preserve"> </w:t>
      </w:r>
      <w:r>
        <w:t>on</w:t>
      </w:r>
      <w:r>
        <w:rPr>
          <w:spacing w:val="-1"/>
        </w:rPr>
        <w:t xml:space="preserve"> </w:t>
      </w:r>
      <w:r>
        <w:t>the</w:t>
      </w:r>
      <w:r>
        <w:rPr>
          <w:spacing w:val="-2"/>
        </w:rPr>
        <w:t xml:space="preserve"> </w:t>
      </w:r>
      <w:r>
        <w:t>direct</w:t>
      </w:r>
      <w:r>
        <w:rPr>
          <w:spacing w:val="-1"/>
        </w:rPr>
        <w:t xml:space="preserve"> </w:t>
      </w:r>
      <w:r>
        <w:rPr>
          <w:spacing w:val="-4"/>
        </w:rPr>
        <w:t>ECin</w:t>
      </w:r>
    </w:p>
    <w:p w14:paraId="10AA6CA7" w14:textId="77777777" w:rsidR="00A529FC" w:rsidRDefault="00000000" w:rsidP="007576F6">
      <w:pPr>
        <w:pStyle w:val="BodyText"/>
        <w:spacing w:before="15" w:line="175" w:lineRule="auto"/>
        <w:ind w:left="120" w:right="117"/>
        <w:jc w:val="both"/>
      </w:pPr>
      <w:r>
        <w:rPr>
          <w:rFonts w:ascii="Meiryo" w:hAnsi="Meiryo"/>
          <w:i/>
        </w:rPr>
        <w:t>→</w:t>
      </w:r>
      <w:r>
        <w:rPr>
          <w:rFonts w:ascii="Meiryo" w:hAnsi="Meiryo"/>
          <w:i/>
          <w:spacing w:val="-15"/>
        </w:rPr>
        <w:t xml:space="preserve"> </w:t>
      </w:r>
      <w:r>
        <w:t xml:space="preserve">CA3 projections (i.e., prior to the arrival of DG </w:t>
      </w:r>
      <w:r>
        <w:rPr>
          <w:rFonts w:ascii="Meiryo" w:hAnsi="Meiryo"/>
          <w:i/>
        </w:rPr>
        <w:t>→</w:t>
      </w:r>
      <w:r>
        <w:rPr>
          <w:rFonts w:ascii="Meiryo" w:hAnsi="Meiryo"/>
          <w:i/>
          <w:spacing w:val="-15"/>
        </w:rPr>
        <w:t xml:space="preserve"> </w:t>
      </w:r>
      <w:r>
        <w:t>CA3 inputs).</w:t>
      </w:r>
      <w:r>
        <w:rPr>
          <w:spacing w:val="38"/>
        </w:rPr>
        <w:t xml:space="preserve"> </w:t>
      </w:r>
      <w:r>
        <w:t>Thus, in effect, the DG, which is the sparsest</w:t>
      </w:r>
      <w:r>
        <w:rPr>
          <w:spacing w:val="10"/>
        </w:rPr>
        <w:t xml:space="preserve"> </w:t>
      </w:r>
      <w:r>
        <w:t>and</w:t>
      </w:r>
      <w:r>
        <w:rPr>
          <w:spacing w:val="11"/>
        </w:rPr>
        <w:t xml:space="preserve"> </w:t>
      </w:r>
      <w:r>
        <w:t>most</w:t>
      </w:r>
      <w:r>
        <w:rPr>
          <w:spacing w:val="11"/>
        </w:rPr>
        <w:t xml:space="preserve"> </w:t>
      </w:r>
      <w:r>
        <w:t>pattern-separated</w:t>
      </w:r>
      <w:r>
        <w:rPr>
          <w:spacing w:val="11"/>
        </w:rPr>
        <w:t xml:space="preserve"> </w:t>
      </w:r>
      <w:r>
        <w:t>hippocampal</w:t>
      </w:r>
      <w:r>
        <w:rPr>
          <w:spacing w:val="11"/>
        </w:rPr>
        <w:t xml:space="preserve"> </w:t>
      </w:r>
      <w:r>
        <w:t>layer,</w:t>
      </w:r>
      <w:r>
        <w:rPr>
          <w:spacing w:val="15"/>
        </w:rPr>
        <w:t xml:space="preserve"> </w:t>
      </w:r>
      <w:r>
        <w:t>is</w:t>
      </w:r>
      <w:r>
        <w:rPr>
          <w:spacing w:val="11"/>
        </w:rPr>
        <w:t xml:space="preserve"> </w:t>
      </w:r>
      <w:r>
        <w:t>serving</w:t>
      </w:r>
      <w:r>
        <w:rPr>
          <w:spacing w:val="11"/>
        </w:rPr>
        <w:t xml:space="preserve"> </w:t>
      </w:r>
      <w:r>
        <w:t>as</w:t>
      </w:r>
      <w:r>
        <w:rPr>
          <w:spacing w:val="11"/>
        </w:rPr>
        <w:t xml:space="preserve"> </w:t>
      </w:r>
      <w:r>
        <w:t>a</w:t>
      </w:r>
      <w:r>
        <w:rPr>
          <w:spacing w:val="10"/>
        </w:rPr>
        <w:t xml:space="preserve"> </w:t>
      </w:r>
      <w:r>
        <w:t>teacher</w:t>
      </w:r>
      <w:r>
        <w:rPr>
          <w:spacing w:val="11"/>
        </w:rPr>
        <w:t xml:space="preserve"> </w:t>
      </w:r>
      <w:r>
        <w:t>to</w:t>
      </w:r>
      <w:r>
        <w:rPr>
          <w:spacing w:val="11"/>
        </w:rPr>
        <w:t xml:space="preserve"> </w:t>
      </w:r>
      <w:r>
        <w:t>the</w:t>
      </w:r>
      <w:r>
        <w:rPr>
          <w:spacing w:val="11"/>
        </w:rPr>
        <w:t xml:space="preserve"> </w:t>
      </w:r>
      <w:r>
        <w:t>CA3,</w:t>
      </w:r>
      <w:r>
        <w:rPr>
          <w:spacing w:val="15"/>
        </w:rPr>
        <w:t xml:space="preserve"> </w:t>
      </w:r>
      <w:r>
        <w:t>driving</w:t>
      </w:r>
      <w:r>
        <w:rPr>
          <w:spacing w:val="11"/>
        </w:rPr>
        <w:t xml:space="preserve"> </w:t>
      </w:r>
      <w:r>
        <w:rPr>
          <w:spacing w:val="-2"/>
        </w:rPr>
        <w:t>error-</w:t>
      </w:r>
    </w:p>
    <w:p w14:paraId="75170E6B" w14:textId="77777777" w:rsidR="00A529FC" w:rsidRDefault="00000000" w:rsidP="007576F6">
      <w:pPr>
        <w:pStyle w:val="BodyText"/>
        <w:spacing w:before="32" w:line="256" w:lineRule="auto"/>
        <w:ind w:left="120" w:right="119"/>
        <w:jc w:val="both"/>
      </w:pPr>
      <w:r>
        <w:t>driven learning signals there just to the point where CA3 on its own can replicate the DG-driven sparse, pattern-separated representations (Kowadlo et al., 2020).</w:t>
      </w:r>
    </w:p>
    <w:p w14:paraId="10911137" w14:textId="77777777" w:rsidR="00A529FC" w:rsidRDefault="00000000">
      <w:pPr>
        <w:pStyle w:val="BodyText"/>
        <w:spacing w:before="41"/>
        <w:ind w:left="418"/>
        <w:jc w:val="both"/>
      </w:pPr>
      <w:r>
        <w:t>The</w:t>
      </w:r>
      <w:r>
        <w:rPr>
          <w:spacing w:val="-10"/>
        </w:rPr>
        <w:t xml:space="preserve"> </w:t>
      </w:r>
      <w:r>
        <w:t>delta-rule</w:t>
      </w:r>
      <w:r>
        <w:rPr>
          <w:spacing w:val="-10"/>
        </w:rPr>
        <w:t xml:space="preserve"> </w:t>
      </w:r>
      <w:r>
        <w:t>formulation</w:t>
      </w:r>
      <w:r>
        <w:rPr>
          <w:spacing w:val="-10"/>
        </w:rPr>
        <w:t xml:space="preserve"> </w:t>
      </w:r>
      <w:r>
        <w:t>for</w:t>
      </w:r>
      <w:r>
        <w:rPr>
          <w:spacing w:val="-10"/>
        </w:rPr>
        <w:t xml:space="preserve"> </w:t>
      </w:r>
      <w:r>
        <w:t>this</w:t>
      </w:r>
      <w:r>
        <w:rPr>
          <w:spacing w:val="-10"/>
        </w:rPr>
        <w:t xml:space="preserve"> </w:t>
      </w:r>
      <w:r>
        <w:t>new</w:t>
      </w:r>
      <w:r>
        <w:rPr>
          <w:spacing w:val="-10"/>
        </w:rPr>
        <w:t xml:space="preserve"> </w:t>
      </w:r>
      <w:r>
        <w:t>error-driven</w:t>
      </w:r>
      <w:r>
        <w:rPr>
          <w:spacing w:val="-10"/>
        </w:rPr>
        <w:t xml:space="preserve"> </w:t>
      </w:r>
      <w:r>
        <w:t>learning</w:t>
      </w:r>
      <w:r>
        <w:rPr>
          <w:spacing w:val="-10"/>
        </w:rPr>
        <w:t xml:space="preserve"> </w:t>
      </w:r>
      <w:r>
        <w:t>component</w:t>
      </w:r>
      <w:r>
        <w:rPr>
          <w:spacing w:val="-10"/>
        </w:rPr>
        <w:t xml:space="preserve"> </w:t>
      </w:r>
      <w:r>
        <w:rPr>
          <w:spacing w:val="-5"/>
        </w:rPr>
        <w:t>is:</w:t>
      </w:r>
    </w:p>
    <w:p w14:paraId="284E25A7" w14:textId="77777777" w:rsidR="00A529FC" w:rsidRDefault="00000000" w:rsidP="007576F6">
      <w:pPr>
        <w:tabs>
          <w:tab w:val="left" w:pos="9225"/>
        </w:tabs>
        <w:spacing w:before="126" w:line="197" w:lineRule="exact"/>
        <w:ind w:left="3119"/>
      </w:pPr>
      <w:r>
        <w:rPr>
          <w:rFonts w:ascii="Georgia" w:hAnsi="Georgia"/>
          <w:i/>
          <w:w w:val="105"/>
        </w:rPr>
        <w:t>dW</w:t>
      </w:r>
      <w:r>
        <w:rPr>
          <w:rFonts w:ascii="Georgia" w:hAnsi="Georgia"/>
          <w:i/>
          <w:w w:val="105"/>
          <w:vertAlign w:val="subscript"/>
        </w:rPr>
        <w:t>i,j</w:t>
      </w:r>
      <w:r>
        <w:rPr>
          <w:rFonts w:ascii="Georgia" w:hAnsi="Georgia"/>
          <w:i/>
          <w:spacing w:val="26"/>
          <w:w w:val="105"/>
        </w:rPr>
        <w:t xml:space="preserve"> </w:t>
      </w:r>
      <w:r>
        <w:rPr>
          <w:rFonts w:ascii="Tahoma" w:hAnsi="Tahoma"/>
          <w:w w:val="105"/>
        </w:rPr>
        <w:t>=</w:t>
      </w:r>
      <w:r>
        <w:rPr>
          <w:rFonts w:ascii="Tahoma" w:hAnsi="Tahoma"/>
          <w:spacing w:val="-9"/>
          <w:w w:val="105"/>
        </w:rPr>
        <w:t xml:space="preserve"> </w:t>
      </w:r>
      <w:r>
        <w:rPr>
          <w:w w:val="105"/>
        </w:rPr>
        <w:t>ECin</w:t>
      </w:r>
      <w:r>
        <w:rPr>
          <w:rFonts w:ascii="Georgia" w:hAnsi="Georgia"/>
          <w:i/>
          <w:w w:val="105"/>
          <w:vertAlign w:val="subscript"/>
        </w:rPr>
        <w:t>i</w:t>
      </w:r>
      <w:r>
        <w:rPr>
          <w:rFonts w:ascii="Tahoma" w:hAnsi="Tahoma"/>
          <w:w w:val="105"/>
        </w:rPr>
        <w:t>(</w:t>
      </w:r>
      <w:r>
        <w:rPr>
          <w:w w:val="105"/>
        </w:rPr>
        <w:t>CA3</w:t>
      </w:r>
      <w:r>
        <w:rPr>
          <w:rFonts w:ascii="Georgia" w:hAnsi="Georgia"/>
          <w:i/>
          <w:w w:val="105"/>
          <w:vertAlign w:val="superscript"/>
        </w:rPr>
        <w:t>DG</w:t>
      </w:r>
      <w:r>
        <w:rPr>
          <w:rFonts w:ascii="Georgia" w:hAnsi="Georgia"/>
          <w:i/>
          <w:spacing w:val="5"/>
          <w:w w:val="105"/>
        </w:rPr>
        <w:t xml:space="preserve"> </w:t>
      </w:r>
      <w:r>
        <w:rPr>
          <w:rFonts w:ascii="Meiryo" w:hAnsi="Meiryo"/>
          <w:i/>
          <w:w w:val="105"/>
        </w:rPr>
        <w:t>−</w:t>
      </w:r>
      <w:r>
        <w:rPr>
          <w:rFonts w:ascii="Meiryo" w:hAnsi="Meiryo"/>
          <w:i/>
          <w:spacing w:val="-29"/>
          <w:w w:val="105"/>
        </w:rPr>
        <w:t xml:space="preserve"> </w:t>
      </w:r>
      <w:r>
        <w:rPr>
          <w:spacing w:val="-2"/>
          <w:w w:val="105"/>
        </w:rPr>
        <w:t>CA3</w:t>
      </w:r>
      <w:r>
        <w:rPr>
          <w:rFonts w:ascii="Georgia" w:hAnsi="Georgia"/>
          <w:i/>
          <w:spacing w:val="-2"/>
          <w:w w:val="105"/>
          <w:vertAlign w:val="superscript"/>
        </w:rPr>
        <w:t>ECin</w:t>
      </w:r>
      <w:r>
        <w:rPr>
          <w:rFonts w:ascii="Tahoma" w:hAnsi="Tahoma"/>
          <w:spacing w:val="-2"/>
          <w:w w:val="105"/>
        </w:rPr>
        <w:t>)</w:t>
      </w:r>
      <w:r>
        <w:rPr>
          <w:rFonts w:ascii="Georgia" w:hAnsi="Georgia"/>
          <w:i/>
          <w:spacing w:val="-2"/>
          <w:w w:val="105"/>
        </w:rPr>
        <w:t>,</w:t>
      </w:r>
      <w:r>
        <w:rPr>
          <w:rFonts w:ascii="Georgia" w:hAnsi="Georgia"/>
          <w:i/>
        </w:rPr>
        <w:tab/>
      </w:r>
      <w:r>
        <w:rPr>
          <w:spacing w:val="-5"/>
          <w:w w:val="105"/>
        </w:rPr>
        <w:t>(5)</w:t>
      </w:r>
    </w:p>
    <w:p w14:paraId="590733C2" w14:textId="77777777" w:rsidR="00A529FC" w:rsidRDefault="00000000">
      <w:pPr>
        <w:tabs>
          <w:tab w:val="left" w:pos="2267"/>
        </w:tabs>
        <w:spacing w:line="155" w:lineRule="exact"/>
        <w:ind w:left="1303"/>
        <w:jc w:val="center"/>
        <w:rPr>
          <w:rFonts w:ascii="Georgia"/>
          <w:i/>
          <w:sz w:val="16"/>
        </w:rPr>
      </w:pPr>
      <w:r>
        <w:rPr>
          <w:rFonts w:ascii="Georgia"/>
          <w:i/>
          <w:spacing w:val="-10"/>
          <w:w w:val="145"/>
          <w:sz w:val="16"/>
        </w:rPr>
        <w:t>j</w:t>
      </w:r>
      <w:r>
        <w:rPr>
          <w:rFonts w:ascii="Georgia"/>
          <w:i/>
          <w:sz w:val="16"/>
        </w:rPr>
        <w:tab/>
      </w:r>
      <w:r>
        <w:rPr>
          <w:rFonts w:ascii="Georgia"/>
          <w:i/>
          <w:spacing w:val="-12"/>
          <w:w w:val="145"/>
          <w:sz w:val="16"/>
        </w:rPr>
        <w:t>j</w:t>
      </w:r>
    </w:p>
    <w:p w14:paraId="04598D3F" w14:textId="5DDD40BD" w:rsidR="00A529FC" w:rsidRDefault="002F233B" w:rsidP="007576F6">
      <w:pPr>
        <w:pStyle w:val="BodyText"/>
        <w:spacing w:before="170" w:line="264" w:lineRule="auto"/>
        <w:ind w:left="120" w:right="119"/>
        <w:jc w:val="both"/>
      </w:pPr>
      <w:del w:id="215" w:author="Author" w:date="2022-09-10T01:53:00Z">
        <w:r>
          <w:rPr>
            <w:noProof/>
          </w:rPr>
          <mc:AlternateContent>
            <mc:Choice Requires="wps">
              <w:drawing>
                <wp:anchor distT="0" distB="0" distL="114300" distR="114300" simplePos="0" relativeHeight="487604224" behindDoc="1" locked="0" layoutInCell="1" allowOverlap="1" wp14:anchorId="0C096D54" wp14:editId="60B3DABF">
                  <wp:simplePos x="0" y="0"/>
                  <wp:positionH relativeFrom="page">
                    <wp:posOffset>1551305</wp:posOffset>
                  </wp:positionH>
                  <wp:positionV relativeFrom="paragraph">
                    <wp:posOffset>206375</wp:posOffset>
                  </wp:positionV>
                  <wp:extent cx="43815" cy="101600"/>
                  <wp:effectExtent l="0" t="0" r="6985" b="0"/>
                  <wp:wrapNone/>
                  <wp:docPr id="603"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2D20F" w14:textId="77777777" w:rsidR="00ED530C" w:rsidRDefault="00000000">
                              <w:pPr>
                                <w:spacing w:line="155" w:lineRule="exact"/>
                                <w:rPr>
                                  <w:del w:id="216" w:author="Author" w:date="2022-09-10T01:53:00Z"/>
                                  <w:rFonts w:ascii="Georgia"/>
                                  <w:i/>
                                  <w:sz w:val="16"/>
                                </w:rPr>
                              </w:pPr>
                              <w:del w:id="217" w:author="Author" w:date="2022-09-10T01:53:00Z">
                                <w:r>
                                  <w:rPr>
                                    <w:rFonts w:ascii="Georgia"/>
                                    <w:i/>
                                    <w:w w:val="146"/>
                                    <w:sz w:val="16"/>
                                  </w:rPr>
                                  <w:delText>j</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096D54" id="docshape57" o:spid="_x0000_s1034" type="#_x0000_t202" style="position:absolute;left:0;text-align:left;margin-left:122.15pt;margin-top:16.25pt;width:3.45pt;height:8pt;z-index:-15712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" filled="f" stroked="f">
                  <v:path arrowok="t"/>
                  <v:textbox inset="0,0,0,0">
                    <w:txbxContent>
                      <w:p w14:paraId="6B22D20F" w14:textId="77777777" w:rsidR="00ED530C" w:rsidRDefault="00000000">
                        <w:pPr>
                          <w:spacing w:line="155" w:lineRule="exact"/>
                          <w:rPr>
                            <w:del w:id="218" w:author="Author" w:date="2022-09-10T01:53:00Z"/>
                            <w:rFonts w:ascii="Georgia"/>
                            <w:i/>
                            <w:sz w:val="16"/>
                          </w:rPr>
                        </w:pPr>
                        <w:del w:id="219" w:author="Author" w:date="2022-09-10T01:53:00Z">
                          <w:r>
                            <w:rPr>
                              <w:rFonts w:ascii="Georgia"/>
                              <w:i/>
                              <w:w w:val="146"/>
                              <w:sz w:val="16"/>
                            </w:rPr>
                            <w:delText>j</w:delText>
                          </w:r>
                        </w:del>
                      </w:p>
                    </w:txbxContent>
                  </v:textbox>
                  <w10:wrap anchorx="page"/>
                </v:shape>
              </w:pict>
            </mc:Fallback>
          </mc:AlternateContent>
        </w:r>
        <w:r>
          <w:rPr>
            <w:noProof/>
          </w:rPr>
          <mc:AlternateContent>
            <mc:Choice Requires="wps">
              <w:drawing>
                <wp:anchor distT="0" distB="0" distL="114300" distR="114300" simplePos="0" relativeHeight="487605248" behindDoc="1" locked="0" layoutInCell="1" allowOverlap="1" wp14:anchorId="6EDBCA2B" wp14:editId="00E7CC56">
                  <wp:simplePos x="0" y="0"/>
                  <wp:positionH relativeFrom="page">
                    <wp:posOffset>1854835</wp:posOffset>
                  </wp:positionH>
                  <wp:positionV relativeFrom="paragraph">
                    <wp:posOffset>396240</wp:posOffset>
                  </wp:positionV>
                  <wp:extent cx="43815" cy="101600"/>
                  <wp:effectExtent l="0" t="0" r="6985" b="0"/>
                  <wp:wrapNone/>
                  <wp:docPr id="604"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C7A20" w14:textId="77777777" w:rsidR="00ED530C" w:rsidRDefault="00000000">
                              <w:pPr>
                                <w:spacing w:line="155" w:lineRule="exact"/>
                                <w:rPr>
                                  <w:del w:id="220" w:author="Author" w:date="2022-09-10T01:53:00Z"/>
                                  <w:rFonts w:ascii="Georgia"/>
                                  <w:i/>
                                  <w:sz w:val="16"/>
                                </w:rPr>
                              </w:pPr>
                              <w:del w:id="221" w:author="Author" w:date="2022-09-10T01:53:00Z">
                                <w:r>
                                  <w:rPr>
                                    <w:rFonts w:ascii="Georgia"/>
                                    <w:i/>
                                    <w:w w:val="146"/>
                                    <w:sz w:val="16"/>
                                  </w:rPr>
                                  <w:delText>j</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DBCA2B" id="docshape58" o:spid="_x0000_s1035" type="#_x0000_t202" style="position:absolute;left:0;text-align:left;margin-left:146.05pt;margin-top:31.2pt;width:3.45pt;height:8pt;z-index:-157112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" filled="f" stroked="f">
                  <v:path arrowok="t"/>
                  <v:textbox inset="0,0,0,0">
                    <w:txbxContent>
                      <w:p w14:paraId="31EC7A20" w14:textId="77777777" w:rsidR="00ED530C" w:rsidRDefault="00000000">
                        <w:pPr>
                          <w:spacing w:line="155" w:lineRule="exact"/>
                          <w:rPr>
                            <w:del w:id="222" w:author="Author" w:date="2022-09-10T01:53:00Z"/>
                            <w:rFonts w:ascii="Georgia"/>
                            <w:i/>
                            <w:sz w:val="16"/>
                          </w:rPr>
                        </w:pPr>
                        <w:del w:id="223" w:author="Author" w:date="2022-09-10T01:53:00Z">
                          <w:r>
                            <w:rPr>
                              <w:rFonts w:ascii="Georgia"/>
                              <w:i/>
                              <w:w w:val="146"/>
                              <w:sz w:val="16"/>
                            </w:rPr>
                            <w:delText>j</w:delText>
                          </w:r>
                        </w:del>
                      </w:p>
                    </w:txbxContent>
                  </v:textbox>
                  <w10:wrap anchorx="page"/>
                </v:shape>
              </w:pict>
            </mc:Fallback>
          </mc:AlternateContent>
        </w:r>
      </w:del>
      <w:ins w:id="224" w:author="Author" w:date="2022-09-10T01:53:00Z">
        <w:r w:rsidR="006228F8">
          <w:rPr>
            <w:noProof/>
          </w:rPr>
          <mc:AlternateContent>
            <mc:Choice Requires="wps">
              <w:drawing>
                <wp:anchor distT="0" distB="0" distL="114300" distR="114300" simplePos="0" relativeHeight="486564864" behindDoc="1" locked="0" layoutInCell="1" allowOverlap="1" wp14:anchorId="072FD884" wp14:editId="5191FAB2">
                  <wp:simplePos x="0" y="0"/>
                  <wp:positionH relativeFrom="page">
                    <wp:posOffset>1551305</wp:posOffset>
                  </wp:positionH>
                  <wp:positionV relativeFrom="paragraph">
                    <wp:posOffset>196850</wp:posOffset>
                  </wp:positionV>
                  <wp:extent cx="43815" cy="101600"/>
                  <wp:effectExtent l="0" t="0" r="6985" b="0"/>
                  <wp:wrapNone/>
                  <wp:docPr id="494" name="docshape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7CFD9D" w14:textId="77777777" w:rsidR="00A529FC" w:rsidRDefault="00000000">
                              <w:pPr>
                                <w:spacing w:line="155" w:lineRule="exact"/>
                                <w:rPr>
                                  <w:ins w:id="225" w:author="Author" w:date="2022-09-10T01:53:00Z"/>
                                  <w:rFonts w:ascii="Georgia"/>
                                  <w:i/>
                                  <w:sz w:val="16"/>
                                </w:rPr>
                              </w:pPr>
                              <w:ins w:id="226" w:author="Author" w:date="2022-09-10T01:53: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2FD884" id="_x0000_s1036" type="#_x0000_t202" style="position:absolute;left:0;text-align:left;margin-left:122.15pt;margin-top:15.5pt;width:3.45pt;height:8pt;z-index:-167516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xp/yQEAAIA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" filled="f" stroked="f">
                  <v:path arrowok="t"/>
                  <v:textbox inset="0,0,0,0">
                    <w:txbxContent>
                      <w:p w14:paraId="2C7CFD9D" w14:textId="77777777" w:rsidR="00A529FC" w:rsidRDefault="00000000">
                        <w:pPr>
                          <w:spacing w:line="155" w:lineRule="exact"/>
                          <w:rPr>
                            <w:ins w:id="227" w:author="Author" w:date="2022-09-10T01:53:00Z"/>
                            <w:rFonts w:ascii="Georgia"/>
                            <w:i/>
                            <w:sz w:val="16"/>
                          </w:rPr>
                        </w:pPr>
                        <w:ins w:id="228" w:author="Author" w:date="2022-09-10T01:53:00Z">
                          <w:r>
                            <w:rPr>
                              <w:rFonts w:ascii="Georgia"/>
                              <w:i/>
                              <w:w w:val="146"/>
                              <w:sz w:val="16"/>
                            </w:rPr>
                            <w:t>j</w:t>
                          </w:r>
                        </w:ins>
                      </w:p>
                    </w:txbxContent>
                  </v:textbox>
                  <w10:wrap anchorx="page"/>
                </v:shape>
              </w:pict>
            </mc:Fallback>
          </mc:AlternateContent>
        </w:r>
        <w:r w:rsidR="006228F8">
          <w:rPr>
            <w:noProof/>
          </w:rPr>
          <mc:AlternateContent>
            <mc:Choice Requires="wps">
              <w:drawing>
                <wp:anchor distT="0" distB="0" distL="114300" distR="114300" simplePos="0" relativeHeight="486565376" behindDoc="1" locked="0" layoutInCell="1" allowOverlap="1" wp14:anchorId="684B6816" wp14:editId="2FE503A3">
                  <wp:simplePos x="0" y="0"/>
                  <wp:positionH relativeFrom="page">
                    <wp:posOffset>1854835</wp:posOffset>
                  </wp:positionH>
                  <wp:positionV relativeFrom="paragraph">
                    <wp:posOffset>386715</wp:posOffset>
                  </wp:positionV>
                  <wp:extent cx="43815" cy="101600"/>
                  <wp:effectExtent l="0" t="0" r="6985" b="0"/>
                  <wp:wrapNone/>
                  <wp:docPr id="493" name="docshape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43815" cy="10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D6BE7E" w14:textId="77777777" w:rsidR="00A529FC" w:rsidRDefault="00000000">
                              <w:pPr>
                                <w:spacing w:line="155" w:lineRule="exact"/>
                                <w:rPr>
                                  <w:ins w:id="229" w:author="Author" w:date="2022-09-10T01:53:00Z"/>
                                  <w:rFonts w:ascii="Georgia"/>
                                  <w:i/>
                                  <w:sz w:val="16"/>
                                </w:rPr>
                              </w:pPr>
                              <w:ins w:id="230" w:author="Author" w:date="2022-09-10T01:53:00Z">
                                <w:r>
                                  <w:rPr>
                                    <w:rFonts w:ascii="Georgia"/>
                                    <w:i/>
                                    <w:w w:val="146"/>
                                    <w:sz w:val="16"/>
                                  </w:rPr>
                                  <w:t>j</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4B6816" id="_x0000_s1037" type="#_x0000_t202" style="position:absolute;left:0;text-align:left;margin-left:146.05pt;margin-top:30.45pt;width:3.45pt;height:8pt;z-index:-167511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" filled="f" stroked="f">
                  <v:path arrowok="t"/>
                  <v:textbox inset="0,0,0,0">
                    <w:txbxContent>
                      <w:p w14:paraId="50D6BE7E" w14:textId="77777777" w:rsidR="00A529FC" w:rsidRDefault="00000000">
                        <w:pPr>
                          <w:spacing w:line="155" w:lineRule="exact"/>
                          <w:rPr>
                            <w:ins w:id="231" w:author="Author" w:date="2022-09-10T01:53:00Z"/>
                            <w:rFonts w:ascii="Georgia"/>
                            <w:i/>
                            <w:sz w:val="16"/>
                          </w:rPr>
                        </w:pPr>
                        <w:ins w:id="232" w:author="Author" w:date="2022-09-10T01:53:00Z">
                          <w:r>
                            <w:rPr>
                              <w:rFonts w:ascii="Georgia"/>
                              <w:i/>
                              <w:w w:val="146"/>
                              <w:sz w:val="16"/>
                            </w:rPr>
                            <w:t>j</w:t>
                          </w:r>
                        </w:ins>
                      </w:p>
                    </w:txbxContent>
                  </v:textbox>
                  <w10:wrap anchorx="page"/>
                </v:shape>
              </w:pict>
            </mc:Fallback>
          </mc:AlternateContent>
        </w:r>
      </w:ins>
      <w:r w:rsidR="00000000">
        <w:t>where CA3</w:t>
      </w:r>
      <w:r w:rsidR="00000000">
        <w:rPr>
          <w:rFonts w:ascii="Georgia"/>
          <w:i/>
          <w:vertAlign w:val="superscript"/>
        </w:rPr>
        <w:t>ECin</w:t>
      </w:r>
      <w:r w:rsidR="00000000">
        <w:rPr>
          <w:rFonts w:ascii="Georgia"/>
          <w:i/>
        </w:rPr>
        <w:t xml:space="preserve"> </w:t>
      </w:r>
      <w:r w:rsidR="00000000">
        <w:t>is the activity of the CA3 neuron j prior to the arrival of the DG input, based on the ECin</w:t>
      </w:r>
      <w:r w:rsidR="00000000">
        <w:rPr>
          <w:rFonts w:ascii="Georgia"/>
          <w:i/>
          <w:vertAlign w:val="subscript"/>
        </w:rPr>
        <w:t>i</w:t>
      </w:r>
      <w:r w:rsidR="00000000">
        <w:rPr>
          <w:rFonts w:ascii="Georgia"/>
          <w:i/>
        </w:rPr>
        <w:t xml:space="preserve"> </w:t>
      </w:r>
      <w:r w:rsidR="00000000">
        <w:t>inputs, and CA3</w:t>
      </w:r>
      <w:r w:rsidR="00000000">
        <w:rPr>
          <w:rFonts w:ascii="Georgia"/>
          <w:i/>
          <w:vertAlign w:val="superscript"/>
        </w:rPr>
        <w:t>DG</w:t>
      </w:r>
      <w:r w:rsidR="00000000">
        <w:rPr>
          <w:rFonts w:ascii="Georgia"/>
          <w:i/>
        </w:rPr>
        <w:t xml:space="preserve"> </w:t>
      </w:r>
      <w:r w:rsidR="00000000">
        <w:t>is the activity of CA3 after the DG inputs arrive, which is at least 5ms later as we review</w:t>
      </w:r>
      <w:r w:rsidR="00000000">
        <w:rPr>
          <w:spacing w:val="-13"/>
        </w:rPr>
        <w:t xml:space="preserve"> </w:t>
      </w:r>
      <w:r w:rsidR="00000000">
        <w:t>below.</w:t>
      </w:r>
      <w:r w:rsidR="00000000">
        <w:rPr>
          <w:spacing w:val="-2"/>
        </w:rPr>
        <w:t xml:space="preserve"> </w:t>
      </w:r>
      <w:r w:rsidR="00000000">
        <w:t>Thus,</w:t>
      </w:r>
      <w:r w:rsidR="00000000">
        <w:rPr>
          <w:spacing w:val="-13"/>
        </w:rPr>
        <w:t xml:space="preserve"> </w:t>
      </w:r>
      <w:r w:rsidR="00000000">
        <w:t>as</w:t>
      </w:r>
      <w:r w:rsidR="00000000">
        <w:rPr>
          <w:spacing w:val="-13"/>
        </w:rPr>
        <w:t xml:space="preserve"> </w:t>
      </w:r>
      <w:r w:rsidR="00000000">
        <w:t>in</w:t>
      </w:r>
      <w:r w:rsidR="00000000">
        <w:rPr>
          <w:spacing w:val="-13"/>
        </w:rPr>
        <w:t xml:space="preserve"> </w:t>
      </w:r>
      <w:r w:rsidR="00000000">
        <w:t>the</w:t>
      </w:r>
      <w:r w:rsidR="00000000">
        <w:rPr>
          <w:spacing w:val="-13"/>
        </w:rPr>
        <w:t xml:space="preserve"> </w:t>
      </w:r>
      <w:r w:rsidR="00000000">
        <w:t>above</w:t>
      </w:r>
      <w:r w:rsidR="00000000">
        <w:rPr>
          <w:spacing w:val="-13"/>
        </w:rPr>
        <w:t xml:space="preserve"> </w:t>
      </w:r>
      <w:r w:rsidR="00000000">
        <w:t>cases,</w:t>
      </w:r>
      <w:r w:rsidR="00000000">
        <w:rPr>
          <w:spacing w:val="-13"/>
        </w:rPr>
        <w:t xml:space="preserve"> </w:t>
      </w:r>
      <w:r w:rsidR="00000000">
        <w:t>the</w:t>
      </w:r>
      <w:r w:rsidR="00000000">
        <w:rPr>
          <w:spacing w:val="-13"/>
        </w:rPr>
        <w:t xml:space="preserve"> </w:t>
      </w:r>
      <w:r w:rsidR="00000000">
        <w:t>temporal</w:t>
      </w:r>
      <w:r w:rsidR="00000000">
        <w:rPr>
          <w:spacing w:val="-13"/>
        </w:rPr>
        <w:t xml:space="preserve"> </w:t>
      </w:r>
      <w:r w:rsidR="00000000">
        <w:t>difference</w:t>
      </w:r>
      <w:r w:rsidR="00000000">
        <w:rPr>
          <w:spacing w:val="-13"/>
        </w:rPr>
        <w:t xml:space="preserve"> </w:t>
      </w:r>
      <w:r w:rsidR="00000000">
        <w:t>between</w:t>
      </w:r>
      <w:r w:rsidR="00000000">
        <w:rPr>
          <w:spacing w:val="-13"/>
        </w:rPr>
        <w:t xml:space="preserve"> </w:t>
      </w:r>
      <w:r w:rsidR="00000000">
        <w:t>CA3</w:t>
      </w:r>
      <w:r w:rsidR="00000000">
        <w:rPr>
          <w:spacing w:val="-13"/>
        </w:rPr>
        <w:t xml:space="preserve"> </w:t>
      </w:r>
      <w:r w:rsidR="00000000">
        <w:t>patterns</w:t>
      </w:r>
      <w:r w:rsidR="00000000">
        <w:rPr>
          <w:spacing w:val="-13"/>
        </w:rPr>
        <w:t xml:space="preserve"> </w:t>
      </w:r>
      <w:r w:rsidR="00000000">
        <w:t>can</w:t>
      </w:r>
      <w:r w:rsidR="00000000">
        <w:rPr>
          <w:spacing w:val="-13"/>
        </w:rPr>
        <w:t xml:space="preserve"> </w:t>
      </w:r>
      <w:r w:rsidR="00000000">
        <w:t>drive</w:t>
      </w:r>
      <w:r w:rsidR="00000000">
        <w:rPr>
          <w:spacing w:val="-13"/>
        </w:rPr>
        <w:t xml:space="preserve"> </w:t>
      </w:r>
      <w:r w:rsidR="00000000">
        <w:t>synaptic weight changes dW</w:t>
      </w:r>
      <w:r w:rsidR="00000000">
        <w:rPr>
          <w:rFonts w:ascii="Georgia"/>
          <w:i/>
          <w:vertAlign w:val="subscript"/>
        </w:rPr>
        <w:t>i,j</w:t>
      </w:r>
      <w:r w:rsidR="00000000">
        <w:t>, representing the change in synaptic weight between ECin</w:t>
      </w:r>
      <w:r w:rsidR="00000000">
        <w:rPr>
          <w:rFonts w:ascii="Georgia"/>
          <w:i/>
          <w:vertAlign w:val="subscript"/>
        </w:rPr>
        <w:t>i</w:t>
      </w:r>
      <w:r w:rsidR="00000000">
        <w:rPr>
          <w:rFonts w:ascii="Georgia"/>
          <w:i/>
        </w:rPr>
        <w:t xml:space="preserve"> </w:t>
      </w:r>
      <w:r w:rsidR="00000000">
        <w:t>and CA3</w:t>
      </w:r>
      <w:r w:rsidR="00000000">
        <w:rPr>
          <w:rFonts w:ascii="Georgia"/>
          <w:i/>
          <w:vertAlign w:val="subscript"/>
        </w:rPr>
        <w:t>j</w:t>
      </w:r>
      <w:r w:rsidR="00000000">
        <w:t>.</w:t>
      </w:r>
      <w:r w:rsidR="00000000">
        <w:rPr>
          <w:spacing w:val="37"/>
        </w:rPr>
        <w:t xml:space="preserve"> </w:t>
      </w:r>
      <w:r w:rsidR="00000000">
        <w:t>Critically, to the</w:t>
      </w:r>
      <w:r w:rsidR="00000000">
        <w:rPr>
          <w:spacing w:val="13"/>
        </w:rPr>
        <w:t xml:space="preserve"> </w:t>
      </w:r>
      <w:r w:rsidR="00000000">
        <w:t>extent</w:t>
      </w:r>
      <w:r w:rsidR="00000000">
        <w:rPr>
          <w:spacing w:val="13"/>
        </w:rPr>
        <w:t xml:space="preserve"> </w:t>
      </w:r>
      <w:r w:rsidR="00000000">
        <w:t>that</w:t>
      </w:r>
      <w:r w:rsidR="00000000">
        <w:rPr>
          <w:spacing w:val="14"/>
        </w:rPr>
        <w:t xml:space="preserve"> </w:t>
      </w:r>
      <w:r w:rsidR="00000000">
        <w:t>CA3</w:t>
      </w:r>
      <w:r w:rsidR="00000000">
        <w:rPr>
          <w:spacing w:val="13"/>
        </w:rPr>
        <w:t xml:space="preserve"> </w:t>
      </w:r>
      <w:r w:rsidR="00000000">
        <w:t>prior</w:t>
      </w:r>
      <w:r w:rsidR="00000000">
        <w:rPr>
          <w:spacing w:val="14"/>
        </w:rPr>
        <w:t xml:space="preserve"> </w:t>
      </w:r>
      <w:r w:rsidR="00000000">
        <w:t>to</w:t>
      </w:r>
      <w:r w:rsidR="00000000">
        <w:rPr>
          <w:spacing w:val="13"/>
        </w:rPr>
        <w:t xml:space="preserve"> </w:t>
      </w:r>
      <w:r w:rsidR="00000000">
        <w:t>DG</w:t>
      </w:r>
      <w:r w:rsidR="00000000">
        <w:rPr>
          <w:spacing w:val="14"/>
        </w:rPr>
        <w:t xml:space="preserve"> </w:t>
      </w:r>
      <w:r w:rsidR="00000000">
        <w:t>input</w:t>
      </w:r>
      <w:r w:rsidR="00000000">
        <w:rPr>
          <w:spacing w:val="13"/>
        </w:rPr>
        <w:t xml:space="preserve"> </w:t>
      </w:r>
      <w:r w:rsidR="00000000">
        <w:t>is</w:t>
      </w:r>
      <w:r w:rsidR="00000000">
        <w:rPr>
          <w:spacing w:val="14"/>
        </w:rPr>
        <w:t xml:space="preserve"> </w:t>
      </w:r>
      <w:r w:rsidR="00000000">
        <w:t>already</w:t>
      </w:r>
      <w:r w:rsidR="00000000">
        <w:rPr>
          <w:spacing w:val="13"/>
        </w:rPr>
        <w:t xml:space="preserve"> </w:t>
      </w:r>
      <w:r w:rsidR="00000000">
        <w:t>matching</w:t>
      </w:r>
      <w:r w:rsidR="00000000">
        <w:rPr>
          <w:spacing w:val="13"/>
        </w:rPr>
        <w:t xml:space="preserve"> </w:t>
      </w:r>
      <w:r w:rsidR="00000000">
        <w:t>the</w:t>
      </w:r>
      <w:r w:rsidR="00000000">
        <w:rPr>
          <w:spacing w:val="14"/>
        </w:rPr>
        <w:t xml:space="preserve"> </w:t>
      </w:r>
      <w:r w:rsidR="00000000">
        <w:t>DG-driven</w:t>
      </w:r>
      <w:r w:rsidR="00000000">
        <w:rPr>
          <w:spacing w:val="13"/>
        </w:rPr>
        <w:t xml:space="preserve"> </w:t>
      </w:r>
      <w:r w:rsidR="00000000">
        <w:t>pattern,</w:t>
      </w:r>
      <w:r w:rsidR="00000000">
        <w:rPr>
          <w:spacing w:val="18"/>
        </w:rPr>
        <w:t xml:space="preserve"> </w:t>
      </w:r>
      <w:r w:rsidR="00000000">
        <w:t>no</w:t>
      </w:r>
      <w:r w:rsidR="00000000">
        <w:rPr>
          <w:spacing w:val="14"/>
        </w:rPr>
        <w:t xml:space="preserve"> </w:t>
      </w:r>
      <w:r w:rsidR="00000000">
        <w:t>additional</w:t>
      </w:r>
      <w:r w:rsidR="00000000">
        <w:rPr>
          <w:spacing w:val="13"/>
        </w:rPr>
        <w:t xml:space="preserve"> </w:t>
      </w:r>
      <w:r w:rsidR="00000000">
        <w:rPr>
          <w:spacing w:val="-2"/>
        </w:rPr>
        <w:t>learning</w:t>
      </w:r>
    </w:p>
    <w:p w14:paraId="7A8C4F59" w14:textId="77777777" w:rsidR="00A529FC" w:rsidRDefault="00000000">
      <w:pPr>
        <w:pStyle w:val="BodyText"/>
        <w:spacing w:before="31" w:line="192" w:lineRule="auto"/>
        <w:ind w:left="120" w:right="119"/>
        <w:jc w:val="both"/>
      </w:pPr>
      <w:r>
        <w:t>needs</w:t>
      </w:r>
      <w:r>
        <w:rPr>
          <w:spacing w:val="-13"/>
        </w:rPr>
        <w:t xml:space="preserve"> </w:t>
      </w:r>
      <w:r>
        <w:t>to</w:t>
      </w:r>
      <w:r>
        <w:rPr>
          <w:spacing w:val="-13"/>
        </w:rPr>
        <w:t xml:space="preserve"> </w:t>
      </w:r>
      <w:r>
        <w:t>occur,</w:t>
      </w:r>
      <w:r>
        <w:rPr>
          <w:spacing w:val="-12"/>
        </w:rPr>
        <w:t xml:space="preserve"> </w:t>
      </w:r>
      <w:r>
        <w:t>thus</w:t>
      </w:r>
      <w:r>
        <w:rPr>
          <w:spacing w:val="-13"/>
        </w:rPr>
        <w:t xml:space="preserve"> </w:t>
      </w:r>
      <w:r>
        <w:t>producing</w:t>
      </w:r>
      <w:r>
        <w:rPr>
          <w:spacing w:val="-13"/>
        </w:rPr>
        <w:t xml:space="preserve"> </w:t>
      </w:r>
      <w:r>
        <w:t>the</w:t>
      </w:r>
      <w:r>
        <w:rPr>
          <w:spacing w:val="-13"/>
        </w:rPr>
        <w:t xml:space="preserve"> </w:t>
      </w:r>
      <w:r>
        <w:t>interference</w:t>
      </w:r>
      <w:r>
        <w:rPr>
          <w:spacing w:val="-13"/>
        </w:rPr>
        <w:t xml:space="preserve"> </w:t>
      </w:r>
      <w:r>
        <w:t>minimization</w:t>
      </w:r>
      <w:r>
        <w:rPr>
          <w:spacing w:val="-13"/>
        </w:rPr>
        <w:t xml:space="preserve"> </w:t>
      </w:r>
      <w:r>
        <w:t>benefits</w:t>
      </w:r>
      <w:r>
        <w:rPr>
          <w:spacing w:val="-13"/>
        </w:rPr>
        <w:t xml:space="preserve"> </w:t>
      </w:r>
      <w:r>
        <w:t>of</w:t>
      </w:r>
      <w:r>
        <w:rPr>
          <w:spacing w:val="-13"/>
        </w:rPr>
        <w:t xml:space="preserve"> </w:t>
      </w:r>
      <w:r>
        <w:t>error-driven</w:t>
      </w:r>
      <w:r>
        <w:rPr>
          <w:spacing w:val="-13"/>
        </w:rPr>
        <w:t xml:space="preserve"> </w:t>
      </w:r>
      <w:r>
        <w:t>learning.</w:t>
      </w:r>
      <w:r>
        <w:rPr>
          <w:spacing w:val="-1"/>
        </w:rPr>
        <w:t xml:space="preserve"> </w:t>
      </w:r>
      <w:r>
        <w:t>Note</w:t>
      </w:r>
      <w:r>
        <w:rPr>
          <w:spacing w:val="-13"/>
        </w:rPr>
        <w:t xml:space="preserve"> </w:t>
      </w:r>
      <w:r>
        <w:t>that</w:t>
      </w:r>
      <w:r>
        <w:rPr>
          <w:spacing w:val="-13"/>
        </w:rPr>
        <w:t xml:space="preserve"> </w:t>
      </w:r>
      <w:r>
        <w:t>the same</w:t>
      </w:r>
      <w:r>
        <w:rPr>
          <w:spacing w:val="-5"/>
        </w:rPr>
        <w:t xml:space="preserve"> </w:t>
      </w:r>
      <w:r>
        <w:t>error-driven</w:t>
      </w:r>
      <w:r>
        <w:rPr>
          <w:spacing w:val="-5"/>
        </w:rPr>
        <w:t xml:space="preserve"> </w:t>
      </w:r>
      <w:r>
        <w:t>signal</w:t>
      </w:r>
      <w:r>
        <w:rPr>
          <w:spacing w:val="-5"/>
        </w:rPr>
        <w:t xml:space="preserve"> </w:t>
      </w:r>
      <w:r>
        <w:t>in</w:t>
      </w:r>
      <w:r>
        <w:rPr>
          <w:spacing w:val="-5"/>
        </w:rPr>
        <w:t xml:space="preserve"> </w:t>
      </w:r>
      <w:r>
        <w:t>CA3</w:t>
      </w:r>
      <w:r>
        <w:rPr>
          <w:spacing w:val="-5"/>
        </w:rPr>
        <w:t xml:space="preserve"> </w:t>
      </w:r>
      <w:r>
        <w:t>trains</w:t>
      </w:r>
      <w:r>
        <w:rPr>
          <w:spacing w:val="-5"/>
        </w:rPr>
        <w:t xml:space="preserve"> </w:t>
      </w:r>
      <w:r>
        <w:t>the</w:t>
      </w:r>
      <w:r>
        <w:rPr>
          <w:spacing w:val="-5"/>
        </w:rPr>
        <w:t xml:space="preserve"> </w:t>
      </w:r>
      <w:r>
        <w:t>lateral</w:t>
      </w:r>
      <w:r>
        <w:rPr>
          <w:spacing w:val="-5"/>
        </w:rPr>
        <w:t xml:space="preserve"> </w:t>
      </w:r>
      <w:r>
        <w:t>recurrent</w:t>
      </w:r>
      <w:r>
        <w:rPr>
          <w:spacing w:val="-5"/>
        </w:rPr>
        <w:t xml:space="preserve"> </w:t>
      </w:r>
      <w:r>
        <w:t>pathway</w:t>
      </w:r>
      <w:r>
        <w:rPr>
          <w:spacing w:val="-5"/>
        </w:rPr>
        <w:t xml:space="preserve"> </w:t>
      </w:r>
      <w:r>
        <w:t>within</w:t>
      </w:r>
      <w:r>
        <w:rPr>
          <w:spacing w:val="-5"/>
        </w:rPr>
        <w:t xml:space="preserve"> </w:t>
      </w:r>
      <w:r>
        <w:t>CA3</w:t>
      </w:r>
      <w:r>
        <w:rPr>
          <w:spacing w:val="-5"/>
        </w:rPr>
        <w:t xml:space="preserve"> </w:t>
      </w:r>
      <w:r>
        <w:t>in</w:t>
      </w:r>
      <w:r>
        <w:rPr>
          <w:spacing w:val="-5"/>
        </w:rPr>
        <w:t xml:space="preserve"> </w:t>
      </w:r>
      <w:r>
        <w:t>addition</w:t>
      </w:r>
      <w:r>
        <w:rPr>
          <w:spacing w:val="-5"/>
        </w:rPr>
        <w:t xml:space="preserve"> </w:t>
      </w:r>
      <w:r>
        <w:t>to</w:t>
      </w:r>
      <w:r>
        <w:rPr>
          <w:spacing w:val="-5"/>
        </w:rPr>
        <w:t xml:space="preserve"> </w:t>
      </w:r>
      <w:r>
        <w:t>the</w:t>
      </w:r>
      <w:r>
        <w:rPr>
          <w:spacing w:val="-5"/>
        </w:rPr>
        <w:t xml:space="preserve"> </w:t>
      </w:r>
      <w:r>
        <w:t>ECin</w:t>
      </w:r>
      <w:r>
        <w:rPr>
          <w:spacing w:val="-5"/>
        </w:rPr>
        <w:t xml:space="preserve"> </w:t>
      </w:r>
      <w:r>
        <w:rPr>
          <w:rFonts w:ascii="Meiryo" w:hAnsi="Meiryo"/>
          <w:i/>
        </w:rPr>
        <w:t xml:space="preserve">→ </w:t>
      </w:r>
      <w:r>
        <w:t>CA3</w:t>
      </w:r>
      <w:r>
        <w:rPr>
          <w:spacing w:val="-4"/>
        </w:rPr>
        <w:t xml:space="preserve"> </w:t>
      </w:r>
      <w:r>
        <w:t>perforant</w:t>
      </w:r>
      <w:r>
        <w:rPr>
          <w:spacing w:val="-3"/>
        </w:rPr>
        <w:t xml:space="preserve"> </w:t>
      </w:r>
      <w:r>
        <w:t>pathway</w:t>
      </w:r>
      <w:r>
        <w:rPr>
          <w:spacing w:val="-3"/>
        </w:rPr>
        <w:t xml:space="preserve"> </w:t>
      </w:r>
      <w:r>
        <w:t>(PP)</w:t>
      </w:r>
      <w:r>
        <w:rPr>
          <w:spacing w:val="-3"/>
        </w:rPr>
        <w:t xml:space="preserve"> </w:t>
      </w:r>
      <w:r>
        <w:t>projections</w:t>
      </w:r>
      <w:r>
        <w:rPr>
          <w:spacing w:val="-3"/>
        </w:rPr>
        <w:t xml:space="preserve"> </w:t>
      </w:r>
      <w:r>
        <w:t>(Figure</w:t>
      </w:r>
      <w:r>
        <w:rPr>
          <w:spacing w:val="-3"/>
        </w:rPr>
        <w:t xml:space="preserve"> </w:t>
      </w:r>
      <w:r>
        <w:t>1),</w:t>
      </w:r>
      <w:r>
        <w:rPr>
          <w:spacing w:val="-2"/>
        </w:rPr>
        <w:t xml:space="preserve"> </w:t>
      </w:r>
      <w:r>
        <w:t>so</w:t>
      </w:r>
      <w:r>
        <w:rPr>
          <w:spacing w:val="-4"/>
        </w:rPr>
        <w:t xml:space="preserve"> </w:t>
      </w:r>
      <w:r>
        <w:t>that</w:t>
      </w:r>
      <w:r>
        <w:rPr>
          <w:spacing w:val="-3"/>
        </w:rPr>
        <w:t xml:space="preserve"> </w:t>
      </w:r>
      <w:r>
        <w:t>these</w:t>
      </w:r>
      <w:r>
        <w:rPr>
          <w:spacing w:val="-3"/>
        </w:rPr>
        <w:t xml:space="preserve"> </w:t>
      </w:r>
      <w:r>
        <w:t>recurrent</w:t>
      </w:r>
      <w:r>
        <w:rPr>
          <w:spacing w:val="-3"/>
        </w:rPr>
        <w:t xml:space="preserve"> </w:t>
      </w:r>
      <w:r>
        <w:t>connections</w:t>
      </w:r>
      <w:r>
        <w:rPr>
          <w:spacing w:val="-3"/>
        </w:rPr>
        <w:t xml:space="preserve"> </w:t>
      </w:r>
      <w:r>
        <w:t>also</w:t>
      </w:r>
      <w:r>
        <w:rPr>
          <w:spacing w:val="-3"/>
        </w:rPr>
        <w:t xml:space="preserve"> </w:t>
      </w:r>
      <w:r>
        <w:t>adapt</w:t>
      </w:r>
      <w:r>
        <w:rPr>
          <w:spacing w:val="-3"/>
        </w:rPr>
        <w:t xml:space="preserve"> </w:t>
      </w:r>
      <w:r>
        <w:t>to</w:t>
      </w:r>
      <w:r>
        <w:rPr>
          <w:spacing w:val="-4"/>
        </w:rPr>
        <w:t xml:space="preserve"> </w:t>
      </w:r>
      <w:r>
        <w:t>fit</w:t>
      </w:r>
      <w:r>
        <w:rPr>
          <w:spacing w:val="-3"/>
        </w:rPr>
        <w:t xml:space="preserve"> </w:t>
      </w:r>
      <w:r>
        <w:rPr>
          <w:spacing w:val="-5"/>
        </w:rPr>
        <w:t>the</w:t>
      </w:r>
    </w:p>
    <w:p w14:paraId="73CD02A3" w14:textId="77777777" w:rsidR="00A529FC" w:rsidRDefault="00000000">
      <w:pPr>
        <w:pStyle w:val="BodyText"/>
        <w:spacing w:before="26"/>
        <w:ind w:left="120"/>
        <w:jc w:val="both"/>
      </w:pPr>
      <w:r>
        <w:t>DG-driven</w:t>
      </w:r>
      <w:r>
        <w:rPr>
          <w:spacing w:val="-11"/>
        </w:rPr>
        <w:t xml:space="preserve"> </w:t>
      </w:r>
      <w:r>
        <w:t>pattern,</w:t>
      </w:r>
      <w:r>
        <w:rPr>
          <w:spacing w:val="-10"/>
        </w:rPr>
        <w:t xml:space="preserve"> </w:t>
      </w:r>
      <w:r>
        <w:t>but</w:t>
      </w:r>
      <w:r>
        <w:rPr>
          <w:spacing w:val="-10"/>
        </w:rPr>
        <w:t xml:space="preserve"> </w:t>
      </w:r>
      <w:r>
        <w:t>no</w:t>
      </w:r>
      <w:r>
        <w:rPr>
          <w:spacing w:val="-10"/>
        </w:rPr>
        <w:t xml:space="preserve"> </w:t>
      </w:r>
      <w:r>
        <w:rPr>
          <w:spacing w:val="-2"/>
        </w:rPr>
        <w:t>further.</w:t>
      </w:r>
    </w:p>
    <w:p w14:paraId="1AEB2A6B" w14:textId="77777777" w:rsidR="00A529FC" w:rsidRDefault="00000000">
      <w:pPr>
        <w:pStyle w:val="BodyText"/>
        <w:spacing w:before="58" w:line="256" w:lineRule="auto"/>
        <w:ind w:left="120" w:right="117" w:firstLine="298"/>
        <w:jc w:val="both"/>
      </w:pPr>
      <w:r>
        <w:t>Although this form of error-driven learning might make sense computationally, how could something like this delta error signal emerge naturally from the hippocampal biology?</w:t>
      </w:r>
      <w:r>
        <w:rPr>
          <w:spacing w:val="28"/>
        </w:rPr>
        <w:t xml:space="preserve"> </w:t>
      </w:r>
      <w:r>
        <w:t>First, as in our prior model of learning</w:t>
      </w:r>
      <w:r>
        <w:rPr>
          <w:spacing w:val="-3"/>
        </w:rPr>
        <w:t xml:space="preserve"> </w:t>
      </w:r>
      <w:r>
        <w:t>in</w:t>
      </w:r>
      <w:r>
        <w:rPr>
          <w:spacing w:val="-3"/>
        </w:rPr>
        <w:t xml:space="preserve"> </w:t>
      </w:r>
      <w:r>
        <w:t>the</w:t>
      </w:r>
      <w:r>
        <w:rPr>
          <w:spacing w:val="-3"/>
        </w:rPr>
        <w:t xml:space="preserve"> </w:t>
      </w:r>
      <w:r>
        <w:t>monosynaptic</w:t>
      </w:r>
      <w:r>
        <w:rPr>
          <w:spacing w:val="-3"/>
        </w:rPr>
        <w:t xml:space="preserve"> </w:t>
      </w:r>
      <w:r>
        <w:t>pathway</w:t>
      </w:r>
      <w:r>
        <w:rPr>
          <w:spacing w:val="-3"/>
        </w:rPr>
        <w:t xml:space="preserve"> </w:t>
      </w:r>
      <w:r>
        <w:t>(Ketz</w:t>
      </w:r>
      <w:r>
        <w:rPr>
          <w:spacing w:val="-3"/>
        </w:rPr>
        <w:t xml:space="preserve"> </w:t>
      </w:r>
      <w:r>
        <w:t>et</w:t>
      </w:r>
      <w:r>
        <w:rPr>
          <w:spacing w:val="-3"/>
        </w:rPr>
        <w:t xml:space="preserve"> </w:t>
      </w:r>
      <w:r>
        <w:t>al.,</w:t>
      </w:r>
      <w:r>
        <w:rPr>
          <w:spacing w:val="-3"/>
        </w:rPr>
        <w:t xml:space="preserve"> </w:t>
      </w:r>
      <w:r>
        <w:t>2013),</w:t>
      </w:r>
      <w:r>
        <w:rPr>
          <w:spacing w:val="-2"/>
        </w:rPr>
        <w:t xml:space="preserve"> </w:t>
      </w:r>
      <w:r>
        <w:t>this</w:t>
      </w:r>
      <w:r>
        <w:rPr>
          <w:spacing w:val="-3"/>
        </w:rPr>
        <w:t xml:space="preserve"> </w:t>
      </w:r>
      <w:r>
        <w:t>error</w:t>
      </w:r>
      <w:r>
        <w:rPr>
          <w:spacing w:val="-3"/>
        </w:rPr>
        <w:t xml:space="preserve"> </w:t>
      </w:r>
      <w:r>
        <w:t>signal</w:t>
      </w:r>
      <w:r>
        <w:rPr>
          <w:spacing w:val="-3"/>
        </w:rPr>
        <w:t xml:space="preserve"> </w:t>
      </w:r>
      <w:r>
        <w:t>emerges</w:t>
      </w:r>
      <w:r>
        <w:rPr>
          <w:spacing w:val="-3"/>
        </w:rPr>
        <w:t xml:space="preserve"> </w:t>
      </w:r>
      <w:r>
        <w:t>naturally</w:t>
      </w:r>
      <w:r>
        <w:rPr>
          <w:spacing w:val="-3"/>
        </w:rPr>
        <w:t xml:space="preserve"> </w:t>
      </w:r>
      <w:r>
        <w:t>as</w:t>
      </w:r>
      <w:r>
        <w:rPr>
          <w:spacing w:val="-3"/>
        </w:rPr>
        <w:t xml:space="preserve"> </w:t>
      </w:r>
      <w:r>
        <w:t>a</w:t>
      </w:r>
      <w:r>
        <w:rPr>
          <w:spacing w:val="-3"/>
        </w:rPr>
        <w:t xml:space="preserve"> </w:t>
      </w:r>
      <w:r>
        <w:rPr>
          <w:i/>
        </w:rPr>
        <w:t xml:space="preserve">temporal </w:t>
      </w:r>
      <w:r>
        <w:rPr>
          <w:i/>
          <w:w w:val="95"/>
        </w:rPr>
        <w:t xml:space="preserve">difference </w:t>
      </w:r>
      <w:r>
        <w:rPr>
          <w:w w:val="95"/>
        </w:rPr>
        <w:t>between two states of activity over the CA3, which is also consistent with a broader understanding</w:t>
      </w:r>
      <w:r>
        <w:rPr>
          <w:spacing w:val="40"/>
        </w:rPr>
        <w:t xml:space="preserve"> </w:t>
      </w:r>
      <w:r>
        <w:rPr>
          <w:spacing w:val="-2"/>
        </w:rPr>
        <w:t>of</w:t>
      </w:r>
      <w:r>
        <w:rPr>
          <w:spacing w:val="-5"/>
        </w:rPr>
        <w:t xml:space="preserve"> </w:t>
      </w:r>
      <w:r>
        <w:rPr>
          <w:spacing w:val="-2"/>
        </w:rPr>
        <w:t>how</w:t>
      </w:r>
      <w:r>
        <w:rPr>
          <w:spacing w:val="-5"/>
        </w:rPr>
        <w:t xml:space="preserve"> </w:t>
      </w:r>
      <w:r>
        <w:rPr>
          <w:spacing w:val="-2"/>
        </w:rPr>
        <w:t>error-driven</w:t>
      </w:r>
      <w:r>
        <w:rPr>
          <w:spacing w:val="-5"/>
        </w:rPr>
        <w:t xml:space="preserve"> </w:t>
      </w:r>
      <w:r>
        <w:rPr>
          <w:spacing w:val="-2"/>
        </w:rPr>
        <w:t>learning</w:t>
      </w:r>
      <w:r>
        <w:rPr>
          <w:spacing w:val="-5"/>
        </w:rPr>
        <w:t xml:space="preserve"> </w:t>
      </w:r>
      <w:r>
        <w:rPr>
          <w:spacing w:val="-2"/>
        </w:rPr>
        <w:t>works</w:t>
      </w:r>
      <w:r>
        <w:rPr>
          <w:spacing w:val="-5"/>
        </w:rPr>
        <w:t xml:space="preserve"> </w:t>
      </w:r>
      <w:r>
        <w:rPr>
          <w:spacing w:val="-2"/>
        </w:rPr>
        <w:t>in</w:t>
      </w:r>
      <w:r>
        <w:rPr>
          <w:spacing w:val="-5"/>
        </w:rPr>
        <w:t xml:space="preserve"> </w:t>
      </w:r>
      <w:r>
        <w:rPr>
          <w:spacing w:val="-2"/>
        </w:rPr>
        <w:t>the</w:t>
      </w:r>
      <w:r>
        <w:rPr>
          <w:spacing w:val="-5"/>
        </w:rPr>
        <w:t xml:space="preserve"> </w:t>
      </w:r>
      <w:r>
        <w:rPr>
          <w:spacing w:val="-2"/>
        </w:rPr>
        <w:t>neocortex</w:t>
      </w:r>
      <w:r>
        <w:rPr>
          <w:spacing w:val="-5"/>
        </w:rPr>
        <w:t xml:space="preserve"> </w:t>
      </w:r>
      <w:r>
        <w:rPr>
          <w:spacing w:val="-2"/>
        </w:rPr>
        <w:t>(O’Reilly,</w:t>
      </w:r>
      <w:r>
        <w:rPr>
          <w:spacing w:val="-5"/>
        </w:rPr>
        <w:t xml:space="preserve"> </w:t>
      </w:r>
      <w:r>
        <w:rPr>
          <w:spacing w:val="-2"/>
        </w:rPr>
        <w:t>1996;</w:t>
      </w:r>
      <w:r>
        <w:rPr>
          <w:spacing w:val="-5"/>
        </w:rPr>
        <w:t xml:space="preserve"> </w:t>
      </w:r>
      <w:r>
        <w:rPr>
          <w:spacing w:val="-2"/>
        </w:rPr>
        <w:t>O’Reilly</w:t>
      </w:r>
      <w:r>
        <w:rPr>
          <w:spacing w:val="-5"/>
        </w:rPr>
        <w:t xml:space="preserve"> </w:t>
      </w:r>
      <w:r>
        <w:rPr>
          <w:spacing w:val="-2"/>
        </w:rPr>
        <w:t>&amp;</w:t>
      </w:r>
      <w:r>
        <w:rPr>
          <w:spacing w:val="-5"/>
        </w:rPr>
        <w:t xml:space="preserve"> </w:t>
      </w:r>
      <w:r>
        <w:rPr>
          <w:spacing w:val="-2"/>
        </w:rPr>
        <w:t>Munakata,</w:t>
      </w:r>
      <w:r>
        <w:rPr>
          <w:spacing w:val="-5"/>
        </w:rPr>
        <w:t xml:space="preserve"> </w:t>
      </w:r>
      <w:r>
        <w:rPr>
          <w:spacing w:val="-2"/>
        </w:rPr>
        <w:t>2000;</w:t>
      </w:r>
      <w:r>
        <w:rPr>
          <w:spacing w:val="-5"/>
        </w:rPr>
        <w:t xml:space="preserve"> </w:t>
      </w:r>
      <w:r>
        <w:rPr>
          <w:spacing w:val="-2"/>
        </w:rPr>
        <w:t xml:space="preserve">O’Reilly, </w:t>
      </w:r>
      <w:r>
        <w:t>Russin,</w:t>
      </w:r>
      <w:r>
        <w:rPr>
          <w:spacing w:val="-4"/>
        </w:rPr>
        <w:t xml:space="preserve"> </w:t>
      </w:r>
      <w:r>
        <w:t>et</w:t>
      </w:r>
      <w:r>
        <w:rPr>
          <w:spacing w:val="-4"/>
        </w:rPr>
        <w:t xml:space="preserve"> </w:t>
      </w:r>
      <w:r>
        <w:t>al.,</w:t>
      </w:r>
      <w:r>
        <w:rPr>
          <w:spacing w:val="-4"/>
        </w:rPr>
        <w:t xml:space="preserve"> </w:t>
      </w:r>
      <w:r>
        <w:t>2021).</w:t>
      </w:r>
      <w:r>
        <w:rPr>
          <w:spacing w:val="18"/>
        </w:rPr>
        <w:t xml:space="preserve"> </w:t>
      </w:r>
      <w:r>
        <w:t>Specifically,</w:t>
      </w:r>
      <w:r>
        <w:rPr>
          <w:spacing w:val="-3"/>
        </w:rPr>
        <w:t xml:space="preserve"> </w:t>
      </w:r>
      <w:r>
        <w:t>the</w:t>
      </w:r>
      <w:r>
        <w:rPr>
          <w:spacing w:val="-4"/>
        </w:rPr>
        <w:t xml:space="preserve"> </w:t>
      </w:r>
      <w:r>
        <w:t>appropriate</w:t>
      </w:r>
      <w:r>
        <w:rPr>
          <w:spacing w:val="-4"/>
        </w:rPr>
        <w:t xml:space="preserve"> </w:t>
      </w:r>
      <w:r>
        <w:t>temporal</w:t>
      </w:r>
      <w:r>
        <w:rPr>
          <w:spacing w:val="-4"/>
        </w:rPr>
        <w:t xml:space="preserve"> </w:t>
      </w:r>
      <w:r>
        <w:t>difference</w:t>
      </w:r>
      <w:r>
        <w:rPr>
          <w:spacing w:val="-4"/>
        </w:rPr>
        <w:t xml:space="preserve"> </w:t>
      </w:r>
      <w:r>
        <w:t>over</w:t>
      </w:r>
      <w:r>
        <w:rPr>
          <w:spacing w:val="-4"/>
        </w:rPr>
        <w:t xml:space="preserve"> </w:t>
      </w:r>
      <w:r>
        <w:t>CA3</w:t>
      </w:r>
      <w:r>
        <w:rPr>
          <w:spacing w:val="-4"/>
        </w:rPr>
        <w:t xml:space="preserve"> </w:t>
      </w:r>
      <w:r>
        <w:t>arises</w:t>
      </w:r>
      <w:r>
        <w:rPr>
          <w:spacing w:val="-4"/>
        </w:rPr>
        <w:t xml:space="preserve"> </w:t>
      </w:r>
      <w:r>
        <w:t>from</w:t>
      </w:r>
      <w:r>
        <w:rPr>
          <w:spacing w:val="-4"/>
        </w:rPr>
        <w:t xml:space="preserve"> </w:t>
      </w:r>
      <w:r>
        <w:t>the</w:t>
      </w:r>
      <w:r>
        <w:rPr>
          <w:spacing w:val="-4"/>
        </w:rPr>
        <w:t xml:space="preserve"> </w:t>
      </w:r>
      <w:r>
        <w:t>additional delay associated with the propagation of the MF signal through the DG to the CA3, compared to the more direct</w:t>
      </w:r>
      <w:r>
        <w:rPr>
          <w:spacing w:val="-7"/>
        </w:rPr>
        <w:t xml:space="preserve"> </w:t>
      </w:r>
      <w:r>
        <w:t>PP</w:t>
      </w:r>
      <w:r>
        <w:rPr>
          <w:spacing w:val="-7"/>
        </w:rPr>
        <w:t xml:space="preserve"> </w:t>
      </w:r>
      <w:r>
        <w:t>signal</w:t>
      </w:r>
      <w:r>
        <w:rPr>
          <w:spacing w:val="-7"/>
        </w:rPr>
        <w:t xml:space="preserve"> </w:t>
      </w:r>
      <w:r>
        <w:t>from</w:t>
      </w:r>
      <w:r>
        <w:rPr>
          <w:spacing w:val="-7"/>
        </w:rPr>
        <w:t xml:space="preserve"> </w:t>
      </w:r>
      <w:r>
        <w:t>ECin</w:t>
      </w:r>
      <w:r>
        <w:rPr>
          <w:spacing w:val="-7"/>
        </w:rPr>
        <w:t xml:space="preserve"> </w:t>
      </w:r>
      <w:r>
        <w:t>to</w:t>
      </w:r>
      <w:r>
        <w:rPr>
          <w:spacing w:val="-7"/>
        </w:rPr>
        <w:t xml:space="preserve"> </w:t>
      </w:r>
      <w:r>
        <w:t>CA3.</w:t>
      </w:r>
      <w:r>
        <w:rPr>
          <w:spacing w:val="11"/>
        </w:rPr>
        <w:t xml:space="preserve"> </w:t>
      </w:r>
      <w:r>
        <w:t>Thus,</w:t>
      </w:r>
      <w:r>
        <w:rPr>
          <w:spacing w:val="-6"/>
        </w:rPr>
        <w:t xml:space="preserve"> </w:t>
      </w:r>
      <w:r>
        <w:t>the</w:t>
      </w:r>
      <w:r>
        <w:rPr>
          <w:spacing w:val="-7"/>
        </w:rPr>
        <w:t xml:space="preserve"> </w:t>
      </w:r>
      <w:r>
        <w:rPr>
          <w:i/>
        </w:rPr>
        <w:t>minus</w:t>
      </w:r>
      <w:r>
        <w:rPr>
          <w:i/>
          <w:spacing w:val="-7"/>
        </w:rPr>
        <w:t xml:space="preserve"> </w:t>
      </w:r>
      <w:r>
        <w:rPr>
          <w:i/>
        </w:rPr>
        <w:t>phase</w:t>
      </w:r>
      <w:r>
        <w:rPr>
          <w:i/>
          <w:spacing w:val="-7"/>
        </w:rPr>
        <w:t xml:space="preserve"> </w:t>
      </w:r>
      <w:r>
        <w:t>term</w:t>
      </w:r>
      <w:r>
        <w:rPr>
          <w:spacing w:val="-7"/>
        </w:rPr>
        <w:t xml:space="preserve"> </w:t>
      </w:r>
      <w:r>
        <w:t>in</w:t>
      </w:r>
      <w:r>
        <w:rPr>
          <w:spacing w:val="-7"/>
        </w:rPr>
        <w:t xml:space="preserve"> </w:t>
      </w:r>
      <w:r>
        <w:t>the</w:t>
      </w:r>
      <w:r>
        <w:rPr>
          <w:spacing w:val="-7"/>
        </w:rPr>
        <w:t xml:space="preserve"> </w:t>
      </w:r>
      <w:r>
        <w:t>delta</w:t>
      </w:r>
      <w:r>
        <w:rPr>
          <w:spacing w:val="-7"/>
        </w:rPr>
        <w:t xml:space="preserve"> </w:t>
      </w:r>
      <w:r>
        <w:t>rule</w:t>
      </w:r>
      <w:r>
        <w:rPr>
          <w:spacing w:val="-7"/>
        </w:rPr>
        <w:t xml:space="preserve"> </w:t>
      </w:r>
      <w:r>
        <w:t>occurs</w:t>
      </w:r>
      <w:r>
        <w:rPr>
          <w:spacing w:val="-7"/>
        </w:rPr>
        <w:t xml:space="preserve"> </w:t>
      </w:r>
      <w:r>
        <w:t>first</w:t>
      </w:r>
      <w:r>
        <w:rPr>
          <w:spacing w:val="-7"/>
        </w:rPr>
        <w:t xml:space="preserve"> </w:t>
      </w:r>
      <w:r>
        <w:t>(i.e.,</w:t>
      </w:r>
      <w:r>
        <w:rPr>
          <w:spacing w:val="-6"/>
        </w:rPr>
        <w:t xml:space="preserve"> </w:t>
      </w:r>
      <w:r>
        <w:t>CA3</w:t>
      </w:r>
      <w:r>
        <w:rPr>
          <w:rFonts w:ascii="Georgia" w:hAnsi="Georgia"/>
          <w:i/>
          <w:vertAlign w:val="superscript"/>
        </w:rPr>
        <w:t>ECin</w:t>
      </w:r>
      <w:r>
        <w:t xml:space="preserve">), followed by the </w:t>
      </w:r>
      <w:r>
        <w:rPr>
          <w:i/>
        </w:rPr>
        <w:t xml:space="preserve">plus phase </w:t>
      </w:r>
      <w:r>
        <w:t>(i.e., CA3</w:t>
      </w:r>
      <w:r>
        <w:rPr>
          <w:rFonts w:ascii="Georgia" w:hAnsi="Georgia"/>
          <w:i/>
          <w:vertAlign w:val="superscript"/>
        </w:rPr>
        <w:t>DG</w:t>
      </w:r>
      <w:r>
        <w:t>) — this terminology goes back to the Boltzmann machine, which also used a temporal-difference error-driven learning mechanism; (Ackley et al., 1985).</w:t>
      </w:r>
    </w:p>
    <w:p w14:paraId="4AC70072" w14:textId="70CAAA41" w:rsidR="00A529FC" w:rsidRDefault="00000000">
      <w:pPr>
        <w:pStyle w:val="BodyText"/>
        <w:spacing w:before="41" w:line="256" w:lineRule="auto"/>
        <w:ind w:left="120" w:right="119" w:firstLine="298"/>
        <w:jc w:val="both"/>
        <w:rPr>
          <w:ins w:id="233" w:author="Author" w:date="2022-09-10T01:53:00Z"/>
        </w:rPr>
      </w:pPr>
      <w:r>
        <w:t>Second,</w:t>
      </w:r>
      <w:r w:rsidRPr="007576F6">
        <w:rPr>
          <w:spacing w:val="-8"/>
        </w:rPr>
        <w:t xml:space="preserve"> </w:t>
      </w:r>
      <w:r>
        <w:t>this</w:t>
      </w:r>
      <w:r w:rsidRPr="007576F6">
        <w:rPr>
          <w:spacing w:val="-8"/>
        </w:rPr>
        <w:t xml:space="preserve"> </w:t>
      </w:r>
      <w:r>
        <w:t>error-driven</w:t>
      </w:r>
      <w:r w:rsidRPr="007576F6">
        <w:rPr>
          <w:spacing w:val="-8"/>
        </w:rPr>
        <w:t xml:space="preserve"> </w:t>
      </w:r>
      <w:r>
        <w:t>learning</w:t>
      </w:r>
      <w:r w:rsidRPr="007576F6">
        <w:rPr>
          <w:spacing w:val="-8"/>
        </w:rPr>
        <w:t xml:space="preserve"> </w:t>
      </w:r>
      <w:r>
        <w:t>could</w:t>
      </w:r>
      <w:r w:rsidRPr="007576F6">
        <w:rPr>
          <w:spacing w:val="-8"/>
        </w:rPr>
        <w:t xml:space="preserve"> </w:t>
      </w:r>
      <w:r>
        <w:t>arise</w:t>
      </w:r>
      <w:r w:rsidRPr="007576F6">
        <w:rPr>
          <w:spacing w:val="-8"/>
        </w:rPr>
        <w:t xml:space="preserve"> </w:t>
      </w:r>
      <w:r>
        <w:t>from</w:t>
      </w:r>
      <w:r w:rsidRPr="007576F6">
        <w:rPr>
          <w:spacing w:val="-9"/>
        </w:rPr>
        <w:t xml:space="preserve"> </w:t>
      </w:r>
      <w:r>
        <w:rPr>
          <w:i/>
        </w:rPr>
        <w:t>heterosynaptic</w:t>
      </w:r>
      <w:r w:rsidRPr="007576F6">
        <w:rPr>
          <w:i/>
          <w:spacing w:val="-8"/>
        </w:rPr>
        <w:t xml:space="preserve"> </w:t>
      </w:r>
      <w:r>
        <w:rPr>
          <w:i/>
        </w:rPr>
        <w:t>plasticity</w:t>
      </w:r>
      <w:r w:rsidRPr="007576F6">
        <w:rPr>
          <w:i/>
          <w:spacing w:val="-9"/>
        </w:rPr>
        <w:t xml:space="preserve"> </w:t>
      </w:r>
      <w:r>
        <w:t>in</w:t>
      </w:r>
      <w:r w:rsidRPr="007576F6">
        <w:rPr>
          <w:spacing w:val="-8"/>
        </w:rPr>
        <w:t xml:space="preserve"> </w:t>
      </w:r>
      <w:r>
        <w:t>the</w:t>
      </w:r>
      <w:r w:rsidRPr="007576F6">
        <w:rPr>
          <w:spacing w:val="-8"/>
        </w:rPr>
        <w:t xml:space="preserve"> </w:t>
      </w:r>
      <w:r>
        <w:t>hippocampus</w:t>
      </w:r>
      <w:del w:id="234" w:author="Author" w:date="2022-09-10T01:53:00Z">
        <w:r>
          <w:delText xml:space="preserve"> (Lee, </w:delText>
        </w:r>
        <w:r>
          <w:rPr>
            <w:spacing w:val="-2"/>
          </w:rPr>
          <w:delText>2022),</w:delText>
        </w:r>
        <w:r>
          <w:rPr>
            <w:spacing w:val="-7"/>
          </w:rPr>
          <w:delText xml:space="preserve"> </w:delText>
        </w:r>
        <w:r>
          <w:rPr>
            <w:spacing w:val="-2"/>
          </w:rPr>
          <w:delText>which</w:delText>
        </w:r>
        <w:r>
          <w:rPr>
            <w:spacing w:val="-8"/>
          </w:rPr>
          <w:delText xml:space="preserve"> </w:delText>
        </w:r>
        <w:r>
          <w:rPr>
            <w:spacing w:val="-2"/>
          </w:rPr>
          <w:delText>is</w:delText>
        </w:r>
        <w:r>
          <w:rPr>
            <w:spacing w:val="-8"/>
          </w:rPr>
          <w:delText xml:space="preserve"> </w:delText>
        </w:r>
        <w:r>
          <w:rPr>
            <w:spacing w:val="-2"/>
          </w:rPr>
          <w:delText>also</w:delText>
        </w:r>
        <w:r>
          <w:rPr>
            <w:spacing w:val="-8"/>
          </w:rPr>
          <w:delText xml:space="preserve"> </w:delText>
        </w:r>
        <w:r>
          <w:rPr>
            <w:spacing w:val="-2"/>
          </w:rPr>
          <w:delText>a</w:delText>
        </w:r>
        <w:r>
          <w:rPr>
            <w:spacing w:val="-8"/>
          </w:rPr>
          <w:delText xml:space="preserve"> </w:delText>
        </w:r>
        <w:r>
          <w:rPr>
            <w:spacing w:val="-2"/>
          </w:rPr>
          <w:delText>mechanism</w:delText>
        </w:r>
        <w:r>
          <w:rPr>
            <w:spacing w:val="-8"/>
          </w:rPr>
          <w:delText xml:space="preserve"> </w:delText>
        </w:r>
        <w:r>
          <w:rPr>
            <w:spacing w:val="-2"/>
          </w:rPr>
          <w:delText>found</w:delText>
        </w:r>
        <w:r>
          <w:rPr>
            <w:spacing w:val="-8"/>
          </w:rPr>
          <w:delText xml:space="preserve"> </w:delText>
        </w:r>
        <w:r>
          <w:rPr>
            <w:spacing w:val="-2"/>
          </w:rPr>
          <w:delText>in</w:delText>
        </w:r>
        <w:r>
          <w:rPr>
            <w:spacing w:val="-8"/>
          </w:rPr>
          <w:delText xml:space="preserve"> </w:delText>
        </w:r>
        <w:r>
          <w:rPr>
            <w:spacing w:val="-2"/>
          </w:rPr>
          <w:delText>other</w:delText>
        </w:r>
        <w:r>
          <w:rPr>
            <w:spacing w:val="-8"/>
          </w:rPr>
          <w:delText xml:space="preserve"> </w:delText>
        </w:r>
        <w:r>
          <w:rPr>
            <w:spacing w:val="-2"/>
          </w:rPr>
          <w:delText>brain</w:delText>
        </w:r>
        <w:r>
          <w:rPr>
            <w:spacing w:val="-8"/>
          </w:rPr>
          <w:delText xml:space="preserve"> </w:delText>
        </w:r>
        <w:r>
          <w:rPr>
            <w:spacing w:val="-2"/>
          </w:rPr>
          <w:delText>areas</w:delText>
        </w:r>
        <w:r>
          <w:rPr>
            <w:spacing w:val="-8"/>
          </w:rPr>
          <w:delText xml:space="preserve"> </w:delText>
        </w:r>
        <w:r>
          <w:rPr>
            <w:spacing w:val="-2"/>
          </w:rPr>
          <w:delText>(Chistiakova,</w:delText>
        </w:r>
        <w:r>
          <w:rPr>
            <w:spacing w:val="-7"/>
          </w:rPr>
          <w:delText xml:space="preserve"> </w:delText>
        </w:r>
        <w:r>
          <w:rPr>
            <w:spacing w:val="-2"/>
          </w:rPr>
          <w:delText>Bannon,</w:delText>
        </w:r>
        <w:r>
          <w:rPr>
            <w:spacing w:val="-7"/>
          </w:rPr>
          <w:delText xml:space="preserve"> </w:delText>
        </w:r>
        <w:r>
          <w:rPr>
            <w:spacing w:val="-2"/>
          </w:rPr>
          <w:delText>Bazhenov,</w:delText>
        </w:r>
        <w:r>
          <w:rPr>
            <w:spacing w:val="-8"/>
          </w:rPr>
          <w:delText xml:space="preserve"> </w:delText>
        </w:r>
        <w:r>
          <w:rPr>
            <w:spacing w:val="-2"/>
          </w:rPr>
          <w:delText>&amp;</w:delText>
        </w:r>
        <w:r>
          <w:rPr>
            <w:spacing w:val="-8"/>
          </w:rPr>
          <w:delText xml:space="preserve"> </w:delText>
        </w:r>
        <w:r>
          <w:rPr>
            <w:spacing w:val="-2"/>
          </w:rPr>
          <w:delText xml:space="preserve">Volgushev, </w:delText>
        </w:r>
        <w:r>
          <w:delText>2014).</w:delText>
        </w:r>
      </w:del>
      <w:ins w:id="235" w:author="Author" w:date="2022-09-10T01:53:00Z">
        <w:r>
          <w:t>,</w:t>
        </w:r>
        <w:r>
          <w:rPr>
            <w:spacing w:val="-8"/>
          </w:rPr>
          <w:t xml:space="preserve"> </w:t>
        </w:r>
        <w:r>
          <w:t>mean- ing</w:t>
        </w:r>
        <w:r>
          <w:rPr>
            <w:spacing w:val="14"/>
          </w:rPr>
          <w:t xml:space="preserve"> </w:t>
        </w:r>
        <w:r>
          <w:t>that</w:t>
        </w:r>
        <w:r>
          <w:rPr>
            <w:spacing w:val="14"/>
          </w:rPr>
          <w:t xml:space="preserve"> </w:t>
        </w:r>
        <w:r>
          <w:t>activation</w:t>
        </w:r>
        <w:r>
          <w:rPr>
            <w:spacing w:val="14"/>
          </w:rPr>
          <w:t xml:space="preserve"> </w:t>
        </w:r>
        <w:r>
          <w:t>from</w:t>
        </w:r>
        <w:r>
          <w:rPr>
            <w:spacing w:val="14"/>
          </w:rPr>
          <w:t xml:space="preserve"> </w:t>
        </w:r>
        <w:r>
          <w:t>one</w:t>
        </w:r>
        <w:r>
          <w:rPr>
            <w:spacing w:val="14"/>
          </w:rPr>
          <w:t xml:space="preserve"> </w:t>
        </w:r>
        <w:r>
          <w:t>type</w:t>
        </w:r>
        <w:r>
          <w:rPr>
            <w:spacing w:val="14"/>
          </w:rPr>
          <w:t xml:space="preserve"> </w:t>
        </w:r>
        <w:r>
          <w:t>of</w:t>
        </w:r>
        <w:r>
          <w:rPr>
            <w:spacing w:val="14"/>
          </w:rPr>
          <w:t xml:space="preserve"> </w:t>
        </w:r>
        <w:r>
          <w:t>sending</w:t>
        </w:r>
        <w:r>
          <w:rPr>
            <w:spacing w:val="14"/>
          </w:rPr>
          <w:t xml:space="preserve"> </w:t>
        </w:r>
        <w:r>
          <w:t>neuron</w:t>
        </w:r>
        <w:r>
          <w:rPr>
            <w:spacing w:val="14"/>
          </w:rPr>
          <w:t xml:space="preserve"> </w:t>
        </w:r>
        <w:r>
          <w:t>(i.e.,</w:t>
        </w:r>
        <w:r>
          <w:rPr>
            <w:spacing w:val="18"/>
          </w:rPr>
          <w:t xml:space="preserve"> </w:t>
        </w:r>
        <w:r>
          <w:t>the</w:t>
        </w:r>
        <w:r>
          <w:rPr>
            <w:spacing w:val="14"/>
          </w:rPr>
          <w:t xml:space="preserve"> </w:t>
        </w:r>
        <w:r>
          <w:t>DG</w:t>
        </w:r>
        <w:r>
          <w:rPr>
            <w:spacing w:val="14"/>
          </w:rPr>
          <w:t xml:space="preserve"> </w:t>
        </w:r>
        <w:r>
          <w:t>in</w:t>
        </w:r>
        <w:r>
          <w:rPr>
            <w:spacing w:val="14"/>
          </w:rPr>
          <w:t xml:space="preserve"> </w:t>
        </w:r>
        <w:r>
          <w:t>this</w:t>
        </w:r>
        <w:r>
          <w:rPr>
            <w:spacing w:val="14"/>
          </w:rPr>
          <w:t xml:space="preserve"> </w:t>
        </w:r>
        <w:r>
          <w:t>case)</w:t>
        </w:r>
        <w:r>
          <w:rPr>
            <w:spacing w:val="14"/>
          </w:rPr>
          <w:t xml:space="preserve"> </w:t>
        </w:r>
        <w:r>
          <w:t>leads</w:t>
        </w:r>
        <w:r>
          <w:rPr>
            <w:spacing w:val="14"/>
          </w:rPr>
          <w:t xml:space="preserve"> </w:t>
        </w:r>
        <w:r>
          <w:t>to</w:t>
        </w:r>
        <w:r>
          <w:rPr>
            <w:spacing w:val="14"/>
          </w:rPr>
          <w:t xml:space="preserve"> </w:t>
        </w:r>
        <w:r>
          <w:t>synaptic</w:t>
        </w:r>
        <w:r>
          <w:rPr>
            <w:spacing w:val="14"/>
          </w:rPr>
          <w:t xml:space="preserve"> </w:t>
        </w:r>
        <w:r>
          <w:t>changes in other input synapses (i.e., from EC) to the same receiving neuron (CA3).</w:t>
        </w:r>
      </w:ins>
      <w:r w:rsidRPr="007576F6">
        <w:rPr>
          <w:spacing w:val="29"/>
        </w:rPr>
        <w:t xml:space="preserve"> </w:t>
      </w:r>
      <w:r>
        <w:t>Specifically, activation</w:t>
      </w:r>
      <w:r w:rsidRPr="007576F6">
        <w:t xml:space="preserve"> </w:t>
      </w:r>
      <w:r>
        <w:t>of</w:t>
      </w:r>
      <w:r w:rsidRPr="007576F6">
        <w:t xml:space="preserve"> </w:t>
      </w:r>
      <w:r>
        <w:t>the</w:t>
      </w:r>
      <w:r w:rsidRPr="007576F6">
        <w:t xml:space="preserve"> </w:t>
      </w:r>
      <w:r>
        <w:t>strong,</w:t>
      </w:r>
      <w:r w:rsidRPr="007576F6">
        <w:rPr>
          <w:spacing w:val="-7"/>
        </w:rPr>
        <w:t xml:space="preserve"> </w:t>
      </w:r>
      <w:r>
        <w:t>anatomically</w:t>
      </w:r>
      <w:r w:rsidRPr="007576F6">
        <w:rPr>
          <w:spacing w:val="-6"/>
        </w:rPr>
        <w:t xml:space="preserve"> </w:t>
      </w:r>
      <w:r>
        <w:t>unique</w:t>
      </w:r>
      <w:r w:rsidRPr="007576F6">
        <w:rPr>
          <w:spacing w:val="-6"/>
        </w:rPr>
        <w:t xml:space="preserve"> </w:t>
      </w:r>
      <w:r>
        <w:t>mossy</w:t>
      </w:r>
      <w:r w:rsidRPr="007576F6">
        <w:rPr>
          <w:spacing w:val="-7"/>
        </w:rPr>
        <w:t xml:space="preserve"> </w:t>
      </w:r>
      <w:r>
        <w:t>fiber</w:t>
      </w:r>
      <w:r w:rsidRPr="007576F6">
        <w:rPr>
          <w:spacing w:val="-6"/>
        </w:rPr>
        <w:t xml:space="preserve"> </w:t>
      </w:r>
      <w:r>
        <w:t>inputs</w:t>
      </w:r>
      <w:r w:rsidRPr="007576F6">
        <w:rPr>
          <w:spacing w:val="-6"/>
        </w:rPr>
        <w:t xml:space="preserve"> </w:t>
      </w:r>
      <w:r>
        <w:t>from</w:t>
      </w:r>
      <w:r w:rsidRPr="007576F6">
        <w:rPr>
          <w:spacing w:val="-6"/>
        </w:rPr>
        <w:t xml:space="preserve"> </w:t>
      </w:r>
      <w:r>
        <w:t>DG</w:t>
      </w:r>
      <w:r w:rsidRPr="007576F6">
        <w:rPr>
          <w:spacing w:val="-7"/>
        </w:rPr>
        <w:t xml:space="preserve"> </w:t>
      </w:r>
      <w:r>
        <w:t>could</w:t>
      </w:r>
      <w:r w:rsidRPr="007576F6">
        <w:rPr>
          <w:spacing w:val="-6"/>
        </w:rPr>
        <w:t xml:space="preserve"> </w:t>
      </w:r>
      <w:r>
        <w:t>drive</w:t>
      </w:r>
      <w:r w:rsidRPr="007576F6">
        <w:rPr>
          <w:spacing w:val="-6"/>
        </w:rPr>
        <w:t xml:space="preserve"> </w:t>
      </w:r>
      <w:r>
        <w:t>plasticity</w:t>
      </w:r>
      <w:r w:rsidRPr="007576F6">
        <w:rPr>
          <w:spacing w:val="-6"/>
        </w:rPr>
        <w:t xml:space="preserve"> </w:t>
      </w:r>
      <w:r>
        <w:t>in</w:t>
      </w:r>
      <w:r w:rsidRPr="007576F6">
        <w:rPr>
          <w:spacing w:val="-7"/>
        </w:rPr>
        <w:t xml:space="preserve"> </w:t>
      </w:r>
      <w:r>
        <w:t>the</w:t>
      </w:r>
      <w:r w:rsidRPr="007576F6">
        <w:rPr>
          <w:spacing w:val="-6"/>
        </w:rPr>
        <w:t xml:space="preserve"> </w:t>
      </w:r>
      <w:r>
        <w:t>PP</w:t>
      </w:r>
      <w:r w:rsidRPr="007576F6">
        <w:rPr>
          <w:spacing w:val="-6"/>
        </w:rPr>
        <w:t xml:space="preserve"> </w:t>
      </w:r>
      <w:r>
        <w:t>and</w:t>
      </w:r>
      <w:r w:rsidRPr="007576F6">
        <w:rPr>
          <w:spacing w:val="-6"/>
        </w:rPr>
        <w:t xml:space="preserve"> </w:t>
      </w:r>
      <w:r>
        <w:t>CA3</w:t>
      </w:r>
      <w:r w:rsidRPr="007576F6">
        <w:rPr>
          <w:spacing w:val="-7"/>
        </w:rPr>
        <w:t xml:space="preserve"> </w:t>
      </w:r>
      <w:r w:rsidRPr="007576F6">
        <w:rPr>
          <w:spacing w:val="-2"/>
        </w:rPr>
        <w:t>recurrent</w:t>
      </w:r>
      <w:del w:id="236" w:author="Author" w:date="2022-09-10T01:53:00Z">
        <w:r>
          <w:delText xml:space="preserve"> </w:delText>
        </w:r>
      </w:del>
    </w:p>
    <w:p w14:paraId="4F68EA62" w14:textId="77777777" w:rsidR="00A529FC" w:rsidRDefault="00A529FC">
      <w:pPr>
        <w:spacing w:line="256" w:lineRule="auto"/>
        <w:jc w:val="both"/>
        <w:rPr>
          <w:ins w:id="237" w:author="Author" w:date="2022-09-10T01:53:00Z"/>
        </w:rPr>
        <w:sectPr w:rsidR="00A529FC">
          <w:pgSz w:w="12240" w:h="15840"/>
          <w:pgMar w:top="1180" w:right="1320" w:bottom="280" w:left="1320" w:header="397" w:footer="0" w:gutter="0"/>
          <w:cols w:space="720"/>
        </w:sectPr>
      </w:pPr>
    </w:p>
    <w:p w14:paraId="06F48AB2" w14:textId="29F2769A" w:rsidR="00A529FC" w:rsidRDefault="00000000" w:rsidP="007576F6">
      <w:pPr>
        <w:pStyle w:val="BodyText"/>
        <w:spacing w:before="149" w:line="256" w:lineRule="auto"/>
        <w:ind w:left="119" w:right="119"/>
        <w:jc w:val="both"/>
      </w:pPr>
      <w:r>
        <w:lastRenderedPageBreak/>
        <w:t>connections</w:t>
      </w:r>
      <w:del w:id="238" w:author="Author" w:date="2022-09-10T01:53:00Z">
        <w:r>
          <w:delText xml:space="preserve"> via a heterosynaptic plasticity mechanism</w:delText>
        </w:r>
      </w:del>
      <w:r>
        <w:t>,</w:t>
      </w:r>
      <w:r w:rsidRPr="007576F6">
        <w:rPr>
          <w:spacing w:val="-10"/>
        </w:rPr>
        <w:t xml:space="preserve"> </w:t>
      </w:r>
      <w:r>
        <w:t>in</w:t>
      </w:r>
      <w:r w:rsidRPr="007576F6">
        <w:rPr>
          <w:spacing w:val="-10"/>
        </w:rPr>
        <w:t xml:space="preserve"> </w:t>
      </w:r>
      <w:r>
        <w:t>contrast</w:t>
      </w:r>
      <w:r w:rsidRPr="007576F6">
        <w:rPr>
          <w:spacing w:val="-10"/>
        </w:rPr>
        <w:t xml:space="preserve"> </w:t>
      </w:r>
      <w:r>
        <w:t>to</w:t>
      </w:r>
      <w:r w:rsidRPr="007576F6">
        <w:rPr>
          <w:spacing w:val="-10"/>
        </w:rPr>
        <w:t xml:space="preserve"> </w:t>
      </w:r>
      <w:r>
        <w:t>the</w:t>
      </w:r>
      <w:r w:rsidRPr="007576F6">
        <w:rPr>
          <w:spacing w:val="-10"/>
        </w:rPr>
        <w:t xml:space="preserve"> </w:t>
      </w:r>
      <w:r>
        <w:t>more</w:t>
      </w:r>
      <w:r w:rsidRPr="007576F6">
        <w:rPr>
          <w:spacing w:val="-10"/>
        </w:rPr>
        <w:t xml:space="preserve"> </w:t>
      </w:r>
      <w:r>
        <w:t>typical</w:t>
      </w:r>
      <w:r w:rsidRPr="007576F6">
        <w:rPr>
          <w:spacing w:val="-10"/>
        </w:rPr>
        <w:t xml:space="preserve"> </w:t>
      </w:r>
      <w:r>
        <w:t>homosynaptic</w:t>
      </w:r>
      <w:r w:rsidRPr="007576F6">
        <w:rPr>
          <w:spacing w:val="-10"/>
        </w:rPr>
        <w:t xml:space="preserve"> </w:t>
      </w:r>
      <w:r>
        <w:t>plasticity</w:t>
      </w:r>
      <w:r w:rsidRPr="007576F6">
        <w:rPr>
          <w:spacing w:val="-10"/>
        </w:rPr>
        <w:t xml:space="preserve"> </w:t>
      </w:r>
      <w:r>
        <w:t>case</w:t>
      </w:r>
      <w:r w:rsidRPr="007576F6">
        <w:rPr>
          <w:spacing w:val="-10"/>
        </w:rPr>
        <w:t xml:space="preserve"> </w:t>
      </w:r>
      <w:r>
        <w:t>where</w:t>
      </w:r>
      <w:r w:rsidRPr="007576F6">
        <w:rPr>
          <w:spacing w:val="-10"/>
        </w:rPr>
        <w:t xml:space="preserve"> </w:t>
      </w:r>
      <w:r>
        <w:t>activity</w:t>
      </w:r>
      <w:r w:rsidRPr="007576F6">
        <w:rPr>
          <w:spacing w:val="-10"/>
        </w:rPr>
        <w:t xml:space="preserve"> </w:t>
      </w:r>
      <w:r>
        <w:t>local</w:t>
      </w:r>
      <w:r w:rsidRPr="007576F6">
        <w:rPr>
          <w:spacing w:val="-10"/>
        </w:rPr>
        <w:t xml:space="preserve"> </w:t>
      </w:r>
      <w:r>
        <w:t>to</w:t>
      </w:r>
      <w:r w:rsidRPr="007576F6">
        <w:rPr>
          <w:spacing w:val="-10"/>
        </w:rPr>
        <w:t xml:space="preserve"> </w:t>
      </w:r>
      <w:r>
        <w:t>the</w:t>
      </w:r>
      <w:r w:rsidRPr="007576F6">
        <w:rPr>
          <w:spacing w:val="-10"/>
        </w:rPr>
        <w:t xml:space="preserve"> </w:t>
      </w:r>
      <w:r>
        <w:t>synapse drives</w:t>
      </w:r>
      <w:r w:rsidRPr="007576F6">
        <w:rPr>
          <w:spacing w:val="-13"/>
        </w:rPr>
        <w:t xml:space="preserve"> </w:t>
      </w:r>
      <w:r>
        <w:t>its</w:t>
      </w:r>
      <w:r w:rsidRPr="007576F6">
        <w:rPr>
          <w:spacing w:val="-13"/>
        </w:rPr>
        <w:t xml:space="preserve"> </w:t>
      </w:r>
      <w:r>
        <w:t>plasticity.</w:t>
      </w:r>
      <w:r w:rsidRPr="007576F6">
        <w:rPr>
          <w:spacing w:val="-1"/>
        </w:rPr>
        <w:t xml:space="preserve"> </w:t>
      </w:r>
      <w:r>
        <w:t>Neurophysiologically,</w:t>
      </w:r>
      <w:r w:rsidRPr="007576F6">
        <w:rPr>
          <w:spacing w:val="-13"/>
        </w:rPr>
        <w:t xml:space="preserve"> </w:t>
      </w:r>
      <w:r>
        <w:t>there</w:t>
      </w:r>
      <w:r w:rsidRPr="007576F6">
        <w:rPr>
          <w:spacing w:val="-13"/>
        </w:rPr>
        <w:t xml:space="preserve"> </w:t>
      </w:r>
      <w:r>
        <w:t>are</w:t>
      </w:r>
      <w:r w:rsidRPr="007576F6">
        <w:rPr>
          <w:spacing w:val="-13"/>
        </w:rPr>
        <w:t xml:space="preserve"> </w:t>
      </w:r>
      <w:r>
        <w:t>a</w:t>
      </w:r>
      <w:r w:rsidRPr="007576F6">
        <w:rPr>
          <w:spacing w:val="-13"/>
        </w:rPr>
        <w:t xml:space="preserve"> </w:t>
      </w:r>
      <w:r>
        <w:t>number</w:t>
      </w:r>
      <w:r w:rsidRPr="007576F6">
        <w:rPr>
          <w:spacing w:val="-13"/>
        </w:rPr>
        <w:t xml:space="preserve"> </w:t>
      </w:r>
      <w:r>
        <w:t>of</w:t>
      </w:r>
      <w:r w:rsidRPr="007576F6">
        <w:rPr>
          <w:spacing w:val="-13"/>
        </w:rPr>
        <w:t xml:space="preserve"> </w:t>
      </w:r>
      <w:r>
        <w:t>lines</w:t>
      </w:r>
      <w:r w:rsidRPr="007576F6">
        <w:rPr>
          <w:spacing w:val="-13"/>
        </w:rPr>
        <w:t xml:space="preserve"> </w:t>
      </w:r>
      <w:r>
        <w:t>of</w:t>
      </w:r>
      <w:r w:rsidRPr="007576F6">
        <w:rPr>
          <w:spacing w:val="-13"/>
        </w:rPr>
        <w:t xml:space="preserve"> </w:t>
      </w:r>
      <w:r>
        <w:t>empirical</w:t>
      </w:r>
      <w:r w:rsidRPr="007576F6">
        <w:rPr>
          <w:spacing w:val="-13"/>
        </w:rPr>
        <w:t xml:space="preserve"> </w:t>
      </w:r>
      <w:r>
        <w:t>evidence</w:t>
      </w:r>
      <w:r w:rsidRPr="007576F6">
        <w:rPr>
          <w:spacing w:val="-13"/>
        </w:rPr>
        <w:t xml:space="preserve"> </w:t>
      </w:r>
      <w:r>
        <w:t>consistent</w:t>
      </w:r>
      <w:r w:rsidRPr="007576F6">
        <w:rPr>
          <w:spacing w:val="-13"/>
        </w:rPr>
        <w:t xml:space="preserve"> </w:t>
      </w:r>
      <w:r>
        <w:t xml:space="preserve">with these potential </w:t>
      </w:r>
      <w:r w:rsidRPr="007576F6">
        <w:t>mechanisms:</w:t>
      </w:r>
    </w:p>
    <w:p w14:paraId="55BCB681" w14:textId="77777777" w:rsidR="00ED530C" w:rsidRDefault="00ED530C">
      <w:pPr>
        <w:pStyle w:val="BodyText"/>
        <w:spacing w:before="1"/>
        <w:rPr>
          <w:del w:id="239" w:author="Author" w:date="2022-09-10T01:53:00Z"/>
          <w:sz w:val="21"/>
        </w:rPr>
      </w:pPr>
    </w:p>
    <w:p w14:paraId="43B2546C" w14:textId="77777777" w:rsidR="00ED530C" w:rsidRDefault="00000000">
      <w:pPr>
        <w:pStyle w:val="ListParagraph"/>
        <w:numPr>
          <w:ilvl w:val="0"/>
          <w:numId w:val="6"/>
        </w:numPr>
        <w:tabs>
          <w:tab w:val="left" w:pos="666"/>
        </w:tabs>
        <w:spacing w:line="256" w:lineRule="auto"/>
        <w:ind w:right="117"/>
        <w:rPr>
          <w:del w:id="240" w:author="Author" w:date="2022-09-10T01:53:00Z"/>
        </w:rPr>
      </w:pPr>
      <w:r>
        <w:t>CA3</w:t>
      </w:r>
      <w:r w:rsidRPr="007576F6">
        <w:t xml:space="preserve"> </w:t>
      </w:r>
      <w:r>
        <w:t>pyramidal</w:t>
      </w:r>
      <w:r w:rsidRPr="007576F6">
        <w:t xml:space="preserve"> </w:t>
      </w:r>
      <w:r>
        <w:t>cells</w:t>
      </w:r>
      <w:r w:rsidRPr="007576F6">
        <w:t xml:space="preserve"> </w:t>
      </w:r>
      <w:r>
        <w:t>respond</w:t>
      </w:r>
      <w:r w:rsidRPr="007576F6">
        <w:t xml:space="preserve"> </w:t>
      </w:r>
      <w:r>
        <w:t>to</w:t>
      </w:r>
      <w:r w:rsidRPr="007576F6">
        <w:t xml:space="preserve"> </w:t>
      </w:r>
      <w:r>
        <w:t>PP</w:t>
      </w:r>
      <w:r w:rsidRPr="007576F6">
        <w:t xml:space="preserve"> </w:t>
      </w:r>
      <w:r>
        <w:t>stimulation</w:t>
      </w:r>
      <w:r w:rsidRPr="007576F6">
        <w:t xml:space="preserve"> </w:t>
      </w:r>
      <w:r>
        <w:t>prior</w:t>
      </w:r>
      <w:r w:rsidRPr="007576F6">
        <w:t xml:space="preserve"> </w:t>
      </w:r>
      <w:r>
        <w:t>to</w:t>
      </w:r>
      <w:r w:rsidRPr="007576F6">
        <w:t xml:space="preserve"> </w:t>
      </w:r>
      <w:r>
        <w:t>the</w:t>
      </w:r>
      <w:r w:rsidRPr="007576F6">
        <w:t xml:space="preserve"> </w:t>
      </w:r>
      <w:r>
        <w:t>granule</w:t>
      </w:r>
      <w:r w:rsidRPr="007576F6">
        <w:t xml:space="preserve"> </w:t>
      </w:r>
      <w:r>
        <w:t>cells</w:t>
      </w:r>
      <w:r w:rsidRPr="007576F6">
        <w:t xml:space="preserve"> </w:t>
      </w:r>
      <w:r>
        <w:t>in</w:t>
      </w:r>
      <w:r w:rsidRPr="007576F6">
        <w:t xml:space="preserve"> </w:t>
      </w:r>
      <w:r>
        <w:t>the</w:t>
      </w:r>
      <w:r w:rsidRPr="007576F6">
        <w:t xml:space="preserve"> </w:t>
      </w:r>
      <w:r>
        <w:t>DG,</w:t>
      </w:r>
      <w:r w:rsidRPr="007576F6">
        <w:t xml:space="preserve"> </w:t>
      </w:r>
      <w:r>
        <w:t>in</w:t>
      </w:r>
      <w:r w:rsidRPr="007576F6">
        <w:t xml:space="preserve"> </w:t>
      </w:r>
      <w:r>
        <w:t>vivo</w:t>
      </w:r>
      <w:r w:rsidRPr="007576F6">
        <w:t xml:space="preserve"> </w:t>
      </w:r>
      <w:r>
        <w:t>(Do, Martinez, Martinez, &amp; Derrick, 2002; Yeckel &amp; Berger, 1990), such that the indirect input through</w:t>
      </w:r>
    </w:p>
    <w:p w14:paraId="2B5D79BE" w14:textId="77777777" w:rsidR="00ED530C" w:rsidRDefault="00ED530C">
      <w:pPr>
        <w:spacing w:line="256" w:lineRule="auto"/>
        <w:rPr>
          <w:del w:id="241" w:author="Author" w:date="2022-09-10T01:53:00Z"/>
        </w:rPr>
        <w:sectPr w:rsidR="00ED530C">
          <w:pgSz w:w="12240" w:h="15840"/>
          <w:pgMar w:top="1180" w:right="1320" w:bottom="280" w:left="1320" w:header="397" w:footer="0" w:gutter="0"/>
          <w:cols w:space="720"/>
        </w:sectPr>
      </w:pPr>
    </w:p>
    <w:p w14:paraId="6E798103" w14:textId="3C1444F1" w:rsidR="00A529FC" w:rsidRDefault="00000000" w:rsidP="007576F6">
      <w:pPr>
        <w:pStyle w:val="ListParagraph"/>
        <w:numPr>
          <w:ilvl w:val="0"/>
          <w:numId w:val="3"/>
        </w:numPr>
        <w:tabs>
          <w:tab w:val="left" w:pos="666"/>
        </w:tabs>
        <w:spacing w:before="207" w:line="256" w:lineRule="auto"/>
        <w:ind w:right="117"/>
        <w:jc w:val="both"/>
      </w:pPr>
      <w:ins w:id="242" w:author="Author" w:date="2022-09-10T01:53:00Z">
        <w:r>
          <w:t xml:space="preserve"> </w:t>
        </w:r>
      </w:ins>
      <w:r>
        <w:t>the</w:t>
      </w:r>
      <w:r w:rsidRPr="007576F6">
        <w:t xml:space="preserve"> </w:t>
      </w:r>
      <w:r>
        <w:t>DG</w:t>
      </w:r>
      <w:r w:rsidRPr="007576F6">
        <w:t xml:space="preserve"> </w:t>
      </w:r>
      <w:r>
        <w:t>will</w:t>
      </w:r>
      <w:r w:rsidRPr="007576F6">
        <w:t xml:space="preserve"> </w:t>
      </w:r>
      <w:r>
        <w:t>be</w:t>
      </w:r>
      <w:r w:rsidRPr="007576F6">
        <w:t xml:space="preserve"> </w:t>
      </w:r>
      <w:r>
        <w:t>delayed</w:t>
      </w:r>
      <w:r w:rsidRPr="007576F6">
        <w:t xml:space="preserve"> </w:t>
      </w:r>
      <w:r>
        <w:t>due</w:t>
      </w:r>
      <w:r w:rsidRPr="007576F6">
        <w:t xml:space="preserve"> </w:t>
      </w:r>
      <w:r>
        <w:t>to</w:t>
      </w:r>
      <w:r w:rsidRPr="007576F6">
        <w:t xml:space="preserve"> </w:t>
      </w:r>
      <w:r>
        <w:t>the</w:t>
      </w:r>
      <w:r w:rsidRPr="007576F6">
        <w:t xml:space="preserve"> </w:t>
      </w:r>
      <w:r>
        <w:t>slower</w:t>
      </w:r>
      <w:r w:rsidRPr="007576F6">
        <w:t xml:space="preserve"> </w:t>
      </w:r>
      <w:r>
        <w:t>DG</w:t>
      </w:r>
      <w:r w:rsidRPr="007576F6">
        <w:t xml:space="preserve"> </w:t>
      </w:r>
      <w:r>
        <w:t>response</w:t>
      </w:r>
      <w:r w:rsidRPr="007576F6">
        <w:t xml:space="preserve"> </w:t>
      </w:r>
      <w:r>
        <w:t>(by</w:t>
      </w:r>
      <w:r w:rsidRPr="007576F6">
        <w:t xml:space="preserve"> </w:t>
      </w:r>
      <w:r>
        <w:t>roughly</w:t>
      </w:r>
      <w:r w:rsidRPr="007576F6">
        <w:t xml:space="preserve"> </w:t>
      </w:r>
      <w:r>
        <w:t>5</w:t>
      </w:r>
      <w:r w:rsidRPr="007576F6">
        <w:t xml:space="preserve"> </w:t>
      </w:r>
      <w:r>
        <w:t>msec</w:t>
      </w:r>
      <w:r w:rsidRPr="007576F6">
        <w:t xml:space="preserve"> </w:t>
      </w:r>
      <w:r>
        <w:t>at</w:t>
      </w:r>
      <w:r w:rsidRPr="007576F6">
        <w:t xml:space="preserve"> least).</w:t>
      </w:r>
    </w:p>
    <w:p w14:paraId="465752B1" w14:textId="77777777" w:rsidR="00A529FC" w:rsidRDefault="00000000" w:rsidP="007576F6">
      <w:pPr>
        <w:pStyle w:val="ListParagraph"/>
        <w:numPr>
          <w:ilvl w:val="0"/>
          <w:numId w:val="3"/>
        </w:numPr>
        <w:tabs>
          <w:tab w:val="left" w:pos="666"/>
        </w:tabs>
        <w:spacing w:before="155" w:line="256" w:lineRule="auto"/>
        <w:ind w:right="117"/>
        <w:jc w:val="both"/>
      </w:pPr>
      <w:r>
        <w:t>MF</w:t>
      </w:r>
      <w:r>
        <w:rPr>
          <w:spacing w:val="-8"/>
        </w:rPr>
        <w:t xml:space="preserve"> </w:t>
      </w:r>
      <w:r>
        <w:t>inputs</w:t>
      </w:r>
      <w:r>
        <w:rPr>
          <w:spacing w:val="-8"/>
        </w:rPr>
        <w:t xml:space="preserve"> </w:t>
      </w:r>
      <w:r>
        <w:t>from</w:t>
      </w:r>
      <w:r>
        <w:rPr>
          <w:spacing w:val="-8"/>
        </w:rPr>
        <w:t xml:space="preserve"> </w:t>
      </w:r>
      <w:r>
        <w:t>the</w:t>
      </w:r>
      <w:r>
        <w:rPr>
          <w:spacing w:val="-8"/>
        </w:rPr>
        <w:t xml:space="preserve"> </w:t>
      </w:r>
      <w:r>
        <w:t>DG</w:t>
      </w:r>
      <w:r>
        <w:rPr>
          <w:spacing w:val="-8"/>
        </w:rPr>
        <w:t xml:space="preserve"> </w:t>
      </w:r>
      <w:r>
        <w:t>granule</w:t>
      </w:r>
      <w:r>
        <w:rPr>
          <w:spacing w:val="-8"/>
        </w:rPr>
        <w:t xml:space="preserve"> </w:t>
      </w:r>
      <w:r>
        <w:t>cells</w:t>
      </w:r>
      <w:r>
        <w:rPr>
          <w:spacing w:val="-8"/>
        </w:rPr>
        <w:t xml:space="preserve"> </w:t>
      </w:r>
      <w:r>
        <w:t>to</w:t>
      </w:r>
      <w:r>
        <w:rPr>
          <w:spacing w:val="-8"/>
        </w:rPr>
        <w:t xml:space="preserve"> </w:t>
      </w:r>
      <w:r>
        <w:t>the</w:t>
      </w:r>
      <w:r>
        <w:rPr>
          <w:spacing w:val="-8"/>
        </w:rPr>
        <w:t xml:space="preserve"> </w:t>
      </w:r>
      <w:r>
        <w:t>CA3</w:t>
      </w:r>
      <w:r>
        <w:rPr>
          <w:spacing w:val="-8"/>
        </w:rPr>
        <w:t xml:space="preserve"> </w:t>
      </w:r>
      <w:r>
        <w:t>pyramidal</w:t>
      </w:r>
      <w:r>
        <w:rPr>
          <w:spacing w:val="-8"/>
        </w:rPr>
        <w:t xml:space="preserve"> </w:t>
      </w:r>
      <w:r>
        <w:t>cells</w:t>
      </w:r>
      <w:r>
        <w:rPr>
          <w:spacing w:val="-8"/>
        </w:rPr>
        <w:t xml:space="preserve"> </w:t>
      </w:r>
      <w:r>
        <w:t>can</w:t>
      </w:r>
      <w:r>
        <w:rPr>
          <w:spacing w:val="-8"/>
        </w:rPr>
        <w:t xml:space="preserve"> </w:t>
      </w:r>
      <w:r>
        <w:t>induce</w:t>
      </w:r>
      <w:r>
        <w:rPr>
          <w:spacing w:val="-8"/>
        </w:rPr>
        <w:t xml:space="preserve"> </w:t>
      </w:r>
      <w:r>
        <w:t>heterosynaptic</w:t>
      </w:r>
      <w:r>
        <w:rPr>
          <w:spacing w:val="-8"/>
        </w:rPr>
        <w:t xml:space="preserve"> </w:t>
      </w:r>
      <w:r>
        <w:t>plasticity at PP and CA3 recurrent connections (Kobayashi &amp; Poo, 2004; McMahon &amp; Barrionuevo, 2002; Rebola, Carta, &amp; Mulle, 2017; Tsukamoto et al., 2003).</w:t>
      </w:r>
      <w:r>
        <w:rPr>
          <w:spacing w:val="40"/>
        </w:rPr>
        <w:t xml:space="preserve"> </w:t>
      </w:r>
      <w:r>
        <w:t>This is consistent with ability of the later- arriving</w:t>
      </w:r>
      <w:r>
        <w:rPr>
          <w:spacing w:val="-14"/>
        </w:rPr>
        <w:t xml:space="preserve"> </w:t>
      </w:r>
      <w:r>
        <w:t>DG</w:t>
      </w:r>
      <w:r>
        <w:rPr>
          <w:spacing w:val="-13"/>
        </w:rPr>
        <w:t xml:space="preserve"> </w:t>
      </w:r>
      <w:r>
        <w:t>inputs</w:t>
      </w:r>
      <w:r>
        <w:rPr>
          <w:spacing w:val="-14"/>
        </w:rPr>
        <w:t xml:space="preserve"> </w:t>
      </w:r>
      <w:r>
        <w:t>to</w:t>
      </w:r>
      <w:r>
        <w:rPr>
          <w:spacing w:val="-13"/>
        </w:rPr>
        <w:t xml:space="preserve"> </w:t>
      </w:r>
      <w:r>
        <w:t>drive</w:t>
      </w:r>
      <w:r>
        <w:rPr>
          <w:spacing w:val="-14"/>
        </w:rPr>
        <w:t xml:space="preserve"> </w:t>
      </w:r>
      <w:r>
        <w:t>the</w:t>
      </w:r>
      <w:r>
        <w:rPr>
          <w:spacing w:val="-13"/>
        </w:rPr>
        <w:t xml:space="preserve"> </w:t>
      </w:r>
      <w:r>
        <w:t>CA3</w:t>
      </w:r>
      <w:r>
        <w:rPr>
          <w:spacing w:val="-14"/>
        </w:rPr>
        <w:t xml:space="preserve"> </w:t>
      </w:r>
      <w:r>
        <w:t>synaptic</w:t>
      </w:r>
      <w:r>
        <w:rPr>
          <w:spacing w:val="-13"/>
        </w:rPr>
        <w:t xml:space="preserve"> </w:t>
      </w:r>
      <w:r>
        <w:t>changes</w:t>
      </w:r>
      <w:r>
        <w:rPr>
          <w:spacing w:val="-14"/>
        </w:rPr>
        <w:t xml:space="preserve"> </w:t>
      </w:r>
      <w:r>
        <w:t>toward</w:t>
      </w:r>
      <w:r>
        <w:rPr>
          <w:spacing w:val="-13"/>
        </w:rPr>
        <w:t xml:space="preserve"> </w:t>
      </w:r>
      <w:r>
        <w:t>that</w:t>
      </w:r>
      <w:r>
        <w:rPr>
          <w:spacing w:val="-14"/>
        </w:rPr>
        <w:t xml:space="preserve"> </w:t>
      </w:r>
      <w:r>
        <w:t>imposed</w:t>
      </w:r>
      <w:r>
        <w:rPr>
          <w:spacing w:val="-13"/>
        </w:rPr>
        <w:t xml:space="preserve"> </w:t>
      </w:r>
      <w:r>
        <w:t>by</w:t>
      </w:r>
      <w:r>
        <w:rPr>
          <w:spacing w:val="-14"/>
        </w:rPr>
        <w:t xml:space="preserve"> </w:t>
      </w:r>
      <w:r>
        <w:t>this</w:t>
      </w:r>
      <w:r>
        <w:rPr>
          <w:spacing w:val="-13"/>
        </w:rPr>
        <w:t xml:space="preserve"> </w:t>
      </w:r>
      <w:r>
        <w:t>stronger</w:t>
      </w:r>
      <w:r>
        <w:rPr>
          <w:spacing w:val="-14"/>
        </w:rPr>
        <w:t xml:space="preserve"> </w:t>
      </w:r>
      <w:r>
        <w:t>target-like pattern, compared to the earlier pattern initially evoked by PP and CA3 recurrent inputs.</w:t>
      </w:r>
    </w:p>
    <w:p w14:paraId="1F0C1ADB" w14:textId="043F53A6" w:rsidR="00A529FC" w:rsidRDefault="00000000" w:rsidP="007576F6">
      <w:pPr>
        <w:pStyle w:val="ListParagraph"/>
        <w:numPr>
          <w:ilvl w:val="0"/>
          <w:numId w:val="3"/>
        </w:numPr>
        <w:tabs>
          <w:tab w:val="left" w:pos="666"/>
        </w:tabs>
        <w:spacing w:before="156" w:line="256" w:lineRule="auto"/>
        <w:ind w:right="117"/>
        <w:jc w:val="both"/>
      </w:pPr>
      <w:r>
        <w:t>Although</w:t>
      </w:r>
      <w:r>
        <w:rPr>
          <w:spacing w:val="-1"/>
        </w:rPr>
        <w:t xml:space="preserve"> </w:t>
      </w:r>
      <w:r>
        <w:t>several</w:t>
      </w:r>
      <w:r>
        <w:rPr>
          <w:spacing w:val="-2"/>
        </w:rPr>
        <w:t xml:space="preserve"> </w:t>
      </w:r>
      <w:r>
        <w:t>studies</w:t>
      </w:r>
      <w:r>
        <w:rPr>
          <w:spacing w:val="-1"/>
        </w:rPr>
        <w:t xml:space="preserve"> </w:t>
      </w:r>
      <w:r>
        <w:t>have</w:t>
      </w:r>
      <w:r>
        <w:rPr>
          <w:spacing w:val="-1"/>
        </w:rPr>
        <w:t xml:space="preserve"> </w:t>
      </w:r>
      <w:r>
        <w:t>found</w:t>
      </w:r>
      <w:r>
        <w:rPr>
          <w:spacing w:val="-1"/>
        </w:rPr>
        <w:t xml:space="preserve"> </w:t>
      </w:r>
      <w:r>
        <w:t>that</w:t>
      </w:r>
      <w:r>
        <w:rPr>
          <w:spacing w:val="-2"/>
        </w:rPr>
        <w:t xml:space="preserve"> </w:t>
      </w:r>
      <w:r>
        <w:t>contextual</w:t>
      </w:r>
      <w:r>
        <w:rPr>
          <w:spacing w:val="-1"/>
        </w:rPr>
        <w:t xml:space="preserve"> </w:t>
      </w:r>
      <w:r>
        <w:t>fear</w:t>
      </w:r>
      <w:r>
        <w:rPr>
          <w:spacing w:val="-1"/>
        </w:rPr>
        <w:t xml:space="preserve"> </w:t>
      </w:r>
      <w:r>
        <w:t>learning</w:t>
      </w:r>
      <w:r>
        <w:rPr>
          <w:spacing w:val="-1"/>
        </w:rPr>
        <w:t xml:space="preserve"> </w:t>
      </w:r>
      <w:r>
        <w:t>is</w:t>
      </w:r>
      <w:r>
        <w:rPr>
          <w:spacing w:val="-2"/>
        </w:rPr>
        <w:t xml:space="preserve"> </w:t>
      </w:r>
      <w:r>
        <w:t>intact</w:t>
      </w:r>
      <w:r>
        <w:rPr>
          <w:spacing w:val="-1"/>
        </w:rPr>
        <w:t xml:space="preserve"> </w:t>
      </w:r>
      <w:r>
        <w:t>without</w:t>
      </w:r>
      <w:r>
        <w:rPr>
          <w:spacing w:val="-1"/>
        </w:rPr>
        <w:t xml:space="preserve"> </w:t>
      </w:r>
      <w:r>
        <w:t>MF</w:t>
      </w:r>
      <w:r>
        <w:rPr>
          <w:spacing w:val="-1"/>
        </w:rPr>
        <w:t xml:space="preserve"> </w:t>
      </w:r>
      <w:r>
        <w:t>input</w:t>
      </w:r>
      <w:r>
        <w:rPr>
          <w:spacing w:val="-2"/>
        </w:rPr>
        <w:t xml:space="preserve"> </w:t>
      </w:r>
      <w:r>
        <w:t>to</w:t>
      </w:r>
      <w:r>
        <w:rPr>
          <w:spacing w:val="-1"/>
        </w:rPr>
        <w:t xml:space="preserve"> </w:t>
      </w:r>
      <w:r>
        <w:t>CA3 (Kitamura et al., 2015; McHugh et al., 2007; Nakashiba et al., 2012), incomplete patterns from DG</w:t>
      </w:r>
      <w:del w:id="243" w:author="Author" w:date="2022-09-10T01:53:00Z">
        <w:r>
          <w:delText xml:space="preserve"> during</w:delText>
        </w:r>
        <w:r>
          <w:rPr>
            <w:spacing w:val="16"/>
          </w:rPr>
          <w:delText xml:space="preserve"> </w:delText>
        </w:r>
        <w:r>
          <w:delText>encoding</w:delText>
        </w:r>
        <w:r>
          <w:rPr>
            <w:spacing w:val="16"/>
          </w:rPr>
          <w:delText xml:space="preserve"> </w:delText>
        </w:r>
        <w:r>
          <w:delText>impair</w:delText>
        </w:r>
        <w:r>
          <w:rPr>
            <w:spacing w:val="16"/>
          </w:rPr>
          <w:delText xml:space="preserve"> </w:delText>
        </w:r>
        <w:r>
          <w:delText>the</w:delText>
        </w:r>
        <w:r>
          <w:rPr>
            <w:spacing w:val="16"/>
          </w:rPr>
          <w:delText xml:space="preserve"> </w:delText>
        </w:r>
        <w:r>
          <w:delText>function</w:delText>
        </w:r>
        <w:r>
          <w:rPr>
            <w:spacing w:val="16"/>
          </w:rPr>
          <w:delText xml:space="preserve"> </w:delText>
        </w:r>
        <w:r>
          <w:delText>of</w:delText>
        </w:r>
        <w:r>
          <w:rPr>
            <w:spacing w:val="16"/>
          </w:rPr>
          <w:delText xml:space="preserve"> </w:delText>
        </w:r>
        <w:r>
          <w:delText>EC</w:delText>
        </w:r>
        <w:r>
          <w:rPr>
            <w:spacing w:val="16"/>
          </w:rPr>
          <w:delText xml:space="preserve"> </w:delText>
        </w:r>
        <w:r>
          <w:rPr>
            <w:rFonts w:ascii="Meiryo" w:hAnsi="Meiryo"/>
            <w:i/>
          </w:rPr>
          <w:delText>→</w:delText>
        </w:r>
        <w:r>
          <w:rPr>
            <w:rFonts w:ascii="Meiryo" w:hAnsi="Meiryo"/>
            <w:i/>
            <w:spacing w:val="-4"/>
          </w:rPr>
          <w:delText xml:space="preserve"> </w:delText>
        </w:r>
        <w:r>
          <w:delText>CA3</w:delText>
        </w:r>
        <w:r>
          <w:rPr>
            <w:spacing w:val="16"/>
          </w:rPr>
          <w:delText xml:space="preserve"> </w:delText>
        </w:r>
        <w:r>
          <w:delText>pathway</w:delText>
        </w:r>
        <w:r>
          <w:rPr>
            <w:spacing w:val="16"/>
          </w:rPr>
          <w:delText xml:space="preserve"> </w:delText>
        </w:r>
        <w:r>
          <w:delText>in</w:delText>
        </w:r>
        <w:r>
          <w:rPr>
            <w:spacing w:val="16"/>
          </w:rPr>
          <w:delText xml:space="preserve"> </w:delText>
        </w:r>
        <w:r>
          <w:delText>contextual</w:delText>
        </w:r>
        <w:r>
          <w:rPr>
            <w:spacing w:val="16"/>
          </w:rPr>
          <w:delText xml:space="preserve"> </w:delText>
        </w:r>
        <w:r>
          <w:delText>fear</w:delText>
        </w:r>
        <w:r>
          <w:rPr>
            <w:spacing w:val="16"/>
          </w:rPr>
          <w:delText xml:space="preserve"> </w:delText>
        </w:r>
        <w:r>
          <w:delText>conditioning</w:delText>
        </w:r>
        <w:r>
          <w:rPr>
            <w:spacing w:val="16"/>
          </w:rPr>
          <w:delText xml:space="preserve"> </w:delText>
        </w:r>
        <w:r>
          <w:delText>tasks</w:delText>
        </w:r>
      </w:del>
    </w:p>
    <w:p w14:paraId="2E6F1322" w14:textId="77777777" w:rsidR="00A529FC" w:rsidRDefault="00000000" w:rsidP="007576F6">
      <w:pPr>
        <w:pStyle w:val="BodyText"/>
        <w:spacing w:before="15" w:line="175" w:lineRule="auto"/>
        <w:ind w:left="665"/>
      </w:pPr>
      <w:ins w:id="244" w:author="Author" w:date="2022-09-10T01:53:00Z">
        <w:r>
          <w:t xml:space="preserve">during encoding impair the function of EC </w:t>
        </w:r>
        <w:r>
          <w:rPr>
            <w:rFonts w:ascii="Meiryo" w:hAnsi="Meiryo"/>
            <w:i/>
          </w:rPr>
          <w:t>→</w:t>
        </w:r>
        <w:r>
          <w:rPr>
            <w:rFonts w:ascii="Meiryo" w:hAnsi="Meiryo"/>
            <w:i/>
            <w:spacing w:val="-4"/>
          </w:rPr>
          <w:t xml:space="preserve"> </w:t>
        </w:r>
        <w:r>
          <w:t>CA3 pathway in contextual fear conditioning tasks</w:t>
        </w:r>
        <w:r>
          <w:rPr>
            <w:spacing w:val="40"/>
          </w:rPr>
          <w:t xml:space="preserve"> </w:t>
        </w:r>
      </w:ins>
      <w:r>
        <w:t>(Bernier</w:t>
      </w:r>
      <w:r>
        <w:rPr>
          <w:spacing w:val="1"/>
        </w:rPr>
        <w:t xml:space="preserve"> </w:t>
      </w:r>
      <w:r>
        <w:t>et</w:t>
      </w:r>
      <w:r>
        <w:rPr>
          <w:spacing w:val="2"/>
        </w:rPr>
        <w:t xml:space="preserve"> </w:t>
      </w:r>
      <w:r>
        <w:t>al.,</w:t>
      </w:r>
      <w:r>
        <w:rPr>
          <w:spacing w:val="2"/>
        </w:rPr>
        <w:t xml:space="preserve"> </w:t>
      </w:r>
      <w:r>
        <w:t>2017),</w:t>
      </w:r>
      <w:r>
        <w:rPr>
          <w:spacing w:val="4"/>
        </w:rPr>
        <w:t xml:space="preserve"> </w:t>
      </w:r>
      <w:r>
        <w:t>suggesting</w:t>
      </w:r>
      <w:r>
        <w:rPr>
          <w:spacing w:val="1"/>
        </w:rPr>
        <w:t xml:space="preserve"> </w:t>
      </w:r>
      <w:r>
        <w:t>that</w:t>
      </w:r>
      <w:r>
        <w:rPr>
          <w:spacing w:val="2"/>
        </w:rPr>
        <w:t xml:space="preserve"> </w:t>
      </w:r>
      <w:r>
        <w:t>DG</w:t>
      </w:r>
      <w:r>
        <w:rPr>
          <w:spacing w:val="2"/>
        </w:rPr>
        <w:t xml:space="preserve"> </w:t>
      </w:r>
      <w:r>
        <w:t>still</w:t>
      </w:r>
      <w:r>
        <w:rPr>
          <w:spacing w:val="2"/>
        </w:rPr>
        <w:t xml:space="preserve"> </w:t>
      </w:r>
      <w:r>
        <w:t>plays</w:t>
      </w:r>
      <w:r>
        <w:rPr>
          <w:spacing w:val="2"/>
        </w:rPr>
        <w:t xml:space="preserve"> </w:t>
      </w:r>
      <w:r>
        <w:t>an</w:t>
      </w:r>
      <w:r>
        <w:rPr>
          <w:spacing w:val="2"/>
        </w:rPr>
        <w:t xml:space="preserve"> </w:t>
      </w:r>
      <w:r>
        <w:t>important</w:t>
      </w:r>
      <w:r>
        <w:rPr>
          <w:spacing w:val="1"/>
        </w:rPr>
        <w:t xml:space="preserve"> </w:t>
      </w:r>
      <w:r>
        <w:t>role</w:t>
      </w:r>
      <w:r>
        <w:rPr>
          <w:spacing w:val="2"/>
        </w:rPr>
        <w:t xml:space="preserve"> </w:t>
      </w:r>
      <w:r>
        <w:t>in</w:t>
      </w:r>
      <w:r>
        <w:rPr>
          <w:spacing w:val="2"/>
        </w:rPr>
        <w:t xml:space="preserve"> </w:t>
      </w:r>
      <w:r>
        <w:t>heterosynaptic</w:t>
      </w:r>
      <w:r>
        <w:rPr>
          <w:spacing w:val="2"/>
        </w:rPr>
        <w:t xml:space="preserve"> </w:t>
      </w:r>
      <w:r>
        <w:t>plasticity</w:t>
      </w:r>
      <w:r>
        <w:rPr>
          <w:spacing w:val="2"/>
        </w:rPr>
        <w:t xml:space="preserve"> </w:t>
      </w:r>
      <w:r>
        <w:rPr>
          <w:spacing w:val="-5"/>
        </w:rPr>
        <w:t>at</w:t>
      </w:r>
    </w:p>
    <w:p w14:paraId="763DD571" w14:textId="77777777" w:rsidR="00A529FC" w:rsidRDefault="00000000" w:rsidP="007576F6">
      <w:pPr>
        <w:pStyle w:val="BodyText"/>
        <w:spacing w:before="32"/>
        <w:ind w:left="665"/>
      </w:pPr>
      <w:r>
        <w:rPr>
          <w:spacing w:val="-4"/>
        </w:rPr>
        <w:t>CA3.</w:t>
      </w:r>
    </w:p>
    <w:p w14:paraId="0C78C127" w14:textId="77777777" w:rsidR="00ED530C" w:rsidRDefault="00ED530C">
      <w:pPr>
        <w:pStyle w:val="BodyText"/>
        <w:spacing w:before="9"/>
        <w:rPr>
          <w:del w:id="245" w:author="Author" w:date="2022-09-10T01:53:00Z"/>
          <w:sz w:val="25"/>
        </w:rPr>
      </w:pPr>
    </w:p>
    <w:p w14:paraId="3D3244F0" w14:textId="77777777" w:rsidR="00A529FC" w:rsidRDefault="00000000" w:rsidP="007576F6">
      <w:pPr>
        <w:pStyle w:val="BodyText"/>
        <w:spacing w:before="223" w:line="256" w:lineRule="auto"/>
        <w:ind w:left="119" w:right="119" w:firstLine="298"/>
        <w:jc w:val="both"/>
      </w:pPr>
      <w:r>
        <w:t>In addition to this DG-driven error learning in CA3, we explored a few other important principles that also help improve overall learning performance.</w:t>
      </w:r>
      <w:r>
        <w:rPr>
          <w:spacing w:val="38"/>
        </w:rPr>
        <w:t xml:space="preserve"> </w:t>
      </w:r>
      <w:r>
        <w:t>First, reducing the strength of the MF inputs to the CA3 during</w:t>
      </w:r>
      <w:r>
        <w:rPr>
          <w:spacing w:val="-8"/>
        </w:rPr>
        <w:t xml:space="preserve"> </w:t>
      </w:r>
      <w:r>
        <w:t>memory</w:t>
      </w:r>
      <w:r>
        <w:rPr>
          <w:spacing w:val="-8"/>
        </w:rPr>
        <w:t xml:space="preserve"> </w:t>
      </w:r>
      <w:r>
        <w:t>recall</w:t>
      </w:r>
      <w:r>
        <w:rPr>
          <w:spacing w:val="-8"/>
        </w:rPr>
        <w:t xml:space="preserve"> </w:t>
      </w:r>
      <w:r>
        <w:t>helped</w:t>
      </w:r>
      <w:r>
        <w:rPr>
          <w:spacing w:val="-8"/>
        </w:rPr>
        <w:t xml:space="preserve"> </w:t>
      </w:r>
      <w:r>
        <w:t>shift</w:t>
      </w:r>
      <w:r>
        <w:rPr>
          <w:spacing w:val="-8"/>
        </w:rPr>
        <w:t xml:space="preserve"> </w:t>
      </w:r>
      <w:r>
        <w:t>the</w:t>
      </w:r>
      <w:r>
        <w:rPr>
          <w:spacing w:val="-8"/>
        </w:rPr>
        <w:t xml:space="preserve"> </w:t>
      </w:r>
      <w:r>
        <w:t>dynamics</w:t>
      </w:r>
      <w:r>
        <w:rPr>
          <w:spacing w:val="-8"/>
        </w:rPr>
        <w:t xml:space="preserve"> </w:t>
      </w:r>
      <w:r>
        <w:t>toward</w:t>
      </w:r>
      <w:r>
        <w:rPr>
          <w:spacing w:val="-8"/>
        </w:rPr>
        <w:t xml:space="preserve"> </w:t>
      </w:r>
      <w:r>
        <w:t>pattern</w:t>
      </w:r>
      <w:r>
        <w:rPr>
          <w:spacing w:val="-8"/>
        </w:rPr>
        <w:t xml:space="preserve"> </w:t>
      </w:r>
      <w:r>
        <w:t>completion</w:t>
      </w:r>
      <w:r>
        <w:rPr>
          <w:spacing w:val="-8"/>
        </w:rPr>
        <w:t xml:space="preserve"> </w:t>
      </w:r>
      <w:r>
        <w:t>instead</w:t>
      </w:r>
      <w:r>
        <w:rPr>
          <w:spacing w:val="-8"/>
        </w:rPr>
        <w:t xml:space="preserve"> </w:t>
      </w:r>
      <w:r>
        <w:t>of</w:t>
      </w:r>
      <w:r>
        <w:rPr>
          <w:spacing w:val="-8"/>
        </w:rPr>
        <w:t xml:space="preserve"> </w:t>
      </w:r>
      <w:r>
        <w:t>pattern</w:t>
      </w:r>
      <w:r>
        <w:rPr>
          <w:spacing w:val="-8"/>
        </w:rPr>
        <w:t xml:space="preserve"> </w:t>
      </w:r>
      <w:r>
        <w:t>separation,</w:t>
      </w:r>
      <w:r>
        <w:rPr>
          <w:spacing w:val="-7"/>
        </w:rPr>
        <w:t xml:space="preserve"> </w:t>
      </w:r>
      <w:r>
        <w:t>as was</w:t>
      </w:r>
      <w:r>
        <w:rPr>
          <w:spacing w:val="-14"/>
        </w:rPr>
        <w:t xml:space="preserve"> </w:t>
      </w:r>
      <w:r>
        <w:t>hypothesized</w:t>
      </w:r>
      <w:r>
        <w:rPr>
          <w:spacing w:val="-14"/>
        </w:rPr>
        <w:t xml:space="preserve"> </w:t>
      </w:r>
      <w:r>
        <w:t>in</w:t>
      </w:r>
      <w:r>
        <w:rPr>
          <w:spacing w:val="-14"/>
        </w:rPr>
        <w:t xml:space="preserve"> </w:t>
      </w:r>
      <w:r>
        <w:t>O’Reilly</w:t>
      </w:r>
      <w:r>
        <w:rPr>
          <w:spacing w:val="-13"/>
        </w:rPr>
        <w:t xml:space="preserve"> </w:t>
      </w:r>
      <w:r>
        <w:t>and</w:t>
      </w:r>
      <w:r>
        <w:rPr>
          <w:spacing w:val="-14"/>
        </w:rPr>
        <w:t xml:space="preserve"> </w:t>
      </w:r>
      <w:r>
        <w:t>McClelland</w:t>
      </w:r>
      <w:r>
        <w:rPr>
          <w:spacing w:val="-14"/>
        </w:rPr>
        <w:t xml:space="preserve"> </w:t>
      </w:r>
      <w:r>
        <w:t>(1994).</w:t>
      </w:r>
      <w:r>
        <w:rPr>
          <w:spacing w:val="-1"/>
        </w:rPr>
        <w:t xml:space="preserve"> </w:t>
      </w:r>
      <w:r>
        <w:t>This</w:t>
      </w:r>
      <w:r>
        <w:rPr>
          <w:spacing w:val="-14"/>
        </w:rPr>
        <w:t xml:space="preserve"> </w:t>
      </w:r>
      <w:r>
        <w:t>is</w:t>
      </w:r>
      <w:r>
        <w:rPr>
          <w:spacing w:val="-13"/>
        </w:rPr>
        <w:t xml:space="preserve"> </w:t>
      </w:r>
      <w:r>
        <w:t>consistent</w:t>
      </w:r>
      <w:r>
        <w:rPr>
          <w:spacing w:val="-14"/>
        </w:rPr>
        <w:t xml:space="preserve"> </w:t>
      </w:r>
      <w:r>
        <w:t>with</w:t>
      </w:r>
      <w:r>
        <w:rPr>
          <w:spacing w:val="-14"/>
        </w:rPr>
        <w:t xml:space="preserve"> </w:t>
      </w:r>
      <w:r>
        <w:t>evidence</w:t>
      </w:r>
      <w:r>
        <w:rPr>
          <w:spacing w:val="-14"/>
        </w:rPr>
        <w:t xml:space="preserve"> </w:t>
      </w:r>
      <w:r>
        <w:t>and</w:t>
      </w:r>
      <w:r>
        <w:rPr>
          <w:spacing w:val="-13"/>
        </w:rPr>
        <w:t xml:space="preserve"> </w:t>
      </w:r>
      <w:r>
        <w:t>models</w:t>
      </w:r>
      <w:r>
        <w:rPr>
          <w:spacing w:val="-14"/>
        </w:rPr>
        <w:t xml:space="preserve"> </w:t>
      </w:r>
      <w:r>
        <w:t>showing that</w:t>
      </w:r>
      <w:r>
        <w:rPr>
          <w:spacing w:val="21"/>
        </w:rPr>
        <w:t xml:space="preserve"> </w:t>
      </w:r>
      <w:r>
        <w:t>MF</w:t>
      </w:r>
      <w:r>
        <w:rPr>
          <w:spacing w:val="21"/>
        </w:rPr>
        <w:t xml:space="preserve"> </w:t>
      </w:r>
      <w:r>
        <w:t>projections</w:t>
      </w:r>
      <w:r>
        <w:rPr>
          <w:spacing w:val="21"/>
        </w:rPr>
        <w:t xml:space="preserve"> </w:t>
      </w:r>
      <w:r>
        <w:t>are</w:t>
      </w:r>
      <w:r>
        <w:rPr>
          <w:spacing w:val="21"/>
        </w:rPr>
        <w:t xml:space="preserve"> </w:t>
      </w:r>
      <w:r>
        <w:t>not</w:t>
      </w:r>
      <w:r>
        <w:rPr>
          <w:spacing w:val="21"/>
        </w:rPr>
        <w:t xml:space="preserve"> </w:t>
      </w:r>
      <w:r>
        <w:t>necessary</w:t>
      </w:r>
      <w:r>
        <w:rPr>
          <w:spacing w:val="21"/>
        </w:rPr>
        <w:t xml:space="preserve"> </w:t>
      </w:r>
      <w:r>
        <w:t>in</w:t>
      </w:r>
      <w:r>
        <w:rPr>
          <w:spacing w:val="21"/>
        </w:rPr>
        <w:t xml:space="preserve"> </w:t>
      </w:r>
      <w:r>
        <w:t>naturally</w:t>
      </w:r>
      <w:r>
        <w:rPr>
          <w:spacing w:val="21"/>
        </w:rPr>
        <w:t xml:space="preserve"> </w:t>
      </w:r>
      <w:r>
        <w:t>recalling</w:t>
      </w:r>
      <w:r>
        <w:rPr>
          <w:spacing w:val="21"/>
        </w:rPr>
        <w:t xml:space="preserve"> </w:t>
      </w:r>
      <w:r>
        <w:t>a</w:t>
      </w:r>
      <w:r>
        <w:rPr>
          <w:spacing w:val="21"/>
        </w:rPr>
        <w:t xml:space="preserve"> </w:t>
      </w:r>
      <w:r>
        <w:t>memory</w:t>
      </w:r>
      <w:r>
        <w:rPr>
          <w:spacing w:val="21"/>
        </w:rPr>
        <w:t xml:space="preserve"> </w:t>
      </w:r>
      <w:r>
        <w:t>(Bernier</w:t>
      </w:r>
      <w:r>
        <w:rPr>
          <w:spacing w:val="21"/>
        </w:rPr>
        <w:t xml:space="preserve"> </w:t>
      </w:r>
      <w:r>
        <w:t>et</w:t>
      </w:r>
      <w:r>
        <w:rPr>
          <w:spacing w:val="21"/>
        </w:rPr>
        <w:t xml:space="preserve"> </w:t>
      </w:r>
      <w:r>
        <w:t>al.,</w:t>
      </w:r>
      <w:r>
        <w:rPr>
          <w:spacing w:val="21"/>
        </w:rPr>
        <w:t xml:space="preserve"> </w:t>
      </w:r>
      <w:r>
        <w:t>2017;</w:t>
      </w:r>
      <w:r>
        <w:rPr>
          <w:spacing w:val="21"/>
        </w:rPr>
        <w:t xml:space="preserve"> </w:t>
      </w:r>
      <w:r>
        <w:t>Nakashiba et al., 2012; Rolls, 2013).</w:t>
      </w:r>
      <w:r>
        <w:rPr>
          <w:spacing w:val="40"/>
        </w:rPr>
        <w:t xml:space="preserve"> </w:t>
      </w:r>
      <w:r>
        <w:t>However, other data suggests that it still plays an important role in increasing recall</w:t>
      </w:r>
      <w:r>
        <w:rPr>
          <w:spacing w:val="-1"/>
        </w:rPr>
        <w:t xml:space="preserve"> </w:t>
      </w:r>
      <w:r>
        <w:t>precision</w:t>
      </w:r>
      <w:r>
        <w:rPr>
          <w:spacing w:val="-1"/>
        </w:rPr>
        <w:t xml:space="preserve"> </w:t>
      </w:r>
      <w:r>
        <w:t>(Bernier</w:t>
      </w:r>
      <w:r>
        <w:rPr>
          <w:spacing w:val="-1"/>
        </w:rPr>
        <w:t xml:space="preserve"> </w:t>
      </w:r>
      <w:r>
        <w:t>et</w:t>
      </w:r>
      <w:r>
        <w:rPr>
          <w:spacing w:val="-1"/>
        </w:rPr>
        <w:t xml:space="preserve"> </w:t>
      </w:r>
      <w:r>
        <w:t>al.,</w:t>
      </w:r>
      <w:r>
        <w:rPr>
          <w:spacing w:val="-1"/>
        </w:rPr>
        <w:t xml:space="preserve"> </w:t>
      </w:r>
      <w:r>
        <w:t>2017;</w:t>
      </w:r>
      <w:r>
        <w:rPr>
          <w:spacing w:val="-1"/>
        </w:rPr>
        <w:t xml:space="preserve"> </w:t>
      </w:r>
      <w:r>
        <w:t>Nakashiba</w:t>
      </w:r>
      <w:r>
        <w:rPr>
          <w:spacing w:val="-1"/>
        </w:rPr>
        <w:t xml:space="preserve"> </w:t>
      </w:r>
      <w:r>
        <w:t>et</w:t>
      </w:r>
      <w:r>
        <w:rPr>
          <w:spacing w:val="-1"/>
        </w:rPr>
        <w:t xml:space="preserve"> </w:t>
      </w:r>
      <w:r>
        <w:t>al.,</w:t>
      </w:r>
      <w:r>
        <w:rPr>
          <w:spacing w:val="-1"/>
        </w:rPr>
        <w:t xml:space="preserve"> </w:t>
      </w:r>
      <w:r>
        <w:t>2012;</w:t>
      </w:r>
      <w:r>
        <w:rPr>
          <w:spacing w:val="-1"/>
        </w:rPr>
        <w:t xml:space="preserve"> </w:t>
      </w:r>
      <w:r>
        <w:t>Pignatelli</w:t>
      </w:r>
      <w:r>
        <w:rPr>
          <w:spacing w:val="-1"/>
        </w:rPr>
        <w:t xml:space="preserve"> </w:t>
      </w:r>
      <w:r>
        <w:t>et</w:t>
      </w:r>
      <w:r>
        <w:rPr>
          <w:spacing w:val="-1"/>
        </w:rPr>
        <w:t xml:space="preserve"> </w:t>
      </w:r>
      <w:r>
        <w:t>al.,</w:t>
      </w:r>
      <w:r>
        <w:rPr>
          <w:spacing w:val="-1"/>
        </w:rPr>
        <w:t xml:space="preserve"> </w:t>
      </w:r>
      <w:r>
        <w:t>2019;</w:t>
      </w:r>
      <w:r>
        <w:rPr>
          <w:spacing w:val="-1"/>
        </w:rPr>
        <w:t xml:space="preserve"> </w:t>
      </w:r>
      <w:r>
        <w:t>Ruediger</w:t>
      </w:r>
      <w:r>
        <w:rPr>
          <w:spacing w:val="-1"/>
        </w:rPr>
        <w:t xml:space="preserve"> </w:t>
      </w:r>
      <w:r>
        <w:t>et</w:t>
      </w:r>
      <w:r>
        <w:rPr>
          <w:spacing w:val="-1"/>
        </w:rPr>
        <w:t xml:space="preserve"> </w:t>
      </w:r>
      <w:r>
        <w:t>al.,</w:t>
      </w:r>
      <w:r>
        <w:rPr>
          <w:spacing w:val="-1"/>
        </w:rPr>
        <w:t xml:space="preserve"> </w:t>
      </w:r>
      <w:r>
        <w:t>2011). Thus,</w:t>
      </w:r>
      <w:r>
        <w:rPr>
          <w:spacing w:val="-2"/>
        </w:rPr>
        <w:t xml:space="preserve"> </w:t>
      </w:r>
      <w:r>
        <w:t>consistent</w:t>
      </w:r>
      <w:r>
        <w:rPr>
          <w:spacing w:val="-4"/>
        </w:rPr>
        <w:t xml:space="preserve"> </w:t>
      </w:r>
      <w:r>
        <w:t>with</w:t>
      </w:r>
      <w:r>
        <w:rPr>
          <w:spacing w:val="-3"/>
        </w:rPr>
        <w:t xml:space="preserve"> </w:t>
      </w:r>
      <w:r>
        <w:t>these</w:t>
      </w:r>
      <w:r>
        <w:rPr>
          <w:spacing w:val="-3"/>
        </w:rPr>
        <w:t xml:space="preserve"> </w:t>
      </w:r>
      <w:r>
        <w:t>data,</w:t>
      </w:r>
      <w:r>
        <w:rPr>
          <w:spacing w:val="-2"/>
        </w:rPr>
        <w:t xml:space="preserve"> </w:t>
      </w:r>
      <w:r>
        <w:t>we</w:t>
      </w:r>
      <w:r>
        <w:rPr>
          <w:spacing w:val="-3"/>
        </w:rPr>
        <w:t xml:space="preserve"> </w:t>
      </w:r>
      <w:r>
        <w:t>found</w:t>
      </w:r>
      <w:r>
        <w:rPr>
          <w:spacing w:val="-3"/>
        </w:rPr>
        <w:t xml:space="preserve"> </w:t>
      </w:r>
      <w:r>
        <w:t>that</w:t>
      </w:r>
      <w:r>
        <w:rPr>
          <w:spacing w:val="-4"/>
        </w:rPr>
        <w:t xml:space="preserve"> </w:t>
      </w:r>
      <w:r>
        <w:t>reducing,</w:t>
      </w:r>
      <w:r>
        <w:rPr>
          <w:spacing w:val="-2"/>
        </w:rPr>
        <w:t xml:space="preserve"> </w:t>
      </w:r>
      <w:r>
        <w:t>but</w:t>
      </w:r>
      <w:r>
        <w:rPr>
          <w:spacing w:val="-3"/>
        </w:rPr>
        <w:t xml:space="preserve"> </w:t>
      </w:r>
      <w:r>
        <w:t>not</w:t>
      </w:r>
      <w:r>
        <w:rPr>
          <w:spacing w:val="-4"/>
        </w:rPr>
        <w:t xml:space="preserve"> </w:t>
      </w:r>
      <w:r>
        <w:t>entirely</w:t>
      </w:r>
      <w:r>
        <w:rPr>
          <w:spacing w:val="-3"/>
        </w:rPr>
        <w:t xml:space="preserve"> </w:t>
      </w:r>
      <w:r>
        <w:t>eliminating</w:t>
      </w:r>
      <w:r>
        <w:rPr>
          <w:spacing w:val="-3"/>
        </w:rPr>
        <w:t xml:space="preserve"> </w:t>
      </w:r>
      <w:r>
        <w:t>MF</w:t>
      </w:r>
      <w:r>
        <w:rPr>
          <w:spacing w:val="-4"/>
        </w:rPr>
        <w:t xml:space="preserve"> </w:t>
      </w:r>
      <w:r>
        <w:t>input</w:t>
      </w:r>
      <w:r>
        <w:rPr>
          <w:spacing w:val="-3"/>
        </w:rPr>
        <w:t xml:space="preserve"> </w:t>
      </w:r>
      <w:r>
        <w:t>to</w:t>
      </w:r>
      <w:r>
        <w:rPr>
          <w:spacing w:val="-4"/>
        </w:rPr>
        <w:t xml:space="preserve"> </w:t>
      </w:r>
      <w:r>
        <w:t>the</w:t>
      </w:r>
      <w:r>
        <w:rPr>
          <w:spacing w:val="-3"/>
        </w:rPr>
        <w:t xml:space="preserve"> </w:t>
      </w:r>
      <w:r>
        <w:t>CA3 during</w:t>
      </w:r>
      <w:r>
        <w:rPr>
          <w:spacing w:val="-12"/>
        </w:rPr>
        <w:t xml:space="preserve"> </w:t>
      </w:r>
      <w:r>
        <w:t>recall</w:t>
      </w:r>
      <w:r>
        <w:rPr>
          <w:spacing w:val="-12"/>
        </w:rPr>
        <w:t xml:space="preserve"> </w:t>
      </w:r>
      <w:r>
        <w:t>was</w:t>
      </w:r>
      <w:r>
        <w:rPr>
          <w:spacing w:val="-12"/>
        </w:rPr>
        <w:t xml:space="preserve"> </w:t>
      </w:r>
      <w:r>
        <w:t>beneficial,</w:t>
      </w:r>
      <w:r>
        <w:rPr>
          <w:spacing w:val="-12"/>
        </w:rPr>
        <w:t xml:space="preserve"> </w:t>
      </w:r>
      <w:r>
        <w:t>most</w:t>
      </w:r>
      <w:r>
        <w:rPr>
          <w:spacing w:val="-12"/>
        </w:rPr>
        <w:t xml:space="preserve"> </w:t>
      </w:r>
      <w:r>
        <w:t>likely</w:t>
      </w:r>
      <w:r>
        <w:rPr>
          <w:spacing w:val="-12"/>
        </w:rPr>
        <w:t xml:space="preserve"> </w:t>
      </w:r>
      <w:r>
        <w:t>because</w:t>
      </w:r>
      <w:r>
        <w:rPr>
          <w:spacing w:val="-12"/>
        </w:rPr>
        <w:t xml:space="preserve"> </w:t>
      </w:r>
      <w:r>
        <w:t>it</w:t>
      </w:r>
      <w:r>
        <w:rPr>
          <w:spacing w:val="-12"/>
        </w:rPr>
        <w:t xml:space="preserve"> </w:t>
      </w:r>
      <w:r>
        <w:t>enabled</w:t>
      </w:r>
      <w:r>
        <w:rPr>
          <w:spacing w:val="-12"/>
        </w:rPr>
        <w:t xml:space="preserve"> </w:t>
      </w:r>
      <w:r>
        <w:t>the</w:t>
      </w:r>
      <w:r>
        <w:rPr>
          <w:spacing w:val="-12"/>
        </w:rPr>
        <w:t xml:space="preserve"> </w:t>
      </w:r>
      <w:r>
        <w:t>other</w:t>
      </w:r>
      <w:r>
        <w:rPr>
          <w:spacing w:val="-12"/>
        </w:rPr>
        <w:t xml:space="preserve"> </w:t>
      </w:r>
      <w:r>
        <w:t>pathways</w:t>
      </w:r>
      <w:r>
        <w:rPr>
          <w:spacing w:val="-12"/>
        </w:rPr>
        <w:t xml:space="preserve"> </w:t>
      </w:r>
      <w:r>
        <w:t>to</w:t>
      </w:r>
      <w:r>
        <w:rPr>
          <w:spacing w:val="-12"/>
        </w:rPr>
        <w:t xml:space="preserve"> </w:t>
      </w:r>
      <w:r>
        <w:t>exert</w:t>
      </w:r>
      <w:r>
        <w:rPr>
          <w:spacing w:val="-12"/>
        </w:rPr>
        <w:t xml:space="preserve"> </w:t>
      </w:r>
      <w:r>
        <w:t>a</w:t>
      </w:r>
      <w:r>
        <w:rPr>
          <w:spacing w:val="-12"/>
        </w:rPr>
        <w:t xml:space="preserve"> </w:t>
      </w:r>
      <w:r>
        <w:t>somewhat</w:t>
      </w:r>
      <w:r>
        <w:rPr>
          <w:spacing w:val="-12"/>
        </w:rPr>
        <w:t xml:space="preserve"> </w:t>
      </w:r>
      <w:r>
        <w:t>stronger influence in favor of pattern completion, while still preserving the informative inputs from the DG.</w:t>
      </w:r>
    </w:p>
    <w:p w14:paraId="4C8B92D0" w14:textId="77777777" w:rsidR="00A529FC" w:rsidRDefault="00000000">
      <w:pPr>
        <w:pStyle w:val="BodyText"/>
        <w:spacing w:before="84" w:line="192" w:lineRule="auto"/>
        <w:ind w:left="119" w:right="119" w:firstLine="298"/>
        <w:jc w:val="both"/>
      </w:pPr>
      <w:r>
        <w:t>Second, we experimented with the parameters on the one remaining Hebbian form of learning in the network,</w:t>
      </w:r>
      <w:r>
        <w:rPr>
          <w:spacing w:val="15"/>
        </w:rPr>
        <w:t xml:space="preserve"> </w:t>
      </w:r>
      <w:r>
        <w:t xml:space="preserve">which is in the ECin </w:t>
      </w:r>
      <w:r>
        <w:rPr>
          <w:rFonts w:ascii="Meiryo" w:hAnsi="Meiryo"/>
          <w:i/>
        </w:rPr>
        <w:t>→</w:t>
      </w:r>
      <w:r>
        <w:rPr>
          <w:rFonts w:ascii="Meiryo" w:hAnsi="Meiryo"/>
          <w:i/>
          <w:spacing w:val="-9"/>
        </w:rPr>
        <w:t xml:space="preserve"> </w:t>
      </w:r>
      <w:r>
        <w:t>DG pathway (i.e.,</w:t>
      </w:r>
      <w:r>
        <w:rPr>
          <w:spacing w:val="15"/>
        </w:rPr>
        <w:t xml:space="preserve"> </w:t>
      </w:r>
      <w:r>
        <w:t>PP). This pathway does not have an obvious source</w:t>
      </w:r>
      <w:r>
        <w:rPr>
          <w:spacing w:val="40"/>
        </w:rPr>
        <w:t xml:space="preserve"> </w:t>
      </w:r>
      <w:r>
        <w:t>of</w:t>
      </w:r>
      <w:r>
        <w:rPr>
          <w:spacing w:val="16"/>
        </w:rPr>
        <w:t xml:space="preserve"> </w:t>
      </w:r>
      <w:r>
        <w:t>error-driven</w:t>
      </w:r>
      <w:r>
        <w:rPr>
          <w:spacing w:val="16"/>
        </w:rPr>
        <w:t xml:space="preserve"> </w:t>
      </w:r>
      <w:r>
        <w:t>contrast,</w:t>
      </w:r>
      <w:r>
        <w:rPr>
          <w:spacing w:val="22"/>
        </w:rPr>
        <w:t xml:space="preserve"> </w:t>
      </w:r>
      <w:r>
        <w:t>given</w:t>
      </w:r>
      <w:r>
        <w:rPr>
          <w:spacing w:val="17"/>
        </w:rPr>
        <w:t xml:space="preserve"> </w:t>
      </w:r>
      <w:r>
        <w:t>that</w:t>
      </w:r>
      <w:r>
        <w:rPr>
          <w:spacing w:val="16"/>
        </w:rPr>
        <w:t xml:space="preserve"> </w:t>
      </w:r>
      <w:r>
        <w:t>there</w:t>
      </w:r>
      <w:r>
        <w:rPr>
          <w:spacing w:val="16"/>
        </w:rPr>
        <w:t xml:space="preserve"> </w:t>
      </w:r>
      <w:r>
        <w:t>is</w:t>
      </w:r>
      <w:r>
        <w:rPr>
          <w:spacing w:val="17"/>
        </w:rPr>
        <w:t xml:space="preserve"> </w:t>
      </w:r>
      <w:r>
        <w:t>only</w:t>
      </w:r>
      <w:r>
        <w:rPr>
          <w:spacing w:val="16"/>
        </w:rPr>
        <w:t xml:space="preserve"> </w:t>
      </w:r>
      <w:r>
        <w:t>one</w:t>
      </w:r>
      <w:r>
        <w:rPr>
          <w:spacing w:val="16"/>
        </w:rPr>
        <w:t xml:space="preserve"> </w:t>
      </w:r>
      <w:r>
        <w:t>set</w:t>
      </w:r>
      <w:r>
        <w:rPr>
          <w:spacing w:val="17"/>
        </w:rPr>
        <w:t xml:space="preserve"> </w:t>
      </w:r>
      <w:r>
        <w:t>of</w:t>
      </w:r>
      <w:r>
        <w:rPr>
          <w:spacing w:val="16"/>
        </w:rPr>
        <w:t xml:space="preserve"> </w:t>
      </w:r>
      <w:r>
        <w:t>projections</w:t>
      </w:r>
      <w:r>
        <w:rPr>
          <w:spacing w:val="16"/>
        </w:rPr>
        <w:t xml:space="preserve"> </w:t>
      </w:r>
      <w:r>
        <w:t>into</w:t>
      </w:r>
      <w:r>
        <w:rPr>
          <w:spacing w:val="17"/>
        </w:rPr>
        <w:t xml:space="preserve"> </w:t>
      </w:r>
      <w:r>
        <w:t>the</w:t>
      </w:r>
      <w:r>
        <w:rPr>
          <w:spacing w:val="16"/>
        </w:rPr>
        <w:t xml:space="preserve"> </w:t>
      </w:r>
      <w:r>
        <w:t>DG</w:t>
      </w:r>
      <w:r>
        <w:rPr>
          <w:spacing w:val="17"/>
        </w:rPr>
        <w:t xml:space="preserve"> </w:t>
      </w:r>
      <w:r>
        <w:t>granule</w:t>
      </w:r>
      <w:r>
        <w:rPr>
          <w:spacing w:val="16"/>
        </w:rPr>
        <w:t xml:space="preserve"> </w:t>
      </w:r>
      <w:r>
        <w:t>cells.</w:t>
      </w:r>
      <w:r>
        <w:rPr>
          <w:spacing w:val="72"/>
        </w:rPr>
        <w:t xml:space="preserve"> </w:t>
      </w:r>
      <w:r>
        <w:rPr>
          <w:spacing w:val="-2"/>
        </w:rPr>
        <w:t>Thus,</w:t>
      </w:r>
    </w:p>
    <w:p w14:paraId="218C176C" w14:textId="77777777" w:rsidR="00A529FC" w:rsidRDefault="00000000">
      <w:pPr>
        <w:pStyle w:val="BodyText"/>
        <w:spacing w:before="26" w:line="256" w:lineRule="auto"/>
        <w:ind w:left="119" w:right="119"/>
        <w:jc w:val="both"/>
      </w:pPr>
      <w:r>
        <w:t>we</w:t>
      </w:r>
      <w:r>
        <w:rPr>
          <w:spacing w:val="-4"/>
        </w:rPr>
        <w:t xml:space="preserve"> </w:t>
      </w:r>
      <w:r>
        <w:t>sought</w:t>
      </w:r>
      <w:r>
        <w:rPr>
          <w:spacing w:val="-4"/>
        </w:rPr>
        <w:t xml:space="preserve"> </w:t>
      </w:r>
      <w:r>
        <w:t>to</w:t>
      </w:r>
      <w:r>
        <w:rPr>
          <w:spacing w:val="-4"/>
        </w:rPr>
        <w:t xml:space="preserve"> </w:t>
      </w:r>
      <w:r>
        <w:t>determine</w:t>
      </w:r>
      <w:r>
        <w:rPr>
          <w:spacing w:val="-4"/>
        </w:rPr>
        <w:t xml:space="preserve"> </w:t>
      </w:r>
      <w:r>
        <w:t>if</w:t>
      </w:r>
      <w:r>
        <w:rPr>
          <w:spacing w:val="-4"/>
        </w:rPr>
        <w:t xml:space="preserve"> </w:t>
      </w:r>
      <w:r>
        <w:t>there</w:t>
      </w:r>
      <w:r>
        <w:rPr>
          <w:spacing w:val="-4"/>
        </w:rPr>
        <w:t xml:space="preserve"> </w:t>
      </w:r>
      <w:r>
        <w:t>were</w:t>
      </w:r>
      <w:r>
        <w:rPr>
          <w:spacing w:val="-4"/>
        </w:rPr>
        <w:t xml:space="preserve"> </w:t>
      </w:r>
      <w:r>
        <w:t>particular</w:t>
      </w:r>
      <w:r>
        <w:rPr>
          <w:spacing w:val="-4"/>
        </w:rPr>
        <w:t xml:space="preserve"> </w:t>
      </w:r>
      <w:r>
        <w:t>parameterizations</w:t>
      </w:r>
      <w:r>
        <w:rPr>
          <w:spacing w:val="-4"/>
        </w:rPr>
        <w:t xml:space="preserve"> </w:t>
      </w:r>
      <w:r>
        <w:t>of</w:t>
      </w:r>
      <w:r>
        <w:rPr>
          <w:spacing w:val="-4"/>
        </w:rPr>
        <w:t xml:space="preserve"> </w:t>
      </w:r>
      <w:r>
        <w:t>Hebbian</w:t>
      </w:r>
      <w:r>
        <w:rPr>
          <w:spacing w:val="-4"/>
        </w:rPr>
        <w:t xml:space="preserve"> </w:t>
      </w:r>
      <w:r>
        <w:t>learning</w:t>
      </w:r>
      <w:r>
        <w:rPr>
          <w:spacing w:val="-4"/>
        </w:rPr>
        <w:t xml:space="preserve"> </w:t>
      </w:r>
      <w:r>
        <w:t>that</w:t>
      </w:r>
      <w:r>
        <w:rPr>
          <w:spacing w:val="-4"/>
        </w:rPr>
        <w:t xml:space="preserve"> </w:t>
      </w:r>
      <w:r>
        <w:t>would</w:t>
      </w:r>
      <w:r>
        <w:rPr>
          <w:spacing w:val="-4"/>
        </w:rPr>
        <w:t xml:space="preserve"> </w:t>
      </w:r>
      <w:r>
        <w:t>optimize learning in this pathway, and found that shifting the balance of weight decreases over weight increases helped learning overall, working to increase pattern separation in this pathway still further.</w:t>
      </w:r>
    </w:p>
    <w:p w14:paraId="166B4641" w14:textId="77777777" w:rsidR="00A529FC" w:rsidRDefault="00000000" w:rsidP="007576F6">
      <w:pPr>
        <w:pStyle w:val="BodyText"/>
        <w:spacing w:before="40" w:line="256" w:lineRule="auto"/>
        <w:ind w:left="119" w:right="119" w:firstLine="298"/>
        <w:jc w:val="both"/>
      </w:pPr>
      <w:r>
        <w:t>Finally, we tested a range of different learning rates for all of the pathways in the model, along with relative</w:t>
      </w:r>
      <w:r>
        <w:rPr>
          <w:spacing w:val="-6"/>
        </w:rPr>
        <w:t xml:space="preserve"> </w:t>
      </w:r>
      <w:r>
        <w:t>strengths</w:t>
      </w:r>
      <w:r>
        <w:rPr>
          <w:spacing w:val="-6"/>
        </w:rPr>
        <w:t xml:space="preserve"> </w:t>
      </w:r>
      <w:r>
        <w:t>of</w:t>
      </w:r>
      <w:r>
        <w:rPr>
          <w:spacing w:val="-6"/>
        </w:rPr>
        <w:t xml:space="preserve"> </w:t>
      </w:r>
      <w:r>
        <w:t>the</w:t>
      </w:r>
      <w:r>
        <w:rPr>
          <w:spacing w:val="-6"/>
        </w:rPr>
        <w:t xml:space="preserve"> </w:t>
      </w:r>
      <w:r>
        <w:t>projections,</w:t>
      </w:r>
      <w:r>
        <w:rPr>
          <w:spacing w:val="-6"/>
        </w:rPr>
        <w:t xml:space="preserve"> </w:t>
      </w:r>
      <w:r>
        <w:t>across</w:t>
      </w:r>
      <w:r>
        <w:rPr>
          <w:spacing w:val="-6"/>
        </w:rPr>
        <w:t xml:space="preserve"> </w:t>
      </w:r>
      <w:r>
        <w:t>a</w:t>
      </w:r>
      <w:r>
        <w:rPr>
          <w:spacing w:val="-6"/>
        </w:rPr>
        <w:t xml:space="preserve"> </w:t>
      </w:r>
      <w:r>
        <w:t>wide</w:t>
      </w:r>
      <w:r>
        <w:rPr>
          <w:spacing w:val="-6"/>
        </w:rPr>
        <w:t xml:space="preserve"> </w:t>
      </w:r>
      <w:r>
        <w:t>range</w:t>
      </w:r>
      <w:r>
        <w:rPr>
          <w:spacing w:val="-6"/>
        </w:rPr>
        <w:t xml:space="preserve"> </w:t>
      </w:r>
      <w:r>
        <w:t>of</w:t>
      </w:r>
      <w:r>
        <w:rPr>
          <w:spacing w:val="-6"/>
        </w:rPr>
        <w:t xml:space="preserve"> </w:t>
      </w:r>
      <w:r>
        <w:t>network</w:t>
      </w:r>
      <w:r>
        <w:rPr>
          <w:spacing w:val="-6"/>
        </w:rPr>
        <w:t xml:space="preserve"> </w:t>
      </w:r>
      <w:r>
        <w:t>sizes</w:t>
      </w:r>
      <w:r>
        <w:rPr>
          <w:spacing w:val="-6"/>
        </w:rPr>
        <w:t xml:space="preserve"> </w:t>
      </w:r>
      <w:r>
        <w:t>and</w:t>
      </w:r>
      <w:r>
        <w:rPr>
          <w:spacing w:val="-6"/>
        </w:rPr>
        <w:t xml:space="preserve"> </w:t>
      </w:r>
      <w:r>
        <w:t>numbers</w:t>
      </w:r>
      <w:r>
        <w:rPr>
          <w:spacing w:val="-6"/>
        </w:rPr>
        <w:t xml:space="preserve"> </w:t>
      </w:r>
      <w:r>
        <w:t>of</w:t>
      </w:r>
      <w:r>
        <w:rPr>
          <w:spacing w:val="-6"/>
        </w:rPr>
        <w:t xml:space="preserve"> </w:t>
      </w:r>
      <w:r>
        <w:t>training</w:t>
      </w:r>
      <w:r>
        <w:rPr>
          <w:spacing w:val="-6"/>
        </w:rPr>
        <w:t xml:space="preserve"> </w:t>
      </w:r>
      <w:r>
        <w:t>items,</w:t>
      </w:r>
      <w:r>
        <w:rPr>
          <w:spacing w:val="-6"/>
        </w:rPr>
        <w:t xml:space="preserve"> </w:t>
      </w:r>
      <w:r>
        <w:t>to determine the overall best parameterization under these new mechanisms.</w:t>
      </w:r>
    </w:p>
    <w:p w14:paraId="2C72F20C" w14:textId="77777777" w:rsidR="00A529FC" w:rsidRDefault="00000000" w:rsidP="007576F6">
      <w:pPr>
        <w:pStyle w:val="BodyText"/>
        <w:spacing w:before="41" w:line="256" w:lineRule="auto"/>
        <w:ind w:left="119" w:right="119" w:firstLine="298"/>
        <w:jc w:val="both"/>
      </w:pPr>
      <w:r>
        <w:t>Next, we</w:t>
      </w:r>
      <w:r>
        <w:rPr>
          <w:spacing w:val="-2"/>
        </w:rPr>
        <w:t xml:space="preserve"> </w:t>
      </w:r>
      <w:r>
        <w:t>describe</w:t>
      </w:r>
      <w:r>
        <w:rPr>
          <w:spacing w:val="-3"/>
        </w:rPr>
        <w:t xml:space="preserve"> </w:t>
      </w:r>
      <w:r>
        <w:t>our</w:t>
      </w:r>
      <w:r>
        <w:rPr>
          <w:spacing w:val="-2"/>
        </w:rPr>
        <w:t xml:space="preserve"> </w:t>
      </w:r>
      <w:r>
        <w:t>computational</w:t>
      </w:r>
      <w:r>
        <w:rPr>
          <w:spacing w:val="-2"/>
        </w:rPr>
        <w:t xml:space="preserve"> </w:t>
      </w:r>
      <w:r>
        <w:t>implementation</w:t>
      </w:r>
      <w:r>
        <w:rPr>
          <w:spacing w:val="-2"/>
        </w:rPr>
        <w:t xml:space="preserve"> </w:t>
      </w:r>
      <w:r>
        <w:t>within</w:t>
      </w:r>
      <w:r>
        <w:rPr>
          <w:spacing w:val="-2"/>
        </w:rPr>
        <w:t xml:space="preserve"> </w:t>
      </w:r>
      <w:r>
        <w:t>the</w:t>
      </w:r>
      <w:r>
        <w:rPr>
          <w:spacing w:val="-2"/>
        </w:rPr>
        <w:t xml:space="preserve"> </w:t>
      </w:r>
      <w:r>
        <w:t>existing</w:t>
      </w:r>
      <w:r>
        <w:rPr>
          <w:spacing w:val="-2"/>
        </w:rPr>
        <w:t xml:space="preserve"> </w:t>
      </w:r>
      <w:r>
        <w:t>Ketz</w:t>
      </w:r>
      <w:r>
        <w:rPr>
          <w:spacing w:val="-2"/>
        </w:rPr>
        <w:t xml:space="preserve"> </w:t>
      </w:r>
      <w:r>
        <w:t>et</w:t>
      </w:r>
      <w:r>
        <w:rPr>
          <w:spacing w:val="-3"/>
        </w:rPr>
        <w:t xml:space="preserve"> </w:t>
      </w:r>
      <w:r>
        <w:t>al.</w:t>
      </w:r>
      <w:r>
        <w:rPr>
          <w:spacing w:val="-2"/>
        </w:rPr>
        <w:t xml:space="preserve"> </w:t>
      </w:r>
      <w:r>
        <w:t>(2013)</w:t>
      </w:r>
      <w:r>
        <w:rPr>
          <w:spacing w:val="-2"/>
        </w:rPr>
        <w:t xml:space="preserve"> </w:t>
      </w:r>
      <w:r>
        <w:t>framework, and then present the results of a systematic large-scale parameter search of all relevant parameters in the model, to determine the overall best-performing configuration of the new model.</w:t>
      </w:r>
    </w:p>
    <w:p w14:paraId="50BC864F" w14:textId="77777777" w:rsidR="00A529FC" w:rsidRPr="007576F6" w:rsidRDefault="00A529FC" w:rsidP="007576F6">
      <w:pPr>
        <w:pStyle w:val="BodyText"/>
        <w:rPr>
          <w:sz w:val="23"/>
        </w:rPr>
      </w:pPr>
    </w:p>
    <w:p w14:paraId="6B795745" w14:textId="77777777" w:rsidR="00A529FC" w:rsidRDefault="00000000">
      <w:pPr>
        <w:pStyle w:val="Heading1"/>
        <w:spacing w:before="97"/>
      </w:pPr>
      <w:r>
        <w:rPr>
          <w:spacing w:val="-2"/>
        </w:rPr>
        <w:t>Methods</w:t>
      </w:r>
    </w:p>
    <w:p w14:paraId="2915D25A" w14:textId="77777777" w:rsidR="00A529FC" w:rsidRDefault="00A529FC">
      <w:pPr>
        <w:pStyle w:val="BodyText"/>
        <w:spacing w:before="4"/>
        <w:rPr>
          <w:sz w:val="23"/>
        </w:rPr>
      </w:pPr>
    </w:p>
    <w:p w14:paraId="453389E8" w14:textId="77777777" w:rsidR="00A529FC" w:rsidRDefault="00000000" w:rsidP="007576F6">
      <w:pPr>
        <w:pStyle w:val="Heading2"/>
        <w:ind w:left="119"/>
        <w:jc w:val="left"/>
      </w:pPr>
      <w:r>
        <w:t>Hippocampal</w:t>
      </w:r>
      <w:r>
        <w:rPr>
          <w:spacing w:val="-15"/>
        </w:rPr>
        <w:t xml:space="preserve"> </w:t>
      </w:r>
      <w:r>
        <w:rPr>
          <w:spacing w:val="-2"/>
        </w:rPr>
        <w:t>Architecture</w:t>
      </w:r>
    </w:p>
    <w:p w14:paraId="653E607F" w14:textId="0F96B157" w:rsidR="00A529FC" w:rsidRDefault="00000000">
      <w:pPr>
        <w:pStyle w:val="BodyText"/>
        <w:spacing w:before="152" w:line="256" w:lineRule="auto"/>
        <w:ind w:left="119" w:firstLine="298"/>
        <w:rPr>
          <w:ins w:id="246" w:author="Author" w:date="2022-09-10T01:53:00Z"/>
        </w:rPr>
      </w:pPr>
      <w:r>
        <w:t>The current model, which we refer to as the Theremin (i.e., Total Hippocampal ERror MINimization) (Figure</w:t>
      </w:r>
      <w:r w:rsidRPr="007576F6">
        <w:rPr>
          <w:spacing w:val="17"/>
        </w:rPr>
        <w:t xml:space="preserve"> </w:t>
      </w:r>
      <w:r>
        <w:t>1),</w:t>
      </w:r>
      <w:r w:rsidRPr="007576F6">
        <w:rPr>
          <w:spacing w:val="22"/>
        </w:rPr>
        <w:t xml:space="preserve"> </w:t>
      </w:r>
      <w:r>
        <w:t>is</w:t>
      </w:r>
      <w:r w:rsidRPr="007576F6">
        <w:rPr>
          <w:spacing w:val="18"/>
        </w:rPr>
        <w:t xml:space="preserve"> </w:t>
      </w:r>
      <w:r>
        <w:t>based</w:t>
      </w:r>
      <w:r w:rsidRPr="007576F6">
        <w:rPr>
          <w:spacing w:val="17"/>
        </w:rPr>
        <w:t xml:space="preserve"> </w:t>
      </w:r>
      <w:r>
        <w:t>on</w:t>
      </w:r>
      <w:r w:rsidRPr="007576F6">
        <w:rPr>
          <w:spacing w:val="17"/>
        </w:rPr>
        <w:t xml:space="preserve"> </w:t>
      </w:r>
      <w:r>
        <w:t>our</w:t>
      </w:r>
      <w:r w:rsidRPr="007576F6">
        <w:rPr>
          <w:spacing w:val="17"/>
        </w:rPr>
        <w:t xml:space="preserve"> </w:t>
      </w:r>
      <w:r>
        <w:t>previous</w:t>
      </w:r>
      <w:r w:rsidRPr="007576F6">
        <w:rPr>
          <w:spacing w:val="17"/>
        </w:rPr>
        <w:t xml:space="preserve"> </w:t>
      </w:r>
      <w:r>
        <w:t>theta-phase</w:t>
      </w:r>
      <w:r w:rsidRPr="007576F6">
        <w:rPr>
          <w:spacing w:val="18"/>
        </w:rPr>
        <w:t xml:space="preserve"> </w:t>
      </w:r>
      <w:r>
        <w:t>hippocampus</w:t>
      </w:r>
      <w:r w:rsidRPr="007576F6">
        <w:rPr>
          <w:spacing w:val="17"/>
        </w:rPr>
        <w:t xml:space="preserve"> </w:t>
      </w:r>
      <w:r>
        <w:t>model</w:t>
      </w:r>
      <w:r w:rsidRPr="007576F6">
        <w:rPr>
          <w:spacing w:val="17"/>
        </w:rPr>
        <w:t xml:space="preserve"> </w:t>
      </w:r>
      <w:r>
        <w:t>(Ketz</w:t>
      </w:r>
      <w:r w:rsidRPr="007576F6">
        <w:rPr>
          <w:spacing w:val="17"/>
        </w:rPr>
        <w:t xml:space="preserve"> </w:t>
      </w:r>
      <w:r>
        <w:t>et</w:t>
      </w:r>
      <w:r w:rsidRPr="007576F6">
        <w:rPr>
          <w:spacing w:val="17"/>
        </w:rPr>
        <w:t xml:space="preserve"> </w:t>
      </w:r>
      <w:r>
        <w:t>al.,</w:t>
      </w:r>
      <w:r w:rsidRPr="007576F6">
        <w:rPr>
          <w:spacing w:val="17"/>
        </w:rPr>
        <w:t xml:space="preserve"> </w:t>
      </w:r>
      <w:r>
        <w:t>2013),</w:t>
      </w:r>
      <w:r w:rsidRPr="007576F6">
        <w:rPr>
          <w:spacing w:val="23"/>
        </w:rPr>
        <w:t xml:space="preserve"> </w:t>
      </w:r>
      <w:r>
        <w:t>which</w:t>
      </w:r>
      <w:r w:rsidRPr="007576F6">
        <w:rPr>
          <w:spacing w:val="17"/>
        </w:rPr>
        <w:t xml:space="preserve"> </w:t>
      </w:r>
      <w:r>
        <w:t>was</w:t>
      </w:r>
      <w:r w:rsidRPr="007576F6">
        <w:rPr>
          <w:spacing w:val="18"/>
        </w:rPr>
        <w:t xml:space="preserve"> </w:t>
      </w:r>
      <w:r w:rsidRPr="007576F6">
        <w:rPr>
          <w:spacing w:val="-5"/>
        </w:rPr>
        <w:t>de-</w:t>
      </w:r>
      <w:del w:id="247" w:author="Author" w:date="2022-09-10T01:53:00Z">
        <w:r>
          <w:delText xml:space="preserve"> </w:delText>
        </w:r>
      </w:del>
    </w:p>
    <w:p w14:paraId="2508D276" w14:textId="77777777" w:rsidR="00A529FC" w:rsidRDefault="00A529FC">
      <w:pPr>
        <w:spacing w:line="256" w:lineRule="auto"/>
        <w:rPr>
          <w:ins w:id="248" w:author="Author" w:date="2022-09-10T01:53:00Z"/>
        </w:rPr>
        <w:sectPr w:rsidR="00A529FC">
          <w:pgSz w:w="12240" w:h="15840"/>
          <w:pgMar w:top="1180" w:right="1320" w:bottom="280" w:left="1320" w:header="397" w:footer="0" w:gutter="0"/>
          <w:cols w:space="720"/>
        </w:sectPr>
      </w:pPr>
    </w:p>
    <w:p w14:paraId="231E049D" w14:textId="77777777" w:rsidR="00ED530C" w:rsidRDefault="00000000">
      <w:pPr>
        <w:pStyle w:val="BodyText"/>
        <w:spacing w:before="152" w:line="256" w:lineRule="auto"/>
        <w:ind w:left="119" w:right="119" w:firstLine="298"/>
        <w:jc w:val="both"/>
        <w:rPr>
          <w:del w:id="249" w:author="Author" w:date="2022-09-10T01:53:00Z"/>
        </w:rPr>
      </w:pPr>
      <w:r>
        <w:lastRenderedPageBreak/>
        <w:t>veloped within the earlier Complementary Learning System (CLS) model of the hippocampus (Norman</w:t>
      </w:r>
      <w:r>
        <w:rPr>
          <w:spacing w:val="80"/>
        </w:rPr>
        <w:t xml:space="preserve"> </w:t>
      </w:r>
      <w:r>
        <w:t>&amp; O’Reilly, 2003; O’Reilly &amp; Rudy, 2001).</w:t>
      </w:r>
      <w:r w:rsidRPr="007576F6">
        <w:rPr>
          <w:spacing w:val="34"/>
        </w:rPr>
        <w:t xml:space="preserve"> </w:t>
      </w:r>
      <w:r>
        <w:t>The broader implementation framework is the Leabra model (Local,</w:t>
      </w:r>
      <w:r>
        <w:rPr>
          <w:spacing w:val="-14"/>
        </w:rPr>
        <w:t xml:space="preserve"> </w:t>
      </w:r>
      <w:r>
        <w:t>Error-driven,</w:t>
      </w:r>
      <w:r>
        <w:rPr>
          <w:spacing w:val="-14"/>
        </w:rPr>
        <w:t xml:space="preserve"> </w:t>
      </w:r>
      <w:r>
        <w:t>and</w:t>
      </w:r>
      <w:r>
        <w:rPr>
          <w:spacing w:val="-14"/>
        </w:rPr>
        <w:t xml:space="preserve"> </w:t>
      </w:r>
      <w:r>
        <w:t>Associative,</w:t>
      </w:r>
      <w:r>
        <w:rPr>
          <w:spacing w:val="-13"/>
        </w:rPr>
        <w:t xml:space="preserve"> </w:t>
      </w:r>
      <w:r>
        <w:t>Biologically</w:t>
      </w:r>
      <w:r>
        <w:rPr>
          <w:spacing w:val="-14"/>
        </w:rPr>
        <w:t xml:space="preserve"> </w:t>
      </w:r>
      <w:r>
        <w:t>Realistic</w:t>
      </w:r>
      <w:r>
        <w:rPr>
          <w:spacing w:val="-14"/>
        </w:rPr>
        <w:t xml:space="preserve"> </w:t>
      </w:r>
      <w:r>
        <w:t>Algorithm),</w:t>
      </w:r>
      <w:r>
        <w:rPr>
          <w:spacing w:val="-14"/>
        </w:rPr>
        <w:t xml:space="preserve"> </w:t>
      </w:r>
      <w:r>
        <w:t>which</w:t>
      </w:r>
      <w:r>
        <w:rPr>
          <w:spacing w:val="-13"/>
        </w:rPr>
        <w:t xml:space="preserve"> </w:t>
      </w:r>
      <w:r>
        <w:t>provides</w:t>
      </w:r>
      <w:r>
        <w:rPr>
          <w:spacing w:val="-14"/>
        </w:rPr>
        <w:t xml:space="preserve"> </w:t>
      </w:r>
      <w:r>
        <w:t>point-neuron</w:t>
      </w:r>
      <w:r>
        <w:rPr>
          <w:spacing w:val="-14"/>
        </w:rPr>
        <w:t xml:space="preserve"> </w:t>
      </w:r>
      <w:r>
        <w:t>rate- coded</w:t>
      </w:r>
      <w:r w:rsidRPr="007576F6">
        <w:t xml:space="preserve"> </w:t>
      </w:r>
      <w:r>
        <w:t>neurons,</w:t>
      </w:r>
      <w:r w:rsidRPr="007576F6">
        <w:t xml:space="preserve"> </w:t>
      </w:r>
      <w:r>
        <w:t>inhibitory</w:t>
      </w:r>
      <w:r w:rsidRPr="007576F6">
        <w:t xml:space="preserve"> </w:t>
      </w:r>
      <w:r>
        <w:t>interneuron-mediated</w:t>
      </w:r>
      <w:r w:rsidRPr="007576F6">
        <w:t xml:space="preserve"> </w:t>
      </w:r>
      <w:r>
        <w:t>competition</w:t>
      </w:r>
      <w:r w:rsidRPr="007576F6">
        <w:t xml:space="preserve"> </w:t>
      </w:r>
      <w:r>
        <w:t>and</w:t>
      </w:r>
      <w:r w:rsidRPr="007576F6">
        <w:t xml:space="preserve"> </w:t>
      </w:r>
      <w:r>
        <w:t>sparse,</w:t>
      </w:r>
      <w:r w:rsidRPr="007576F6">
        <w:t xml:space="preserve"> </w:t>
      </w:r>
      <w:r>
        <w:t>distributed</w:t>
      </w:r>
      <w:r w:rsidRPr="007576F6">
        <w:t xml:space="preserve"> </w:t>
      </w:r>
      <w:r>
        <w:t>representations,</w:t>
      </w:r>
      <w:r w:rsidRPr="007576F6">
        <w:t xml:space="preserve"> full</w:t>
      </w:r>
    </w:p>
    <w:p w14:paraId="51A3C2BE" w14:textId="77777777" w:rsidR="00ED530C" w:rsidRDefault="00ED530C">
      <w:pPr>
        <w:spacing w:line="256" w:lineRule="auto"/>
        <w:jc w:val="both"/>
        <w:rPr>
          <w:del w:id="250" w:author="Author" w:date="2022-09-10T01:53:00Z"/>
        </w:rPr>
        <w:sectPr w:rsidR="00ED530C">
          <w:pgSz w:w="12240" w:h="15840"/>
          <w:pgMar w:top="1180" w:right="1320" w:bottom="280" w:left="1320" w:header="397" w:footer="0" w:gutter="0"/>
          <w:cols w:space="720"/>
        </w:sectPr>
      </w:pPr>
    </w:p>
    <w:p w14:paraId="5E7EC90A" w14:textId="1272C659" w:rsidR="00A529FC" w:rsidRDefault="00000000" w:rsidP="007576F6">
      <w:pPr>
        <w:pStyle w:val="BodyText"/>
        <w:spacing w:before="149" w:line="252" w:lineRule="auto"/>
        <w:ind w:left="120" w:right="119"/>
        <w:jc w:val="both"/>
      </w:pPr>
      <w:ins w:id="251" w:author="Author" w:date="2022-09-10T01:53:00Z">
        <w:r>
          <w:t xml:space="preserve"> </w:t>
        </w:r>
      </w:ins>
      <w:r>
        <w:t>bidirectional</w:t>
      </w:r>
      <w:r>
        <w:rPr>
          <w:spacing w:val="-8"/>
        </w:rPr>
        <w:t xml:space="preserve"> </w:t>
      </w:r>
      <w:r>
        <w:t>connectivity,</w:t>
      </w:r>
      <w:r>
        <w:rPr>
          <w:spacing w:val="-5"/>
        </w:rPr>
        <w:t xml:space="preserve"> </w:t>
      </w:r>
      <w:r>
        <w:t>and</w:t>
      </w:r>
      <w:r>
        <w:rPr>
          <w:spacing w:val="-8"/>
        </w:rPr>
        <w:t xml:space="preserve"> </w:t>
      </w:r>
      <w:r>
        <w:t>temporal-difference</w:t>
      </w:r>
      <w:r>
        <w:rPr>
          <w:spacing w:val="-8"/>
        </w:rPr>
        <w:t xml:space="preserve"> </w:t>
      </w:r>
      <w:r>
        <w:t>based</w:t>
      </w:r>
      <w:r>
        <w:rPr>
          <w:spacing w:val="-8"/>
        </w:rPr>
        <w:t xml:space="preserve"> </w:t>
      </w:r>
      <w:r>
        <w:t>error-driven</w:t>
      </w:r>
      <w:r>
        <w:rPr>
          <w:spacing w:val="-8"/>
        </w:rPr>
        <w:t xml:space="preserve"> </w:t>
      </w:r>
      <w:r>
        <w:t>learning</w:t>
      </w:r>
      <w:r>
        <w:rPr>
          <w:spacing w:val="-8"/>
        </w:rPr>
        <w:t xml:space="preserve"> </w:t>
      </w:r>
      <w:r>
        <w:t>dynamics</w:t>
      </w:r>
      <w:r>
        <w:rPr>
          <w:spacing w:val="-8"/>
        </w:rPr>
        <w:t xml:space="preserve"> </w:t>
      </w:r>
      <w:r>
        <w:t>(O’Reilly</w:t>
      </w:r>
      <w:r>
        <w:rPr>
          <w:spacing w:val="-8"/>
        </w:rPr>
        <w:t xml:space="preserve"> </w:t>
      </w:r>
      <w:r>
        <w:t>&amp;</w:t>
      </w:r>
      <w:r>
        <w:rPr>
          <w:spacing w:val="-8"/>
        </w:rPr>
        <w:t xml:space="preserve"> </w:t>
      </w:r>
      <w:r>
        <w:t>Mu- nakata, 2000; O’Reilly et al., 2012) in the Emergent software.</w:t>
      </w:r>
      <w:r>
        <w:rPr>
          <w:spacing w:val="40"/>
        </w:rPr>
        <w:t xml:space="preserve"> </w:t>
      </w:r>
      <w:r>
        <w:t xml:space="preserve">See </w:t>
      </w:r>
      <w:r>
        <w:rPr>
          <w:rFonts w:ascii="Courier New" w:hAnsi="Courier New"/>
        </w:rPr>
        <w:t xml:space="preserve">https://github.com/emer/ </w:t>
      </w:r>
      <w:r>
        <w:rPr>
          <w:rFonts w:ascii="Courier New" w:hAnsi="Courier New"/>
          <w:w w:val="95"/>
        </w:rPr>
        <w:t>leabra</w:t>
      </w:r>
      <w:r>
        <w:rPr>
          <w:rFonts w:ascii="Courier New" w:hAnsi="Courier New"/>
          <w:spacing w:val="-27"/>
          <w:w w:val="95"/>
        </w:rPr>
        <w:t xml:space="preserve"> </w:t>
      </w:r>
      <w:r>
        <w:rPr>
          <w:w w:val="95"/>
        </w:rPr>
        <w:t xml:space="preserve">for fully-documented equations, code, and several example simulations, including the exact model </w:t>
      </w:r>
      <w:r>
        <w:t>presented here. The Appendix also contains a summary of the key mechanisms and equations.</w:t>
      </w:r>
    </w:p>
    <w:p w14:paraId="40F36C1C" w14:textId="77777777" w:rsidR="00A529FC" w:rsidRDefault="00000000" w:rsidP="007576F6">
      <w:pPr>
        <w:pStyle w:val="BodyText"/>
        <w:spacing w:before="46" w:line="256" w:lineRule="auto"/>
        <w:ind w:left="120" w:right="119" w:firstLine="298"/>
        <w:jc w:val="both"/>
      </w:pPr>
      <w:r>
        <w:t>Figure 1 shows the hippocampal architecture captured in our models.</w:t>
      </w:r>
      <w:r>
        <w:rPr>
          <w:spacing w:val="34"/>
        </w:rPr>
        <w:t xml:space="preserve"> </w:t>
      </w:r>
      <w:r>
        <w:t>The EC superficial layer (ECin) is the source of input to the hippocampus, integrated from all over the cortex.</w:t>
      </w:r>
      <w:r>
        <w:rPr>
          <w:spacing w:val="40"/>
        </w:rPr>
        <w:t xml:space="preserve"> </w:t>
      </w:r>
      <w:r>
        <w:t>Based on anatomical and physiological data, we organize the EC into different pools (also called slots) that reflect the inputs from different cortical areas, and thus have different types of representations reflecting the specializations of these</w:t>
      </w:r>
      <w:r>
        <w:rPr>
          <w:spacing w:val="-8"/>
        </w:rPr>
        <w:t xml:space="preserve"> </w:t>
      </w:r>
      <w:r>
        <w:t>different</w:t>
      </w:r>
      <w:r>
        <w:rPr>
          <w:spacing w:val="-8"/>
        </w:rPr>
        <w:t xml:space="preserve"> </w:t>
      </w:r>
      <w:r>
        <w:t>areas</w:t>
      </w:r>
      <w:r>
        <w:rPr>
          <w:spacing w:val="-8"/>
        </w:rPr>
        <w:t xml:space="preserve"> </w:t>
      </w:r>
      <w:r>
        <w:t>(Witter</w:t>
      </w:r>
      <w:r>
        <w:rPr>
          <w:spacing w:val="-8"/>
        </w:rPr>
        <w:t xml:space="preserve"> </w:t>
      </w:r>
      <w:r>
        <w:t>et</w:t>
      </w:r>
      <w:r>
        <w:rPr>
          <w:spacing w:val="-8"/>
        </w:rPr>
        <w:t xml:space="preserve"> </w:t>
      </w:r>
      <w:r>
        <w:t>al.,</w:t>
      </w:r>
      <w:r>
        <w:rPr>
          <w:spacing w:val="-8"/>
        </w:rPr>
        <w:t xml:space="preserve"> </w:t>
      </w:r>
      <w:r>
        <w:t>2017). In</w:t>
      </w:r>
      <w:r>
        <w:rPr>
          <w:spacing w:val="-8"/>
        </w:rPr>
        <w:t xml:space="preserve"> </w:t>
      </w:r>
      <w:r>
        <w:t>the</w:t>
      </w:r>
      <w:r>
        <w:rPr>
          <w:spacing w:val="-8"/>
        </w:rPr>
        <w:t xml:space="preserve"> </w:t>
      </w:r>
      <w:r>
        <w:t>present</w:t>
      </w:r>
      <w:r>
        <w:rPr>
          <w:spacing w:val="-8"/>
        </w:rPr>
        <w:t xml:space="preserve"> </w:t>
      </w:r>
      <w:r>
        <w:t>model,</w:t>
      </w:r>
      <w:r>
        <w:rPr>
          <w:spacing w:val="-7"/>
        </w:rPr>
        <w:t xml:space="preserve"> </w:t>
      </w:r>
      <w:r>
        <w:t>we</w:t>
      </w:r>
      <w:r>
        <w:rPr>
          <w:spacing w:val="-8"/>
        </w:rPr>
        <w:t xml:space="preserve"> </w:t>
      </w:r>
      <w:r>
        <w:t>assume</w:t>
      </w:r>
      <w:r>
        <w:rPr>
          <w:spacing w:val="-8"/>
        </w:rPr>
        <w:t xml:space="preserve"> </w:t>
      </w:r>
      <w:r>
        <w:t>some</w:t>
      </w:r>
      <w:r>
        <w:rPr>
          <w:spacing w:val="-8"/>
        </w:rPr>
        <w:t xml:space="preserve"> </w:t>
      </w:r>
      <w:r>
        <w:t>pools</w:t>
      </w:r>
      <w:r>
        <w:rPr>
          <w:spacing w:val="-8"/>
        </w:rPr>
        <w:t xml:space="preserve"> </w:t>
      </w:r>
      <w:r>
        <w:t>reflect</w:t>
      </w:r>
      <w:r>
        <w:rPr>
          <w:spacing w:val="-8"/>
        </w:rPr>
        <w:t xml:space="preserve"> </w:t>
      </w:r>
      <w:r>
        <w:t>item-specific information, while others</w:t>
      </w:r>
      <w:r>
        <w:rPr>
          <w:spacing w:val="-1"/>
        </w:rPr>
        <w:t xml:space="preserve"> </w:t>
      </w:r>
      <w:r>
        <w:t>reflect</w:t>
      </w:r>
      <w:r>
        <w:rPr>
          <w:spacing w:val="-1"/>
        </w:rPr>
        <w:t xml:space="preserve"> </w:t>
      </w:r>
      <w:r>
        <w:t>the various</w:t>
      </w:r>
      <w:r>
        <w:rPr>
          <w:spacing w:val="-1"/>
        </w:rPr>
        <w:t xml:space="preserve"> </w:t>
      </w:r>
      <w:r>
        <w:t>aspects of</w:t>
      </w:r>
      <w:r>
        <w:rPr>
          <w:spacing w:val="-1"/>
        </w:rPr>
        <w:t xml:space="preserve"> </w:t>
      </w:r>
      <w:r>
        <w:t>information that</w:t>
      </w:r>
      <w:r>
        <w:rPr>
          <w:spacing w:val="-1"/>
        </w:rPr>
        <w:t xml:space="preserve"> </w:t>
      </w:r>
      <w:r>
        <w:t>together</w:t>
      </w:r>
      <w:r>
        <w:rPr>
          <w:spacing w:val="-1"/>
        </w:rPr>
        <w:t xml:space="preserve"> </w:t>
      </w:r>
      <w:r>
        <w:t>constitute context, which is important for distinguishing different memory lists in our tests.</w:t>
      </w:r>
    </w:p>
    <w:p w14:paraId="55874217" w14:textId="77777777" w:rsidR="00A529FC" w:rsidRDefault="00000000">
      <w:pPr>
        <w:pStyle w:val="BodyText"/>
        <w:spacing w:before="42" w:line="256" w:lineRule="auto"/>
        <w:ind w:left="120" w:right="119" w:firstLine="298"/>
        <w:jc w:val="both"/>
      </w:pPr>
      <w:r>
        <w:t>The ECin projects to the DG and CA3 via broad, diffuse PP projections, which have a uniform 25% random chance of connection.</w:t>
      </w:r>
      <w:r>
        <w:rPr>
          <w:spacing w:val="40"/>
        </w:rPr>
        <w:t xml:space="preserve"> </w:t>
      </w:r>
      <w:r>
        <w:t>This connectivity is essential for driving conjunctive encoding in the DG and</w:t>
      </w:r>
      <w:r>
        <w:rPr>
          <w:spacing w:val="-12"/>
        </w:rPr>
        <w:t xml:space="preserve"> </w:t>
      </w:r>
      <w:r>
        <w:t>CA3,</w:t>
      </w:r>
      <w:r>
        <w:rPr>
          <w:spacing w:val="-11"/>
        </w:rPr>
        <w:t xml:space="preserve"> </w:t>
      </w:r>
      <w:r>
        <w:t>such</w:t>
      </w:r>
      <w:r>
        <w:rPr>
          <w:spacing w:val="-12"/>
        </w:rPr>
        <w:t xml:space="preserve"> </w:t>
      </w:r>
      <w:r>
        <w:t>that</w:t>
      </w:r>
      <w:r>
        <w:rPr>
          <w:spacing w:val="-12"/>
        </w:rPr>
        <w:t xml:space="preserve"> </w:t>
      </w:r>
      <w:r>
        <w:t>each</w:t>
      </w:r>
      <w:r>
        <w:rPr>
          <w:spacing w:val="-12"/>
        </w:rPr>
        <w:t xml:space="preserve"> </w:t>
      </w:r>
      <w:r>
        <w:t>receiving</w:t>
      </w:r>
      <w:r>
        <w:rPr>
          <w:spacing w:val="-12"/>
        </w:rPr>
        <w:t xml:space="preserve"> </w:t>
      </w:r>
      <w:r>
        <w:t>neuron</w:t>
      </w:r>
      <w:r>
        <w:rPr>
          <w:spacing w:val="-12"/>
        </w:rPr>
        <w:t xml:space="preserve"> </w:t>
      </w:r>
      <w:r>
        <w:t>receives</w:t>
      </w:r>
      <w:r>
        <w:rPr>
          <w:spacing w:val="-12"/>
        </w:rPr>
        <w:t xml:space="preserve"> </w:t>
      </w:r>
      <w:r>
        <w:t>a</w:t>
      </w:r>
      <w:r>
        <w:rPr>
          <w:spacing w:val="-12"/>
        </w:rPr>
        <w:t xml:space="preserve"> </w:t>
      </w:r>
      <w:r>
        <w:t>random</w:t>
      </w:r>
      <w:r>
        <w:rPr>
          <w:spacing w:val="-12"/>
        </w:rPr>
        <w:t xml:space="preserve"> </w:t>
      </w:r>
      <w:r>
        <w:t>sample</w:t>
      </w:r>
      <w:r>
        <w:rPr>
          <w:spacing w:val="-12"/>
        </w:rPr>
        <w:t xml:space="preserve"> </w:t>
      </w:r>
      <w:r>
        <w:t>of</w:t>
      </w:r>
      <w:r>
        <w:rPr>
          <w:spacing w:val="-12"/>
        </w:rPr>
        <w:t xml:space="preserve"> </w:t>
      </w:r>
      <w:r>
        <w:t>information</w:t>
      </w:r>
      <w:r>
        <w:rPr>
          <w:spacing w:val="-12"/>
        </w:rPr>
        <w:t xml:space="preserve"> </w:t>
      </w:r>
      <w:r>
        <w:t>across</w:t>
      </w:r>
      <w:r>
        <w:rPr>
          <w:spacing w:val="-12"/>
        </w:rPr>
        <w:t xml:space="preserve"> </w:t>
      </w:r>
      <w:r>
        <w:t>the</w:t>
      </w:r>
      <w:r>
        <w:rPr>
          <w:spacing w:val="-12"/>
        </w:rPr>
        <w:t xml:space="preserve"> </w:t>
      </w:r>
      <w:r>
        <w:t>full</w:t>
      </w:r>
      <w:r>
        <w:rPr>
          <w:spacing w:val="-12"/>
        </w:rPr>
        <w:t xml:space="preserve"> </w:t>
      </w:r>
      <w:r>
        <w:t>spectrum present</w:t>
      </w:r>
      <w:r>
        <w:rPr>
          <w:spacing w:val="-4"/>
        </w:rPr>
        <w:t xml:space="preserve"> </w:t>
      </w:r>
      <w:r>
        <w:t>in</w:t>
      </w:r>
      <w:r>
        <w:rPr>
          <w:spacing w:val="-4"/>
        </w:rPr>
        <w:t xml:space="preserve"> </w:t>
      </w:r>
      <w:r>
        <w:t>the</w:t>
      </w:r>
      <w:r>
        <w:rPr>
          <w:spacing w:val="-4"/>
        </w:rPr>
        <w:t xml:space="preserve"> </w:t>
      </w:r>
      <w:r>
        <w:t>ECin.</w:t>
      </w:r>
      <w:r>
        <w:rPr>
          <w:spacing w:val="18"/>
        </w:rPr>
        <w:t xml:space="preserve"> </w:t>
      </w:r>
      <w:r>
        <w:t>Further,</w:t>
      </w:r>
      <w:r>
        <w:rPr>
          <w:spacing w:val="-3"/>
        </w:rPr>
        <w:t xml:space="preserve"> </w:t>
      </w:r>
      <w:r>
        <w:t>the</w:t>
      </w:r>
      <w:r>
        <w:rPr>
          <w:spacing w:val="-4"/>
        </w:rPr>
        <w:t xml:space="preserve"> </w:t>
      </w:r>
      <w:r>
        <w:t>DG</w:t>
      </w:r>
      <w:r>
        <w:rPr>
          <w:spacing w:val="-4"/>
        </w:rPr>
        <w:t xml:space="preserve"> </w:t>
      </w:r>
      <w:r>
        <w:t>and</w:t>
      </w:r>
      <w:r>
        <w:rPr>
          <w:spacing w:val="-4"/>
        </w:rPr>
        <w:t xml:space="preserve"> </w:t>
      </w:r>
      <w:r>
        <w:t>CA3</w:t>
      </w:r>
      <w:r>
        <w:rPr>
          <w:spacing w:val="-4"/>
        </w:rPr>
        <w:t xml:space="preserve"> </w:t>
      </w:r>
      <w:r>
        <w:t>have</w:t>
      </w:r>
      <w:r>
        <w:rPr>
          <w:spacing w:val="-4"/>
        </w:rPr>
        <w:t xml:space="preserve"> </w:t>
      </w:r>
      <w:r>
        <w:t>high</w:t>
      </w:r>
      <w:r>
        <w:rPr>
          <w:spacing w:val="-4"/>
        </w:rPr>
        <w:t xml:space="preserve"> </w:t>
      </w:r>
      <w:r>
        <w:t>levels</w:t>
      </w:r>
      <w:r>
        <w:rPr>
          <w:spacing w:val="-4"/>
        </w:rPr>
        <w:t xml:space="preserve"> </w:t>
      </w:r>
      <w:r>
        <w:t>of</w:t>
      </w:r>
      <w:r>
        <w:rPr>
          <w:spacing w:val="-4"/>
        </w:rPr>
        <w:t xml:space="preserve"> </w:t>
      </w:r>
      <w:r>
        <w:t>inhibition,</w:t>
      </w:r>
      <w:r>
        <w:rPr>
          <w:spacing w:val="-3"/>
        </w:rPr>
        <w:t xml:space="preserve"> </w:t>
      </w:r>
      <w:r>
        <w:t>driving</w:t>
      </w:r>
      <w:r>
        <w:rPr>
          <w:spacing w:val="-4"/>
        </w:rPr>
        <w:t xml:space="preserve"> </w:t>
      </w:r>
      <w:r>
        <w:t>extreme</w:t>
      </w:r>
      <w:r>
        <w:rPr>
          <w:spacing w:val="-4"/>
        </w:rPr>
        <w:t xml:space="preserve"> </w:t>
      </w:r>
      <w:r>
        <w:t>competition, such that only those neurons that have a particularly favorable conjunction of input features are able to</w:t>
      </w:r>
      <w:r>
        <w:rPr>
          <w:spacing w:val="80"/>
        </w:rPr>
        <w:t xml:space="preserve"> </w:t>
      </w:r>
      <w:r>
        <w:t>get active in the face of the strong inhibition.</w:t>
      </w:r>
      <w:r>
        <w:rPr>
          <w:spacing w:val="40"/>
        </w:rPr>
        <w:t xml:space="preserve"> </w:t>
      </w:r>
      <w:r>
        <w:t>This is the core principle behind Marr’s pattern separation mechanism, captured by his simple R-theta codon model (Marr, 1971).</w:t>
      </w:r>
      <w:r>
        <w:rPr>
          <w:spacing w:val="40"/>
        </w:rPr>
        <w:t xml:space="preserve"> </w:t>
      </w:r>
      <w:r>
        <w:t>Using the FFFB (feedforward &amp; feedback)</w:t>
      </w:r>
      <w:r>
        <w:rPr>
          <w:spacing w:val="-6"/>
        </w:rPr>
        <w:t xml:space="preserve"> </w:t>
      </w:r>
      <w:r>
        <w:t>inhibition</w:t>
      </w:r>
      <w:r>
        <w:rPr>
          <w:spacing w:val="-7"/>
        </w:rPr>
        <w:t xml:space="preserve"> </w:t>
      </w:r>
      <w:r>
        <w:t>mechanism</w:t>
      </w:r>
      <w:r>
        <w:rPr>
          <w:spacing w:val="-6"/>
        </w:rPr>
        <w:t xml:space="preserve"> </w:t>
      </w:r>
      <w:r>
        <w:t>in</w:t>
      </w:r>
      <w:r>
        <w:rPr>
          <w:spacing w:val="-7"/>
        </w:rPr>
        <w:t xml:space="preserve"> </w:t>
      </w:r>
      <w:r>
        <w:t>Leabra,</w:t>
      </w:r>
      <w:r>
        <w:rPr>
          <w:spacing w:val="-6"/>
        </w:rPr>
        <w:t xml:space="preserve"> </w:t>
      </w:r>
      <w:r>
        <w:t>DG</w:t>
      </w:r>
      <w:r>
        <w:rPr>
          <w:spacing w:val="-7"/>
        </w:rPr>
        <w:t xml:space="preserve"> </w:t>
      </w:r>
      <w:r>
        <w:t>has</w:t>
      </w:r>
      <w:r>
        <w:rPr>
          <w:spacing w:val="-6"/>
        </w:rPr>
        <w:t xml:space="preserve"> </w:t>
      </w:r>
      <w:r>
        <w:t>a</w:t>
      </w:r>
      <w:r>
        <w:rPr>
          <w:spacing w:val="-6"/>
        </w:rPr>
        <w:t xml:space="preserve"> </w:t>
      </w:r>
      <w:r>
        <w:t>inhibitory</w:t>
      </w:r>
      <w:r>
        <w:rPr>
          <w:spacing w:val="-7"/>
        </w:rPr>
        <w:t xml:space="preserve"> </w:t>
      </w:r>
      <w:r>
        <w:t>conductance</w:t>
      </w:r>
      <w:r>
        <w:rPr>
          <w:spacing w:val="-6"/>
        </w:rPr>
        <w:t xml:space="preserve"> </w:t>
      </w:r>
      <w:r>
        <w:t>multiplier</w:t>
      </w:r>
      <w:r>
        <w:rPr>
          <w:spacing w:val="-7"/>
        </w:rPr>
        <w:t xml:space="preserve"> </w:t>
      </w:r>
      <w:r>
        <w:t>of</w:t>
      </w:r>
      <w:r>
        <w:rPr>
          <w:spacing w:val="-6"/>
        </w:rPr>
        <w:t xml:space="preserve"> </w:t>
      </w:r>
      <w:r>
        <w:t>3.8</w:t>
      </w:r>
      <w:r>
        <w:rPr>
          <w:spacing w:val="-6"/>
        </w:rPr>
        <w:t xml:space="preserve"> </w:t>
      </w:r>
      <w:r>
        <w:t>and</w:t>
      </w:r>
      <w:r>
        <w:rPr>
          <w:spacing w:val="-7"/>
        </w:rPr>
        <w:t xml:space="preserve"> </w:t>
      </w:r>
      <w:r>
        <w:t>CA3</w:t>
      </w:r>
      <w:r>
        <w:rPr>
          <w:spacing w:val="-6"/>
        </w:rPr>
        <w:t xml:space="preserve"> </w:t>
      </w:r>
      <w:r>
        <w:t>has 2.8, compared to the default cortical value of 1.8 which produces activity levels of around 15%.</w:t>
      </w:r>
      <w:r>
        <w:rPr>
          <w:spacing w:val="40"/>
        </w:rPr>
        <w:t xml:space="preserve"> </w:t>
      </w:r>
      <w:r>
        <w:t>These resulted in DG activity around 1% and CA3 around 2%.</w:t>
      </w:r>
      <w:r>
        <w:rPr>
          <w:spacing w:val="27"/>
        </w:rPr>
        <w:t xml:space="preserve"> </w:t>
      </w:r>
      <w:r>
        <w:t>The number of units in DG is roughly 5 times of that in CA3, consistent with the theta-phase hippocampus model.</w:t>
      </w:r>
    </w:p>
    <w:p w14:paraId="40FF56FB" w14:textId="77777777" w:rsidR="00A529FC" w:rsidRDefault="00000000">
      <w:pPr>
        <w:pStyle w:val="BodyText"/>
        <w:spacing w:before="43" w:line="256" w:lineRule="auto"/>
        <w:ind w:left="120" w:right="119" w:firstLine="298"/>
        <w:jc w:val="both"/>
      </w:pPr>
      <w:r>
        <w:t>The CA3 receives strong MF projections from the DG, which have a strength multiplier of 4 (during encoding),</w:t>
      </w:r>
      <w:r>
        <w:rPr>
          <w:spacing w:val="-9"/>
        </w:rPr>
        <w:t xml:space="preserve"> </w:t>
      </w:r>
      <w:r>
        <w:t>giving</w:t>
      </w:r>
      <w:r>
        <w:rPr>
          <w:spacing w:val="-9"/>
        </w:rPr>
        <w:t xml:space="preserve"> </w:t>
      </w:r>
      <w:r>
        <w:t>the</w:t>
      </w:r>
      <w:r>
        <w:rPr>
          <w:spacing w:val="-9"/>
        </w:rPr>
        <w:t xml:space="preserve"> </w:t>
      </w:r>
      <w:r>
        <w:t>DG</w:t>
      </w:r>
      <w:r>
        <w:rPr>
          <w:spacing w:val="-9"/>
        </w:rPr>
        <w:t xml:space="preserve"> </w:t>
      </w:r>
      <w:r>
        <w:t>a</w:t>
      </w:r>
      <w:r>
        <w:rPr>
          <w:spacing w:val="-9"/>
        </w:rPr>
        <w:t xml:space="preserve"> </w:t>
      </w:r>
      <w:r>
        <w:t>much</w:t>
      </w:r>
      <w:r>
        <w:rPr>
          <w:spacing w:val="-9"/>
        </w:rPr>
        <w:t xml:space="preserve"> </w:t>
      </w:r>
      <w:r>
        <w:t>stronger</w:t>
      </w:r>
      <w:r>
        <w:rPr>
          <w:spacing w:val="-9"/>
        </w:rPr>
        <w:t xml:space="preserve"> </w:t>
      </w:r>
      <w:r>
        <w:t>influence</w:t>
      </w:r>
      <w:r>
        <w:rPr>
          <w:spacing w:val="-9"/>
        </w:rPr>
        <w:t xml:space="preserve"> </w:t>
      </w:r>
      <w:r>
        <w:t>on</w:t>
      </w:r>
      <w:r>
        <w:rPr>
          <w:spacing w:val="-9"/>
        </w:rPr>
        <w:t xml:space="preserve"> </w:t>
      </w:r>
      <w:r>
        <w:t>CA3</w:t>
      </w:r>
      <w:r>
        <w:rPr>
          <w:spacing w:val="-9"/>
        </w:rPr>
        <w:t xml:space="preserve"> </w:t>
      </w:r>
      <w:r>
        <w:t>activity</w:t>
      </w:r>
      <w:r>
        <w:rPr>
          <w:spacing w:val="-9"/>
        </w:rPr>
        <w:t xml:space="preserve"> </w:t>
      </w:r>
      <w:r>
        <w:t>compared</w:t>
      </w:r>
      <w:r>
        <w:rPr>
          <w:spacing w:val="-9"/>
        </w:rPr>
        <w:t xml:space="preserve"> </w:t>
      </w:r>
      <w:r>
        <w:t>to</w:t>
      </w:r>
      <w:r>
        <w:rPr>
          <w:spacing w:val="-9"/>
        </w:rPr>
        <w:t xml:space="preserve"> </w:t>
      </w:r>
      <w:r>
        <w:t>the</w:t>
      </w:r>
      <w:r>
        <w:rPr>
          <w:spacing w:val="-9"/>
        </w:rPr>
        <w:t xml:space="preserve"> </w:t>
      </w:r>
      <w:r>
        <w:t>direct</w:t>
      </w:r>
      <w:r>
        <w:rPr>
          <w:spacing w:val="-9"/>
        </w:rPr>
        <w:t xml:space="preserve"> </w:t>
      </w:r>
      <w:r>
        <w:t>PP</w:t>
      </w:r>
      <w:r>
        <w:rPr>
          <w:spacing w:val="-9"/>
        </w:rPr>
        <w:t xml:space="preserve"> </w:t>
      </w:r>
      <w:r>
        <w:t>inputs</w:t>
      </w:r>
      <w:r>
        <w:rPr>
          <w:spacing w:val="-9"/>
        </w:rPr>
        <w:t xml:space="preserve"> </w:t>
      </w:r>
      <w:r>
        <w:t>from ECin. CA3</w:t>
      </w:r>
      <w:r>
        <w:rPr>
          <w:spacing w:val="-14"/>
        </w:rPr>
        <w:t xml:space="preserve"> </w:t>
      </w:r>
      <w:r>
        <w:t>also</w:t>
      </w:r>
      <w:r>
        <w:rPr>
          <w:spacing w:val="-13"/>
        </w:rPr>
        <w:t xml:space="preserve"> </w:t>
      </w:r>
      <w:r>
        <w:t>receives</w:t>
      </w:r>
      <w:r>
        <w:rPr>
          <w:spacing w:val="-14"/>
        </w:rPr>
        <w:t xml:space="preserve"> </w:t>
      </w:r>
      <w:r>
        <w:t>recurrent</w:t>
      </w:r>
      <w:r>
        <w:rPr>
          <w:spacing w:val="-13"/>
        </w:rPr>
        <w:t xml:space="preserve"> </w:t>
      </w:r>
      <w:r>
        <w:t>collateral</w:t>
      </w:r>
      <w:r>
        <w:rPr>
          <w:spacing w:val="-14"/>
        </w:rPr>
        <w:t xml:space="preserve"> </w:t>
      </w:r>
      <w:r>
        <w:t>projections</w:t>
      </w:r>
      <w:r>
        <w:rPr>
          <w:spacing w:val="-13"/>
        </w:rPr>
        <w:t xml:space="preserve"> </w:t>
      </w:r>
      <w:r>
        <w:t>which</w:t>
      </w:r>
      <w:r>
        <w:rPr>
          <w:spacing w:val="-14"/>
        </w:rPr>
        <w:t xml:space="preserve"> </w:t>
      </w:r>
      <w:r>
        <w:t>have</w:t>
      </w:r>
      <w:r>
        <w:rPr>
          <w:spacing w:val="-13"/>
        </w:rPr>
        <w:t xml:space="preserve"> </w:t>
      </w:r>
      <w:r>
        <w:t>a</w:t>
      </w:r>
      <w:r>
        <w:rPr>
          <w:spacing w:val="-14"/>
        </w:rPr>
        <w:t xml:space="preserve"> </w:t>
      </w:r>
      <w:r>
        <w:t>strength</w:t>
      </w:r>
      <w:r>
        <w:rPr>
          <w:spacing w:val="-13"/>
        </w:rPr>
        <w:t xml:space="preserve"> </w:t>
      </w:r>
      <w:r>
        <w:t>multiplier</w:t>
      </w:r>
      <w:r>
        <w:rPr>
          <w:spacing w:val="-14"/>
        </w:rPr>
        <w:t xml:space="preserve"> </w:t>
      </w:r>
      <w:r>
        <w:t>of</w:t>
      </w:r>
      <w:r>
        <w:rPr>
          <w:spacing w:val="-13"/>
        </w:rPr>
        <w:t xml:space="preserve"> </w:t>
      </w:r>
      <w:r>
        <w:t>2,</w:t>
      </w:r>
      <w:r>
        <w:rPr>
          <w:spacing w:val="-13"/>
        </w:rPr>
        <w:t xml:space="preserve"> </w:t>
      </w:r>
      <w:r>
        <w:t>which</w:t>
      </w:r>
      <w:r>
        <w:rPr>
          <w:spacing w:val="-14"/>
        </w:rPr>
        <w:t xml:space="preserve"> </w:t>
      </w:r>
      <w:r>
        <w:t>are</w:t>
      </w:r>
      <w:r>
        <w:rPr>
          <w:spacing w:val="-13"/>
        </w:rPr>
        <w:t xml:space="preserve"> </w:t>
      </w:r>
      <w:r>
        <w:t>the critical</w:t>
      </w:r>
      <w:r>
        <w:rPr>
          <w:spacing w:val="-11"/>
        </w:rPr>
        <w:t xml:space="preserve"> </w:t>
      </w:r>
      <w:r>
        <w:t>Hebbian</w:t>
      </w:r>
      <w:r>
        <w:rPr>
          <w:spacing w:val="-11"/>
        </w:rPr>
        <w:t xml:space="preserve"> </w:t>
      </w:r>
      <w:r>
        <w:t>cell-assembly</w:t>
      </w:r>
      <w:r>
        <w:rPr>
          <w:spacing w:val="-11"/>
        </w:rPr>
        <w:t xml:space="preserve"> </w:t>
      </w:r>
      <w:r>
        <w:t>autoassociation</w:t>
      </w:r>
      <w:r>
        <w:rPr>
          <w:spacing w:val="-11"/>
        </w:rPr>
        <w:t xml:space="preserve"> </w:t>
      </w:r>
      <w:r>
        <w:t>projections</w:t>
      </w:r>
      <w:r>
        <w:rPr>
          <w:spacing w:val="-11"/>
        </w:rPr>
        <w:t xml:space="preserve"> </w:t>
      </w:r>
      <w:r>
        <w:t>in</w:t>
      </w:r>
      <w:r>
        <w:rPr>
          <w:spacing w:val="-11"/>
        </w:rPr>
        <w:t xml:space="preserve"> </w:t>
      </w:r>
      <w:r>
        <w:t>the</w:t>
      </w:r>
      <w:r>
        <w:rPr>
          <w:spacing w:val="-11"/>
        </w:rPr>
        <w:t xml:space="preserve"> </w:t>
      </w:r>
      <w:r>
        <w:t>standard</w:t>
      </w:r>
      <w:r>
        <w:rPr>
          <w:spacing w:val="-11"/>
        </w:rPr>
        <w:t xml:space="preserve"> </w:t>
      </w:r>
      <w:r>
        <w:t>Hebb-Marr</w:t>
      </w:r>
      <w:r>
        <w:rPr>
          <w:spacing w:val="-11"/>
        </w:rPr>
        <w:t xml:space="preserve"> </w:t>
      </w:r>
      <w:r>
        <w:t>model,</w:t>
      </w:r>
      <w:r>
        <w:rPr>
          <w:spacing w:val="-11"/>
        </w:rPr>
        <w:t xml:space="preserve"> </w:t>
      </w:r>
      <w:r>
        <w:t>as</w:t>
      </w:r>
      <w:r>
        <w:rPr>
          <w:spacing w:val="-11"/>
        </w:rPr>
        <w:t xml:space="preserve"> </w:t>
      </w:r>
      <w:r>
        <w:t>captured</w:t>
      </w:r>
      <w:r>
        <w:rPr>
          <w:spacing w:val="-11"/>
        </w:rPr>
        <w:t xml:space="preserve"> </w:t>
      </w:r>
      <w:r>
        <w:t>in Ketz et al. (2013) using a Hebbian learning mechanism.</w:t>
      </w:r>
      <w:r>
        <w:rPr>
          <w:spacing w:val="31"/>
        </w:rPr>
        <w:t xml:space="preserve"> </w:t>
      </w:r>
      <w:r>
        <w:t>That model also uses Hebbian learning in the PP pathways</w:t>
      </w:r>
      <w:r>
        <w:rPr>
          <w:spacing w:val="-1"/>
        </w:rPr>
        <w:t xml:space="preserve"> </w:t>
      </w:r>
      <w:r>
        <w:t>from</w:t>
      </w:r>
      <w:r>
        <w:rPr>
          <w:spacing w:val="-1"/>
        </w:rPr>
        <w:t xml:space="preserve"> </w:t>
      </w:r>
      <w:r>
        <w:t>ECin</w:t>
      </w:r>
      <w:r>
        <w:rPr>
          <w:spacing w:val="-1"/>
        </w:rPr>
        <w:t xml:space="preserve"> </w:t>
      </w:r>
      <w:r>
        <w:t>to</w:t>
      </w:r>
      <w:r>
        <w:rPr>
          <w:spacing w:val="-1"/>
        </w:rPr>
        <w:t xml:space="preserve"> </w:t>
      </w:r>
      <w:r>
        <w:t>DG</w:t>
      </w:r>
      <w:r>
        <w:rPr>
          <w:spacing w:val="-1"/>
        </w:rPr>
        <w:t xml:space="preserve"> </w:t>
      </w:r>
      <w:r>
        <w:t>and</w:t>
      </w:r>
      <w:r>
        <w:rPr>
          <w:spacing w:val="-1"/>
        </w:rPr>
        <w:t xml:space="preserve"> </w:t>
      </w:r>
      <w:r>
        <w:t>CA3, which</w:t>
      </w:r>
      <w:r>
        <w:rPr>
          <w:spacing w:val="-1"/>
        </w:rPr>
        <w:t xml:space="preserve"> </w:t>
      </w:r>
      <w:r>
        <w:t>also</w:t>
      </w:r>
      <w:r>
        <w:rPr>
          <w:spacing w:val="-1"/>
        </w:rPr>
        <w:t xml:space="preserve"> </w:t>
      </w:r>
      <w:r>
        <w:t>facilitate</w:t>
      </w:r>
      <w:r>
        <w:rPr>
          <w:spacing w:val="-1"/>
        </w:rPr>
        <w:t xml:space="preserve"> </w:t>
      </w:r>
      <w:r>
        <w:t>pattern</w:t>
      </w:r>
      <w:r>
        <w:rPr>
          <w:spacing w:val="-1"/>
        </w:rPr>
        <w:t xml:space="preserve"> </w:t>
      </w:r>
      <w:r>
        <w:t>completion</w:t>
      </w:r>
      <w:r>
        <w:rPr>
          <w:spacing w:val="-1"/>
        </w:rPr>
        <w:t xml:space="preserve"> </w:t>
      </w:r>
      <w:r>
        <w:t>during</w:t>
      </w:r>
      <w:r>
        <w:rPr>
          <w:spacing w:val="-1"/>
        </w:rPr>
        <w:t xml:space="preserve"> </w:t>
      </w:r>
      <w:r>
        <w:t>recall</w:t>
      </w:r>
      <w:r>
        <w:rPr>
          <w:spacing w:val="-1"/>
        </w:rPr>
        <w:t xml:space="preserve"> </w:t>
      </w:r>
      <w:r>
        <w:t>as</w:t>
      </w:r>
      <w:r>
        <w:rPr>
          <w:spacing w:val="-1"/>
        </w:rPr>
        <w:t xml:space="preserve"> </w:t>
      </w:r>
      <w:r>
        <w:t>analyzed</w:t>
      </w:r>
      <w:r>
        <w:rPr>
          <w:spacing w:val="-1"/>
        </w:rPr>
        <w:t xml:space="preserve"> </w:t>
      </w:r>
      <w:r>
        <w:t>in O’Reilly and McClelland (1994).</w:t>
      </w:r>
    </w:p>
    <w:p w14:paraId="1EB8A0DF" w14:textId="582FF735" w:rsidR="00A529FC" w:rsidRDefault="00000000">
      <w:pPr>
        <w:pStyle w:val="BodyText"/>
        <w:spacing w:before="42" w:line="256" w:lineRule="auto"/>
        <w:ind w:left="120" w:right="119" w:firstLine="298"/>
        <w:jc w:val="both"/>
        <w:rPr>
          <w:ins w:id="252" w:author="Author" w:date="2022-09-10T01:53:00Z"/>
        </w:rPr>
      </w:pPr>
      <w:r>
        <w:t>In the monosynaptic pathway, ECin (superficial) layers project to CA1, which then projects back into the deep layers of EC, called ECout in the model,</w:t>
      </w:r>
      <w:r>
        <w:rPr>
          <w:spacing w:val="26"/>
        </w:rPr>
        <w:t xml:space="preserve"> </w:t>
      </w:r>
      <w:r>
        <w:t>such that CA1 encodes the information in ECin and</w:t>
      </w:r>
      <w:r>
        <w:rPr>
          <w:spacing w:val="80"/>
        </w:rPr>
        <w:t xml:space="preserve"> </w:t>
      </w:r>
      <w:r>
        <w:t>can</w:t>
      </w:r>
      <w:r w:rsidRPr="007576F6">
        <w:t xml:space="preserve"> </w:t>
      </w:r>
      <w:r>
        <w:t>drive</w:t>
      </w:r>
      <w:r w:rsidRPr="007576F6">
        <w:t xml:space="preserve"> </w:t>
      </w:r>
      <w:r>
        <w:t>ECout</w:t>
      </w:r>
      <w:r w:rsidRPr="007576F6">
        <w:rPr>
          <w:spacing w:val="1"/>
        </w:rPr>
        <w:t xml:space="preserve"> </w:t>
      </w:r>
      <w:r>
        <w:t>during</w:t>
      </w:r>
      <w:r w:rsidRPr="007576F6">
        <w:t xml:space="preserve"> </w:t>
      </w:r>
      <w:r>
        <w:t>recall</w:t>
      </w:r>
      <w:r w:rsidRPr="007576F6">
        <w:t xml:space="preserve"> </w:t>
      </w:r>
      <w:r>
        <w:t>to</w:t>
      </w:r>
      <w:r w:rsidRPr="007576F6">
        <w:rPr>
          <w:spacing w:val="1"/>
        </w:rPr>
        <w:t xml:space="preserve"> </w:t>
      </w:r>
      <w:r>
        <w:t>drive</w:t>
      </w:r>
      <w:r w:rsidRPr="007576F6">
        <w:t xml:space="preserve"> </w:t>
      </w:r>
      <w:r>
        <w:t>the</w:t>
      </w:r>
      <w:r w:rsidRPr="007576F6">
        <w:rPr>
          <w:spacing w:val="1"/>
        </w:rPr>
        <w:t xml:space="preserve"> </w:t>
      </w:r>
      <w:r>
        <w:t>hippocampal</w:t>
      </w:r>
      <w:r w:rsidRPr="007576F6">
        <w:t xml:space="preserve"> </w:t>
      </w:r>
      <w:r>
        <w:t>memory</w:t>
      </w:r>
      <w:r w:rsidRPr="007576F6">
        <w:t xml:space="preserve"> </w:t>
      </w:r>
      <w:r>
        <w:t>back</w:t>
      </w:r>
      <w:r w:rsidRPr="007576F6">
        <w:rPr>
          <w:spacing w:val="1"/>
        </w:rPr>
        <w:t xml:space="preserve"> </w:t>
      </w:r>
      <w:r>
        <w:t>out</w:t>
      </w:r>
      <w:r w:rsidRPr="007576F6">
        <w:t xml:space="preserve"> </w:t>
      </w:r>
      <w:r>
        <w:t>into</w:t>
      </w:r>
      <w:r w:rsidRPr="007576F6">
        <w:t xml:space="preserve"> </w:t>
      </w:r>
      <w:r>
        <w:t>the</w:t>
      </w:r>
      <w:r w:rsidRPr="007576F6">
        <w:rPr>
          <w:spacing w:val="1"/>
        </w:rPr>
        <w:t xml:space="preserve"> </w:t>
      </w:r>
      <w:r>
        <w:t>cortex.</w:t>
      </w:r>
      <w:r w:rsidRPr="007576F6">
        <w:rPr>
          <w:spacing w:val="25"/>
        </w:rPr>
        <w:t xml:space="preserve"> </w:t>
      </w:r>
      <w:r>
        <w:t>This</w:t>
      </w:r>
      <w:r w:rsidRPr="007576F6">
        <w:t xml:space="preserve"> </w:t>
      </w:r>
      <w:r>
        <w:t>is</w:t>
      </w:r>
      <w:r w:rsidRPr="007576F6">
        <w:rPr>
          <w:spacing w:val="1"/>
        </w:rPr>
        <w:t xml:space="preserve"> </w:t>
      </w:r>
      <w:r>
        <w:t>the</w:t>
      </w:r>
      <w:r w:rsidRPr="007576F6">
        <w:t xml:space="preserve"> </w:t>
      </w:r>
      <w:r w:rsidRPr="007576F6">
        <w:rPr>
          <w:spacing w:val="-2"/>
        </w:rPr>
        <w:t>auto-</w:t>
      </w:r>
      <w:del w:id="253" w:author="Author" w:date="2022-09-10T01:53:00Z">
        <w:r>
          <w:delText xml:space="preserve"> </w:delText>
        </w:r>
      </w:del>
    </w:p>
    <w:p w14:paraId="432B92E8" w14:textId="77777777" w:rsidR="00ED530C" w:rsidRDefault="00000000">
      <w:pPr>
        <w:pStyle w:val="BodyText"/>
        <w:spacing w:before="42" w:line="256" w:lineRule="auto"/>
        <w:ind w:left="120" w:right="119" w:firstLine="298"/>
        <w:jc w:val="both"/>
        <w:rPr>
          <w:del w:id="254" w:author="Author" w:date="2022-09-10T01:53:00Z"/>
        </w:rPr>
      </w:pPr>
      <w:r>
        <w:t>encoder</w:t>
      </w:r>
      <w:r w:rsidRPr="007576F6">
        <w:t xml:space="preserve"> </w:t>
      </w:r>
      <w:r>
        <w:t>function</w:t>
      </w:r>
      <w:r w:rsidRPr="007576F6">
        <w:t xml:space="preserve"> </w:t>
      </w:r>
      <w:r>
        <w:t>of</w:t>
      </w:r>
      <w:r w:rsidRPr="007576F6">
        <w:t xml:space="preserve"> </w:t>
      </w:r>
      <w:r>
        <w:t>CA1,</w:t>
      </w:r>
      <w:r w:rsidRPr="007576F6">
        <w:t xml:space="preserve"> </w:t>
      </w:r>
      <w:r>
        <w:t>which</w:t>
      </w:r>
      <w:r w:rsidRPr="007576F6">
        <w:t xml:space="preserve"> </w:t>
      </w:r>
      <w:r>
        <w:t>is</w:t>
      </w:r>
      <w:r w:rsidRPr="007576F6">
        <w:t xml:space="preserve"> </w:t>
      </w:r>
      <w:r>
        <w:t>essential</w:t>
      </w:r>
      <w:r w:rsidRPr="007576F6">
        <w:t xml:space="preserve"> </w:t>
      </w:r>
      <w:r>
        <w:t>for</w:t>
      </w:r>
      <w:r w:rsidRPr="007576F6">
        <w:t xml:space="preserve"> </w:t>
      </w:r>
      <w:r>
        <w:t>translating</w:t>
      </w:r>
      <w:r w:rsidRPr="007576F6">
        <w:t xml:space="preserve"> </w:t>
      </w:r>
      <w:r>
        <w:t>the</w:t>
      </w:r>
      <w:r w:rsidRPr="007576F6">
        <w:t xml:space="preserve"> </w:t>
      </w:r>
      <w:r>
        <w:t>highly</w:t>
      </w:r>
      <w:r w:rsidRPr="007576F6">
        <w:t xml:space="preserve"> </w:t>
      </w:r>
      <w:r>
        <w:t>pattern-separated</w:t>
      </w:r>
      <w:r w:rsidRPr="007576F6">
        <w:t xml:space="preserve"> </w:t>
      </w:r>
      <w:r>
        <w:t>representations</w:t>
      </w:r>
      <w:r w:rsidRPr="007576F6">
        <w:t xml:space="preserve"> in</w:t>
      </w:r>
    </w:p>
    <w:p w14:paraId="61F14905" w14:textId="77777777" w:rsidR="00ED530C" w:rsidRDefault="00000000">
      <w:pPr>
        <w:pStyle w:val="BodyText"/>
        <w:spacing w:line="322" w:lineRule="exact"/>
        <w:ind w:left="120"/>
        <w:jc w:val="both"/>
        <w:rPr>
          <w:del w:id="255" w:author="Author" w:date="2022-09-10T01:53:00Z"/>
          <w:rFonts w:ascii="Meiryo" w:hAnsi="Meiryo"/>
          <w:i/>
        </w:rPr>
      </w:pPr>
      <w:ins w:id="256" w:author="Author" w:date="2022-09-10T01:53:00Z">
        <w:r>
          <w:t xml:space="preserve"> </w:t>
        </w:r>
      </w:ins>
      <w:r>
        <w:t>CA3</w:t>
      </w:r>
      <w:r w:rsidRPr="007576F6">
        <w:t xml:space="preserve"> </w:t>
      </w:r>
      <w:r>
        <w:t>back</w:t>
      </w:r>
      <w:r w:rsidRPr="007576F6">
        <w:t xml:space="preserve"> </w:t>
      </w:r>
      <w:r>
        <w:t>into</w:t>
      </w:r>
      <w:r w:rsidRPr="007576F6">
        <w:t xml:space="preserve"> </w:t>
      </w:r>
      <w:r>
        <w:t>the</w:t>
      </w:r>
      <w:r w:rsidRPr="007576F6">
        <w:t xml:space="preserve"> </w:t>
      </w:r>
      <w:r>
        <w:t>“language”</w:t>
      </w:r>
      <w:r w:rsidRPr="007576F6">
        <w:t xml:space="preserve"> </w:t>
      </w:r>
      <w:r>
        <w:t>of</w:t>
      </w:r>
      <w:r w:rsidRPr="007576F6">
        <w:t xml:space="preserve"> </w:t>
      </w:r>
      <w:r>
        <w:t>the</w:t>
      </w:r>
      <w:r w:rsidRPr="007576F6">
        <w:t xml:space="preserve"> </w:t>
      </w:r>
      <w:r>
        <w:t>cortex.</w:t>
      </w:r>
      <w:r w:rsidRPr="007576F6">
        <w:rPr>
          <w:spacing w:val="40"/>
        </w:rPr>
        <w:t xml:space="preserve"> </w:t>
      </w:r>
      <w:r>
        <w:t>Thus,</w:t>
      </w:r>
      <w:r w:rsidRPr="007576F6">
        <w:t xml:space="preserve"> </w:t>
      </w:r>
      <w:r>
        <w:t>a</w:t>
      </w:r>
      <w:r w:rsidRPr="007576F6">
        <w:t xml:space="preserve"> </w:t>
      </w:r>
      <w:r>
        <w:t>critical</w:t>
      </w:r>
      <w:r w:rsidRPr="007576F6">
        <w:t xml:space="preserve"> </w:t>
      </w:r>
      <w:r>
        <w:t>locus</w:t>
      </w:r>
      <w:r w:rsidRPr="007576F6">
        <w:t xml:space="preserve"> </w:t>
      </w:r>
      <w:r>
        <w:t>of</w:t>
      </w:r>
      <w:r w:rsidRPr="007576F6">
        <w:t xml:space="preserve"> </w:t>
      </w:r>
      <w:r>
        <w:t>memory</w:t>
      </w:r>
      <w:r w:rsidRPr="007576F6">
        <w:t xml:space="preserve"> </w:t>
      </w:r>
      <w:r>
        <w:t>encoding</w:t>
      </w:r>
      <w:r w:rsidRPr="007576F6">
        <w:t xml:space="preserve"> </w:t>
      </w:r>
      <w:r>
        <w:t>is</w:t>
      </w:r>
      <w:r w:rsidRPr="007576F6">
        <w:t xml:space="preserve"> </w:t>
      </w:r>
      <w:r>
        <w:t>in</w:t>
      </w:r>
      <w:r w:rsidRPr="007576F6">
        <w:t xml:space="preserve"> </w:t>
      </w:r>
      <w:r>
        <w:t>the</w:t>
      </w:r>
      <w:r w:rsidRPr="007576F6">
        <w:t xml:space="preserve"> </w:t>
      </w:r>
      <w:r>
        <w:t>CA3</w:t>
      </w:r>
      <w:r w:rsidRPr="007576F6">
        <w:t xml:space="preserve"> </w:t>
      </w:r>
      <w:r w:rsidRPr="007576F6">
        <w:rPr>
          <w:rFonts w:ascii="Meiryo" w:hAnsi="Meiryo"/>
          <w:i/>
        </w:rPr>
        <w:t>→</w:t>
      </w:r>
    </w:p>
    <w:p w14:paraId="2C003BA4" w14:textId="008B2CBF" w:rsidR="00A529FC" w:rsidRDefault="00000000" w:rsidP="007576F6">
      <w:pPr>
        <w:pStyle w:val="BodyText"/>
        <w:spacing w:before="42" w:line="192" w:lineRule="auto"/>
        <w:ind w:left="120" w:right="119"/>
        <w:jc w:val="both"/>
      </w:pPr>
      <w:ins w:id="257" w:author="Author" w:date="2022-09-10T01:53:00Z">
        <w:r>
          <w:rPr>
            <w:rFonts w:ascii="Meiryo" w:hAnsi="Meiryo"/>
            <w:i/>
          </w:rPr>
          <w:t xml:space="preserve"> </w:t>
        </w:r>
      </w:ins>
      <w:r>
        <w:t>CA1</w:t>
      </w:r>
      <w:r>
        <w:rPr>
          <w:spacing w:val="9"/>
        </w:rPr>
        <w:t xml:space="preserve"> </w:t>
      </w:r>
      <w:r>
        <w:t>connections</w:t>
      </w:r>
      <w:r>
        <w:rPr>
          <w:spacing w:val="11"/>
        </w:rPr>
        <w:t xml:space="preserve"> </w:t>
      </w:r>
      <w:r>
        <w:t>that</w:t>
      </w:r>
      <w:r>
        <w:rPr>
          <w:spacing w:val="10"/>
        </w:rPr>
        <w:t xml:space="preserve"> </w:t>
      </w:r>
      <w:r>
        <w:t>associate</w:t>
      </w:r>
      <w:r>
        <w:rPr>
          <w:spacing w:val="9"/>
        </w:rPr>
        <w:t xml:space="preserve"> </w:t>
      </w:r>
      <w:r>
        <w:t>the</w:t>
      </w:r>
      <w:r>
        <w:rPr>
          <w:spacing w:val="11"/>
        </w:rPr>
        <w:t xml:space="preserve"> </w:t>
      </w:r>
      <w:r>
        <w:t>CA3</w:t>
      </w:r>
      <w:r>
        <w:rPr>
          <w:spacing w:val="10"/>
        </w:rPr>
        <w:t xml:space="preserve"> </w:t>
      </w:r>
      <w:r>
        <w:t>conjunctive</w:t>
      </w:r>
      <w:r>
        <w:rPr>
          <w:spacing w:val="10"/>
        </w:rPr>
        <w:t xml:space="preserve"> </w:t>
      </w:r>
      <w:r>
        <w:t>memory</w:t>
      </w:r>
      <w:r>
        <w:rPr>
          <w:spacing w:val="11"/>
        </w:rPr>
        <w:t xml:space="preserve"> </w:t>
      </w:r>
      <w:r>
        <w:t>with</w:t>
      </w:r>
      <w:r>
        <w:rPr>
          <w:spacing w:val="10"/>
        </w:rPr>
        <w:t xml:space="preserve"> </w:t>
      </w:r>
      <w:r>
        <w:t>the</w:t>
      </w:r>
      <w:r>
        <w:rPr>
          <w:spacing w:val="10"/>
        </w:rPr>
        <w:t xml:space="preserve"> </w:t>
      </w:r>
      <w:r>
        <w:t>CA1</w:t>
      </w:r>
      <w:r>
        <w:rPr>
          <w:spacing w:val="10"/>
        </w:rPr>
        <w:t xml:space="preserve"> </w:t>
      </w:r>
      <w:r>
        <w:t>decoding</w:t>
      </w:r>
      <w:r>
        <w:rPr>
          <w:spacing w:val="10"/>
        </w:rPr>
        <w:t xml:space="preserve"> </w:t>
      </w:r>
      <w:r>
        <w:t>thereof</w:t>
      </w:r>
      <w:r>
        <w:rPr>
          <w:spacing w:val="10"/>
        </w:rPr>
        <w:t xml:space="preserve"> </w:t>
      </w:r>
      <w:r>
        <w:t>—</w:t>
      </w:r>
      <w:r>
        <w:rPr>
          <w:spacing w:val="10"/>
        </w:rPr>
        <w:t xml:space="preserve"> </w:t>
      </w:r>
      <w:r>
        <w:rPr>
          <w:spacing w:val="-2"/>
        </w:rPr>
        <w:t>without</w:t>
      </w:r>
    </w:p>
    <w:p w14:paraId="1FFCD800" w14:textId="77777777" w:rsidR="00A529FC" w:rsidRDefault="00000000" w:rsidP="007576F6">
      <w:pPr>
        <w:pStyle w:val="BodyText"/>
        <w:spacing w:before="26"/>
        <w:ind w:left="120"/>
        <w:jc w:val="both"/>
      </w:pPr>
      <w:r>
        <w:t>this,</w:t>
      </w:r>
      <w:r>
        <w:rPr>
          <w:spacing w:val="-9"/>
        </w:rPr>
        <w:t xml:space="preserve"> </w:t>
      </w:r>
      <w:r>
        <w:t>the</w:t>
      </w:r>
      <w:r>
        <w:rPr>
          <w:spacing w:val="-8"/>
        </w:rPr>
        <w:t xml:space="preserve"> </w:t>
      </w:r>
      <w:r>
        <w:t>randomized</w:t>
      </w:r>
      <w:r>
        <w:rPr>
          <w:spacing w:val="-8"/>
        </w:rPr>
        <w:t xml:space="preserve"> </w:t>
      </w:r>
      <w:r>
        <w:t>CA3</w:t>
      </w:r>
      <w:r>
        <w:rPr>
          <w:spacing w:val="-9"/>
        </w:rPr>
        <w:t xml:space="preserve"> </w:t>
      </w:r>
      <w:r>
        <w:t>patterns</w:t>
      </w:r>
      <w:r>
        <w:rPr>
          <w:spacing w:val="-8"/>
        </w:rPr>
        <w:t xml:space="preserve"> </w:t>
      </w:r>
      <w:r>
        <w:t>would</w:t>
      </w:r>
      <w:r>
        <w:rPr>
          <w:spacing w:val="-8"/>
        </w:rPr>
        <w:t xml:space="preserve"> </w:t>
      </w:r>
      <w:r>
        <w:t>be</w:t>
      </w:r>
      <w:r>
        <w:rPr>
          <w:spacing w:val="-8"/>
        </w:rPr>
        <w:t xml:space="preserve"> </w:t>
      </w:r>
      <w:r>
        <w:t>effectively</w:t>
      </w:r>
      <w:r>
        <w:rPr>
          <w:spacing w:val="-9"/>
        </w:rPr>
        <w:t xml:space="preserve"> </w:t>
      </w:r>
      <w:r>
        <w:t>unintelligible</w:t>
      </w:r>
      <w:r>
        <w:rPr>
          <w:spacing w:val="-8"/>
        </w:rPr>
        <w:t xml:space="preserve"> </w:t>
      </w:r>
      <w:r>
        <w:t>to</w:t>
      </w:r>
      <w:r>
        <w:rPr>
          <w:spacing w:val="-8"/>
        </w:rPr>
        <w:t xml:space="preserve"> </w:t>
      </w:r>
      <w:r>
        <w:t>the</w:t>
      </w:r>
      <w:r>
        <w:rPr>
          <w:spacing w:val="-9"/>
        </w:rPr>
        <w:t xml:space="preserve"> </w:t>
      </w:r>
      <w:r>
        <w:rPr>
          <w:spacing w:val="-2"/>
        </w:rPr>
        <w:t>cortex.</w:t>
      </w:r>
    </w:p>
    <w:p w14:paraId="41F72E2C" w14:textId="77777777" w:rsidR="00A529FC" w:rsidRDefault="00000000">
      <w:pPr>
        <w:pStyle w:val="BodyText"/>
        <w:spacing w:before="85" w:line="163" w:lineRule="auto"/>
        <w:ind w:left="119" w:right="117" w:firstLine="298"/>
        <w:jc w:val="both"/>
      </w:pPr>
      <w:r>
        <w:rPr>
          <w:w w:val="95"/>
        </w:rPr>
        <w:t xml:space="preserve">Unlike the broad and diffuse PP projections, the EC </w:t>
      </w:r>
      <w:r>
        <w:rPr>
          <w:rFonts w:ascii="Meiryo" w:hAnsi="Meiryo"/>
          <w:i/>
          <w:w w:val="95"/>
        </w:rPr>
        <w:t>↔</w:t>
      </w:r>
      <w:r>
        <w:rPr>
          <w:rFonts w:ascii="Meiryo" w:hAnsi="Meiryo"/>
          <w:i/>
          <w:spacing w:val="-7"/>
          <w:w w:val="95"/>
        </w:rPr>
        <w:t xml:space="preserve"> </w:t>
      </w:r>
      <w:r>
        <w:rPr>
          <w:w w:val="95"/>
        </w:rPr>
        <w:t>CA1 connections obey the pool-wise organization</w:t>
      </w:r>
      <w:r>
        <w:rPr>
          <w:spacing w:val="40"/>
        </w:rPr>
        <w:t xml:space="preserve"> </w:t>
      </w:r>
      <w:r>
        <w:t xml:space="preserve">of EC, consistent with the focal, point-to-point nature of the EC </w:t>
      </w:r>
      <w:r>
        <w:rPr>
          <w:rFonts w:ascii="Meiryo" w:hAnsi="Meiryo"/>
          <w:i/>
        </w:rPr>
        <w:t>↔</w:t>
      </w:r>
      <w:r>
        <w:rPr>
          <w:rFonts w:ascii="Meiryo" w:hAnsi="Meiryo"/>
          <w:i/>
          <w:spacing w:val="-16"/>
        </w:rPr>
        <w:t xml:space="preserve"> </w:t>
      </w:r>
      <w:r>
        <w:t>CA1 projections (Witter et al., 2017). Thus,</w:t>
      </w:r>
      <w:r>
        <w:rPr>
          <w:spacing w:val="14"/>
        </w:rPr>
        <w:t xml:space="preserve"> </w:t>
      </w:r>
      <w:r>
        <w:t>each</w:t>
      </w:r>
      <w:r>
        <w:rPr>
          <w:spacing w:val="10"/>
        </w:rPr>
        <w:t xml:space="preserve"> </w:t>
      </w:r>
      <w:r>
        <w:t>pool</w:t>
      </w:r>
      <w:r>
        <w:rPr>
          <w:spacing w:val="10"/>
        </w:rPr>
        <w:t xml:space="preserve"> </w:t>
      </w:r>
      <w:r>
        <w:t>is</w:t>
      </w:r>
      <w:r>
        <w:rPr>
          <w:spacing w:val="11"/>
        </w:rPr>
        <w:t xml:space="preserve"> </w:t>
      </w:r>
      <w:r>
        <w:t>separately</w:t>
      </w:r>
      <w:r>
        <w:rPr>
          <w:spacing w:val="10"/>
        </w:rPr>
        <w:t xml:space="preserve"> </w:t>
      </w:r>
      <w:r>
        <w:t>auto-encoding</w:t>
      </w:r>
      <w:r>
        <w:rPr>
          <w:spacing w:val="11"/>
        </w:rPr>
        <w:t xml:space="preserve"> </w:t>
      </w:r>
      <w:r>
        <w:t>the</w:t>
      </w:r>
      <w:r>
        <w:rPr>
          <w:spacing w:val="10"/>
        </w:rPr>
        <w:t xml:space="preserve"> </w:t>
      </w:r>
      <w:r>
        <w:t>specific,</w:t>
      </w:r>
      <w:r>
        <w:rPr>
          <w:spacing w:val="14"/>
        </w:rPr>
        <w:t xml:space="preserve"> </w:t>
      </w:r>
      <w:r>
        <w:t>specialized</w:t>
      </w:r>
      <w:r>
        <w:rPr>
          <w:spacing w:val="11"/>
        </w:rPr>
        <w:t xml:space="preserve"> </w:t>
      </w:r>
      <w:r>
        <w:t>information</w:t>
      </w:r>
      <w:r>
        <w:rPr>
          <w:spacing w:val="9"/>
        </w:rPr>
        <w:t xml:space="preserve"> </w:t>
      </w:r>
      <w:r>
        <w:t>associated</w:t>
      </w:r>
      <w:r>
        <w:rPr>
          <w:spacing w:val="11"/>
        </w:rPr>
        <w:t xml:space="preserve"> </w:t>
      </w:r>
      <w:r>
        <w:t>with</w:t>
      </w:r>
      <w:r>
        <w:rPr>
          <w:spacing w:val="10"/>
        </w:rPr>
        <w:t xml:space="preserve"> </w:t>
      </w:r>
      <w:r>
        <w:t>a</w:t>
      </w:r>
      <w:r>
        <w:rPr>
          <w:spacing w:val="11"/>
        </w:rPr>
        <w:t xml:space="preserve"> </w:t>
      </w:r>
      <w:r>
        <w:rPr>
          <w:spacing w:val="-2"/>
        </w:rPr>
        <w:t>given</w:t>
      </w:r>
    </w:p>
    <w:p w14:paraId="42B33456" w14:textId="77777777" w:rsidR="00A529FC" w:rsidRDefault="00000000">
      <w:pPr>
        <w:pStyle w:val="BodyText"/>
        <w:spacing w:before="33" w:line="256" w:lineRule="auto"/>
        <w:ind w:left="119" w:right="119"/>
        <w:jc w:val="both"/>
      </w:pPr>
      <w:r>
        <w:t>cortical area, which enables these connections to slowly learn the systematic “language” of that area.</w:t>
      </w:r>
      <w:r>
        <w:rPr>
          <w:spacing w:val="30"/>
        </w:rPr>
        <w:t xml:space="preserve"> </w:t>
      </w:r>
      <w:r>
        <w:t xml:space="preserve">The </w:t>
      </w:r>
      <w:r>
        <w:rPr>
          <w:w w:val="95"/>
        </w:rPr>
        <w:t xml:space="preserve">entire episodic memory is thus the distributed pattern across all of these pools, but the monosynaptic pathway </w:t>
      </w:r>
      <w:r>
        <w:t>only sees a systematic subset, which it can efficiently and systematically auto-encode.</w:t>
      </w:r>
    </w:p>
    <w:p w14:paraId="195B069E" w14:textId="77777777" w:rsidR="00ED530C" w:rsidRDefault="00000000">
      <w:pPr>
        <w:pStyle w:val="BodyText"/>
        <w:spacing w:before="41" w:line="256" w:lineRule="auto"/>
        <w:ind w:left="119" w:right="119" w:firstLine="298"/>
        <w:jc w:val="both"/>
        <w:rPr>
          <w:del w:id="258" w:author="Author" w:date="2022-09-10T01:53:00Z"/>
        </w:rPr>
      </w:pPr>
      <w:r>
        <w:t>The</w:t>
      </w:r>
      <w:r w:rsidRPr="007576F6">
        <w:rPr>
          <w:spacing w:val="11"/>
        </w:rPr>
        <w:t xml:space="preserve"> </w:t>
      </w:r>
      <w:r>
        <w:t>purpose</w:t>
      </w:r>
      <w:r w:rsidRPr="007576F6">
        <w:rPr>
          <w:spacing w:val="11"/>
        </w:rPr>
        <w:t xml:space="preserve"> </w:t>
      </w:r>
      <w:r>
        <w:t>of</w:t>
      </w:r>
      <w:r w:rsidRPr="007576F6">
        <w:rPr>
          <w:spacing w:val="12"/>
        </w:rPr>
        <w:t xml:space="preserve"> </w:t>
      </w:r>
      <w:r>
        <w:t>the</w:t>
      </w:r>
      <w:r w:rsidRPr="007576F6">
        <w:rPr>
          <w:spacing w:val="11"/>
        </w:rPr>
        <w:t xml:space="preserve"> </w:t>
      </w:r>
      <w:r>
        <w:t>theta-phase</w:t>
      </w:r>
      <w:r w:rsidRPr="007576F6">
        <w:rPr>
          <w:spacing w:val="11"/>
        </w:rPr>
        <w:t xml:space="preserve"> </w:t>
      </w:r>
      <w:r>
        <w:t>error-driven</w:t>
      </w:r>
      <w:r w:rsidRPr="007576F6">
        <w:rPr>
          <w:spacing w:val="12"/>
        </w:rPr>
        <w:t xml:space="preserve"> </w:t>
      </w:r>
      <w:r>
        <w:t>learning</w:t>
      </w:r>
      <w:r w:rsidRPr="007576F6">
        <w:rPr>
          <w:spacing w:val="11"/>
        </w:rPr>
        <w:t xml:space="preserve"> </w:t>
      </w:r>
      <w:r>
        <w:t>in</w:t>
      </w:r>
      <w:r w:rsidRPr="007576F6">
        <w:rPr>
          <w:spacing w:val="12"/>
        </w:rPr>
        <w:t xml:space="preserve"> </w:t>
      </w:r>
      <w:r>
        <w:t>the</w:t>
      </w:r>
      <w:r w:rsidRPr="007576F6">
        <w:rPr>
          <w:spacing w:val="11"/>
        </w:rPr>
        <w:t xml:space="preserve"> </w:t>
      </w:r>
      <w:r>
        <w:t>Ketz</w:t>
      </w:r>
      <w:r w:rsidRPr="007576F6">
        <w:rPr>
          <w:spacing w:val="11"/>
        </w:rPr>
        <w:t xml:space="preserve"> </w:t>
      </w:r>
      <w:r>
        <w:t>et</w:t>
      </w:r>
      <w:r w:rsidRPr="007576F6">
        <w:rPr>
          <w:spacing w:val="12"/>
        </w:rPr>
        <w:t xml:space="preserve"> </w:t>
      </w:r>
      <w:r>
        <w:t>al.</w:t>
      </w:r>
      <w:r w:rsidRPr="007576F6">
        <w:rPr>
          <w:spacing w:val="11"/>
        </w:rPr>
        <w:t xml:space="preserve"> </w:t>
      </w:r>
      <w:del w:id="259" w:author="Author" w:date="2022-09-10T01:53:00Z">
        <w:r>
          <w:delText xml:space="preserve">(2013) model is to shape these </w:delText>
        </w:r>
      </w:del>
      <w:moveFromRangeStart w:id="260" w:author="Author" w:date="2022-09-10T01:53:00Z" w:name="move113667225"/>
      <w:moveFrom w:id="261" w:author="Author" w:date="2022-09-10T01:53:00Z">
        <w:r>
          <w:t>synaptic</w:t>
        </w:r>
        <w:r>
          <w:rPr>
            <w:spacing w:val="-16"/>
          </w:rPr>
          <w:t xml:space="preserve"> </w:t>
        </w:r>
        <w:r>
          <w:t>weights</w:t>
        </w:r>
        <w:r>
          <w:rPr>
            <w:spacing w:val="-14"/>
          </w:rPr>
          <w:t xml:space="preserve"> </w:t>
        </w:r>
        <w:r>
          <w:t>to</w:t>
        </w:r>
        <w:r>
          <w:rPr>
            <w:spacing w:val="-14"/>
          </w:rPr>
          <w:t xml:space="preserve"> </w:t>
        </w:r>
        <w:r>
          <w:t>support</w:t>
        </w:r>
        <w:r>
          <w:rPr>
            <w:spacing w:val="-13"/>
          </w:rPr>
          <w:t xml:space="preserve"> </w:t>
        </w:r>
        <w:r>
          <w:t>this</w:t>
        </w:r>
        <w:r>
          <w:rPr>
            <w:spacing w:val="-14"/>
          </w:rPr>
          <w:t xml:space="preserve"> </w:t>
        </w:r>
        <w:r>
          <w:t>systematic</w:t>
        </w:r>
        <w:r>
          <w:rPr>
            <w:spacing w:val="-14"/>
          </w:rPr>
          <w:t xml:space="preserve"> </w:t>
        </w:r>
        <w:r>
          <w:t>auto-encoding</w:t>
        </w:r>
        <w:r>
          <w:rPr>
            <w:spacing w:val="-14"/>
          </w:rPr>
          <w:t xml:space="preserve"> </w:t>
        </w:r>
        <w:r>
          <w:t>of</w:t>
        </w:r>
        <w:r>
          <w:rPr>
            <w:spacing w:val="-13"/>
          </w:rPr>
          <w:t xml:space="preserve"> </w:t>
        </w:r>
        <w:r>
          <w:t>information</w:t>
        </w:r>
        <w:r>
          <w:rPr>
            <w:spacing w:val="-14"/>
          </w:rPr>
          <w:t xml:space="preserve"> </w:t>
        </w:r>
        <w:r>
          <w:t>within</w:t>
        </w:r>
        <w:r>
          <w:rPr>
            <w:spacing w:val="-14"/>
          </w:rPr>
          <w:t xml:space="preserve"> </w:t>
        </w:r>
        <w:r>
          <w:t>the</w:t>
        </w:r>
        <w:r>
          <w:rPr>
            <w:spacing w:val="-14"/>
          </w:rPr>
          <w:t xml:space="preserve"> </w:t>
        </w:r>
        <w:r>
          <w:t>monosynaptic</w:t>
        </w:r>
        <w:r>
          <w:rPr>
            <w:spacing w:val="-13"/>
          </w:rPr>
          <w:t xml:space="preserve"> </w:t>
        </w:r>
        <w:r>
          <w:t>pathway. Specifically,</w:t>
        </w:r>
        <w:r>
          <w:rPr>
            <w:spacing w:val="-13"/>
          </w:rPr>
          <w:t xml:space="preserve"> </w:t>
        </w:r>
        <w:r>
          <w:t>CA1</w:t>
        </w:r>
        <w:r>
          <w:rPr>
            <w:spacing w:val="-14"/>
          </w:rPr>
          <w:t xml:space="preserve"> </w:t>
        </w:r>
        <w:r>
          <w:t>patterns</w:t>
        </w:r>
        <w:r>
          <w:rPr>
            <w:spacing w:val="-13"/>
          </w:rPr>
          <w:t xml:space="preserve"> </w:t>
        </w:r>
        <w:r>
          <w:t>at</w:t>
        </w:r>
        <w:r>
          <w:rPr>
            <w:spacing w:val="-14"/>
          </w:rPr>
          <w:t xml:space="preserve"> </w:t>
        </w:r>
        <w:r>
          <w:t>peaks</w:t>
        </w:r>
        <w:r>
          <w:rPr>
            <w:spacing w:val="-13"/>
          </w:rPr>
          <w:t xml:space="preserve"> </w:t>
        </w:r>
        <w:r>
          <w:t>and</w:t>
        </w:r>
        <w:r>
          <w:rPr>
            <w:spacing w:val="-14"/>
          </w:rPr>
          <w:t xml:space="preserve"> </w:t>
        </w:r>
        <w:r>
          <w:t>troughs</w:t>
        </w:r>
        <w:r>
          <w:rPr>
            <w:spacing w:val="-13"/>
          </w:rPr>
          <w:t xml:space="preserve"> </w:t>
        </w:r>
        <w:r>
          <w:t>of</w:t>
        </w:r>
        <w:r>
          <w:rPr>
            <w:spacing w:val="-14"/>
          </w:rPr>
          <w:t xml:space="preserve"> </w:t>
        </w:r>
        <w:r>
          <w:t>theta</w:t>
        </w:r>
        <w:r>
          <w:rPr>
            <w:spacing w:val="-13"/>
          </w:rPr>
          <w:t xml:space="preserve"> </w:t>
        </w:r>
        <w:r>
          <w:t>cycles</w:t>
        </w:r>
        <w:r>
          <w:rPr>
            <w:spacing w:val="-14"/>
          </w:rPr>
          <w:t xml:space="preserve"> </w:t>
        </w:r>
        <w:r>
          <w:t>come</w:t>
        </w:r>
        <w:r>
          <w:rPr>
            <w:spacing w:val="-13"/>
          </w:rPr>
          <w:t xml:space="preserve"> </w:t>
        </w:r>
        <w:r>
          <w:t>from</w:t>
        </w:r>
        <w:r>
          <w:rPr>
            <w:spacing w:val="-14"/>
          </w:rPr>
          <w:t xml:space="preserve"> </w:t>
        </w:r>
        <w:r>
          <w:t>CA3-retrieved</w:t>
        </w:r>
        <w:r>
          <w:rPr>
            <w:spacing w:val="-13"/>
          </w:rPr>
          <w:t xml:space="preserve"> </w:t>
        </w:r>
        <w:r>
          <w:t>memory</w:t>
        </w:r>
        <w:r>
          <w:rPr>
            <w:spacing w:val="-14"/>
          </w:rPr>
          <w:t xml:space="preserve"> </w:t>
        </w:r>
        <w:r>
          <w:t>and</w:t>
        </w:r>
        <w:r>
          <w:rPr>
            <w:spacing w:val="-13"/>
          </w:rPr>
          <w:t xml:space="preserve"> </w:t>
        </w:r>
        <w:r>
          <w:t>ECin inputs,</w:t>
        </w:r>
        <w:r>
          <w:rPr>
            <w:spacing w:val="-10"/>
          </w:rPr>
          <w:t xml:space="preserve"> </w:t>
        </w:r>
        <w:r>
          <w:t>respectively. As</w:t>
        </w:r>
        <w:r>
          <w:rPr>
            <w:spacing w:val="-10"/>
          </w:rPr>
          <w:t xml:space="preserve"> </w:t>
        </w:r>
        <w:r>
          <w:t>shown</w:t>
        </w:r>
        <w:r>
          <w:rPr>
            <w:spacing w:val="-10"/>
          </w:rPr>
          <w:t xml:space="preserve"> </w:t>
        </w:r>
        <w:r>
          <w:t>in</w:t>
        </w:r>
        <w:r>
          <w:rPr>
            <w:spacing w:val="-10"/>
          </w:rPr>
          <w:t xml:space="preserve"> </w:t>
        </w:r>
        <w:r>
          <w:t>equation</w:t>
        </w:r>
        <w:r>
          <w:rPr>
            <w:spacing w:val="-10"/>
          </w:rPr>
          <w:t xml:space="preserve"> </w:t>
        </w:r>
        <w:r>
          <w:t>3)</w:t>
        </w:r>
        <w:r>
          <w:rPr>
            <w:spacing w:val="-10"/>
          </w:rPr>
          <w:t xml:space="preserve"> </w:t>
        </w:r>
        <w:r>
          <w:t>above,</w:t>
        </w:r>
        <w:r>
          <w:rPr>
            <w:spacing w:val="-10"/>
          </w:rPr>
          <w:t xml:space="preserve"> </w:t>
        </w:r>
        <w:r>
          <w:t>the</w:t>
        </w:r>
        <w:r>
          <w:rPr>
            <w:spacing w:val="-10"/>
          </w:rPr>
          <w:t xml:space="preserve"> </w:t>
        </w:r>
        <w:r>
          <w:t>target</w:t>
        </w:r>
        <w:r>
          <w:rPr>
            <w:spacing w:val="-10"/>
          </w:rPr>
          <w:t xml:space="preserve"> </w:t>
        </w:r>
        <w:r>
          <w:t>plus-phase</w:t>
        </w:r>
        <w:r>
          <w:rPr>
            <w:spacing w:val="-10"/>
          </w:rPr>
          <w:t xml:space="preserve"> </w:t>
        </w:r>
        <w:r>
          <w:t>activation</w:t>
        </w:r>
        <w:r>
          <w:rPr>
            <w:spacing w:val="-10"/>
          </w:rPr>
          <w:t xml:space="preserve"> </w:t>
        </w:r>
        <w:r>
          <w:t>comes</w:t>
        </w:r>
        <w:r>
          <w:rPr>
            <w:spacing w:val="-10"/>
          </w:rPr>
          <w:t xml:space="preserve"> </w:t>
        </w:r>
        <w:r>
          <w:t>from</w:t>
        </w:r>
        <w:r>
          <w:rPr>
            <w:spacing w:val="-10"/>
          </w:rPr>
          <w:t xml:space="preserve"> </w:t>
        </w:r>
        <w:r>
          <w:t>the</w:t>
        </w:r>
        <w:r>
          <w:rPr>
            <w:spacing w:val="-10"/>
          </w:rPr>
          <w:t xml:space="preserve"> </w:t>
        </w:r>
        <w:r>
          <w:t>ECout being</w:t>
        </w:r>
        <w:r w:rsidRPr="007576F6">
          <w:rPr>
            <w:spacing w:val="-6"/>
          </w:rPr>
          <w:t xml:space="preserve"> </w:t>
        </w:r>
        <w:r>
          <w:t>strongly</w:t>
        </w:r>
        <w:r w:rsidRPr="007576F6">
          <w:rPr>
            <w:spacing w:val="-6"/>
          </w:rPr>
          <w:t xml:space="preserve"> </w:t>
        </w:r>
        <w:r>
          <w:t>driven</w:t>
        </w:r>
        <w:r w:rsidRPr="007576F6">
          <w:rPr>
            <w:spacing w:val="-6"/>
          </w:rPr>
          <w:t xml:space="preserve"> </w:t>
        </w:r>
        <w:r>
          <w:t>by</w:t>
        </w:r>
        <w:r w:rsidRPr="007576F6">
          <w:rPr>
            <w:spacing w:val="-6"/>
          </w:rPr>
          <w:t xml:space="preserve"> </w:t>
        </w:r>
        <w:r>
          <w:t>the</w:t>
        </w:r>
        <w:r w:rsidRPr="007576F6">
          <w:rPr>
            <w:spacing w:val="-6"/>
          </w:rPr>
          <w:t xml:space="preserve"> </w:t>
        </w:r>
        <w:r>
          <w:t>ECin</w:t>
        </w:r>
        <w:r w:rsidRPr="007576F6">
          <w:rPr>
            <w:spacing w:val="-6"/>
          </w:rPr>
          <w:t xml:space="preserve"> </w:t>
        </w:r>
        <w:r>
          <w:t>superficial</w:t>
        </w:r>
        <w:r w:rsidRPr="007576F6">
          <w:rPr>
            <w:spacing w:val="-6"/>
          </w:rPr>
          <w:t xml:space="preserve"> </w:t>
        </w:r>
        <w:r>
          <w:t>patterns,</w:t>
        </w:r>
        <w:r w:rsidRPr="007576F6">
          <w:rPr>
            <w:spacing w:val="-5"/>
          </w:rPr>
          <w:t xml:space="preserve"> </w:t>
        </w:r>
        <w:r>
          <w:t>in</w:t>
        </w:r>
        <w:r w:rsidRPr="007576F6">
          <w:rPr>
            <w:spacing w:val="-6"/>
          </w:rPr>
          <w:t xml:space="preserve"> </w:t>
        </w:r>
        <w:r>
          <w:t>contrast</w:t>
        </w:r>
        <w:r w:rsidRPr="007576F6">
          <w:rPr>
            <w:spacing w:val="-6"/>
          </w:rPr>
          <w:t xml:space="preserve"> </w:t>
        </w:r>
        <w:r>
          <w:t>to</w:t>
        </w:r>
        <w:r w:rsidRPr="007576F6">
          <w:rPr>
            <w:spacing w:val="-6"/>
          </w:rPr>
          <w:t xml:space="preserve"> </w:t>
        </w:r>
        <w:r>
          <w:t>the</w:t>
        </w:r>
        <w:r w:rsidRPr="007576F6">
          <w:rPr>
            <w:spacing w:val="-6"/>
          </w:rPr>
          <w:t xml:space="preserve"> </w:t>
        </w:r>
        <w:r>
          <w:t>minus</w:t>
        </w:r>
        <w:r w:rsidRPr="007576F6">
          <w:rPr>
            <w:spacing w:val="-6"/>
          </w:rPr>
          <w:t xml:space="preserve"> </w:t>
        </w:r>
        <w:r>
          <w:t>phase</w:t>
        </w:r>
        <w:r w:rsidRPr="007576F6">
          <w:rPr>
            <w:spacing w:val="-6"/>
          </w:rPr>
          <w:t xml:space="preserve"> </w:t>
        </w:r>
        <w:r>
          <w:t>where</w:t>
        </w:r>
        <w:r w:rsidRPr="007576F6">
          <w:rPr>
            <w:spacing w:val="-6"/>
          </w:rPr>
          <w:t xml:space="preserve"> </w:t>
        </w:r>
        <w:r>
          <w:t>ECout</w:t>
        </w:r>
        <w:r w:rsidRPr="007576F6">
          <w:rPr>
            <w:spacing w:val="-6"/>
          </w:rPr>
          <w:t xml:space="preserve"> </w:t>
        </w:r>
        <w:r>
          <w:t>is</w:t>
        </w:r>
        <w:r w:rsidRPr="007576F6">
          <w:rPr>
            <w:spacing w:val="-6"/>
          </w:rPr>
          <w:t xml:space="preserve"> </w:t>
        </w:r>
        <w:r w:rsidRPr="007576F6">
          <w:t>being</w:t>
        </w:r>
      </w:moveFrom>
      <w:moveFromRangeEnd w:id="260"/>
    </w:p>
    <w:p w14:paraId="5419A32E" w14:textId="77777777" w:rsidR="00ED530C" w:rsidRDefault="00ED530C">
      <w:pPr>
        <w:spacing w:line="256" w:lineRule="auto"/>
        <w:jc w:val="both"/>
        <w:rPr>
          <w:del w:id="262" w:author="Author" w:date="2022-09-10T01:53:00Z"/>
        </w:rPr>
        <w:sectPr w:rsidR="00ED530C">
          <w:pgSz w:w="12240" w:h="15840"/>
          <w:pgMar w:top="1180" w:right="1320" w:bottom="280" w:left="1320" w:header="397" w:footer="0" w:gutter="0"/>
          <w:cols w:space="720"/>
        </w:sectPr>
      </w:pPr>
    </w:p>
    <w:p w14:paraId="7695F5FF" w14:textId="77777777" w:rsidR="00ED530C" w:rsidRDefault="00ED530C">
      <w:pPr>
        <w:pStyle w:val="BodyText"/>
        <w:rPr>
          <w:del w:id="263" w:author="Author" w:date="2022-09-10T01:53:00Z"/>
          <w:sz w:val="10"/>
        </w:rPr>
      </w:pPr>
    </w:p>
    <w:p w14:paraId="6FEBA5B9" w14:textId="720B331E" w:rsidR="00A529FC" w:rsidRDefault="00000000">
      <w:pPr>
        <w:pStyle w:val="BodyText"/>
        <w:spacing w:before="41"/>
        <w:ind w:left="418"/>
        <w:jc w:val="both"/>
        <w:rPr>
          <w:ins w:id="264" w:author="Author" w:date="2022-09-10T01:53:00Z"/>
        </w:rPr>
      </w:pPr>
      <w:del w:id="265" w:author="Author" w:date="2022-09-10T01:53:00Z">
        <w:r>
          <w:rPr>
            <w:noProof/>
          </w:rPr>
          <w:drawing>
            <wp:anchor distT="0" distB="0" distL="0" distR="0" simplePos="0" relativeHeight="487607296" behindDoc="1" locked="0" layoutInCell="1" allowOverlap="1" wp14:anchorId="32B4ECED" wp14:editId="61F210A5">
              <wp:simplePos x="0" y="0"/>
              <wp:positionH relativeFrom="page">
                <wp:posOffset>1663521</wp:posOffset>
              </wp:positionH>
              <wp:positionV relativeFrom="paragraph">
                <wp:posOffset>95898</wp:posOffset>
              </wp:positionV>
              <wp:extent cx="70525" cy="83769"/>
              <wp:effectExtent l="0" t="0" r="0" b="0"/>
              <wp:wrapNone/>
              <wp:docPr id="606"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49" cstate="print"/>
                      <a:stretch>
                        <a:fillRect/>
                      </a:stretch>
                    </pic:blipFill>
                    <pic:spPr>
                      <a:xfrm>
                        <a:off x="0" y="0"/>
                        <a:ext cx="70525" cy="83769"/>
                      </a:xfrm>
                      <a:prstGeom prst="rect">
                        <a:avLst/>
                      </a:prstGeom>
                    </pic:spPr>
                  </pic:pic>
                </a:graphicData>
              </a:graphic>
            </wp:anchor>
          </w:drawing>
        </w:r>
        <w:r w:rsidR="002F233B">
          <w:rPr>
            <w:noProof/>
          </w:rPr>
          <mc:AlternateContent>
            <mc:Choice Requires="wps">
              <w:drawing>
                <wp:anchor distT="0" distB="0" distL="114300" distR="114300" simplePos="0" relativeHeight="487608320" behindDoc="1" locked="0" layoutInCell="1" allowOverlap="1" wp14:anchorId="1E756DE6" wp14:editId="1A05CFDF">
                  <wp:simplePos x="0" y="0"/>
                  <wp:positionH relativeFrom="page">
                    <wp:posOffset>4211320</wp:posOffset>
                  </wp:positionH>
                  <wp:positionV relativeFrom="paragraph">
                    <wp:posOffset>96520</wp:posOffset>
                  </wp:positionV>
                  <wp:extent cx="51435" cy="82550"/>
                  <wp:effectExtent l="0" t="0" r="12065" b="19050"/>
                  <wp:wrapNone/>
                  <wp:docPr id="605"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w 81"/>
                              <a:gd name="T1" fmla="*/ 178435 h 130"/>
                              <a:gd name="T2" fmla="*/ 3175 w 81"/>
                              <a:gd name="T3" fmla="*/ 178435 h 130"/>
                              <a:gd name="T4" fmla="*/ 8890 w 81"/>
                              <a:gd name="T5" fmla="*/ 179070 h 130"/>
                              <a:gd name="T6" fmla="*/ 15875 w 81"/>
                              <a:gd name="T7" fmla="*/ 179070 h 130"/>
                              <a:gd name="T8" fmla="*/ 25400 w 81"/>
                              <a:gd name="T9" fmla="*/ 178435 h 130"/>
                              <a:gd name="T10" fmla="*/ 33020 w 81"/>
                              <a:gd name="T11" fmla="*/ 177165 h 130"/>
                              <a:gd name="T12" fmla="*/ 39370 w 81"/>
                              <a:gd name="T13" fmla="*/ 174625 h 130"/>
                              <a:gd name="T14" fmla="*/ 43815 w 81"/>
                              <a:gd name="T15" fmla="*/ 171450 h 130"/>
                              <a:gd name="T16" fmla="*/ 48260 w 81"/>
                              <a:gd name="T17" fmla="*/ 167640 h 130"/>
                              <a:gd name="T18" fmla="*/ 50800 w 81"/>
                              <a:gd name="T19" fmla="*/ 161925 h 130"/>
                              <a:gd name="T20" fmla="*/ 50800 w 81"/>
                              <a:gd name="T21" fmla="*/ 154940 h 130"/>
                              <a:gd name="T22" fmla="*/ 49530 w 81"/>
                              <a:gd name="T23" fmla="*/ 147320 h 130"/>
                              <a:gd name="T24" fmla="*/ 45720 w 81"/>
                              <a:gd name="T25" fmla="*/ 140970 h 130"/>
                              <a:gd name="T26" fmla="*/ 40005 w 81"/>
                              <a:gd name="T27" fmla="*/ 137160 h 130"/>
                              <a:gd name="T28" fmla="*/ 34290 w 81"/>
                              <a:gd name="T29" fmla="*/ 134620 h 130"/>
                              <a:gd name="T30" fmla="*/ 34290 w 81"/>
                              <a:gd name="T31" fmla="*/ 134620 h 130"/>
                              <a:gd name="T32" fmla="*/ 42545 w 81"/>
                              <a:gd name="T33" fmla="*/ 131445 h 130"/>
                              <a:gd name="T34" fmla="*/ 48260 w 81"/>
                              <a:gd name="T35" fmla="*/ 124460 h 130"/>
                              <a:gd name="T36" fmla="*/ 48260 w 81"/>
                              <a:gd name="T37" fmla="*/ 116840 h 130"/>
                              <a:gd name="T38" fmla="*/ 48260 w 81"/>
                              <a:gd name="T39" fmla="*/ 110490 h 130"/>
                              <a:gd name="T40" fmla="*/ 45720 w 81"/>
                              <a:gd name="T41" fmla="*/ 105410 h 130"/>
                              <a:gd name="T42" fmla="*/ 41275 w 81"/>
                              <a:gd name="T43" fmla="*/ 102235 h 130"/>
                              <a:gd name="T44" fmla="*/ 36195 w 81"/>
                              <a:gd name="T45" fmla="*/ 98425 h 130"/>
                              <a:gd name="T46" fmla="*/ 29210 w 81"/>
                              <a:gd name="T47" fmla="*/ 96520 h 130"/>
                              <a:gd name="T48" fmla="*/ 19050 w 81"/>
                              <a:gd name="T49" fmla="*/ 96520 h 130"/>
                              <a:gd name="T50" fmla="*/ 11430 w 81"/>
                              <a:gd name="T51" fmla="*/ 96520 h 130"/>
                              <a:gd name="T52" fmla="*/ 4445 w 81"/>
                              <a:gd name="T53" fmla="*/ 97155 h 130"/>
                              <a:gd name="T54" fmla="*/ 0 w 81"/>
                              <a:gd name="T55" fmla="*/ 98425 h 130"/>
                              <a:gd name="T56" fmla="*/ 0 w 81"/>
                              <a:gd name="T57" fmla="*/ 178435 h 130"/>
                              <a:gd name="T58" fmla="*/ 10160 w 81"/>
                              <a:gd name="T59" fmla="*/ 105410 h 130"/>
                              <a:gd name="T60" fmla="*/ 12065 w 81"/>
                              <a:gd name="T61" fmla="*/ 104775 h 130"/>
                              <a:gd name="T62" fmla="*/ 14605 w 81"/>
                              <a:gd name="T63" fmla="*/ 104775 h 130"/>
                              <a:gd name="T64" fmla="*/ 19685 w 81"/>
                              <a:gd name="T65" fmla="*/ 104775 h 130"/>
                              <a:gd name="T66" fmla="*/ 29845 w 81"/>
                              <a:gd name="T67" fmla="*/ 104775 h 130"/>
                              <a:gd name="T68" fmla="*/ 37465 w 81"/>
                              <a:gd name="T69" fmla="*/ 108585 h 130"/>
                              <a:gd name="T70" fmla="*/ 37465 w 81"/>
                              <a:gd name="T71" fmla="*/ 118110 h 130"/>
                              <a:gd name="T72" fmla="*/ 37465 w 81"/>
                              <a:gd name="T73" fmla="*/ 125730 h 130"/>
                              <a:gd name="T74" fmla="*/ 31115 w 81"/>
                              <a:gd name="T75" fmla="*/ 131445 h 130"/>
                              <a:gd name="T76" fmla="*/ 19685 w 81"/>
                              <a:gd name="T77" fmla="*/ 131445 h 130"/>
                              <a:gd name="T78" fmla="*/ 10160 w 81"/>
                              <a:gd name="T79" fmla="*/ 131445 h 130"/>
                              <a:gd name="T80" fmla="*/ 10160 w 81"/>
                              <a:gd name="T81" fmla="*/ 105410 h 130"/>
                              <a:gd name="T82" fmla="*/ 10160 w 81"/>
                              <a:gd name="T83" fmla="*/ 139700 h 130"/>
                              <a:gd name="T84" fmla="*/ 19050 w 81"/>
                              <a:gd name="T85" fmla="*/ 139700 h 130"/>
                              <a:gd name="T86" fmla="*/ 27305 w 81"/>
                              <a:gd name="T87" fmla="*/ 140335 h 130"/>
                              <a:gd name="T88" fmla="*/ 33655 w 81"/>
                              <a:gd name="T89" fmla="*/ 142875 h 130"/>
                              <a:gd name="T90" fmla="*/ 38100 w 81"/>
                              <a:gd name="T91" fmla="*/ 147955 h 130"/>
                              <a:gd name="T92" fmla="*/ 40005 w 81"/>
                              <a:gd name="T93" fmla="*/ 154940 h 130"/>
                              <a:gd name="T94" fmla="*/ 38100 w 81"/>
                              <a:gd name="T95" fmla="*/ 162560 h 130"/>
                              <a:gd name="T96" fmla="*/ 33655 w 81"/>
                              <a:gd name="T97" fmla="*/ 167640 h 130"/>
                              <a:gd name="T98" fmla="*/ 26670 w 81"/>
                              <a:gd name="T99" fmla="*/ 170180 h 130"/>
                              <a:gd name="T100" fmla="*/ 19050 w 81"/>
                              <a:gd name="T101" fmla="*/ 170815 h 130"/>
                              <a:gd name="T102" fmla="*/ 15240 w 81"/>
                              <a:gd name="T103" fmla="*/ 170815 h 130"/>
                              <a:gd name="T104" fmla="*/ 12065 w 81"/>
                              <a:gd name="T105" fmla="*/ 170815 h 130"/>
                              <a:gd name="T106" fmla="*/ 10160 w 81"/>
                              <a:gd name="T107" fmla="*/ 170180 h 130"/>
                              <a:gd name="T108" fmla="*/ 10160 w 81"/>
                              <a:gd name="T109" fmla="*/ 139700 h 130"/>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Lst>
                            <a:ahLst/>
                            <a:cxnLst>
                              <a:cxn ang="T110">
                                <a:pos x="T0" y="T1"/>
                              </a:cxn>
                              <a:cxn ang="T111">
                                <a:pos x="T2" y="T3"/>
                              </a:cxn>
                              <a:cxn ang="T112">
                                <a:pos x="T4" y="T5"/>
                              </a:cxn>
                              <a:cxn ang="T113">
                                <a:pos x="T6" y="T7"/>
                              </a:cxn>
                              <a:cxn ang="T114">
                                <a:pos x="T8" y="T9"/>
                              </a:cxn>
                              <a:cxn ang="T115">
                                <a:pos x="T10" y="T11"/>
                              </a:cxn>
                              <a:cxn ang="T116">
                                <a:pos x="T12" y="T13"/>
                              </a:cxn>
                              <a:cxn ang="T117">
                                <a:pos x="T14" y="T15"/>
                              </a:cxn>
                              <a:cxn ang="T118">
                                <a:pos x="T16" y="T17"/>
                              </a:cxn>
                              <a:cxn ang="T119">
                                <a:pos x="T18" y="T19"/>
                              </a:cxn>
                              <a:cxn ang="T120">
                                <a:pos x="T20" y="T21"/>
                              </a:cxn>
                              <a:cxn ang="T121">
                                <a:pos x="T22" y="T23"/>
                              </a:cxn>
                              <a:cxn ang="T122">
                                <a:pos x="T24" y="T25"/>
                              </a:cxn>
                              <a:cxn ang="T123">
                                <a:pos x="T26" y="T27"/>
                              </a:cxn>
                              <a:cxn ang="T124">
                                <a:pos x="T28" y="T29"/>
                              </a:cxn>
                              <a:cxn ang="T125">
                                <a:pos x="T30" y="T31"/>
                              </a:cxn>
                              <a:cxn ang="T126">
                                <a:pos x="T32" y="T33"/>
                              </a:cxn>
                              <a:cxn ang="T127">
                                <a:pos x="T34" y="T35"/>
                              </a:cxn>
                              <a:cxn ang="T128">
                                <a:pos x="T36" y="T37"/>
                              </a:cxn>
                              <a:cxn ang="T129">
                                <a:pos x="T38" y="T39"/>
                              </a:cxn>
                              <a:cxn ang="T130">
                                <a:pos x="T40" y="T41"/>
                              </a:cxn>
                              <a:cxn ang="T131">
                                <a:pos x="T42" y="T43"/>
                              </a:cxn>
                              <a:cxn ang="T132">
                                <a:pos x="T44" y="T45"/>
                              </a:cxn>
                              <a:cxn ang="T133">
                                <a:pos x="T46" y="T47"/>
                              </a:cxn>
                              <a:cxn ang="T134">
                                <a:pos x="T48" y="T49"/>
                              </a:cxn>
                              <a:cxn ang="T135">
                                <a:pos x="T50" y="T51"/>
                              </a:cxn>
                              <a:cxn ang="T136">
                                <a:pos x="T52" y="T53"/>
                              </a:cxn>
                              <a:cxn ang="T137">
                                <a:pos x="T54" y="T55"/>
                              </a:cxn>
                              <a:cxn ang="T138">
                                <a:pos x="T56" y="T57"/>
                              </a:cxn>
                              <a:cxn ang="T139">
                                <a:pos x="T58" y="T59"/>
                              </a:cxn>
                              <a:cxn ang="T140">
                                <a:pos x="T60" y="T61"/>
                              </a:cxn>
                              <a:cxn ang="T141">
                                <a:pos x="T62" y="T63"/>
                              </a:cxn>
                              <a:cxn ang="T142">
                                <a:pos x="T64" y="T65"/>
                              </a:cxn>
                              <a:cxn ang="T143">
                                <a:pos x="T66" y="T67"/>
                              </a:cxn>
                              <a:cxn ang="T144">
                                <a:pos x="T68" y="T69"/>
                              </a:cxn>
                              <a:cxn ang="T145">
                                <a:pos x="T70" y="T71"/>
                              </a:cxn>
                              <a:cxn ang="T146">
                                <a:pos x="T72" y="T73"/>
                              </a:cxn>
                              <a:cxn ang="T147">
                                <a:pos x="T74" y="T75"/>
                              </a:cxn>
                              <a:cxn ang="T148">
                                <a:pos x="T76" y="T77"/>
                              </a:cxn>
                              <a:cxn ang="T149">
                                <a:pos x="T78" y="T79"/>
                              </a:cxn>
                              <a:cxn ang="T150">
                                <a:pos x="T80" y="T81"/>
                              </a:cxn>
                              <a:cxn ang="T151">
                                <a:pos x="T82" y="T83"/>
                              </a:cxn>
                              <a:cxn ang="T152">
                                <a:pos x="T84" y="T85"/>
                              </a:cxn>
                              <a:cxn ang="T153">
                                <a:pos x="T86" y="T87"/>
                              </a:cxn>
                              <a:cxn ang="T154">
                                <a:pos x="T88" y="T89"/>
                              </a:cxn>
                              <a:cxn ang="T155">
                                <a:pos x="T90" y="T91"/>
                              </a:cxn>
                              <a:cxn ang="T156">
                                <a:pos x="T92" y="T93"/>
                              </a:cxn>
                              <a:cxn ang="T157">
                                <a:pos x="T94" y="T95"/>
                              </a:cxn>
                              <a:cxn ang="T158">
                                <a:pos x="T96" y="T97"/>
                              </a:cxn>
                              <a:cxn ang="T159">
                                <a:pos x="T98" y="T99"/>
                              </a:cxn>
                              <a:cxn ang="T160">
                                <a:pos x="T100" y="T101"/>
                              </a:cxn>
                              <a:cxn ang="T161">
                                <a:pos x="T102" y="T103"/>
                              </a:cxn>
                              <a:cxn ang="T162">
                                <a:pos x="T104" y="T105"/>
                              </a:cxn>
                              <a:cxn ang="T163">
                                <a:pos x="T106" y="T107"/>
                              </a:cxn>
                              <a:cxn ang="T164">
                                <a:pos x="T108" y="T10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A6F192" id="docshape59" o:spid="_x0000_s1026" style="position:absolute;margin-left:331.6pt;margin-top:7.6pt;width:4.05pt;height:6.5pt;z-index:-157081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13306225;2016125,113306225;5645150,113709450;10080625,113709450;16129000,113306225;20967700,112499775;24999950,110886875;27822525,108870750;30645100,106451400;32258000,102822375;32258000,98386900;31451550,93548200;29032200,89515950;25403175,87096600;21774150,85483700;21774150,85483700;27016075,83467575;30645100,79032100;30645100,74193400;30645100,70161150;29032200,66935350;26209625,64919225;22983825,62499875;18548350,61290200;12096750,61290200;7258050,61290200;2822575,61693425;0,62499875;0,113306225;6451600,66935350;7661275,66532125;9274175,66532125;12499975,66532125;18951575,66532125;23790275,68951475;23790275,74999850;23790275,79838550;19758025,83467575;12499975,83467575;6451600,83467575;6451600,66935350;6451600,88709500;12096750,88709500;17338675,89112725;21370925,90725625;24193500,93951425;25403175,98386900;24193500,103225600;21370925,106451400;16935450,108064300;12096750,108467525;9677400,108467525;7661275,108467525;6451600,108064300;6451600,88709500" o:connectangles="0,0,0,0,0,0,0,0,0,0,0,0,0,0,0,0,0,0,0,0,0,0,0,0,0,0,0,0,0,0,0,0,0,0,0,0,0,0,0,0,0,0,0,0,0,0,0,0,0,0,0,0,0,0,0"/>
                  <w10:wrap anchorx="page"/>
                </v:shape>
              </w:pict>
            </mc:Fallback>
          </mc:AlternateContent>
        </w:r>
      </w:del>
      <w:ins w:id="266" w:author="Author" w:date="2022-09-10T01:53:00Z">
        <w:r>
          <w:t>(2013)</w:t>
        </w:r>
        <w:r>
          <w:rPr>
            <w:spacing w:val="11"/>
          </w:rPr>
          <w:t xml:space="preserve"> </w:t>
        </w:r>
        <w:r>
          <w:t>model</w:t>
        </w:r>
        <w:r>
          <w:rPr>
            <w:spacing w:val="12"/>
          </w:rPr>
          <w:t xml:space="preserve"> </w:t>
        </w:r>
        <w:r>
          <w:t>is</w:t>
        </w:r>
        <w:r>
          <w:rPr>
            <w:spacing w:val="11"/>
          </w:rPr>
          <w:t xml:space="preserve"> </w:t>
        </w:r>
        <w:r>
          <w:t>to</w:t>
        </w:r>
        <w:r>
          <w:rPr>
            <w:spacing w:val="12"/>
          </w:rPr>
          <w:t xml:space="preserve"> </w:t>
        </w:r>
        <w:r>
          <w:t>shape</w:t>
        </w:r>
        <w:r>
          <w:rPr>
            <w:spacing w:val="11"/>
          </w:rPr>
          <w:t xml:space="preserve"> </w:t>
        </w:r>
        <w:r>
          <w:rPr>
            <w:spacing w:val="-2"/>
          </w:rPr>
          <w:t>these</w:t>
        </w:r>
      </w:ins>
    </w:p>
    <w:p w14:paraId="3E41AC48" w14:textId="77777777" w:rsidR="00A529FC" w:rsidRDefault="00A529FC">
      <w:pPr>
        <w:jc w:val="both"/>
        <w:rPr>
          <w:ins w:id="267" w:author="Author" w:date="2022-09-10T01:53:00Z"/>
        </w:rPr>
        <w:sectPr w:rsidR="00A529FC">
          <w:pgSz w:w="12240" w:h="15840"/>
          <w:pgMar w:top="1180" w:right="1320" w:bottom="280" w:left="1320" w:header="397" w:footer="0" w:gutter="0"/>
          <w:cols w:space="720"/>
        </w:sectPr>
      </w:pPr>
    </w:p>
    <w:p w14:paraId="787B2C95" w14:textId="77777777" w:rsidR="00A529FC" w:rsidRDefault="00A529FC">
      <w:pPr>
        <w:pStyle w:val="BodyText"/>
        <w:rPr>
          <w:ins w:id="268" w:author="Author" w:date="2022-09-10T01:53:00Z"/>
          <w:sz w:val="10"/>
        </w:rPr>
      </w:pPr>
    </w:p>
    <w:p w14:paraId="286A3595" w14:textId="77777777" w:rsidR="00A529FC" w:rsidRDefault="00000000">
      <w:pPr>
        <w:tabs>
          <w:tab w:val="left" w:pos="5297"/>
        </w:tabs>
        <w:spacing w:before="100" w:line="218" w:lineRule="exact"/>
        <w:ind w:left="1297"/>
        <w:rPr>
          <w:rFonts w:ascii="Myriad Pro"/>
          <w:sz w:val="19"/>
        </w:rPr>
      </w:pPr>
      <w:ins w:id="269" w:author="Author" w:date="2022-09-10T01:53:00Z">
        <w:r>
          <w:rPr>
            <w:noProof/>
          </w:rPr>
          <w:drawing>
            <wp:anchor distT="0" distB="0" distL="0" distR="0" simplePos="0" relativeHeight="486565888" behindDoc="1" locked="0" layoutInCell="1" allowOverlap="1" wp14:anchorId="7FC9506A" wp14:editId="691EE84B">
              <wp:simplePos x="0" y="0"/>
              <wp:positionH relativeFrom="page">
                <wp:posOffset>1663521</wp:posOffset>
              </wp:positionH>
              <wp:positionV relativeFrom="paragraph">
                <wp:posOffset>95898</wp:posOffset>
              </wp:positionV>
              <wp:extent cx="70525" cy="83769"/>
              <wp:effectExtent l="0" t="0" r="0" b="0"/>
              <wp:wrapNone/>
              <wp:docPr id="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png"/>
                      <pic:cNvPicPr/>
                    </pic:nvPicPr>
                    <pic:blipFill>
                      <a:blip r:embed="rId49" cstate="print"/>
                      <a:stretch>
                        <a:fillRect/>
                      </a:stretch>
                    </pic:blipFill>
                    <pic:spPr>
                      <a:xfrm>
                        <a:off x="0" y="0"/>
                        <a:ext cx="70525" cy="83769"/>
                      </a:xfrm>
                      <a:prstGeom prst="rect">
                        <a:avLst/>
                      </a:prstGeom>
                    </pic:spPr>
                  </pic:pic>
                </a:graphicData>
              </a:graphic>
            </wp:anchor>
          </w:drawing>
        </w:r>
        <w:r w:rsidR="006228F8">
          <w:rPr>
            <w:noProof/>
          </w:rPr>
          <mc:AlternateContent>
            <mc:Choice Requires="wps">
              <w:drawing>
                <wp:anchor distT="0" distB="0" distL="114300" distR="114300" simplePos="0" relativeHeight="486566400" behindDoc="1" locked="0" layoutInCell="1" allowOverlap="1" wp14:anchorId="61C273C3" wp14:editId="7BDFFCF7">
                  <wp:simplePos x="0" y="0"/>
                  <wp:positionH relativeFrom="page">
                    <wp:posOffset>4211320</wp:posOffset>
                  </wp:positionH>
                  <wp:positionV relativeFrom="paragraph">
                    <wp:posOffset>96520</wp:posOffset>
                  </wp:positionV>
                  <wp:extent cx="51435" cy="82550"/>
                  <wp:effectExtent l="0" t="0" r="12065" b="19050"/>
                  <wp:wrapNone/>
                  <wp:docPr id="492" name="docshape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435" cy="82550"/>
                          </a:xfrm>
                          <a:custGeom>
                            <a:avLst/>
                            <a:gdLst>
                              <a:gd name="T0" fmla="+- 0 6632 6632"/>
                              <a:gd name="T1" fmla="*/ T0 w 81"/>
                              <a:gd name="T2" fmla="+- 0 281 152"/>
                              <a:gd name="T3" fmla="*/ 281 h 130"/>
                              <a:gd name="T4" fmla="+- 0 6637 6632"/>
                              <a:gd name="T5" fmla="*/ T4 w 81"/>
                              <a:gd name="T6" fmla="+- 0 281 152"/>
                              <a:gd name="T7" fmla="*/ 281 h 130"/>
                              <a:gd name="T8" fmla="+- 0 6646 6632"/>
                              <a:gd name="T9" fmla="*/ T8 w 81"/>
                              <a:gd name="T10" fmla="+- 0 282 152"/>
                              <a:gd name="T11" fmla="*/ 282 h 130"/>
                              <a:gd name="T12" fmla="+- 0 6657 6632"/>
                              <a:gd name="T13" fmla="*/ T12 w 81"/>
                              <a:gd name="T14" fmla="+- 0 282 152"/>
                              <a:gd name="T15" fmla="*/ 282 h 130"/>
                              <a:gd name="T16" fmla="+- 0 6672 6632"/>
                              <a:gd name="T17" fmla="*/ T16 w 81"/>
                              <a:gd name="T18" fmla="+- 0 281 152"/>
                              <a:gd name="T19" fmla="*/ 281 h 130"/>
                              <a:gd name="T20" fmla="+- 0 6684 6632"/>
                              <a:gd name="T21" fmla="*/ T20 w 81"/>
                              <a:gd name="T22" fmla="+- 0 279 152"/>
                              <a:gd name="T23" fmla="*/ 279 h 130"/>
                              <a:gd name="T24" fmla="+- 0 6694 6632"/>
                              <a:gd name="T25" fmla="*/ T24 w 81"/>
                              <a:gd name="T26" fmla="+- 0 275 152"/>
                              <a:gd name="T27" fmla="*/ 275 h 130"/>
                              <a:gd name="T28" fmla="+- 0 6701 6632"/>
                              <a:gd name="T29" fmla="*/ T28 w 81"/>
                              <a:gd name="T30" fmla="+- 0 270 152"/>
                              <a:gd name="T31" fmla="*/ 270 h 130"/>
                              <a:gd name="T32" fmla="+- 0 6708 6632"/>
                              <a:gd name="T33" fmla="*/ T32 w 81"/>
                              <a:gd name="T34" fmla="+- 0 264 152"/>
                              <a:gd name="T35" fmla="*/ 264 h 130"/>
                              <a:gd name="T36" fmla="+- 0 6712 6632"/>
                              <a:gd name="T37" fmla="*/ T36 w 81"/>
                              <a:gd name="T38" fmla="+- 0 255 152"/>
                              <a:gd name="T39" fmla="*/ 255 h 130"/>
                              <a:gd name="T40" fmla="+- 0 6712 6632"/>
                              <a:gd name="T41" fmla="*/ T40 w 81"/>
                              <a:gd name="T42" fmla="+- 0 244 152"/>
                              <a:gd name="T43" fmla="*/ 244 h 130"/>
                              <a:gd name="T44" fmla="+- 0 6710 6632"/>
                              <a:gd name="T45" fmla="*/ T44 w 81"/>
                              <a:gd name="T46" fmla="+- 0 232 152"/>
                              <a:gd name="T47" fmla="*/ 232 h 130"/>
                              <a:gd name="T48" fmla="+- 0 6704 6632"/>
                              <a:gd name="T49" fmla="*/ T48 w 81"/>
                              <a:gd name="T50" fmla="+- 0 222 152"/>
                              <a:gd name="T51" fmla="*/ 222 h 130"/>
                              <a:gd name="T52" fmla="+- 0 6695 6632"/>
                              <a:gd name="T53" fmla="*/ T52 w 81"/>
                              <a:gd name="T54" fmla="+- 0 216 152"/>
                              <a:gd name="T55" fmla="*/ 216 h 130"/>
                              <a:gd name="T56" fmla="+- 0 6686 6632"/>
                              <a:gd name="T57" fmla="*/ T56 w 81"/>
                              <a:gd name="T58" fmla="+- 0 212 152"/>
                              <a:gd name="T59" fmla="*/ 212 h 130"/>
                              <a:gd name="T60" fmla="+- 0 6686 6632"/>
                              <a:gd name="T61" fmla="*/ T60 w 81"/>
                              <a:gd name="T62" fmla="+- 0 212 152"/>
                              <a:gd name="T63" fmla="*/ 212 h 130"/>
                              <a:gd name="T64" fmla="+- 0 6699 6632"/>
                              <a:gd name="T65" fmla="*/ T64 w 81"/>
                              <a:gd name="T66" fmla="+- 0 207 152"/>
                              <a:gd name="T67" fmla="*/ 207 h 130"/>
                              <a:gd name="T68" fmla="+- 0 6708 6632"/>
                              <a:gd name="T69" fmla="*/ T68 w 81"/>
                              <a:gd name="T70" fmla="+- 0 196 152"/>
                              <a:gd name="T71" fmla="*/ 196 h 130"/>
                              <a:gd name="T72" fmla="+- 0 6708 6632"/>
                              <a:gd name="T73" fmla="*/ T72 w 81"/>
                              <a:gd name="T74" fmla="+- 0 184 152"/>
                              <a:gd name="T75" fmla="*/ 184 h 130"/>
                              <a:gd name="T76" fmla="+- 0 6708 6632"/>
                              <a:gd name="T77" fmla="*/ T76 w 81"/>
                              <a:gd name="T78" fmla="+- 0 174 152"/>
                              <a:gd name="T79" fmla="*/ 174 h 130"/>
                              <a:gd name="T80" fmla="+- 0 6704 6632"/>
                              <a:gd name="T81" fmla="*/ T80 w 81"/>
                              <a:gd name="T82" fmla="+- 0 166 152"/>
                              <a:gd name="T83" fmla="*/ 166 h 130"/>
                              <a:gd name="T84" fmla="+- 0 6697 6632"/>
                              <a:gd name="T85" fmla="*/ T84 w 81"/>
                              <a:gd name="T86" fmla="+- 0 161 152"/>
                              <a:gd name="T87" fmla="*/ 161 h 130"/>
                              <a:gd name="T88" fmla="+- 0 6689 6632"/>
                              <a:gd name="T89" fmla="*/ T88 w 81"/>
                              <a:gd name="T90" fmla="+- 0 155 152"/>
                              <a:gd name="T91" fmla="*/ 155 h 130"/>
                              <a:gd name="T92" fmla="+- 0 6678 6632"/>
                              <a:gd name="T93" fmla="*/ T92 w 81"/>
                              <a:gd name="T94" fmla="+- 0 152 152"/>
                              <a:gd name="T95" fmla="*/ 152 h 130"/>
                              <a:gd name="T96" fmla="+- 0 6662 6632"/>
                              <a:gd name="T97" fmla="*/ T96 w 81"/>
                              <a:gd name="T98" fmla="+- 0 152 152"/>
                              <a:gd name="T99" fmla="*/ 152 h 130"/>
                              <a:gd name="T100" fmla="+- 0 6650 6632"/>
                              <a:gd name="T101" fmla="*/ T100 w 81"/>
                              <a:gd name="T102" fmla="+- 0 152 152"/>
                              <a:gd name="T103" fmla="*/ 152 h 130"/>
                              <a:gd name="T104" fmla="+- 0 6639 6632"/>
                              <a:gd name="T105" fmla="*/ T104 w 81"/>
                              <a:gd name="T106" fmla="+- 0 153 152"/>
                              <a:gd name="T107" fmla="*/ 153 h 130"/>
                              <a:gd name="T108" fmla="+- 0 6632 6632"/>
                              <a:gd name="T109" fmla="*/ T108 w 81"/>
                              <a:gd name="T110" fmla="+- 0 155 152"/>
                              <a:gd name="T111" fmla="*/ 155 h 130"/>
                              <a:gd name="T112" fmla="+- 0 6632 6632"/>
                              <a:gd name="T113" fmla="*/ T112 w 81"/>
                              <a:gd name="T114" fmla="+- 0 281 152"/>
                              <a:gd name="T115" fmla="*/ 281 h 130"/>
                              <a:gd name="T116" fmla="+- 0 6648 6632"/>
                              <a:gd name="T117" fmla="*/ T116 w 81"/>
                              <a:gd name="T118" fmla="+- 0 166 152"/>
                              <a:gd name="T119" fmla="*/ 166 h 130"/>
                              <a:gd name="T120" fmla="+- 0 6651 6632"/>
                              <a:gd name="T121" fmla="*/ T120 w 81"/>
                              <a:gd name="T122" fmla="+- 0 165 152"/>
                              <a:gd name="T123" fmla="*/ 165 h 130"/>
                              <a:gd name="T124" fmla="+- 0 6655 6632"/>
                              <a:gd name="T125" fmla="*/ T124 w 81"/>
                              <a:gd name="T126" fmla="+- 0 165 152"/>
                              <a:gd name="T127" fmla="*/ 165 h 130"/>
                              <a:gd name="T128" fmla="+- 0 6663 6632"/>
                              <a:gd name="T129" fmla="*/ T128 w 81"/>
                              <a:gd name="T130" fmla="+- 0 165 152"/>
                              <a:gd name="T131" fmla="*/ 165 h 130"/>
                              <a:gd name="T132" fmla="+- 0 6679 6632"/>
                              <a:gd name="T133" fmla="*/ T132 w 81"/>
                              <a:gd name="T134" fmla="+- 0 165 152"/>
                              <a:gd name="T135" fmla="*/ 165 h 130"/>
                              <a:gd name="T136" fmla="+- 0 6691 6632"/>
                              <a:gd name="T137" fmla="*/ T136 w 81"/>
                              <a:gd name="T138" fmla="+- 0 171 152"/>
                              <a:gd name="T139" fmla="*/ 171 h 130"/>
                              <a:gd name="T140" fmla="+- 0 6691 6632"/>
                              <a:gd name="T141" fmla="*/ T140 w 81"/>
                              <a:gd name="T142" fmla="+- 0 186 152"/>
                              <a:gd name="T143" fmla="*/ 186 h 130"/>
                              <a:gd name="T144" fmla="+- 0 6691 6632"/>
                              <a:gd name="T145" fmla="*/ T144 w 81"/>
                              <a:gd name="T146" fmla="+- 0 198 152"/>
                              <a:gd name="T147" fmla="*/ 198 h 130"/>
                              <a:gd name="T148" fmla="+- 0 6681 6632"/>
                              <a:gd name="T149" fmla="*/ T148 w 81"/>
                              <a:gd name="T150" fmla="+- 0 207 152"/>
                              <a:gd name="T151" fmla="*/ 207 h 130"/>
                              <a:gd name="T152" fmla="+- 0 6663 6632"/>
                              <a:gd name="T153" fmla="*/ T152 w 81"/>
                              <a:gd name="T154" fmla="+- 0 207 152"/>
                              <a:gd name="T155" fmla="*/ 207 h 130"/>
                              <a:gd name="T156" fmla="+- 0 6648 6632"/>
                              <a:gd name="T157" fmla="*/ T156 w 81"/>
                              <a:gd name="T158" fmla="+- 0 207 152"/>
                              <a:gd name="T159" fmla="*/ 207 h 130"/>
                              <a:gd name="T160" fmla="+- 0 6648 6632"/>
                              <a:gd name="T161" fmla="*/ T160 w 81"/>
                              <a:gd name="T162" fmla="+- 0 166 152"/>
                              <a:gd name="T163" fmla="*/ 166 h 130"/>
                              <a:gd name="T164" fmla="+- 0 6648 6632"/>
                              <a:gd name="T165" fmla="*/ T164 w 81"/>
                              <a:gd name="T166" fmla="+- 0 220 152"/>
                              <a:gd name="T167" fmla="*/ 220 h 130"/>
                              <a:gd name="T168" fmla="+- 0 6662 6632"/>
                              <a:gd name="T169" fmla="*/ T168 w 81"/>
                              <a:gd name="T170" fmla="+- 0 220 152"/>
                              <a:gd name="T171" fmla="*/ 220 h 130"/>
                              <a:gd name="T172" fmla="+- 0 6675 6632"/>
                              <a:gd name="T173" fmla="*/ T172 w 81"/>
                              <a:gd name="T174" fmla="+- 0 221 152"/>
                              <a:gd name="T175" fmla="*/ 221 h 130"/>
                              <a:gd name="T176" fmla="+- 0 6685 6632"/>
                              <a:gd name="T177" fmla="*/ T176 w 81"/>
                              <a:gd name="T178" fmla="+- 0 225 152"/>
                              <a:gd name="T179" fmla="*/ 225 h 130"/>
                              <a:gd name="T180" fmla="+- 0 6692 6632"/>
                              <a:gd name="T181" fmla="*/ T180 w 81"/>
                              <a:gd name="T182" fmla="+- 0 233 152"/>
                              <a:gd name="T183" fmla="*/ 233 h 130"/>
                              <a:gd name="T184" fmla="+- 0 6695 6632"/>
                              <a:gd name="T185" fmla="*/ T184 w 81"/>
                              <a:gd name="T186" fmla="+- 0 244 152"/>
                              <a:gd name="T187" fmla="*/ 244 h 130"/>
                              <a:gd name="T188" fmla="+- 0 6692 6632"/>
                              <a:gd name="T189" fmla="*/ T188 w 81"/>
                              <a:gd name="T190" fmla="+- 0 256 152"/>
                              <a:gd name="T191" fmla="*/ 256 h 130"/>
                              <a:gd name="T192" fmla="+- 0 6685 6632"/>
                              <a:gd name="T193" fmla="*/ T192 w 81"/>
                              <a:gd name="T194" fmla="+- 0 264 152"/>
                              <a:gd name="T195" fmla="*/ 264 h 130"/>
                              <a:gd name="T196" fmla="+- 0 6674 6632"/>
                              <a:gd name="T197" fmla="*/ T196 w 81"/>
                              <a:gd name="T198" fmla="+- 0 268 152"/>
                              <a:gd name="T199" fmla="*/ 268 h 130"/>
                              <a:gd name="T200" fmla="+- 0 6662 6632"/>
                              <a:gd name="T201" fmla="*/ T200 w 81"/>
                              <a:gd name="T202" fmla="+- 0 269 152"/>
                              <a:gd name="T203" fmla="*/ 269 h 130"/>
                              <a:gd name="T204" fmla="+- 0 6656 6632"/>
                              <a:gd name="T205" fmla="*/ T204 w 81"/>
                              <a:gd name="T206" fmla="+- 0 269 152"/>
                              <a:gd name="T207" fmla="*/ 269 h 130"/>
                              <a:gd name="T208" fmla="+- 0 6651 6632"/>
                              <a:gd name="T209" fmla="*/ T208 w 81"/>
                              <a:gd name="T210" fmla="+- 0 269 152"/>
                              <a:gd name="T211" fmla="*/ 269 h 130"/>
                              <a:gd name="T212" fmla="+- 0 6648 6632"/>
                              <a:gd name="T213" fmla="*/ T212 w 81"/>
                              <a:gd name="T214" fmla="+- 0 268 152"/>
                              <a:gd name="T215" fmla="*/ 268 h 130"/>
                              <a:gd name="T216" fmla="+- 0 6648 6632"/>
                              <a:gd name="T217" fmla="*/ T216 w 81"/>
                              <a:gd name="T218" fmla="+- 0 220 152"/>
                              <a:gd name="T219" fmla="*/ 220 h 1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Lst>
                            <a:rect l="0" t="0" r="r" b="b"/>
                            <a:pathLst>
                              <a:path w="81" h="130">
                                <a:moveTo>
                                  <a:pt x="0" y="129"/>
                                </a:moveTo>
                                <a:lnTo>
                                  <a:pt x="5" y="129"/>
                                </a:lnTo>
                                <a:lnTo>
                                  <a:pt x="14" y="130"/>
                                </a:lnTo>
                                <a:lnTo>
                                  <a:pt x="25" y="130"/>
                                </a:lnTo>
                                <a:lnTo>
                                  <a:pt x="40" y="129"/>
                                </a:lnTo>
                                <a:lnTo>
                                  <a:pt x="52" y="127"/>
                                </a:lnTo>
                                <a:lnTo>
                                  <a:pt x="62" y="123"/>
                                </a:lnTo>
                                <a:lnTo>
                                  <a:pt x="69" y="118"/>
                                </a:lnTo>
                                <a:lnTo>
                                  <a:pt x="76" y="112"/>
                                </a:lnTo>
                                <a:lnTo>
                                  <a:pt x="80" y="103"/>
                                </a:lnTo>
                                <a:lnTo>
                                  <a:pt x="80" y="92"/>
                                </a:lnTo>
                                <a:lnTo>
                                  <a:pt x="78" y="80"/>
                                </a:lnTo>
                                <a:lnTo>
                                  <a:pt x="72" y="70"/>
                                </a:lnTo>
                                <a:lnTo>
                                  <a:pt x="63" y="64"/>
                                </a:lnTo>
                                <a:lnTo>
                                  <a:pt x="54" y="60"/>
                                </a:lnTo>
                                <a:lnTo>
                                  <a:pt x="67" y="55"/>
                                </a:lnTo>
                                <a:lnTo>
                                  <a:pt x="76" y="44"/>
                                </a:lnTo>
                                <a:lnTo>
                                  <a:pt x="76" y="32"/>
                                </a:lnTo>
                                <a:lnTo>
                                  <a:pt x="76" y="22"/>
                                </a:lnTo>
                                <a:lnTo>
                                  <a:pt x="72" y="14"/>
                                </a:lnTo>
                                <a:lnTo>
                                  <a:pt x="65" y="9"/>
                                </a:lnTo>
                                <a:lnTo>
                                  <a:pt x="57" y="3"/>
                                </a:lnTo>
                                <a:lnTo>
                                  <a:pt x="46" y="0"/>
                                </a:lnTo>
                                <a:lnTo>
                                  <a:pt x="30" y="0"/>
                                </a:lnTo>
                                <a:lnTo>
                                  <a:pt x="18" y="0"/>
                                </a:lnTo>
                                <a:lnTo>
                                  <a:pt x="7" y="1"/>
                                </a:lnTo>
                                <a:lnTo>
                                  <a:pt x="0" y="3"/>
                                </a:lnTo>
                                <a:lnTo>
                                  <a:pt x="0" y="129"/>
                                </a:lnTo>
                                <a:close/>
                                <a:moveTo>
                                  <a:pt x="16" y="14"/>
                                </a:moveTo>
                                <a:lnTo>
                                  <a:pt x="19" y="13"/>
                                </a:lnTo>
                                <a:lnTo>
                                  <a:pt x="23" y="13"/>
                                </a:lnTo>
                                <a:lnTo>
                                  <a:pt x="31" y="13"/>
                                </a:lnTo>
                                <a:lnTo>
                                  <a:pt x="47" y="13"/>
                                </a:lnTo>
                                <a:lnTo>
                                  <a:pt x="59" y="19"/>
                                </a:lnTo>
                                <a:lnTo>
                                  <a:pt x="59" y="34"/>
                                </a:lnTo>
                                <a:lnTo>
                                  <a:pt x="59" y="46"/>
                                </a:lnTo>
                                <a:lnTo>
                                  <a:pt x="49" y="55"/>
                                </a:lnTo>
                                <a:lnTo>
                                  <a:pt x="31" y="55"/>
                                </a:lnTo>
                                <a:lnTo>
                                  <a:pt x="16" y="55"/>
                                </a:lnTo>
                                <a:lnTo>
                                  <a:pt x="16" y="14"/>
                                </a:lnTo>
                                <a:close/>
                                <a:moveTo>
                                  <a:pt x="16" y="68"/>
                                </a:moveTo>
                                <a:lnTo>
                                  <a:pt x="30" y="68"/>
                                </a:lnTo>
                                <a:lnTo>
                                  <a:pt x="43" y="69"/>
                                </a:lnTo>
                                <a:lnTo>
                                  <a:pt x="53" y="73"/>
                                </a:lnTo>
                                <a:lnTo>
                                  <a:pt x="60" y="81"/>
                                </a:lnTo>
                                <a:lnTo>
                                  <a:pt x="63" y="92"/>
                                </a:lnTo>
                                <a:lnTo>
                                  <a:pt x="60" y="104"/>
                                </a:lnTo>
                                <a:lnTo>
                                  <a:pt x="53" y="112"/>
                                </a:lnTo>
                                <a:lnTo>
                                  <a:pt x="42" y="116"/>
                                </a:lnTo>
                                <a:lnTo>
                                  <a:pt x="30" y="117"/>
                                </a:lnTo>
                                <a:lnTo>
                                  <a:pt x="24" y="117"/>
                                </a:lnTo>
                                <a:lnTo>
                                  <a:pt x="19" y="117"/>
                                </a:lnTo>
                                <a:lnTo>
                                  <a:pt x="16" y="116"/>
                                </a:lnTo>
                                <a:lnTo>
                                  <a:pt x="16" y="6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498D50" id="docshape59" o:spid="_x0000_s1026" style="position:absolute;margin-left:331.6pt;margin-top:7.6pt;width:4.05pt;height:6.5pt;z-index:-167500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81,13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" path="m,129r5,l14,130r11,l40,129r12,-2l62,123r7,-5l76,112r4,-9l80,92,78,80,72,70,63,64,54,60,67,55,76,44r,-12l76,22,72,14,65,9,57,3,46,,30,,18,,7,1,,3,,129xm16,14r3,-1l23,13r8,l47,13r12,6l59,34r,12l49,55r-18,l16,55r,-41xm16,68r14,l43,69r10,4l60,81r3,11l60,104r-7,8l42,116r-12,1l24,117r-5,l16,116r,-48xe" filled="f" strokecolor="#231f20" strokeweight=".07269mm">
                  <v:path arrowok="t" o:connecttype="custom" o:connectlocs="0,178435;3175,178435;8890,179070;15875,179070;25400,178435;33020,177165;39370,174625;43815,171450;48260,167640;50800,161925;50800,154940;49530,147320;45720,140970;40005,137160;34290,134620;34290,134620;42545,131445;48260,124460;48260,116840;48260,110490;45720,105410;41275,102235;36195,98425;29210,96520;19050,96520;11430,96520;4445,97155;0,98425;0,178435;10160,105410;12065,104775;14605,104775;19685,104775;29845,104775;37465,108585;37465,118110;37465,125730;31115,131445;19685,131445;10160,131445;10160,105410;10160,139700;19050,139700;27305,140335;33655,142875;38100,147955;40005,154940;38100,162560;33655,167640;26670,170180;19050,170815;15240,170815;12065,170815;10160,170180;10160,139700" o:connectangles="0,0,0,0,0,0,0,0,0,0,0,0,0,0,0,0,0,0,0,0,0,0,0,0,0,0,0,0,0,0,0,0,0,0,0,0,0,0,0,0,0,0,0,0,0,0,0,0,0,0,0,0,0,0,0"/>
                  <w10:wrap anchorx="page"/>
                </v:shape>
              </w:pict>
            </mc:Fallback>
          </mc:AlternateContent>
        </w:r>
      </w:ins>
      <w:r>
        <w:rPr>
          <w:rFonts w:ascii="Myriad Pro"/>
          <w:color w:val="231F20"/>
          <w:spacing w:val="-10"/>
          <w:sz w:val="19"/>
        </w:rPr>
        <w:t>A</w:t>
      </w:r>
      <w:r>
        <w:rPr>
          <w:rFonts w:ascii="Myriad Pro"/>
          <w:color w:val="231F20"/>
          <w:sz w:val="19"/>
        </w:rPr>
        <w:tab/>
      </w:r>
      <w:r>
        <w:rPr>
          <w:rFonts w:ascii="Myriad Pro"/>
          <w:color w:val="231F20"/>
          <w:spacing w:val="-10"/>
          <w:sz w:val="19"/>
        </w:rPr>
        <w:t>B</w:t>
      </w:r>
    </w:p>
    <w:p w14:paraId="0D966CE0" w14:textId="5521CFDE" w:rsidR="00A529FC" w:rsidRDefault="002F233B">
      <w:pPr>
        <w:tabs>
          <w:tab w:val="left" w:pos="2791"/>
        </w:tabs>
        <w:spacing w:line="218" w:lineRule="exact"/>
        <w:ind w:left="1880"/>
        <w:rPr>
          <w:rFonts w:ascii="Myriad Pro"/>
          <w:sz w:val="19"/>
        </w:rPr>
      </w:pPr>
      <w:del w:id="270" w:author="Author" w:date="2022-09-10T01:53:00Z">
        <w:r>
          <w:rPr>
            <w:noProof/>
          </w:rPr>
          <mc:AlternateContent>
            <mc:Choice Requires="wpg">
              <w:drawing>
                <wp:anchor distT="0" distB="0" distL="114300" distR="114300" simplePos="0" relativeHeight="487610368" behindDoc="1" locked="0" layoutInCell="1" allowOverlap="1" wp14:anchorId="0D305D7B" wp14:editId="137EE565">
                  <wp:simplePos x="0" y="0"/>
                  <wp:positionH relativeFrom="page">
                    <wp:posOffset>1816735</wp:posOffset>
                  </wp:positionH>
                  <wp:positionV relativeFrom="paragraph">
                    <wp:posOffset>25400</wp:posOffset>
                  </wp:positionV>
                  <wp:extent cx="1771650" cy="2320290"/>
                  <wp:effectExtent l="0" t="0" r="6350" b="3810"/>
                  <wp:wrapNone/>
                  <wp:docPr id="607"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608" name="docshape61"/>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9" name="docshape62"/>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0" name="docshape63"/>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docshape64"/>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docshape65"/>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3" name="docshape66"/>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14" name="docshape67"/>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extLst>
                              <a:ext uri="{909E8E84-426E-40DD-AFC4-6F175D3DCCD1}">
                                <a14:hiddenFill xmlns:a14="http://schemas.microsoft.com/office/drawing/2010/main">
                                  <a:solidFill>
                                    <a:srgbClr val="FFFFFF"/>
                                  </a:solidFill>
                                </a14:hiddenFill>
                              </a:ext>
                            </a:extLst>
                          </pic:spPr>
                        </pic:pic>
                        <wps:wsp>
                          <wps:cNvPr id="615" name="docshape68"/>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docshape69"/>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7" name="docshape70"/>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8" name="docshape71"/>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docshape72"/>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docshape73"/>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docshape74"/>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docshape75"/>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docshape76"/>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docshape77"/>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5" name="docshape78"/>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6" name="Line 470"/>
                          <wps:cNvCnPr>
                            <a:cxnSpLocks/>
                          </wps:cNvCnPr>
                          <wps:spPr bwMode="auto">
                            <a:xfrm>
                              <a:off x="2869" y="566"/>
                              <a:ext cx="1155" cy="3017"/>
                            </a:xfrm>
                            <a:prstGeom prst="line">
                              <a:avLst/>
                            </a:prstGeom>
                            <a:noFill/>
                            <a:ln w="10470">
                              <a:solidFill>
                                <a:srgbClr val="231F20"/>
                              </a:solidFill>
                              <a:round/>
                              <a:headEnd/>
                              <a:tailEnd/>
                            </a:ln>
                            <a:extLst>
                              <a:ext uri="{909E8E84-426E-40DD-AFC4-6F175D3DCCD1}">
                                <a14:hiddenFill xmlns:a14="http://schemas.microsoft.com/office/drawing/2010/main">
                                  <a:noFill/>
                                </a14:hiddenFill>
                              </a:ext>
                            </a:extLst>
                          </wps:spPr>
                          <wps:bodyPr/>
                        </wps:wsp>
                        <wps:wsp>
                          <wps:cNvPr id="627" name="docshape79"/>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 name="docshape80"/>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docshape81"/>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0" name="docshape82"/>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1" name="docshape83"/>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2" name="docshape84"/>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docshape85"/>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4" name="docshape86"/>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docshape87"/>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6" name="docshape88"/>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7" name="docshape89"/>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8" name="docshape90"/>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docshape91"/>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640" name="docshape9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1" name="docshape93"/>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92D9E1E" id="docshapegroup60" o:spid="_x0000_s1026" style="position:absolute;margin-left:143.05pt;margin-top:2pt;width:139.5pt;height:182.7pt;z-index:-15706112;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">
                  <v:shape id="docshape61"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62"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63"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64"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65"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6"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7"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">
                    <v:imagedata r:id="rId53" o:title=""/>
                    <o:lock v:ext="edit" aspectratio="f"/>
                  </v:shape>
                  <v:shape id="docshape68"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9"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70"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71"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72"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73"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74"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75"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6"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7"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8"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70"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" strokecolor="#231f20" strokeweight=".29083mm">
                    <o:lock v:ext="edit" shapetype="f"/>
                  </v:line>
                  <v:shape id="docshape79"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" path="m153,l,59,127,162,153,xe" fillcolor="#231f20" stroked="f">
                    <v:path arrowok="t" o:connecttype="custom" o:connectlocs="153,3531;0,3590;127,3693;153,3531" o:connectangles="0,0,0,0"/>
                  </v:shape>
                  <v:shape id="docshape80"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81"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82"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85"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6"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7"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8"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9"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90"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91"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92"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">
                    <v:imagedata r:id="rId54" o:title=""/>
                    <o:lock v:ext="edit" aspectratio="f"/>
                  </v:shape>
                  <v:shape id="docshape93"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">
                    <v:imagedata r:id="rId55" o:title=""/>
                    <o:lock v:ext="edit" aspectratio="f"/>
                  </v:shape>
                  <w10:wrap anchorx="page"/>
                </v:group>
              </w:pict>
            </mc:Fallback>
          </mc:AlternateContent>
        </w:r>
      </w:del>
      <w:ins w:id="271" w:author="Author" w:date="2022-09-10T01:53:00Z">
        <w:r w:rsidR="006228F8">
          <w:rPr>
            <w:noProof/>
          </w:rPr>
          <mc:AlternateContent>
            <mc:Choice Requires="wpg">
              <w:drawing>
                <wp:anchor distT="0" distB="0" distL="114300" distR="114300" simplePos="0" relativeHeight="486566912" behindDoc="1" locked="0" layoutInCell="1" allowOverlap="1" wp14:anchorId="5AF89CF8" wp14:editId="0EAABF12">
                  <wp:simplePos x="0" y="0"/>
                  <wp:positionH relativeFrom="page">
                    <wp:posOffset>1816735</wp:posOffset>
                  </wp:positionH>
                  <wp:positionV relativeFrom="paragraph">
                    <wp:posOffset>25400</wp:posOffset>
                  </wp:positionV>
                  <wp:extent cx="1771650" cy="2320290"/>
                  <wp:effectExtent l="0" t="0" r="6350" b="3810"/>
                  <wp:wrapNone/>
                  <wp:docPr id="457" name="docshapegroup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771650" cy="2320290"/>
                            <a:chOff x="2861" y="40"/>
                            <a:chExt cx="2790" cy="3654"/>
                          </a:xfrm>
                        </wpg:grpSpPr>
                        <wps:wsp>
                          <wps:cNvPr id="458" name="docshape61"/>
                          <wps:cNvSpPr>
                            <a:spLocks/>
                          </wps:cNvSpPr>
                          <wps:spPr bwMode="auto">
                            <a:xfrm>
                              <a:off x="3083" y="226"/>
                              <a:ext cx="622" cy="432"/>
                            </a:xfrm>
                            <a:custGeom>
                              <a:avLst/>
                              <a:gdLst>
                                <a:gd name="T0" fmla="+- 0 3083 3083"/>
                                <a:gd name="T1" fmla="*/ T0 w 622"/>
                                <a:gd name="T2" fmla="+- 0 620 226"/>
                                <a:gd name="T3" fmla="*/ 620 h 432"/>
                                <a:gd name="T4" fmla="+- 0 3086 3083"/>
                                <a:gd name="T5" fmla="*/ T4 w 622"/>
                                <a:gd name="T6" fmla="+- 0 635 226"/>
                                <a:gd name="T7" fmla="*/ 635 h 432"/>
                                <a:gd name="T8" fmla="+- 0 3094 3083"/>
                                <a:gd name="T9" fmla="*/ T8 w 622"/>
                                <a:gd name="T10" fmla="+- 0 646 226"/>
                                <a:gd name="T11" fmla="*/ 646 h 432"/>
                                <a:gd name="T12" fmla="+- 0 3106 3083"/>
                                <a:gd name="T13" fmla="*/ T12 w 622"/>
                                <a:gd name="T14" fmla="+- 0 654 226"/>
                                <a:gd name="T15" fmla="*/ 654 h 432"/>
                                <a:gd name="T16" fmla="+- 0 3120 3083"/>
                                <a:gd name="T17" fmla="*/ T16 w 622"/>
                                <a:gd name="T18" fmla="+- 0 657 226"/>
                                <a:gd name="T19" fmla="*/ 657 h 432"/>
                                <a:gd name="T20" fmla="+- 0 3668 3083"/>
                                <a:gd name="T21" fmla="*/ T20 w 622"/>
                                <a:gd name="T22" fmla="+- 0 657 226"/>
                                <a:gd name="T23" fmla="*/ 657 h 432"/>
                                <a:gd name="T24" fmla="+- 0 3682 3083"/>
                                <a:gd name="T25" fmla="*/ T24 w 622"/>
                                <a:gd name="T26" fmla="+- 0 654 226"/>
                                <a:gd name="T27" fmla="*/ 654 h 432"/>
                                <a:gd name="T28" fmla="+- 0 3694 3083"/>
                                <a:gd name="T29" fmla="*/ T28 w 622"/>
                                <a:gd name="T30" fmla="+- 0 646 226"/>
                                <a:gd name="T31" fmla="*/ 646 h 432"/>
                                <a:gd name="T32" fmla="+- 0 3702 3083"/>
                                <a:gd name="T33" fmla="*/ T32 w 622"/>
                                <a:gd name="T34" fmla="+- 0 635 226"/>
                                <a:gd name="T35" fmla="*/ 635 h 432"/>
                                <a:gd name="T36" fmla="+- 0 3705 3083"/>
                                <a:gd name="T37" fmla="*/ T36 w 622"/>
                                <a:gd name="T38" fmla="+- 0 620 226"/>
                                <a:gd name="T39" fmla="*/ 620 h 432"/>
                                <a:gd name="T40" fmla="+- 0 3705 3083"/>
                                <a:gd name="T41" fmla="*/ T40 w 622"/>
                                <a:gd name="T42" fmla="+- 0 263 226"/>
                                <a:gd name="T43" fmla="*/ 263 h 432"/>
                                <a:gd name="T44" fmla="+- 0 3702 3083"/>
                                <a:gd name="T45" fmla="*/ T44 w 622"/>
                                <a:gd name="T46" fmla="+- 0 249 226"/>
                                <a:gd name="T47" fmla="*/ 249 h 432"/>
                                <a:gd name="T48" fmla="+- 0 3694 3083"/>
                                <a:gd name="T49" fmla="*/ T48 w 622"/>
                                <a:gd name="T50" fmla="+- 0 237 226"/>
                                <a:gd name="T51" fmla="*/ 237 h 432"/>
                                <a:gd name="T52" fmla="+- 0 3682 3083"/>
                                <a:gd name="T53" fmla="*/ T52 w 622"/>
                                <a:gd name="T54" fmla="+- 0 229 226"/>
                                <a:gd name="T55" fmla="*/ 229 h 432"/>
                                <a:gd name="T56" fmla="+- 0 3668 3083"/>
                                <a:gd name="T57" fmla="*/ T56 w 622"/>
                                <a:gd name="T58" fmla="+- 0 226 226"/>
                                <a:gd name="T59" fmla="*/ 226 h 432"/>
                                <a:gd name="T60" fmla="+- 0 3120 3083"/>
                                <a:gd name="T61" fmla="*/ T60 w 622"/>
                                <a:gd name="T62" fmla="+- 0 226 226"/>
                                <a:gd name="T63" fmla="*/ 226 h 432"/>
                                <a:gd name="T64" fmla="+- 0 3106 3083"/>
                                <a:gd name="T65" fmla="*/ T64 w 622"/>
                                <a:gd name="T66" fmla="+- 0 229 226"/>
                                <a:gd name="T67" fmla="*/ 229 h 432"/>
                                <a:gd name="T68" fmla="+- 0 3094 3083"/>
                                <a:gd name="T69" fmla="*/ T68 w 622"/>
                                <a:gd name="T70" fmla="+- 0 237 226"/>
                                <a:gd name="T71" fmla="*/ 237 h 432"/>
                                <a:gd name="T72" fmla="+- 0 3086 3083"/>
                                <a:gd name="T73" fmla="*/ T72 w 622"/>
                                <a:gd name="T74" fmla="+- 0 249 226"/>
                                <a:gd name="T75" fmla="*/ 249 h 432"/>
                                <a:gd name="T76" fmla="+- 0 3083 3083"/>
                                <a:gd name="T77" fmla="*/ T76 w 622"/>
                                <a:gd name="T78" fmla="+- 0 263 226"/>
                                <a:gd name="T79" fmla="*/ 263 h 432"/>
                                <a:gd name="T80" fmla="+- 0 3083 3083"/>
                                <a:gd name="T81" fmla="*/ T80 w 622"/>
                                <a:gd name="T82" fmla="+- 0 620 226"/>
                                <a:gd name="T83" fmla="*/ 62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9" name="docshape62"/>
                          <wps:cNvSpPr>
                            <a:spLocks/>
                          </wps:cNvSpPr>
                          <wps:spPr bwMode="auto">
                            <a:xfrm>
                              <a:off x="3083" y="226"/>
                              <a:ext cx="622" cy="432"/>
                            </a:xfrm>
                            <a:custGeom>
                              <a:avLst/>
                              <a:gdLst>
                                <a:gd name="T0" fmla="+- 0 3668 3083"/>
                                <a:gd name="T1" fmla="*/ T0 w 622"/>
                                <a:gd name="T2" fmla="+- 0 226 226"/>
                                <a:gd name="T3" fmla="*/ 226 h 432"/>
                                <a:gd name="T4" fmla="+- 0 3120 3083"/>
                                <a:gd name="T5" fmla="*/ T4 w 622"/>
                                <a:gd name="T6" fmla="+- 0 226 226"/>
                                <a:gd name="T7" fmla="*/ 226 h 432"/>
                                <a:gd name="T8" fmla="+- 0 3106 3083"/>
                                <a:gd name="T9" fmla="*/ T8 w 622"/>
                                <a:gd name="T10" fmla="+- 0 229 226"/>
                                <a:gd name="T11" fmla="*/ 229 h 432"/>
                                <a:gd name="T12" fmla="+- 0 3094 3083"/>
                                <a:gd name="T13" fmla="*/ T12 w 622"/>
                                <a:gd name="T14" fmla="+- 0 237 226"/>
                                <a:gd name="T15" fmla="*/ 237 h 432"/>
                                <a:gd name="T16" fmla="+- 0 3086 3083"/>
                                <a:gd name="T17" fmla="*/ T16 w 622"/>
                                <a:gd name="T18" fmla="+- 0 249 226"/>
                                <a:gd name="T19" fmla="*/ 249 h 432"/>
                                <a:gd name="T20" fmla="+- 0 3083 3083"/>
                                <a:gd name="T21" fmla="*/ T20 w 622"/>
                                <a:gd name="T22" fmla="+- 0 263 226"/>
                                <a:gd name="T23" fmla="*/ 263 h 432"/>
                                <a:gd name="T24" fmla="+- 0 3083 3083"/>
                                <a:gd name="T25" fmla="*/ T24 w 622"/>
                                <a:gd name="T26" fmla="+- 0 620 226"/>
                                <a:gd name="T27" fmla="*/ 620 h 432"/>
                                <a:gd name="T28" fmla="+- 0 3086 3083"/>
                                <a:gd name="T29" fmla="*/ T28 w 622"/>
                                <a:gd name="T30" fmla="+- 0 635 226"/>
                                <a:gd name="T31" fmla="*/ 635 h 432"/>
                                <a:gd name="T32" fmla="+- 0 3094 3083"/>
                                <a:gd name="T33" fmla="*/ T32 w 622"/>
                                <a:gd name="T34" fmla="+- 0 646 226"/>
                                <a:gd name="T35" fmla="*/ 646 h 432"/>
                                <a:gd name="T36" fmla="+- 0 3106 3083"/>
                                <a:gd name="T37" fmla="*/ T36 w 622"/>
                                <a:gd name="T38" fmla="+- 0 654 226"/>
                                <a:gd name="T39" fmla="*/ 654 h 432"/>
                                <a:gd name="T40" fmla="+- 0 3120 3083"/>
                                <a:gd name="T41" fmla="*/ T40 w 622"/>
                                <a:gd name="T42" fmla="+- 0 657 226"/>
                                <a:gd name="T43" fmla="*/ 657 h 432"/>
                                <a:gd name="T44" fmla="+- 0 3668 3083"/>
                                <a:gd name="T45" fmla="*/ T44 w 622"/>
                                <a:gd name="T46" fmla="+- 0 657 226"/>
                                <a:gd name="T47" fmla="*/ 657 h 432"/>
                                <a:gd name="T48" fmla="+- 0 3682 3083"/>
                                <a:gd name="T49" fmla="*/ T48 w 622"/>
                                <a:gd name="T50" fmla="+- 0 654 226"/>
                                <a:gd name="T51" fmla="*/ 654 h 432"/>
                                <a:gd name="T52" fmla="+- 0 3694 3083"/>
                                <a:gd name="T53" fmla="*/ T52 w 622"/>
                                <a:gd name="T54" fmla="+- 0 646 226"/>
                                <a:gd name="T55" fmla="*/ 646 h 432"/>
                                <a:gd name="T56" fmla="+- 0 3702 3083"/>
                                <a:gd name="T57" fmla="*/ T56 w 622"/>
                                <a:gd name="T58" fmla="+- 0 635 226"/>
                                <a:gd name="T59" fmla="*/ 635 h 432"/>
                                <a:gd name="T60" fmla="+- 0 3705 3083"/>
                                <a:gd name="T61" fmla="*/ T60 w 622"/>
                                <a:gd name="T62" fmla="+- 0 620 226"/>
                                <a:gd name="T63" fmla="*/ 620 h 432"/>
                                <a:gd name="T64" fmla="+- 0 3705 3083"/>
                                <a:gd name="T65" fmla="*/ T64 w 622"/>
                                <a:gd name="T66" fmla="+- 0 263 226"/>
                                <a:gd name="T67" fmla="*/ 263 h 432"/>
                                <a:gd name="T68" fmla="+- 0 3702 3083"/>
                                <a:gd name="T69" fmla="*/ T68 w 622"/>
                                <a:gd name="T70" fmla="+- 0 249 226"/>
                                <a:gd name="T71" fmla="*/ 249 h 432"/>
                                <a:gd name="T72" fmla="+- 0 3694 3083"/>
                                <a:gd name="T73" fmla="*/ T72 w 622"/>
                                <a:gd name="T74" fmla="+- 0 237 226"/>
                                <a:gd name="T75" fmla="*/ 237 h 432"/>
                                <a:gd name="T76" fmla="+- 0 3682 3083"/>
                                <a:gd name="T77" fmla="*/ T76 w 622"/>
                                <a:gd name="T78" fmla="+- 0 229 226"/>
                                <a:gd name="T79" fmla="*/ 229 h 432"/>
                                <a:gd name="T80" fmla="+- 0 3668 3083"/>
                                <a:gd name="T81" fmla="*/ T80 w 622"/>
                                <a:gd name="T82" fmla="+- 0 226 226"/>
                                <a:gd name="T83" fmla="*/ 2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0"/>
                                  </a:lnTo>
                                  <a:lnTo>
                                    <a:pt x="23" y="428"/>
                                  </a:lnTo>
                                  <a:lnTo>
                                    <a:pt x="37" y="431"/>
                                  </a:lnTo>
                                  <a:lnTo>
                                    <a:pt x="585" y="431"/>
                                  </a:lnTo>
                                  <a:lnTo>
                                    <a:pt x="599" y="428"/>
                                  </a:lnTo>
                                  <a:lnTo>
                                    <a:pt x="611" y="420"/>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0" name="docshape63"/>
                          <wps:cNvSpPr>
                            <a:spLocks/>
                          </wps:cNvSpPr>
                          <wps:spPr bwMode="auto">
                            <a:xfrm>
                              <a:off x="3206" y="572"/>
                              <a:ext cx="622" cy="432"/>
                            </a:xfrm>
                            <a:custGeom>
                              <a:avLst/>
                              <a:gdLst>
                                <a:gd name="T0" fmla="+- 0 3207 3207"/>
                                <a:gd name="T1" fmla="*/ T0 w 622"/>
                                <a:gd name="T2" fmla="+- 0 966 572"/>
                                <a:gd name="T3" fmla="*/ 966 h 432"/>
                                <a:gd name="T4" fmla="+- 0 3210 3207"/>
                                <a:gd name="T5" fmla="*/ T4 w 622"/>
                                <a:gd name="T6" fmla="+- 0 981 572"/>
                                <a:gd name="T7" fmla="*/ 981 h 432"/>
                                <a:gd name="T8" fmla="+- 0 3218 3207"/>
                                <a:gd name="T9" fmla="*/ T8 w 622"/>
                                <a:gd name="T10" fmla="+- 0 993 572"/>
                                <a:gd name="T11" fmla="*/ 993 h 432"/>
                                <a:gd name="T12" fmla="+- 0 3230 3207"/>
                                <a:gd name="T13" fmla="*/ T12 w 622"/>
                                <a:gd name="T14" fmla="+- 0 1001 572"/>
                                <a:gd name="T15" fmla="*/ 1001 h 432"/>
                                <a:gd name="T16" fmla="+- 0 3244 3207"/>
                                <a:gd name="T17" fmla="*/ T16 w 622"/>
                                <a:gd name="T18" fmla="+- 0 1003 572"/>
                                <a:gd name="T19" fmla="*/ 1003 h 432"/>
                                <a:gd name="T20" fmla="+- 0 3792 3207"/>
                                <a:gd name="T21" fmla="*/ T20 w 622"/>
                                <a:gd name="T22" fmla="+- 0 1003 572"/>
                                <a:gd name="T23" fmla="*/ 1003 h 432"/>
                                <a:gd name="T24" fmla="+- 0 3806 3207"/>
                                <a:gd name="T25" fmla="*/ T24 w 622"/>
                                <a:gd name="T26" fmla="+- 0 1001 572"/>
                                <a:gd name="T27" fmla="*/ 1001 h 432"/>
                                <a:gd name="T28" fmla="+- 0 3818 3207"/>
                                <a:gd name="T29" fmla="*/ T28 w 622"/>
                                <a:gd name="T30" fmla="+- 0 993 572"/>
                                <a:gd name="T31" fmla="*/ 993 h 432"/>
                                <a:gd name="T32" fmla="+- 0 3826 3207"/>
                                <a:gd name="T33" fmla="*/ T32 w 622"/>
                                <a:gd name="T34" fmla="+- 0 981 572"/>
                                <a:gd name="T35" fmla="*/ 981 h 432"/>
                                <a:gd name="T36" fmla="+- 0 3829 3207"/>
                                <a:gd name="T37" fmla="*/ T36 w 622"/>
                                <a:gd name="T38" fmla="+- 0 966 572"/>
                                <a:gd name="T39" fmla="*/ 966 h 432"/>
                                <a:gd name="T40" fmla="+- 0 3829 3207"/>
                                <a:gd name="T41" fmla="*/ T40 w 622"/>
                                <a:gd name="T42" fmla="+- 0 609 572"/>
                                <a:gd name="T43" fmla="*/ 609 h 432"/>
                                <a:gd name="T44" fmla="+- 0 3826 3207"/>
                                <a:gd name="T45" fmla="*/ T44 w 622"/>
                                <a:gd name="T46" fmla="+- 0 595 572"/>
                                <a:gd name="T47" fmla="*/ 595 h 432"/>
                                <a:gd name="T48" fmla="+- 0 3818 3207"/>
                                <a:gd name="T49" fmla="*/ T48 w 622"/>
                                <a:gd name="T50" fmla="+- 0 583 572"/>
                                <a:gd name="T51" fmla="*/ 583 h 432"/>
                                <a:gd name="T52" fmla="+- 0 3806 3207"/>
                                <a:gd name="T53" fmla="*/ T52 w 622"/>
                                <a:gd name="T54" fmla="+- 0 575 572"/>
                                <a:gd name="T55" fmla="*/ 575 h 432"/>
                                <a:gd name="T56" fmla="+- 0 3792 3207"/>
                                <a:gd name="T57" fmla="*/ T56 w 622"/>
                                <a:gd name="T58" fmla="+- 0 572 572"/>
                                <a:gd name="T59" fmla="*/ 572 h 432"/>
                                <a:gd name="T60" fmla="+- 0 3244 3207"/>
                                <a:gd name="T61" fmla="*/ T60 w 622"/>
                                <a:gd name="T62" fmla="+- 0 572 572"/>
                                <a:gd name="T63" fmla="*/ 572 h 432"/>
                                <a:gd name="T64" fmla="+- 0 3230 3207"/>
                                <a:gd name="T65" fmla="*/ T64 w 622"/>
                                <a:gd name="T66" fmla="+- 0 575 572"/>
                                <a:gd name="T67" fmla="*/ 575 h 432"/>
                                <a:gd name="T68" fmla="+- 0 3218 3207"/>
                                <a:gd name="T69" fmla="*/ T68 w 622"/>
                                <a:gd name="T70" fmla="+- 0 583 572"/>
                                <a:gd name="T71" fmla="*/ 583 h 432"/>
                                <a:gd name="T72" fmla="+- 0 3210 3207"/>
                                <a:gd name="T73" fmla="*/ T72 w 622"/>
                                <a:gd name="T74" fmla="+- 0 595 572"/>
                                <a:gd name="T75" fmla="*/ 595 h 432"/>
                                <a:gd name="T76" fmla="+- 0 3207 3207"/>
                                <a:gd name="T77" fmla="*/ T76 w 622"/>
                                <a:gd name="T78" fmla="+- 0 609 572"/>
                                <a:gd name="T79" fmla="*/ 609 h 432"/>
                                <a:gd name="T80" fmla="+- 0 3207 3207"/>
                                <a:gd name="T81" fmla="*/ T80 w 622"/>
                                <a:gd name="T82" fmla="+- 0 966 572"/>
                                <a:gd name="T83" fmla="*/ 96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1" name="docshape64"/>
                          <wps:cNvSpPr>
                            <a:spLocks/>
                          </wps:cNvSpPr>
                          <wps:spPr bwMode="auto">
                            <a:xfrm>
                              <a:off x="3206" y="572"/>
                              <a:ext cx="622" cy="432"/>
                            </a:xfrm>
                            <a:custGeom>
                              <a:avLst/>
                              <a:gdLst>
                                <a:gd name="T0" fmla="+- 0 3792 3207"/>
                                <a:gd name="T1" fmla="*/ T0 w 622"/>
                                <a:gd name="T2" fmla="+- 0 572 572"/>
                                <a:gd name="T3" fmla="*/ 572 h 432"/>
                                <a:gd name="T4" fmla="+- 0 3244 3207"/>
                                <a:gd name="T5" fmla="*/ T4 w 622"/>
                                <a:gd name="T6" fmla="+- 0 572 572"/>
                                <a:gd name="T7" fmla="*/ 572 h 432"/>
                                <a:gd name="T8" fmla="+- 0 3230 3207"/>
                                <a:gd name="T9" fmla="*/ T8 w 622"/>
                                <a:gd name="T10" fmla="+- 0 575 572"/>
                                <a:gd name="T11" fmla="*/ 575 h 432"/>
                                <a:gd name="T12" fmla="+- 0 3218 3207"/>
                                <a:gd name="T13" fmla="*/ T12 w 622"/>
                                <a:gd name="T14" fmla="+- 0 583 572"/>
                                <a:gd name="T15" fmla="*/ 583 h 432"/>
                                <a:gd name="T16" fmla="+- 0 3210 3207"/>
                                <a:gd name="T17" fmla="*/ T16 w 622"/>
                                <a:gd name="T18" fmla="+- 0 595 572"/>
                                <a:gd name="T19" fmla="*/ 595 h 432"/>
                                <a:gd name="T20" fmla="+- 0 3207 3207"/>
                                <a:gd name="T21" fmla="*/ T20 w 622"/>
                                <a:gd name="T22" fmla="+- 0 609 572"/>
                                <a:gd name="T23" fmla="*/ 609 h 432"/>
                                <a:gd name="T24" fmla="+- 0 3207 3207"/>
                                <a:gd name="T25" fmla="*/ T24 w 622"/>
                                <a:gd name="T26" fmla="+- 0 966 572"/>
                                <a:gd name="T27" fmla="*/ 966 h 432"/>
                                <a:gd name="T28" fmla="+- 0 3210 3207"/>
                                <a:gd name="T29" fmla="*/ T28 w 622"/>
                                <a:gd name="T30" fmla="+- 0 981 572"/>
                                <a:gd name="T31" fmla="*/ 981 h 432"/>
                                <a:gd name="T32" fmla="+- 0 3218 3207"/>
                                <a:gd name="T33" fmla="*/ T32 w 622"/>
                                <a:gd name="T34" fmla="+- 0 993 572"/>
                                <a:gd name="T35" fmla="*/ 993 h 432"/>
                                <a:gd name="T36" fmla="+- 0 3230 3207"/>
                                <a:gd name="T37" fmla="*/ T36 w 622"/>
                                <a:gd name="T38" fmla="+- 0 1001 572"/>
                                <a:gd name="T39" fmla="*/ 1001 h 432"/>
                                <a:gd name="T40" fmla="+- 0 3244 3207"/>
                                <a:gd name="T41" fmla="*/ T40 w 622"/>
                                <a:gd name="T42" fmla="+- 0 1003 572"/>
                                <a:gd name="T43" fmla="*/ 1003 h 432"/>
                                <a:gd name="T44" fmla="+- 0 3792 3207"/>
                                <a:gd name="T45" fmla="*/ T44 w 622"/>
                                <a:gd name="T46" fmla="+- 0 1003 572"/>
                                <a:gd name="T47" fmla="*/ 1003 h 432"/>
                                <a:gd name="T48" fmla="+- 0 3806 3207"/>
                                <a:gd name="T49" fmla="*/ T48 w 622"/>
                                <a:gd name="T50" fmla="+- 0 1001 572"/>
                                <a:gd name="T51" fmla="*/ 1001 h 432"/>
                                <a:gd name="T52" fmla="+- 0 3818 3207"/>
                                <a:gd name="T53" fmla="*/ T52 w 622"/>
                                <a:gd name="T54" fmla="+- 0 993 572"/>
                                <a:gd name="T55" fmla="*/ 993 h 432"/>
                                <a:gd name="T56" fmla="+- 0 3826 3207"/>
                                <a:gd name="T57" fmla="*/ T56 w 622"/>
                                <a:gd name="T58" fmla="+- 0 981 572"/>
                                <a:gd name="T59" fmla="*/ 981 h 432"/>
                                <a:gd name="T60" fmla="+- 0 3829 3207"/>
                                <a:gd name="T61" fmla="*/ T60 w 622"/>
                                <a:gd name="T62" fmla="+- 0 966 572"/>
                                <a:gd name="T63" fmla="*/ 966 h 432"/>
                                <a:gd name="T64" fmla="+- 0 3829 3207"/>
                                <a:gd name="T65" fmla="*/ T64 w 622"/>
                                <a:gd name="T66" fmla="+- 0 609 572"/>
                                <a:gd name="T67" fmla="*/ 609 h 432"/>
                                <a:gd name="T68" fmla="+- 0 3826 3207"/>
                                <a:gd name="T69" fmla="*/ T68 w 622"/>
                                <a:gd name="T70" fmla="+- 0 595 572"/>
                                <a:gd name="T71" fmla="*/ 595 h 432"/>
                                <a:gd name="T72" fmla="+- 0 3818 3207"/>
                                <a:gd name="T73" fmla="*/ T72 w 622"/>
                                <a:gd name="T74" fmla="+- 0 583 572"/>
                                <a:gd name="T75" fmla="*/ 583 h 432"/>
                                <a:gd name="T76" fmla="+- 0 3806 3207"/>
                                <a:gd name="T77" fmla="*/ T76 w 622"/>
                                <a:gd name="T78" fmla="+- 0 575 572"/>
                                <a:gd name="T79" fmla="*/ 575 h 432"/>
                                <a:gd name="T80" fmla="+- 0 3792 3207"/>
                                <a:gd name="T81" fmla="*/ T80 w 622"/>
                                <a:gd name="T82" fmla="+- 0 572 572"/>
                                <a:gd name="T83" fmla="*/ 57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9"/>
                                  </a:lnTo>
                                  <a:lnTo>
                                    <a:pt x="11" y="421"/>
                                  </a:lnTo>
                                  <a:lnTo>
                                    <a:pt x="23" y="429"/>
                                  </a:lnTo>
                                  <a:lnTo>
                                    <a:pt x="37" y="431"/>
                                  </a:lnTo>
                                  <a:lnTo>
                                    <a:pt x="585" y="431"/>
                                  </a:lnTo>
                                  <a:lnTo>
                                    <a:pt x="599" y="429"/>
                                  </a:lnTo>
                                  <a:lnTo>
                                    <a:pt x="611" y="421"/>
                                  </a:lnTo>
                                  <a:lnTo>
                                    <a:pt x="619" y="409"/>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2" name="docshape65"/>
                          <wps:cNvSpPr>
                            <a:spLocks/>
                          </wps:cNvSpPr>
                          <wps:spPr bwMode="auto">
                            <a:xfrm>
                              <a:off x="3454" y="1231"/>
                              <a:ext cx="622" cy="432"/>
                            </a:xfrm>
                            <a:custGeom>
                              <a:avLst/>
                              <a:gdLst>
                                <a:gd name="T0" fmla="+- 0 3454 3454"/>
                                <a:gd name="T1" fmla="*/ T0 w 622"/>
                                <a:gd name="T2" fmla="+- 0 1626 1232"/>
                                <a:gd name="T3" fmla="*/ 1626 h 432"/>
                                <a:gd name="T4" fmla="+- 0 3457 3454"/>
                                <a:gd name="T5" fmla="*/ T4 w 622"/>
                                <a:gd name="T6" fmla="+- 0 1640 1232"/>
                                <a:gd name="T7" fmla="*/ 1640 h 432"/>
                                <a:gd name="T8" fmla="+- 0 3465 3454"/>
                                <a:gd name="T9" fmla="*/ T8 w 622"/>
                                <a:gd name="T10" fmla="+- 0 1652 1232"/>
                                <a:gd name="T11" fmla="*/ 1652 h 432"/>
                                <a:gd name="T12" fmla="+- 0 3477 3454"/>
                                <a:gd name="T13" fmla="*/ T12 w 622"/>
                                <a:gd name="T14" fmla="+- 0 1660 1232"/>
                                <a:gd name="T15" fmla="*/ 1660 h 432"/>
                                <a:gd name="T16" fmla="+- 0 3491 3454"/>
                                <a:gd name="T17" fmla="*/ T16 w 622"/>
                                <a:gd name="T18" fmla="+- 0 1663 1232"/>
                                <a:gd name="T19" fmla="*/ 1663 h 432"/>
                                <a:gd name="T20" fmla="+- 0 4039 3454"/>
                                <a:gd name="T21" fmla="*/ T20 w 622"/>
                                <a:gd name="T22" fmla="+- 0 1663 1232"/>
                                <a:gd name="T23" fmla="*/ 1663 h 432"/>
                                <a:gd name="T24" fmla="+- 0 4053 3454"/>
                                <a:gd name="T25" fmla="*/ T24 w 622"/>
                                <a:gd name="T26" fmla="+- 0 1660 1232"/>
                                <a:gd name="T27" fmla="*/ 1660 h 432"/>
                                <a:gd name="T28" fmla="+- 0 4065 3454"/>
                                <a:gd name="T29" fmla="*/ T28 w 622"/>
                                <a:gd name="T30" fmla="+- 0 1652 1232"/>
                                <a:gd name="T31" fmla="*/ 1652 h 432"/>
                                <a:gd name="T32" fmla="+- 0 4073 3454"/>
                                <a:gd name="T33" fmla="*/ T32 w 622"/>
                                <a:gd name="T34" fmla="+- 0 1640 1232"/>
                                <a:gd name="T35" fmla="*/ 1640 h 432"/>
                                <a:gd name="T36" fmla="+- 0 4076 3454"/>
                                <a:gd name="T37" fmla="*/ T36 w 622"/>
                                <a:gd name="T38" fmla="+- 0 1626 1232"/>
                                <a:gd name="T39" fmla="*/ 1626 h 432"/>
                                <a:gd name="T40" fmla="+- 0 4076 3454"/>
                                <a:gd name="T41" fmla="*/ T40 w 622"/>
                                <a:gd name="T42" fmla="+- 0 1269 1232"/>
                                <a:gd name="T43" fmla="*/ 1269 h 432"/>
                                <a:gd name="T44" fmla="+- 0 4073 3454"/>
                                <a:gd name="T45" fmla="*/ T44 w 622"/>
                                <a:gd name="T46" fmla="+- 0 1254 1232"/>
                                <a:gd name="T47" fmla="*/ 1254 h 432"/>
                                <a:gd name="T48" fmla="+- 0 4065 3454"/>
                                <a:gd name="T49" fmla="*/ T48 w 622"/>
                                <a:gd name="T50" fmla="+- 0 1243 1232"/>
                                <a:gd name="T51" fmla="*/ 1243 h 432"/>
                                <a:gd name="T52" fmla="+- 0 4053 3454"/>
                                <a:gd name="T53" fmla="*/ T52 w 622"/>
                                <a:gd name="T54" fmla="+- 0 1235 1232"/>
                                <a:gd name="T55" fmla="*/ 1235 h 432"/>
                                <a:gd name="T56" fmla="+- 0 4039 3454"/>
                                <a:gd name="T57" fmla="*/ T56 w 622"/>
                                <a:gd name="T58" fmla="+- 0 1232 1232"/>
                                <a:gd name="T59" fmla="*/ 1232 h 432"/>
                                <a:gd name="T60" fmla="+- 0 3491 3454"/>
                                <a:gd name="T61" fmla="*/ T60 w 622"/>
                                <a:gd name="T62" fmla="+- 0 1232 1232"/>
                                <a:gd name="T63" fmla="*/ 1232 h 432"/>
                                <a:gd name="T64" fmla="+- 0 3477 3454"/>
                                <a:gd name="T65" fmla="*/ T64 w 622"/>
                                <a:gd name="T66" fmla="+- 0 1235 1232"/>
                                <a:gd name="T67" fmla="*/ 1235 h 432"/>
                                <a:gd name="T68" fmla="+- 0 3465 3454"/>
                                <a:gd name="T69" fmla="*/ T68 w 622"/>
                                <a:gd name="T70" fmla="+- 0 1243 1232"/>
                                <a:gd name="T71" fmla="*/ 1243 h 432"/>
                                <a:gd name="T72" fmla="+- 0 3457 3454"/>
                                <a:gd name="T73" fmla="*/ T72 w 622"/>
                                <a:gd name="T74" fmla="+- 0 1254 1232"/>
                                <a:gd name="T75" fmla="*/ 1254 h 432"/>
                                <a:gd name="T76" fmla="+- 0 3454 3454"/>
                                <a:gd name="T77" fmla="*/ T76 w 622"/>
                                <a:gd name="T78" fmla="+- 0 1269 1232"/>
                                <a:gd name="T79" fmla="*/ 1269 h 432"/>
                                <a:gd name="T80" fmla="+- 0 3454 3454"/>
                                <a:gd name="T81" fmla="*/ T80 w 622"/>
                                <a:gd name="T82" fmla="+- 0 1626 1232"/>
                                <a:gd name="T83" fmla="*/ 1626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lnTo>
                                    <a:pt x="37" y="0"/>
                                  </a:lnTo>
                                  <a:lnTo>
                                    <a:pt x="23" y="3"/>
                                  </a:lnTo>
                                  <a:lnTo>
                                    <a:pt x="11" y="11"/>
                                  </a:lnTo>
                                  <a:lnTo>
                                    <a:pt x="3"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docshape66"/>
                          <wps:cNvSpPr>
                            <a:spLocks/>
                          </wps:cNvSpPr>
                          <wps:spPr bwMode="auto">
                            <a:xfrm>
                              <a:off x="3454" y="1231"/>
                              <a:ext cx="622" cy="432"/>
                            </a:xfrm>
                            <a:custGeom>
                              <a:avLst/>
                              <a:gdLst>
                                <a:gd name="T0" fmla="+- 0 4039 3454"/>
                                <a:gd name="T1" fmla="*/ T0 w 622"/>
                                <a:gd name="T2" fmla="+- 0 1232 1232"/>
                                <a:gd name="T3" fmla="*/ 1232 h 432"/>
                                <a:gd name="T4" fmla="+- 0 3491 3454"/>
                                <a:gd name="T5" fmla="*/ T4 w 622"/>
                                <a:gd name="T6" fmla="+- 0 1232 1232"/>
                                <a:gd name="T7" fmla="*/ 1232 h 432"/>
                                <a:gd name="T8" fmla="+- 0 3477 3454"/>
                                <a:gd name="T9" fmla="*/ T8 w 622"/>
                                <a:gd name="T10" fmla="+- 0 1235 1232"/>
                                <a:gd name="T11" fmla="*/ 1235 h 432"/>
                                <a:gd name="T12" fmla="+- 0 3465 3454"/>
                                <a:gd name="T13" fmla="*/ T12 w 622"/>
                                <a:gd name="T14" fmla="+- 0 1243 1232"/>
                                <a:gd name="T15" fmla="*/ 1243 h 432"/>
                                <a:gd name="T16" fmla="+- 0 3457 3454"/>
                                <a:gd name="T17" fmla="*/ T16 w 622"/>
                                <a:gd name="T18" fmla="+- 0 1254 1232"/>
                                <a:gd name="T19" fmla="*/ 1254 h 432"/>
                                <a:gd name="T20" fmla="+- 0 3454 3454"/>
                                <a:gd name="T21" fmla="*/ T20 w 622"/>
                                <a:gd name="T22" fmla="+- 0 1269 1232"/>
                                <a:gd name="T23" fmla="*/ 1269 h 432"/>
                                <a:gd name="T24" fmla="+- 0 3454 3454"/>
                                <a:gd name="T25" fmla="*/ T24 w 622"/>
                                <a:gd name="T26" fmla="+- 0 1626 1232"/>
                                <a:gd name="T27" fmla="*/ 1626 h 432"/>
                                <a:gd name="T28" fmla="+- 0 3457 3454"/>
                                <a:gd name="T29" fmla="*/ T28 w 622"/>
                                <a:gd name="T30" fmla="+- 0 1640 1232"/>
                                <a:gd name="T31" fmla="*/ 1640 h 432"/>
                                <a:gd name="T32" fmla="+- 0 3465 3454"/>
                                <a:gd name="T33" fmla="*/ T32 w 622"/>
                                <a:gd name="T34" fmla="+- 0 1652 1232"/>
                                <a:gd name="T35" fmla="*/ 1652 h 432"/>
                                <a:gd name="T36" fmla="+- 0 3477 3454"/>
                                <a:gd name="T37" fmla="*/ T36 w 622"/>
                                <a:gd name="T38" fmla="+- 0 1660 1232"/>
                                <a:gd name="T39" fmla="*/ 1660 h 432"/>
                                <a:gd name="T40" fmla="+- 0 3491 3454"/>
                                <a:gd name="T41" fmla="*/ T40 w 622"/>
                                <a:gd name="T42" fmla="+- 0 1663 1232"/>
                                <a:gd name="T43" fmla="*/ 1663 h 432"/>
                                <a:gd name="T44" fmla="+- 0 4039 3454"/>
                                <a:gd name="T45" fmla="*/ T44 w 622"/>
                                <a:gd name="T46" fmla="+- 0 1663 1232"/>
                                <a:gd name="T47" fmla="*/ 1663 h 432"/>
                                <a:gd name="T48" fmla="+- 0 4053 3454"/>
                                <a:gd name="T49" fmla="*/ T48 w 622"/>
                                <a:gd name="T50" fmla="+- 0 1660 1232"/>
                                <a:gd name="T51" fmla="*/ 1660 h 432"/>
                                <a:gd name="T52" fmla="+- 0 4065 3454"/>
                                <a:gd name="T53" fmla="*/ T52 w 622"/>
                                <a:gd name="T54" fmla="+- 0 1652 1232"/>
                                <a:gd name="T55" fmla="*/ 1652 h 432"/>
                                <a:gd name="T56" fmla="+- 0 4073 3454"/>
                                <a:gd name="T57" fmla="*/ T56 w 622"/>
                                <a:gd name="T58" fmla="+- 0 1640 1232"/>
                                <a:gd name="T59" fmla="*/ 1640 h 432"/>
                                <a:gd name="T60" fmla="+- 0 4076 3454"/>
                                <a:gd name="T61" fmla="*/ T60 w 622"/>
                                <a:gd name="T62" fmla="+- 0 1626 1232"/>
                                <a:gd name="T63" fmla="*/ 1626 h 432"/>
                                <a:gd name="T64" fmla="+- 0 4076 3454"/>
                                <a:gd name="T65" fmla="*/ T64 w 622"/>
                                <a:gd name="T66" fmla="+- 0 1269 1232"/>
                                <a:gd name="T67" fmla="*/ 1269 h 432"/>
                                <a:gd name="T68" fmla="+- 0 4073 3454"/>
                                <a:gd name="T69" fmla="*/ T68 w 622"/>
                                <a:gd name="T70" fmla="+- 0 1254 1232"/>
                                <a:gd name="T71" fmla="*/ 1254 h 432"/>
                                <a:gd name="T72" fmla="+- 0 4065 3454"/>
                                <a:gd name="T73" fmla="*/ T72 w 622"/>
                                <a:gd name="T74" fmla="+- 0 1243 1232"/>
                                <a:gd name="T75" fmla="*/ 1243 h 432"/>
                                <a:gd name="T76" fmla="+- 0 4053 3454"/>
                                <a:gd name="T77" fmla="*/ T76 w 622"/>
                                <a:gd name="T78" fmla="+- 0 1235 1232"/>
                                <a:gd name="T79" fmla="*/ 1235 h 432"/>
                                <a:gd name="T80" fmla="+- 0 4039 3454"/>
                                <a:gd name="T81" fmla="*/ T80 w 622"/>
                                <a:gd name="T82" fmla="+- 0 1232 1232"/>
                                <a:gd name="T83" fmla="*/ 1232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2"/>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2"/>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64" name="docshape67"/>
                            <pic:cNvPicPr>
                              <a:picLocks/>
                            </pic:cNvPicPr>
                          </pic:nvPicPr>
                          <pic:blipFill>
                            <a:blip r:embed="rId50">
                              <a:extLst>
                                <a:ext uri="{28A0092B-C50C-407E-A947-70E740481C1C}">
                                  <a14:useLocalDpi xmlns:a14="http://schemas.microsoft.com/office/drawing/2010/main" val="0"/>
                                </a:ext>
                              </a:extLst>
                            </a:blip>
                            <a:srcRect/>
                            <a:stretch>
                              <a:fillRect/>
                            </a:stretch>
                          </pic:blipFill>
                          <pic:spPr bwMode="auto">
                            <a:xfrm>
                              <a:off x="4115" y="313"/>
                              <a:ext cx="304" cy="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65" name="docshape68"/>
                          <wps:cNvSpPr>
                            <a:spLocks/>
                          </wps:cNvSpPr>
                          <wps:spPr bwMode="auto">
                            <a:xfrm>
                              <a:off x="4249" y="467"/>
                              <a:ext cx="39" cy="87"/>
                            </a:xfrm>
                            <a:custGeom>
                              <a:avLst/>
                              <a:gdLst>
                                <a:gd name="T0" fmla="+- 0 4270 4250"/>
                                <a:gd name="T1" fmla="*/ T0 w 39"/>
                                <a:gd name="T2" fmla="+- 0 529 467"/>
                                <a:gd name="T3" fmla="*/ 529 h 87"/>
                                <a:gd name="T4" fmla="+- 0 4270 4250"/>
                                <a:gd name="T5" fmla="*/ T4 w 39"/>
                                <a:gd name="T6" fmla="+- 0 525 467"/>
                                <a:gd name="T7" fmla="*/ 525 h 87"/>
                                <a:gd name="T8" fmla="+- 0 4270 4250"/>
                                <a:gd name="T9" fmla="*/ T8 w 39"/>
                                <a:gd name="T10" fmla="+- 0 519 467"/>
                                <a:gd name="T11" fmla="*/ 519 h 87"/>
                                <a:gd name="T12" fmla="+- 0 4272 4250"/>
                                <a:gd name="T13" fmla="*/ T12 w 39"/>
                                <a:gd name="T14" fmla="+- 0 514 467"/>
                                <a:gd name="T15" fmla="*/ 514 h 87"/>
                                <a:gd name="T16" fmla="+- 0 4277 4250"/>
                                <a:gd name="T17" fmla="*/ T16 w 39"/>
                                <a:gd name="T18" fmla="+- 0 507 467"/>
                                <a:gd name="T19" fmla="*/ 507 h 87"/>
                                <a:gd name="T20" fmla="+- 0 4283 4250"/>
                                <a:gd name="T21" fmla="*/ T20 w 39"/>
                                <a:gd name="T22" fmla="+- 0 500 467"/>
                                <a:gd name="T23" fmla="*/ 500 h 87"/>
                                <a:gd name="T24" fmla="+- 0 4288 4250"/>
                                <a:gd name="T25" fmla="*/ T24 w 39"/>
                                <a:gd name="T26" fmla="+- 0 494 467"/>
                                <a:gd name="T27" fmla="*/ 494 h 87"/>
                                <a:gd name="T28" fmla="+- 0 4288 4250"/>
                                <a:gd name="T29" fmla="*/ T28 w 39"/>
                                <a:gd name="T30" fmla="+- 0 486 467"/>
                                <a:gd name="T31" fmla="*/ 486 h 87"/>
                                <a:gd name="T32" fmla="+- 0 4288 4250"/>
                                <a:gd name="T33" fmla="*/ T32 w 39"/>
                                <a:gd name="T34" fmla="+- 0 476 467"/>
                                <a:gd name="T35" fmla="*/ 476 h 87"/>
                                <a:gd name="T36" fmla="+- 0 4281 4250"/>
                                <a:gd name="T37" fmla="*/ T36 w 39"/>
                                <a:gd name="T38" fmla="+- 0 467 467"/>
                                <a:gd name="T39" fmla="*/ 467 h 87"/>
                                <a:gd name="T40" fmla="+- 0 4267 4250"/>
                                <a:gd name="T41" fmla="*/ T40 w 39"/>
                                <a:gd name="T42" fmla="+- 0 467 467"/>
                                <a:gd name="T43" fmla="*/ 467 h 87"/>
                                <a:gd name="T44" fmla="+- 0 4261 4250"/>
                                <a:gd name="T45" fmla="*/ T44 w 39"/>
                                <a:gd name="T46" fmla="+- 0 467 467"/>
                                <a:gd name="T47" fmla="*/ 467 h 87"/>
                                <a:gd name="T48" fmla="+- 0 4254 4250"/>
                                <a:gd name="T49" fmla="*/ T48 w 39"/>
                                <a:gd name="T50" fmla="+- 0 469 467"/>
                                <a:gd name="T51" fmla="*/ 469 h 87"/>
                                <a:gd name="T52" fmla="+- 0 4250 4250"/>
                                <a:gd name="T53" fmla="*/ T52 w 39"/>
                                <a:gd name="T54" fmla="+- 0 472 467"/>
                                <a:gd name="T55" fmla="*/ 472 h 87"/>
                                <a:gd name="T56" fmla="+- 0 4253 4250"/>
                                <a:gd name="T57" fmla="*/ T56 w 39"/>
                                <a:gd name="T58" fmla="+- 0 480 467"/>
                                <a:gd name="T59" fmla="*/ 480 h 87"/>
                                <a:gd name="T60" fmla="+- 0 4256 4250"/>
                                <a:gd name="T61" fmla="*/ T60 w 39"/>
                                <a:gd name="T62" fmla="+- 0 478 467"/>
                                <a:gd name="T63" fmla="*/ 478 h 87"/>
                                <a:gd name="T64" fmla="+- 0 4261 4250"/>
                                <a:gd name="T65" fmla="*/ T64 w 39"/>
                                <a:gd name="T66" fmla="+- 0 476 467"/>
                                <a:gd name="T67" fmla="*/ 476 h 87"/>
                                <a:gd name="T68" fmla="+- 0 4265 4250"/>
                                <a:gd name="T69" fmla="*/ T68 w 39"/>
                                <a:gd name="T70" fmla="+- 0 476 467"/>
                                <a:gd name="T71" fmla="*/ 476 h 87"/>
                                <a:gd name="T72" fmla="+- 0 4273 4250"/>
                                <a:gd name="T73" fmla="*/ T72 w 39"/>
                                <a:gd name="T74" fmla="+- 0 476 467"/>
                                <a:gd name="T75" fmla="*/ 476 h 87"/>
                                <a:gd name="T76" fmla="+- 0 4277 4250"/>
                                <a:gd name="T77" fmla="*/ T76 w 39"/>
                                <a:gd name="T78" fmla="+- 0 481 467"/>
                                <a:gd name="T79" fmla="*/ 481 h 87"/>
                                <a:gd name="T80" fmla="+- 0 4277 4250"/>
                                <a:gd name="T81" fmla="*/ T80 w 39"/>
                                <a:gd name="T82" fmla="+- 0 487 467"/>
                                <a:gd name="T83" fmla="*/ 487 h 87"/>
                                <a:gd name="T84" fmla="+- 0 4277 4250"/>
                                <a:gd name="T85" fmla="*/ T84 w 39"/>
                                <a:gd name="T86" fmla="+- 0 493 467"/>
                                <a:gd name="T87" fmla="*/ 493 h 87"/>
                                <a:gd name="T88" fmla="+- 0 4274 4250"/>
                                <a:gd name="T89" fmla="*/ T88 w 39"/>
                                <a:gd name="T90" fmla="+- 0 497 467"/>
                                <a:gd name="T91" fmla="*/ 497 h 87"/>
                                <a:gd name="T92" fmla="+- 0 4268 4250"/>
                                <a:gd name="T93" fmla="*/ T92 w 39"/>
                                <a:gd name="T94" fmla="+- 0 504 467"/>
                                <a:gd name="T95" fmla="*/ 504 h 87"/>
                                <a:gd name="T96" fmla="+- 0 4262 4250"/>
                                <a:gd name="T97" fmla="*/ T96 w 39"/>
                                <a:gd name="T98" fmla="+- 0 511 467"/>
                                <a:gd name="T99" fmla="*/ 511 h 87"/>
                                <a:gd name="T100" fmla="+- 0 4260 4250"/>
                                <a:gd name="T101" fmla="*/ T100 w 39"/>
                                <a:gd name="T102" fmla="+- 0 519 467"/>
                                <a:gd name="T103" fmla="*/ 519 h 87"/>
                                <a:gd name="T104" fmla="+- 0 4260 4250"/>
                                <a:gd name="T105" fmla="*/ T104 w 39"/>
                                <a:gd name="T106" fmla="+- 0 525 467"/>
                                <a:gd name="T107" fmla="*/ 525 h 87"/>
                                <a:gd name="T108" fmla="+- 0 4261 4250"/>
                                <a:gd name="T109" fmla="*/ T108 w 39"/>
                                <a:gd name="T110" fmla="+- 0 529 467"/>
                                <a:gd name="T111" fmla="*/ 529 h 87"/>
                                <a:gd name="T112" fmla="+- 0 4270 4250"/>
                                <a:gd name="T113" fmla="*/ T112 w 39"/>
                                <a:gd name="T114" fmla="+- 0 529 467"/>
                                <a:gd name="T115" fmla="*/ 529 h 87"/>
                                <a:gd name="T116" fmla="+- 0 4265 4250"/>
                                <a:gd name="T117" fmla="*/ T116 w 39"/>
                                <a:gd name="T118" fmla="+- 0 553 467"/>
                                <a:gd name="T119" fmla="*/ 553 h 87"/>
                                <a:gd name="T120" fmla="+- 0 4270 4250"/>
                                <a:gd name="T121" fmla="*/ T120 w 39"/>
                                <a:gd name="T122" fmla="+- 0 553 467"/>
                                <a:gd name="T123" fmla="*/ 553 h 87"/>
                                <a:gd name="T124" fmla="+- 0 4273 4250"/>
                                <a:gd name="T125" fmla="*/ T124 w 39"/>
                                <a:gd name="T126" fmla="+- 0 550 467"/>
                                <a:gd name="T127" fmla="*/ 550 h 87"/>
                                <a:gd name="T128" fmla="+- 0 4273 4250"/>
                                <a:gd name="T129" fmla="*/ T128 w 39"/>
                                <a:gd name="T130" fmla="+- 0 546 467"/>
                                <a:gd name="T131" fmla="*/ 546 h 87"/>
                                <a:gd name="T132" fmla="+- 0 4273 4250"/>
                                <a:gd name="T133" fmla="*/ T132 w 39"/>
                                <a:gd name="T134" fmla="+- 0 541 467"/>
                                <a:gd name="T135" fmla="*/ 541 h 87"/>
                                <a:gd name="T136" fmla="+- 0 4270 4250"/>
                                <a:gd name="T137" fmla="*/ T136 w 39"/>
                                <a:gd name="T138" fmla="+- 0 538 467"/>
                                <a:gd name="T139" fmla="*/ 538 h 87"/>
                                <a:gd name="T140" fmla="+- 0 4265 4250"/>
                                <a:gd name="T141" fmla="*/ T140 w 39"/>
                                <a:gd name="T142" fmla="+- 0 538 467"/>
                                <a:gd name="T143" fmla="*/ 538 h 87"/>
                                <a:gd name="T144" fmla="+- 0 4261 4250"/>
                                <a:gd name="T145" fmla="*/ T144 w 39"/>
                                <a:gd name="T146" fmla="+- 0 538 467"/>
                                <a:gd name="T147" fmla="*/ 538 h 87"/>
                                <a:gd name="T148" fmla="+- 0 4258 4250"/>
                                <a:gd name="T149" fmla="*/ T148 w 39"/>
                                <a:gd name="T150" fmla="+- 0 541 467"/>
                                <a:gd name="T151" fmla="*/ 541 h 87"/>
                                <a:gd name="T152" fmla="+- 0 4258 4250"/>
                                <a:gd name="T153" fmla="*/ T152 w 39"/>
                                <a:gd name="T154" fmla="+- 0 546 467"/>
                                <a:gd name="T155" fmla="*/ 546 h 87"/>
                                <a:gd name="T156" fmla="+- 0 4258 4250"/>
                                <a:gd name="T157" fmla="*/ T156 w 39"/>
                                <a:gd name="T158" fmla="+- 0 550 467"/>
                                <a:gd name="T159" fmla="*/ 550 h 87"/>
                                <a:gd name="T160" fmla="+- 0 4261 4250"/>
                                <a:gd name="T161" fmla="*/ T160 w 39"/>
                                <a:gd name="T162" fmla="+- 0 553 467"/>
                                <a:gd name="T163" fmla="*/ 553 h 87"/>
                                <a:gd name="T164" fmla="+- 0 4265 4250"/>
                                <a:gd name="T165" fmla="*/ T164 w 39"/>
                                <a:gd name="T166" fmla="+- 0 553 467"/>
                                <a:gd name="T167" fmla="*/ 553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0" y="62"/>
                                  </a:moveTo>
                                  <a:lnTo>
                                    <a:pt x="20" y="58"/>
                                  </a:lnTo>
                                  <a:lnTo>
                                    <a:pt x="20" y="52"/>
                                  </a:lnTo>
                                  <a:lnTo>
                                    <a:pt x="22" y="47"/>
                                  </a:lnTo>
                                  <a:lnTo>
                                    <a:pt x="27" y="40"/>
                                  </a:lnTo>
                                  <a:lnTo>
                                    <a:pt x="33" y="33"/>
                                  </a:lnTo>
                                  <a:lnTo>
                                    <a:pt x="38" y="27"/>
                                  </a:lnTo>
                                  <a:lnTo>
                                    <a:pt x="38" y="19"/>
                                  </a:lnTo>
                                  <a:lnTo>
                                    <a:pt x="38" y="9"/>
                                  </a:lnTo>
                                  <a:lnTo>
                                    <a:pt x="31" y="0"/>
                                  </a:lnTo>
                                  <a:lnTo>
                                    <a:pt x="17" y="0"/>
                                  </a:lnTo>
                                  <a:lnTo>
                                    <a:pt x="11" y="0"/>
                                  </a:lnTo>
                                  <a:lnTo>
                                    <a:pt x="4" y="2"/>
                                  </a:lnTo>
                                  <a:lnTo>
                                    <a:pt x="0" y="5"/>
                                  </a:lnTo>
                                  <a:lnTo>
                                    <a:pt x="3" y="13"/>
                                  </a:lnTo>
                                  <a:lnTo>
                                    <a:pt x="6" y="11"/>
                                  </a:lnTo>
                                  <a:lnTo>
                                    <a:pt x="11" y="9"/>
                                  </a:lnTo>
                                  <a:lnTo>
                                    <a:pt x="15" y="9"/>
                                  </a:lnTo>
                                  <a:lnTo>
                                    <a:pt x="23" y="9"/>
                                  </a:lnTo>
                                  <a:lnTo>
                                    <a:pt x="27" y="14"/>
                                  </a:lnTo>
                                  <a:lnTo>
                                    <a:pt x="27" y="20"/>
                                  </a:lnTo>
                                  <a:lnTo>
                                    <a:pt x="27" y="26"/>
                                  </a:lnTo>
                                  <a:lnTo>
                                    <a:pt x="24" y="30"/>
                                  </a:lnTo>
                                  <a:lnTo>
                                    <a:pt x="18" y="37"/>
                                  </a:lnTo>
                                  <a:lnTo>
                                    <a:pt x="12" y="44"/>
                                  </a:lnTo>
                                  <a:lnTo>
                                    <a:pt x="10" y="52"/>
                                  </a:lnTo>
                                  <a:lnTo>
                                    <a:pt x="10" y="58"/>
                                  </a:lnTo>
                                  <a:lnTo>
                                    <a:pt x="11" y="62"/>
                                  </a:lnTo>
                                  <a:lnTo>
                                    <a:pt x="20" y="62"/>
                                  </a:lnTo>
                                  <a:close/>
                                  <a:moveTo>
                                    <a:pt x="15" y="86"/>
                                  </a:moveTo>
                                  <a:lnTo>
                                    <a:pt x="20" y="86"/>
                                  </a:lnTo>
                                  <a:lnTo>
                                    <a:pt x="23" y="83"/>
                                  </a:lnTo>
                                  <a:lnTo>
                                    <a:pt x="23" y="79"/>
                                  </a:lnTo>
                                  <a:lnTo>
                                    <a:pt x="23" y="74"/>
                                  </a:lnTo>
                                  <a:lnTo>
                                    <a:pt x="20" y="71"/>
                                  </a:lnTo>
                                  <a:lnTo>
                                    <a:pt x="15" y="71"/>
                                  </a:lnTo>
                                  <a:lnTo>
                                    <a:pt x="11" y="71"/>
                                  </a:lnTo>
                                  <a:lnTo>
                                    <a:pt x="8" y="74"/>
                                  </a:lnTo>
                                  <a:lnTo>
                                    <a:pt x="8" y="79"/>
                                  </a:lnTo>
                                  <a:lnTo>
                                    <a:pt x="8" y="83"/>
                                  </a:lnTo>
                                  <a:lnTo>
                                    <a:pt x="11" y="86"/>
                                  </a:lnTo>
                                  <a:lnTo>
                                    <a:pt x="15"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6" name="docshape69"/>
                          <wps:cNvSpPr>
                            <a:spLocks/>
                          </wps:cNvSpPr>
                          <wps:spPr bwMode="auto">
                            <a:xfrm>
                              <a:off x="3957" y="223"/>
                              <a:ext cx="622" cy="436"/>
                            </a:xfrm>
                            <a:custGeom>
                              <a:avLst/>
                              <a:gdLst>
                                <a:gd name="T0" fmla="+- 0 3957 3957"/>
                                <a:gd name="T1" fmla="*/ T0 w 622"/>
                                <a:gd name="T2" fmla="+- 0 622 224"/>
                                <a:gd name="T3" fmla="*/ 622 h 436"/>
                                <a:gd name="T4" fmla="+- 0 3960 3957"/>
                                <a:gd name="T5" fmla="*/ T4 w 622"/>
                                <a:gd name="T6" fmla="+- 0 637 224"/>
                                <a:gd name="T7" fmla="*/ 637 h 436"/>
                                <a:gd name="T8" fmla="+- 0 3968 3957"/>
                                <a:gd name="T9" fmla="*/ T8 w 622"/>
                                <a:gd name="T10" fmla="+- 0 648 224"/>
                                <a:gd name="T11" fmla="*/ 648 h 436"/>
                                <a:gd name="T12" fmla="+- 0 3980 3957"/>
                                <a:gd name="T13" fmla="*/ T12 w 622"/>
                                <a:gd name="T14" fmla="+- 0 656 224"/>
                                <a:gd name="T15" fmla="*/ 656 h 436"/>
                                <a:gd name="T16" fmla="+- 0 3995 3957"/>
                                <a:gd name="T17" fmla="*/ T16 w 622"/>
                                <a:gd name="T18" fmla="+- 0 659 224"/>
                                <a:gd name="T19" fmla="*/ 659 h 436"/>
                                <a:gd name="T20" fmla="+- 0 4542 3957"/>
                                <a:gd name="T21" fmla="*/ T20 w 622"/>
                                <a:gd name="T22" fmla="+- 0 659 224"/>
                                <a:gd name="T23" fmla="*/ 659 h 436"/>
                                <a:gd name="T24" fmla="+- 0 4557 3957"/>
                                <a:gd name="T25" fmla="*/ T24 w 622"/>
                                <a:gd name="T26" fmla="+- 0 656 224"/>
                                <a:gd name="T27" fmla="*/ 656 h 436"/>
                                <a:gd name="T28" fmla="+- 0 4568 3957"/>
                                <a:gd name="T29" fmla="*/ T28 w 622"/>
                                <a:gd name="T30" fmla="+- 0 648 224"/>
                                <a:gd name="T31" fmla="*/ 648 h 436"/>
                                <a:gd name="T32" fmla="+- 0 4576 3957"/>
                                <a:gd name="T33" fmla="*/ T32 w 622"/>
                                <a:gd name="T34" fmla="+- 0 637 224"/>
                                <a:gd name="T35" fmla="*/ 637 h 436"/>
                                <a:gd name="T36" fmla="+- 0 4579 3957"/>
                                <a:gd name="T37" fmla="*/ T36 w 622"/>
                                <a:gd name="T38" fmla="+- 0 622 224"/>
                                <a:gd name="T39" fmla="*/ 622 h 436"/>
                                <a:gd name="T40" fmla="+- 0 4579 3957"/>
                                <a:gd name="T41" fmla="*/ T40 w 622"/>
                                <a:gd name="T42" fmla="+- 0 261 224"/>
                                <a:gd name="T43" fmla="*/ 261 h 436"/>
                                <a:gd name="T44" fmla="+- 0 4576 3957"/>
                                <a:gd name="T45" fmla="*/ T44 w 622"/>
                                <a:gd name="T46" fmla="+- 0 247 224"/>
                                <a:gd name="T47" fmla="*/ 247 h 436"/>
                                <a:gd name="T48" fmla="+- 0 4568 3957"/>
                                <a:gd name="T49" fmla="*/ T48 w 622"/>
                                <a:gd name="T50" fmla="+- 0 235 224"/>
                                <a:gd name="T51" fmla="*/ 235 h 436"/>
                                <a:gd name="T52" fmla="+- 0 4557 3957"/>
                                <a:gd name="T53" fmla="*/ T52 w 622"/>
                                <a:gd name="T54" fmla="+- 0 227 224"/>
                                <a:gd name="T55" fmla="*/ 227 h 436"/>
                                <a:gd name="T56" fmla="+- 0 4542 3957"/>
                                <a:gd name="T57" fmla="*/ T56 w 622"/>
                                <a:gd name="T58" fmla="+- 0 224 224"/>
                                <a:gd name="T59" fmla="*/ 224 h 436"/>
                                <a:gd name="T60" fmla="+- 0 3995 3957"/>
                                <a:gd name="T61" fmla="*/ T60 w 622"/>
                                <a:gd name="T62" fmla="+- 0 224 224"/>
                                <a:gd name="T63" fmla="*/ 224 h 436"/>
                                <a:gd name="T64" fmla="+- 0 3980 3957"/>
                                <a:gd name="T65" fmla="*/ T64 w 622"/>
                                <a:gd name="T66" fmla="+- 0 227 224"/>
                                <a:gd name="T67" fmla="*/ 227 h 436"/>
                                <a:gd name="T68" fmla="+- 0 3968 3957"/>
                                <a:gd name="T69" fmla="*/ T68 w 622"/>
                                <a:gd name="T70" fmla="+- 0 235 224"/>
                                <a:gd name="T71" fmla="*/ 235 h 436"/>
                                <a:gd name="T72" fmla="+- 0 3960 3957"/>
                                <a:gd name="T73" fmla="*/ T72 w 622"/>
                                <a:gd name="T74" fmla="+- 0 247 224"/>
                                <a:gd name="T75" fmla="*/ 247 h 436"/>
                                <a:gd name="T76" fmla="+- 0 3957 3957"/>
                                <a:gd name="T77" fmla="*/ T76 w 622"/>
                                <a:gd name="T78" fmla="+- 0 261 224"/>
                                <a:gd name="T79" fmla="*/ 261 h 436"/>
                                <a:gd name="T80" fmla="+- 0 3957 3957"/>
                                <a:gd name="T81" fmla="*/ T80 w 622"/>
                                <a:gd name="T82" fmla="+- 0 622 224"/>
                                <a:gd name="T83" fmla="*/ 622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lnTo>
                                    <a:pt x="38"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docshape70"/>
                          <wps:cNvSpPr>
                            <a:spLocks/>
                          </wps:cNvSpPr>
                          <wps:spPr bwMode="auto">
                            <a:xfrm>
                              <a:off x="3957" y="223"/>
                              <a:ext cx="622" cy="436"/>
                            </a:xfrm>
                            <a:custGeom>
                              <a:avLst/>
                              <a:gdLst>
                                <a:gd name="T0" fmla="+- 0 4542 3957"/>
                                <a:gd name="T1" fmla="*/ T0 w 622"/>
                                <a:gd name="T2" fmla="+- 0 224 224"/>
                                <a:gd name="T3" fmla="*/ 224 h 436"/>
                                <a:gd name="T4" fmla="+- 0 3995 3957"/>
                                <a:gd name="T5" fmla="*/ T4 w 622"/>
                                <a:gd name="T6" fmla="+- 0 224 224"/>
                                <a:gd name="T7" fmla="*/ 224 h 436"/>
                                <a:gd name="T8" fmla="+- 0 3980 3957"/>
                                <a:gd name="T9" fmla="*/ T8 w 622"/>
                                <a:gd name="T10" fmla="+- 0 227 224"/>
                                <a:gd name="T11" fmla="*/ 227 h 436"/>
                                <a:gd name="T12" fmla="+- 0 3968 3957"/>
                                <a:gd name="T13" fmla="*/ T12 w 622"/>
                                <a:gd name="T14" fmla="+- 0 235 224"/>
                                <a:gd name="T15" fmla="*/ 235 h 436"/>
                                <a:gd name="T16" fmla="+- 0 3960 3957"/>
                                <a:gd name="T17" fmla="*/ T16 w 622"/>
                                <a:gd name="T18" fmla="+- 0 247 224"/>
                                <a:gd name="T19" fmla="*/ 247 h 436"/>
                                <a:gd name="T20" fmla="+- 0 3957 3957"/>
                                <a:gd name="T21" fmla="*/ T20 w 622"/>
                                <a:gd name="T22" fmla="+- 0 261 224"/>
                                <a:gd name="T23" fmla="*/ 261 h 436"/>
                                <a:gd name="T24" fmla="+- 0 3957 3957"/>
                                <a:gd name="T25" fmla="*/ T24 w 622"/>
                                <a:gd name="T26" fmla="+- 0 622 224"/>
                                <a:gd name="T27" fmla="*/ 622 h 436"/>
                                <a:gd name="T28" fmla="+- 0 3960 3957"/>
                                <a:gd name="T29" fmla="*/ T28 w 622"/>
                                <a:gd name="T30" fmla="+- 0 637 224"/>
                                <a:gd name="T31" fmla="*/ 637 h 436"/>
                                <a:gd name="T32" fmla="+- 0 3968 3957"/>
                                <a:gd name="T33" fmla="*/ T32 w 622"/>
                                <a:gd name="T34" fmla="+- 0 648 224"/>
                                <a:gd name="T35" fmla="*/ 648 h 436"/>
                                <a:gd name="T36" fmla="+- 0 3980 3957"/>
                                <a:gd name="T37" fmla="*/ T36 w 622"/>
                                <a:gd name="T38" fmla="+- 0 656 224"/>
                                <a:gd name="T39" fmla="*/ 656 h 436"/>
                                <a:gd name="T40" fmla="+- 0 3995 3957"/>
                                <a:gd name="T41" fmla="*/ T40 w 622"/>
                                <a:gd name="T42" fmla="+- 0 659 224"/>
                                <a:gd name="T43" fmla="*/ 659 h 436"/>
                                <a:gd name="T44" fmla="+- 0 4542 3957"/>
                                <a:gd name="T45" fmla="*/ T44 w 622"/>
                                <a:gd name="T46" fmla="+- 0 659 224"/>
                                <a:gd name="T47" fmla="*/ 659 h 436"/>
                                <a:gd name="T48" fmla="+- 0 4557 3957"/>
                                <a:gd name="T49" fmla="*/ T48 w 622"/>
                                <a:gd name="T50" fmla="+- 0 656 224"/>
                                <a:gd name="T51" fmla="*/ 656 h 436"/>
                                <a:gd name="T52" fmla="+- 0 4568 3957"/>
                                <a:gd name="T53" fmla="*/ T52 w 622"/>
                                <a:gd name="T54" fmla="+- 0 648 224"/>
                                <a:gd name="T55" fmla="*/ 648 h 436"/>
                                <a:gd name="T56" fmla="+- 0 4576 3957"/>
                                <a:gd name="T57" fmla="*/ T56 w 622"/>
                                <a:gd name="T58" fmla="+- 0 637 224"/>
                                <a:gd name="T59" fmla="*/ 637 h 436"/>
                                <a:gd name="T60" fmla="+- 0 4579 3957"/>
                                <a:gd name="T61" fmla="*/ T60 w 622"/>
                                <a:gd name="T62" fmla="+- 0 622 224"/>
                                <a:gd name="T63" fmla="*/ 622 h 436"/>
                                <a:gd name="T64" fmla="+- 0 4579 3957"/>
                                <a:gd name="T65" fmla="*/ T64 w 622"/>
                                <a:gd name="T66" fmla="+- 0 261 224"/>
                                <a:gd name="T67" fmla="*/ 261 h 436"/>
                                <a:gd name="T68" fmla="+- 0 4576 3957"/>
                                <a:gd name="T69" fmla="*/ T68 w 622"/>
                                <a:gd name="T70" fmla="+- 0 247 224"/>
                                <a:gd name="T71" fmla="*/ 247 h 436"/>
                                <a:gd name="T72" fmla="+- 0 4568 3957"/>
                                <a:gd name="T73" fmla="*/ T72 w 622"/>
                                <a:gd name="T74" fmla="+- 0 235 224"/>
                                <a:gd name="T75" fmla="*/ 235 h 436"/>
                                <a:gd name="T76" fmla="+- 0 4557 3957"/>
                                <a:gd name="T77" fmla="*/ T76 w 622"/>
                                <a:gd name="T78" fmla="+- 0 227 224"/>
                                <a:gd name="T79" fmla="*/ 227 h 436"/>
                                <a:gd name="T80" fmla="+- 0 4542 3957"/>
                                <a:gd name="T81" fmla="*/ T80 w 622"/>
                                <a:gd name="T82" fmla="+- 0 224 224"/>
                                <a:gd name="T83" fmla="*/ 224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8" y="0"/>
                                  </a:lnTo>
                                  <a:lnTo>
                                    <a:pt x="23" y="3"/>
                                  </a:lnTo>
                                  <a:lnTo>
                                    <a:pt x="11" y="11"/>
                                  </a:lnTo>
                                  <a:lnTo>
                                    <a:pt x="3" y="23"/>
                                  </a:lnTo>
                                  <a:lnTo>
                                    <a:pt x="0" y="37"/>
                                  </a:lnTo>
                                  <a:lnTo>
                                    <a:pt x="0" y="398"/>
                                  </a:lnTo>
                                  <a:lnTo>
                                    <a:pt x="3" y="413"/>
                                  </a:lnTo>
                                  <a:lnTo>
                                    <a:pt x="11" y="424"/>
                                  </a:lnTo>
                                  <a:lnTo>
                                    <a:pt x="23" y="432"/>
                                  </a:lnTo>
                                  <a:lnTo>
                                    <a:pt x="38" y="435"/>
                                  </a:lnTo>
                                  <a:lnTo>
                                    <a:pt x="585" y="435"/>
                                  </a:lnTo>
                                  <a:lnTo>
                                    <a:pt x="600" y="432"/>
                                  </a:lnTo>
                                  <a:lnTo>
                                    <a:pt x="611" y="424"/>
                                  </a:lnTo>
                                  <a:lnTo>
                                    <a:pt x="619" y="413"/>
                                  </a:lnTo>
                                  <a:lnTo>
                                    <a:pt x="622" y="398"/>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8" name="docshape71"/>
                          <wps:cNvSpPr>
                            <a:spLocks/>
                          </wps:cNvSpPr>
                          <wps:spPr bwMode="auto">
                            <a:xfrm>
                              <a:off x="4261" y="665"/>
                              <a:ext cx="64" cy="86"/>
                            </a:xfrm>
                            <a:custGeom>
                              <a:avLst/>
                              <a:gdLst>
                                <a:gd name="T0" fmla="+- 0 4323 4262"/>
                                <a:gd name="T1" fmla="*/ T0 w 64"/>
                                <a:gd name="T2" fmla="+- 0 739 665"/>
                                <a:gd name="T3" fmla="*/ 739 h 86"/>
                                <a:gd name="T4" fmla="+- 0 4318 4262"/>
                                <a:gd name="T5" fmla="*/ T4 w 64"/>
                                <a:gd name="T6" fmla="+- 0 741 665"/>
                                <a:gd name="T7" fmla="*/ 741 h 86"/>
                                <a:gd name="T8" fmla="+- 0 4312 4262"/>
                                <a:gd name="T9" fmla="*/ T8 w 64"/>
                                <a:gd name="T10" fmla="+- 0 742 665"/>
                                <a:gd name="T11" fmla="*/ 742 h 86"/>
                                <a:gd name="T12" fmla="+- 0 4305 4262"/>
                                <a:gd name="T13" fmla="*/ T12 w 64"/>
                                <a:gd name="T14" fmla="+- 0 742 665"/>
                                <a:gd name="T15" fmla="*/ 742 h 86"/>
                                <a:gd name="T16" fmla="+- 0 4292 4262"/>
                                <a:gd name="T17" fmla="*/ T16 w 64"/>
                                <a:gd name="T18" fmla="+- 0 740 665"/>
                                <a:gd name="T19" fmla="*/ 740 h 86"/>
                                <a:gd name="T20" fmla="+- 0 4282 4262"/>
                                <a:gd name="T21" fmla="*/ T20 w 64"/>
                                <a:gd name="T22" fmla="+- 0 733 665"/>
                                <a:gd name="T23" fmla="*/ 733 h 86"/>
                                <a:gd name="T24" fmla="+- 0 4275 4262"/>
                                <a:gd name="T25" fmla="*/ T24 w 64"/>
                                <a:gd name="T26" fmla="+- 0 723 665"/>
                                <a:gd name="T27" fmla="*/ 723 h 86"/>
                                <a:gd name="T28" fmla="+- 0 4273 4262"/>
                                <a:gd name="T29" fmla="*/ T28 w 64"/>
                                <a:gd name="T30" fmla="+- 0 709 665"/>
                                <a:gd name="T31" fmla="*/ 709 h 86"/>
                                <a:gd name="T32" fmla="+- 0 4276 4262"/>
                                <a:gd name="T33" fmla="*/ T32 w 64"/>
                                <a:gd name="T34" fmla="+- 0 694 665"/>
                                <a:gd name="T35" fmla="*/ 694 h 86"/>
                                <a:gd name="T36" fmla="+- 0 4282 4262"/>
                                <a:gd name="T37" fmla="*/ T36 w 64"/>
                                <a:gd name="T38" fmla="+- 0 683 665"/>
                                <a:gd name="T39" fmla="*/ 683 h 86"/>
                                <a:gd name="T40" fmla="+- 0 4292 4262"/>
                                <a:gd name="T41" fmla="*/ T40 w 64"/>
                                <a:gd name="T42" fmla="+- 0 677 665"/>
                                <a:gd name="T43" fmla="*/ 677 h 86"/>
                                <a:gd name="T44" fmla="+- 0 4306 4262"/>
                                <a:gd name="T45" fmla="*/ T44 w 64"/>
                                <a:gd name="T46" fmla="+- 0 674 665"/>
                                <a:gd name="T47" fmla="*/ 674 h 86"/>
                                <a:gd name="T48" fmla="+- 0 4313 4262"/>
                                <a:gd name="T49" fmla="*/ T48 w 64"/>
                                <a:gd name="T50" fmla="+- 0 674 665"/>
                                <a:gd name="T51" fmla="*/ 674 h 86"/>
                                <a:gd name="T52" fmla="+- 0 4318 4262"/>
                                <a:gd name="T53" fmla="*/ T52 w 64"/>
                                <a:gd name="T54" fmla="+- 0 676 665"/>
                                <a:gd name="T55" fmla="*/ 676 h 86"/>
                                <a:gd name="T56" fmla="+- 0 4323 4262"/>
                                <a:gd name="T57" fmla="*/ T56 w 64"/>
                                <a:gd name="T58" fmla="+- 0 678 665"/>
                                <a:gd name="T59" fmla="*/ 678 h 86"/>
                                <a:gd name="T60" fmla="+- 0 4325 4262"/>
                                <a:gd name="T61" fmla="*/ T60 w 64"/>
                                <a:gd name="T62" fmla="+- 0 669 665"/>
                                <a:gd name="T63" fmla="*/ 669 h 86"/>
                                <a:gd name="T64" fmla="+- 0 4322 4262"/>
                                <a:gd name="T65" fmla="*/ T64 w 64"/>
                                <a:gd name="T66" fmla="+- 0 667 665"/>
                                <a:gd name="T67" fmla="*/ 667 h 86"/>
                                <a:gd name="T68" fmla="+- 0 4316 4262"/>
                                <a:gd name="T69" fmla="*/ T68 w 64"/>
                                <a:gd name="T70" fmla="+- 0 665 665"/>
                                <a:gd name="T71" fmla="*/ 665 h 86"/>
                                <a:gd name="T72" fmla="+- 0 4305 4262"/>
                                <a:gd name="T73" fmla="*/ T72 w 64"/>
                                <a:gd name="T74" fmla="+- 0 665 665"/>
                                <a:gd name="T75" fmla="*/ 665 h 86"/>
                                <a:gd name="T76" fmla="+- 0 4288 4262"/>
                                <a:gd name="T77" fmla="*/ T76 w 64"/>
                                <a:gd name="T78" fmla="+- 0 668 665"/>
                                <a:gd name="T79" fmla="*/ 668 h 86"/>
                                <a:gd name="T80" fmla="+- 0 4274 4262"/>
                                <a:gd name="T81" fmla="*/ T80 w 64"/>
                                <a:gd name="T82" fmla="+- 0 677 665"/>
                                <a:gd name="T83" fmla="*/ 677 h 86"/>
                                <a:gd name="T84" fmla="+- 0 4265 4262"/>
                                <a:gd name="T85" fmla="*/ T84 w 64"/>
                                <a:gd name="T86" fmla="+- 0 691 665"/>
                                <a:gd name="T87" fmla="*/ 691 h 86"/>
                                <a:gd name="T88" fmla="+- 0 4262 4262"/>
                                <a:gd name="T89" fmla="*/ T88 w 64"/>
                                <a:gd name="T90" fmla="+- 0 709 665"/>
                                <a:gd name="T91" fmla="*/ 709 h 86"/>
                                <a:gd name="T92" fmla="+- 0 4265 4262"/>
                                <a:gd name="T93" fmla="*/ T92 w 64"/>
                                <a:gd name="T94" fmla="+- 0 727 665"/>
                                <a:gd name="T95" fmla="*/ 727 h 86"/>
                                <a:gd name="T96" fmla="+- 0 4274 4262"/>
                                <a:gd name="T97" fmla="*/ T96 w 64"/>
                                <a:gd name="T98" fmla="+- 0 740 665"/>
                                <a:gd name="T99" fmla="*/ 740 h 86"/>
                                <a:gd name="T100" fmla="+- 0 4287 4262"/>
                                <a:gd name="T101" fmla="*/ T100 w 64"/>
                                <a:gd name="T102" fmla="+- 0 748 665"/>
                                <a:gd name="T103" fmla="*/ 748 h 86"/>
                                <a:gd name="T104" fmla="+- 0 4303 4262"/>
                                <a:gd name="T105" fmla="*/ T104 w 64"/>
                                <a:gd name="T106" fmla="+- 0 751 665"/>
                                <a:gd name="T107" fmla="*/ 751 h 86"/>
                                <a:gd name="T108" fmla="+- 0 4313 4262"/>
                                <a:gd name="T109" fmla="*/ T108 w 64"/>
                                <a:gd name="T110" fmla="+- 0 751 665"/>
                                <a:gd name="T111" fmla="*/ 751 h 86"/>
                                <a:gd name="T112" fmla="+- 0 4321 4262"/>
                                <a:gd name="T113" fmla="*/ T112 w 64"/>
                                <a:gd name="T114" fmla="+- 0 749 665"/>
                                <a:gd name="T115" fmla="*/ 749 h 86"/>
                                <a:gd name="T116" fmla="+- 0 4325 4262"/>
                                <a:gd name="T117" fmla="*/ T116 w 64"/>
                                <a:gd name="T118" fmla="+- 0 747 665"/>
                                <a:gd name="T119" fmla="*/ 747 h 86"/>
                                <a:gd name="T120" fmla="+- 0 4323 4262"/>
                                <a:gd name="T121" fmla="*/ T120 w 64"/>
                                <a:gd name="T122" fmla="+- 0 739 665"/>
                                <a:gd name="T123" fmla="*/ 739 h 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64" h="86">
                                  <a:moveTo>
                                    <a:pt x="61" y="74"/>
                                  </a:moveTo>
                                  <a:lnTo>
                                    <a:pt x="56" y="76"/>
                                  </a:lnTo>
                                  <a:lnTo>
                                    <a:pt x="50" y="77"/>
                                  </a:lnTo>
                                  <a:lnTo>
                                    <a:pt x="43" y="77"/>
                                  </a:lnTo>
                                  <a:lnTo>
                                    <a:pt x="30" y="75"/>
                                  </a:lnTo>
                                  <a:lnTo>
                                    <a:pt x="20" y="68"/>
                                  </a:lnTo>
                                  <a:lnTo>
                                    <a:pt x="13" y="58"/>
                                  </a:lnTo>
                                  <a:lnTo>
                                    <a:pt x="11" y="44"/>
                                  </a:lnTo>
                                  <a:lnTo>
                                    <a:pt x="14" y="29"/>
                                  </a:lnTo>
                                  <a:lnTo>
                                    <a:pt x="20" y="18"/>
                                  </a:lnTo>
                                  <a:lnTo>
                                    <a:pt x="30" y="12"/>
                                  </a:lnTo>
                                  <a:lnTo>
                                    <a:pt x="44" y="9"/>
                                  </a:lnTo>
                                  <a:lnTo>
                                    <a:pt x="51" y="9"/>
                                  </a:lnTo>
                                  <a:lnTo>
                                    <a:pt x="56" y="11"/>
                                  </a:lnTo>
                                  <a:lnTo>
                                    <a:pt x="61" y="13"/>
                                  </a:lnTo>
                                  <a:lnTo>
                                    <a:pt x="63" y="4"/>
                                  </a:lnTo>
                                  <a:lnTo>
                                    <a:pt x="60" y="2"/>
                                  </a:lnTo>
                                  <a:lnTo>
                                    <a:pt x="54" y="0"/>
                                  </a:lnTo>
                                  <a:lnTo>
                                    <a:pt x="43" y="0"/>
                                  </a:lnTo>
                                  <a:lnTo>
                                    <a:pt x="26" y="3"/>
                                  </a:lnTo>
                                  <a:lnTo>
                                    <a:pt x="12" y="12"/>
                                  </a:lnTo>
                                  <a:lnTo>
                                    <a:pt x="3" y="26"/>
                                  </a:lnTo>
                                  <a:lnTo>
                                    <a:pt x="0" y="44"/>
                                  </a:lnTo>
                                  <a:lnTo>
                                    <a:pt x="3" y="62"/>
                                  </a:lnTo>
                                  <a:lnTo>
                                    <a:pt x="12" y="75"/>
                                  </a:lnTo>
                                  <a:lnTo>
                                    <a:pt x="25" y="83"/>
                                  </a:lnTo>
                                  <a:lnTo>
                                    <a:pt x="41" y="86"/>
                                  </a:lnTo>
                                  <a:lnTo>
                                    <a:pt x="51" y="86"/>
                                  </a:lnTo>
                                  <a:lnTo>
                                    <a:pt x="59" y="84"/>
                                  </a:lnTo>
                                  <a:lnTo>
                                    <a:pt x="63" y="82"/>
                                  </a:lnTo>
                                  <a:lnTo>
                                    <a:pt x="61" y="74"/>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docshape72"/>
                          <wps:cNvSpPr>
                            <a:spLocks/>
                          </wps:cNvSpPr>
                          <wps:spPr bwMode="auto">
                            <a:xfrm>
                              <a:off x="4338" y="662"/>
                              <a:ext cx="51" cy="88"/>
                            </a:xfrm>
                            <a:custGeom>
                              <a:avLst/>
                              <a:gdLst>
                                <a:gd name="T0" fmla="+- 0 4338 4338"/>
                                <a:gd name="T1" fmla="*/ T0 w 51"/>
                                <a:gd name="T2" fmla="+- 0 750 662"/>
                                <a:gd name="T3" fmla="*/ 750 h 88"/>
                                <a:gd name="T4" fmla="+- 0 4349 4338"/>
                                <a:gd name="T5" fmla="*/ T4 w 51"/>
                                <a:gd name="T6" fmla="+- 0 750 662"/>
                                <a:gd name="T7" fmla="*/ 750 h 88"/>
                                <a:gd name="T8" fmla="+- 0 4349 4338"/>
                                <a:gd name="T9" fmla="*/ T8 w 51"/>
                                <a:gd name="T10" fmla="+- 0 714 662"/>
                                <a:gd name="T11" fmla="*/ 714 h 88"/>
                                <a:gd name="T12" fmla="+- 0 4349 4338"/>
                                <a:gd name="T13" fmla="*/ T12 w 51"/>
                                <a:gd name="T14" fmla="+- 0 712 662"/>
                                <a:gd name="T15" fmla="*/ 712 h 88"/>
                                <a:gd name="T16" fmla="+- 0 4349 4338"/>
                                <a:gd name="T17" fmla="*/ T16 w 51"/>
                                <a:gd name="T18" fmla="+- 0 710 662"/>
                                <a:gd name="T19" fmla="*/ 710 h 88"/>
                                <a:gd name="T20" fmla="+- 0 4350 4338"/>
                                <a:gd name="T21" fmla="*/ T20 w 51"/>
                                <a:gd name="T22" fmla="+- 0 709 662"/>
                                <a:gd name="T23" fmla="*/ 709 h 88"/>
                                <a:gd name="T24" fmla="+- 0 4352 4338"/>
                                <a:gd name="T25" fmla="*/ T24 w 51"/>
                                <a:gd name="T26" fmla="+- 0 703 662"/>
                                <a:gd name="T27" fmla="*/ 703 h 88"/>
                                <a:gd name="T28" fmla="+- 0 4357 4338"/>
                                <a:gd name="T29" fmla="*/ T28 w 51"/>
                                <a:gd name="T30" fmla="+- 0 698 662"/>
                                <a:gd name="T31" fmla="*/ 698 h 88"/>
                                <a:gd name="T32" fmla="+- 0 4364 4338"/>
                                <a:gd name="T33" fmla="*/ T32 w 51"/>
                                <a:gd name="T34" fmla="+- 0 698 662"/>
                                <a:gd name="T35" fmla="*/ 698 h 88"/>
                                <a:gd name="T36" fmla="+- 0 4375 4338"/>
                                <a:gd name="T37" fmla="*/ T36 w 51"/>
                                <a:gd name="T38" fmla="+- 0 698 662"/>
                                <a:gd name="T39" fmla="*/ 698 h 88"/>
                                <a:gd name="T40" fmla="+- 0 4378 4338"/>
                                <a:gd name="T41" fmla="*/ T40 w 51"/>
                                <a:gd name="T42" fmla="+- 0 706 662"/>
                                <a:gd name="T43" fmla="*/ 706 h 88"/>
                                <a:gd name="T44" fmla="+- 0 4378 4338"/>
                                <a:gd name="T45" fmla="*/ T44 w 51"/>
                                <a:gd name="T46" fmla="+- 0 716 662"/>
                                <a:gd name="T47" fmla="*/ 716 h 88"/>
                                <a:gd name="T48" fmla="+- 0 4378 4338"/>
                                <a:gd name="T49" fmla="*/ T48 w 51"/>
                                <a:gd name="T50" fmla="+- 0 750 662"/>
                                <a:gd name="T51" fmla="*/ 750 h 88"/>
                                <a:gd name="T52" fmla="+- 0 4389 4338"/>
                                <a:gd name="T53" fmla="*/ T52 w 51"/>
                                <a:gd name="T54" fmla="+- 0 750 662"/>
                                <a:gd name="T55" fmla="*/ 750 h 88"/>
                                <a:gd name="T56" fmla="+- 0 4389 4338"/>
                                <a:gd name="T57" fmla="*/ T56 w 51"/>
                                <a:gd name="T58" fmla="+- 0 714 662"/>
                                <a:gd name="T59" fmla="*/ 714 h 88"/>
                                <a:gd name="T60" fmla="+- 0 4389 4338"/>
                                <a:gd name="T61" fmla="*/ T60 w 51"/>
                                <a:gd name="T62" fmla="+- 0 694 662"/>
                                <a:gd name="T63" fmla="*/ 694 h 88"/>
                                <a:gd name="T64" fmla="+- 0 4376 4338"/>
                                <a:gd name="T65" fmla="*/ T64 w 51"/>
                                <a:gd name="T66" fmla="+- 0 689 662"/>
                                <a:gd name="T67" fmla="*/ 689 h 88"/>
                                <a:gd name="T68" fmla="+- 0 4368 4338"/>
                                <a:gd name="T69" fmla="*/ T68 w 51"/>
                                <a:gd name="T70" fmla="+- 0 689 662"/>
                                <a:gd name="T71" fmla="*/ 689 h 88"/>
                                <a:gd name="T72" fmla="+- 0 4364 4338"/>
                                <a:gd name="T73" fmla="*/ T72 w 51"/>
                                <a:gd name="T74" fmla="+- 0 689 662"/>
                                <a:gd name="T75" fmla="*/ 689 h 88"/>
                                <a:gd name="T76" fmla="+- 0 4360 4338"/>
                                <a:gd name="T77" fmla="*/ T76 w 51"/>
                                <a:gd name="T78" fmla="+- 0 690 662"/>
                                <a:gd name="T79" fmla="*/ 690 h 88"/>
                                <a:gd name="T80" fmla="+- 0 4357 4338"/>
                                <a:gd name="T81" fmla="*/ T80 w 51"/>
                                <a:gd name="T82" fmla="+- 0 692 662"/>
                                <a:gd name="T83" fmla="*/ 692 h 88"/>
                                <a:gd name="T84" fmla="+- 0 4354 4338"/>
                                <a:gd name="T85" fmla="*/ T84 w 51"/>
                                <a:gd name="T86" fmla="+- 0 694 662"/>
                                <a:gd name="T87" fmla="*/ 694 h 88"/>
                                <a:gd name="T88" fmla="+- 0 4351 4338"/>
                                <a:gd name="T89" fmla="*/ T88 w 51"/>
                                <a:gd name="T90" fmla="+- 0 696 662"/>
                                <a:gd name="T91" fmla="*/ 696 h 88"/>
                                <a:gd name="T92" fmla="+- 0 4349 4338"/>
                                <a:gd name="T93" fmla="*/ T92 w 51"/>
                                <a:gd name="T94" fmla="+- 0 700 662"/>
                                <a:gd name="T95" fmla="*/ 700 h 88"/>
                                <a:gd name="T96" fmla="+- 0 4349 4338"/>
                                <a:gd name="T97" fmla="*/ T96 w 51"/>
                                <a:gd name="T98" fmla="+- 0 700 662"/>
                                <a:gd name="T99" fmla="*/ 700 h 88"/>
                                <a:gd name="T100" fmla="+- 0 4349 4338"/>
                                <a:gd name="T101" fmla="*/ T100 w 51"/>
                                <a:gd name="T102" fmla="+- 0 662 662"/>
                                <a:gd name="T103" fmla="*/ 662 h 88"/>
                                <a:gd name="T104" fmla="+- 0 4338 4338"/>
                                <a:gd name="T105" fmla="*/ T104 w 51"/>
                                <a:gd name="T106" fmla="+- 0 662 662"/>
                                <a:gd name="T107" fmla="*/ 662 h 88"/>
                                <a:gd name="T108" fmla="+- 0 4338 4338"/>
                                <a:gd name="T109" fmla="*/ T108 w 51"/>
                                <a:gd name="T110" fmla="+- 0 750 662"/>
                                <a:gd name="T111" fmla="*/ 750 h 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51" h="88">
                                  <a:moveTo>
                                    <a:pt x="0" y="88"/>
                                  </a:moveTo>
                                  <a:lnTo>
                                    <a:pt x="11" y="88"/>
                                  </a:lnTo>
                                  <a:lnTo>
                                    <a:pt x="11" y="52"/>
                                  </a:lnTo>
                                  <a:lnTo>
                                    <a:pt x="11" y="50"/>
                                  </a:lnTo>
                                  <a:lnTo>
                                    <a:pt x="11" y="48"/>
                                  </a:lnTo>
                                  <a:lnTo>
                                    <a:pt x="12" y="47"/>
                                  </a:lnTo>
                                  <a:lnTo>
                                    <a:pt x="14" y="41"/>
                                  </a:lnTo>
                                  <a:lnTo>
                                    <a:pt x="19" y="36"/>
                                  </a:lnTo>
                                  <a:lnTo>
                                    <a:pt x="26" y="36"/>
                                  </a:lnTo>
                                  <a:lnTo>
                                    <a:pt x="37" y="36"/>
                                  </a:lnTo>
                                  <a:lnTo>
                                    <a:pt x="40" y="44"/>
                                  </a:lnTo>
                                  <a:lnTo>
                                    <a:pt x="40" y="54"/>
                                  </a:lnTo>
                                  <a:lnTo>
                                    <a:pt x="40" y="88"/>
                                  </a:lnTo>
                                  <a:lnTo>
                                    <a:pt x="51" y="88"/>
                                  </a:lnTo>
                                  <a:lnTo>
                                    <a:pt x="51" y="52"/>
                                  </a:lnTo>
                                  <a:lnTo>
                                    <a:pt x="51" y="32"/>
                                  </a:lnTo>
                                  <a:lnTo>
                                    <a:pt x="38" y="27"/>
                                  </a:lnTo>
                                  <a:lnTo>
                                    <a:pt x="30" y="27"/>
                                  </a:lnTo>
                                  <a:lnTo>
                                    <a:pt x="26" y="27"/>
                                  </a:lnTo>
                                  <a:lnTo>
                                    <a:pt x="22" y="28"/>
                                  </a:lnTo>
                                  <a:lnTo>
                                    <a:pt x="19" y="30"/>
                                  </a:lnTo>
                                  <a:lnTo>
                                    <a:pt x="16" y="32"/>
                                  </a:lnTo>
                                  <a:lnTo>
                                    <a:pt x="13" y="34"/>
                                  </a:lnTo>
                                  <a:lnTo>
                                    <a:pt x="11" y="38"/>
                                  </a:lnTo>
                                  <a:lnTo>
                                    <a:pt x="11" y="0"/>
                                  </a:lnTo>
                                  <a:lnTo>
                                    <a:pt x="0" y="0"/>
                                  </a:lnTo>
                                  <a:lnTo>
                                    <a:pt x="0" y="88"/>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0" name="docshape73"/>
                          <wps:cNvSpPr>
                            <a:spLocks/>
                          </wps:cNvSpPr>
                          <wps:spPr bwMode="auto">
                            <a:xfrm>
                              <a:off x="4402" y="688"/>
                              <a:ext cx="48" cy="63"/>
                            </a:xfrm>
                            <a:custGeom>
                              <a:avLst/>
                              <a:gdLst>
                                <a:gd name="T0" fmla="+- 0 4450 4402"/>
                                <a:gd name="T1" fmla="*/ T0 w 48"/>
                                <a:gd name="T2" fmla="+- 0 750 689"/>
                                <a:gd name="T3" fmla="*/ 750 h 63"/>
                                <a:gd name="T4" fmla="+- 0 4449 4402"/>
                                <a:gd name="T5" fmla="*/ T4 w 48"/>
                                <a:gd name="T6" fmla="+- 0 746 689"/>
                                <a:gd name="T7" fmla="*/ 746 h 63"/>
                                <a:gd name="T8" fmla="+- 0 4449 4402"/>
                                <a:gd name="T9" fmla="*/ T8 w 48"/>
                                <a:gd name="T10" fmla="+- 0 741 689"/>
                                <a:gd name="T11" fmla="*/ 741 h 63"/>
                                <a:gd name="T12" fmla="+- 0 4449 4402"/>
                                <a:gd name="T13" fmla="*/ T12 w 48"/>
                                <a:gd name="T14" fmla="+- 0 736 689"/>
                                <a:gd name="T15" fmla="*/ 736 h 63"/>
                                <a:gd name="T16" fmla="+- 0 4449 4402"/>
                                <a:gd name="T17" fmla="*/ T16 w 48"/>
                                <a:gd name="T18" fmla="+- 0 713 689"/>
                                <a:gd name="T19" fmla="*/ 713 h 63"/>
                                <a:gd name="T20" fmla="+- 0 4449 4402"/>
                                <a:gd name="T21" fmla="*/ T20 w 48"/>
                                <a:gd name="T22" fmla="+- 0 701 689"/>
                                <a:gd name="T23" fmla="*/ 701 h 63"/>
                                <a:gd name="T24" fmla="+- 0 4444 4402"/>
                                <a:gd name="T25" fmla="*/ T24 w 48"/>
                                <a:gd name="T26" fmla="+- 0 689 689"/>
                                <a:gd name="T27" fmla="*/ 689 h 63"/>
                                <a:gd name="T28" fmla="+- 0 4426 4402"/>
                                <a:gd name="T29" fmla="*/ T28 w 48"/>
                                <a:gd name="T30" fmla="+- 0 689 689"/>
                                <a:gd name="T31" fmla="*/ 689 h 63"/>
                                <a:gd name="T32" fmla="+- 0 4418 4402"/>
                                <a:gd name="T33" fmla="*/ T32 w 48"/>
                                <a:gd name="T34" fmla="+- 0 689 689"/>
                                <a:gd name="T35" fmla="*/ 689 h 63"/>
                                <a:gd name="T36" fmla="+- 0 4411 4402"/>
                                <a:gd name="T37" fmla="*/ T36 w 48"/>
                                <a:gd name="T38" fmla="+- 0 691 689"/>
                                <a:gd name="T39" fmla="*/ 691 h 63"/>
                                <a:gd name="T40" fmla="+- 0 4406 4402"/>
                                <a:gd name="T41" fmla="*/ T40 w 48"/>
                                <a:gd name="T42" fmla="+- 0 694 689"/>
                                <a:gd name="T43" fmla="*/ 694 h 63"/>
                                <a:gd name="T44" fmla="+- 0 4409 4402"/>
                                <a:gd name="T45" fmla="*/ T44 w 48"/>
                                <a:gd name="T46" fmla="+- 0 701 689"/>
                                <a:gd name="T47" fmla="*/ 701 h 63"/>
                                <a:gd name="T48" fmla="+- 0 4413 4402"/>
                                <a:gd name="T49" fmla="*/ T48 w 48"/>
                                <a:gd name="T50" fmla="+- 0 699 689"/>
                                <a:gd name="T51" fmla="*/ 699 h 63"/>
                                <a:gd name="T52" fmla="+- 0 4419 4402"/>
                                <a:gd name="T53" fmla="*/ T52 w 48"/>
                                <a:gd name="T54" fmla="+- 0 697 689"/>
                                <a:gd name="T55" fmla="*/ 697 h 63"/>
                                <a:gd name="T56" fmla="+- 0 4424 4402"/>
                                <a:gd name="T57" fmla="*/ T56 w 48"/>
                                <a:gd name="T58" fmla="+- 0 697 689"/>
                                <a:gd name="T59" fmla="*/ 697 h 63"/>
                                <a:gd name="T60" fmla="+- 0 4437 4402"/>
                                <a:gd name="T61" fmla="*/ T60 w 48"/>
                                <a:gd name="T62" fmla="+- 0 697 689"/>
                                <a:gd name="T63" fmla="*/ 697 h 63"/>
                                <a:gd name="T64" fmla="+- 0 4438 4402"/>
                                <a:gd name="T65" fmla="*/ T64 w 48"/>
                                <a:gd name="T66" fmla="+- 0 706 689"/>
                                <a:gd name="T67" fmla="*/ 706 h 63"/>
                                <a:gd name="T68" fmla="+- 0 4438 4402"/>
                                <a:gd name="T69" fmla="*/ T68 w 48"/>
                                <a:gd name="T70" fmla="+- 0 711 689"/>
                                <a:gd name="T71" fmla="*/ 711 h 63"/>
                                <a:gd name="T72" fmla="+- 0 4438 4402"/>
                                <a:gd name="T73" fmla="*/ T72 w 48"/>
                                <a:gd name="T74" fmla="+- 0 712 689"/>
                                <a:gd name="T75" fmla="*/ 712 h 63"/>
                                <a:gd name="T76" fmla="+- 0 4423 4402"/>
                                <a:gd name="T77" fmla="*/ T76 w 48"/>
                                <a:gd name="T78" fmla="+- 0 713 689"/>
                                <a:gd name="T79" fmla="*/ 713 h 63"/>
                                <a:gd name="T80" fmla="+- 0 4411 4402"/>
                                <a:gd name="T81" fmla="*/ T80 w 48"/>
                                <a:gd name="T82" fmla="+- 0 718 689"/>
                                <a:gd name="T83" fmla="*/ 718 h 63"/>
                                <a:gd name="T84" fmla="+- 0 4404 4402"/>
                                <a:gd name="T85" fmla="*/ T84 w 48"/>
                                <a:gd name="T86" fmla="+- 0 725 689"/>
                                <a:gd name="T87" fmla="*/ 725 h 63"/>
                                <a:gd name="T88" fmla="+- 0 4402 4402"/>
                                <a:gd name="T89" fmla="*/ T88 w 48"/>
                                <a:gd name="T90" fmla="+- 0 734 689"/>
                                <a:gd name="T91" fmla="*/ 734 h 63"/>
                                <a:gd name="T92" fmla="+- 0 4402 4402"/>
                                <a:gd name="T93" fmla="*/ T92 w 48"/>
                                <a:gd name="T94" fmla="+- 0 743 689"/>
                                <a:gd name="T95" fmla="*/ 743 h 63"/>
                                <a:gd name="T96" fmla="+- 0 4408 4402"/>
                                <a:gd name="T97" fmla="*/ T96 w 48"/>
                                <a:gd name="T98" fmla="+- 0 751 689"/>
                                <a:gd name="T99" fmla="*/ 751 h 63"/>
                                <a:gd name="T100" fmla="+- 0 4420 4402"/>
                                <a:gd name="T101" fmla="*/ T100 w 48"/>
                                <a:gd name="T102" fmla="+- 0 751 689"/>
                                <a:gd name="T103" fmla="*/ 751 h 63"/>
                                <a:gd name="T104" fmla="+- 0 4429 4402"/>
                                <a:gd name="T105" fmla="*/ T104 w 48"/>
                                <a:gd name="T106" fmla="+- 0 751 689"/>
                                <a:gd name="T107" fmla="*/ 751 h 63"/>
                                <a:gd name="T108" fmla="+- 0 4435 4402"/>
                                <a:gd name="T109" fmla="*/ T108 w 48"/>
                                <a:gd name="T110" fmla="+- 0 747 689"/>
                                <a:gd name="T111" fmla="*/ 747 h 63"/>
                                <a:gd name="T112" fmla="+- 0 4439 4402"/>
                                <a:gd name="T113" fmla="*/ T112 w 48"/>
                                <a:gd name="T114" fmla="+- 0 742 689"/>
                                <a:gd name="T115" fmla="*/ 742 h 63"/>
                                <a:gd name="T116" fmla="+- 0 4439 4402"/>
                                <a:gd name="T117" fmla="*/ T116 w 48"/>
                                <a:gd name="T118" fmla="+- 0 742 689"/>
                                <a:gd name="T119" fmla="*/ 742 h 63"/>
                                <a:gd name="T120" fmla="+- 0 4440 4402"/>
                                <a:gd name="T121" fmla="*/ T120 w 48"/>
                                <a:gd name="T122" fmla="+- 0 750 689"/>
                                <a:gd name="T123" fmla="*/ 750 h 63"/>
                                <a:gd name="T124" fmla="+- 0 4450 4402"/>
                                <a:gd name="T125" fmla="*/ T124 w 48"/>
                                <a:gd name="T126" fmla="+- 0 750 689"/>
                                <a:gd name="T127" fmla="*/ 750 h 63"/>
                                <a:gd name="T128" fmla="+- 0 4438 4402"/>
                                <a:gd name="T129" fmla="*/ T128 w 48"/>
                                <a:gd name="T130" fmla="+- 0 730 689"/>
                                <a:gd name="T131" fmla="*/ 730 h 63"/>
                                <a:gd name="T132" fmla="+- 0 4438 4402"/>
                                <a:gd name="T133" fmla="*/ T132 w 48"/>
                                <a:gd name="T134" fmla="+- 0 731 689"/>
                                <a:gd name="T135" fmla="*/ 731 h 63"/>
                                <a:gd name="T136" fmla="+- 0 4438 4402"/>
                                <a:gd name="T137" fmla="*/ T136 w 48"/>
                                <a:gd name="T138" fmla="+- 0 732 689"/>
                                <a:gd name="T139" fmla="*/ 732 h 63"/>
                                <a:gd name="T140" fmla="+- 0 4438 4402"/>
                                <a:gd name="T141" fmla="*/ T140 w 48"/>
                                <a:gd name="T142" fmla="+- 0 733 689"/>
                                <a:gd name="T143" fmla="*/ 733 h 63"/>
                                <a:gd name="T144" fmla="+- 0 4436 4402"/>
                                <a:gd name="T145" fmla="*/ T144 w 48"/>
                                <a:gd name="T146" fmla="+- 0 738 689"/>
                                <a:gd name="T147" fmla="*/ 738 h 63"/>
                                <a:gd name="T148" fmla="+- 0 4431 4402"/>
                                <a:gd name="T149" fmla="*/ T148 w 48"/>
                                <a:gd name="T150" fmla="+- 0 743 689"/>
                                <a:gd name="T151" fmla="*/ 743 h 63"/>
                                <a:gd name="T152" fmla="+- 0 4423 4402"/>
                                <a:gd name="T153" fmla="*/ T152 w 48"/>
                                <a:gd name="T154" fmla="+- 0 743 689"/>
                                <a:gd name="T155" fmla="*/ 743 h 63"/>
                                <a:gd name="T156" fmla="+- 0 4418 4402"/>
                                <a:gd name="T157" fmla="*/ T156 w 48"/>
                                <a:gd name="T158" fmla="+- 0 743 689"/>
                                <a:gd name="T159" fmla="*/ 743 h 63"/>
                                <a:gd name="T160" fmla="+- 0 4413 4402"/>
                                <a:gd name="T161" fmla="*/ T160 w 48"/>
                                <a:gd name="T162" fmla="+- 0 740 689"/>
                                <a:gd name="T163" fmla="*/ 740 h 63"/>
                                <a:gd name="T164" fmla="+- 0 4413 4402"/>
                                <a:gd name="T165" fmla="*/ T164 w 48"/>
                                <a:gd name="T166" fmla="+- 0 733 689"/>
                                <a:gd name="T167" fmla="*/ 733 h 63"/>
                                <a:gd name="T168" fmla="+- 0 4413 4402"/>
                                <a:gd name="T169" fmla="*/ T168 w 48"/>
                                <a:gd name="T170" fmla="+- 0 721 689"/>
                                <a:gd name="T171" fmla="*/ 721 h 63"/>
                                <a:gd name="T172" fmla="+- 0 4426 4402"/>
                                <a:gd name="T173" fmla="*/ T172 w 48"/>
                                <a:gd name="T174" fmla="+- 0 719 689"/>
                                <a:gd name="T175" fmla="*/ 719 h 63"/>
                                <a:gd name="T176" fmla="+- 0 4438 4402"/>
                                <a:gd name="T177" fmla="*/ T176 w 48"/>
                                <a:gd name="T178" fmla="+- 0 719 689"/>
                                <a:gd name="T179" fmla="*/ 719 h 63"/>
                                <a:gd name="T180" fmla="+- 0 4438 4402"/>
                                <a:gd name="T181" fmla="*/ T180 w 48"/>
                                <a:gd name="T182" fmla="+- 0 730 689"/>
                                <a:gd name="T183" fmla="*/ 730 h 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48" h="63">
                                  <a:moveTo>
                                    <a:pt x="48" y="61"/>
                                  </a:moveTo>
                                  <a:lnTo>
                                    <a:pt x="47" y="57"/>
                                  </a:lnTo>
                                  <a:lnTo>
                                    <a:pt x="47" y="52"/>
                                  </a:lnTo>
                                  <a:lnTo>
                                    <a:pt x="47" y="47"/>
                                  </a:lnTo>
                                  <a:lnTo>
                                    <a:pt x="47" y="24"/>
                                  </a:lnTo>
                                  <a:lnTo>
                                    <a:pt x="47" y="12"/>
                                  </a:lnTo>
                                  <a:lnTo>
                                    <a:pt x="42" y="0"/>
                                  </a:lnTo>
                                  <a:lnTo>
                                    <a:pt x="24" y="0"/>
                                  </a:lnTo>
                                  <a:lnTo>
                                    <a:pt x="16" y="0"/>
                                  </a:lnTo>
                                  <a:lnTo>
                                    <a:pt x="9" y="2"/>
                                  </a:lnTo>
                                  <a:lnTo>
                                    <a:pt x="4" y="5"/>
                                  </a:lnTo>
                                  <a:lnTo>
                                    <a:pt x="7" y="12"/>
                                  </a:lnTo>
                                  <a:lnTo>
                                    <a:pt x="11" y="10"/>
                                  </a:lnTo>
                                  <a:lnTo>
                                    <a:pt x="17" y="8"/>
                                  </a:lnTo>
                                  <a:lnTo>
                                    <a:pt x="22" y="8"/>
                                  </a:lnTo>
                                  <a:lnTo>
                                    <a:pt x="35" y="8"/>
                                  </a:lnTo>
                                  <a:lnTo>
                                    <a:pt x="36" y="17"/>
                                  </a:lnTo>
                                  <a:lnTo>
                                    <a:pt x="36" y="22"/>
                                  </a:lnTo>
                                  <a:lnTo>
                                    <a:pt x="36" y="23"/>
                                  </a:lnTo>
                                  <a:lnTo>
                                    <a:pt x="21" y="24"/>
                                  </a:lnTo>
                                  <a:lnTo>
                                    <a:pt x="9" y="29"/>
                                  </a:lnTo>
                                  <a:lnTo>
                                    <a:pt x="2" y="36"/>
                                  </a:lnTo>
                                  <a:lnTo>
                                    <a:pt x="0" y="45"/>
                                  </a:lnTo>
                                  <a:lnTo>
                                    <a:pt x="0" y="54"/>
                                  </a:lnTo>
                                  <a:lnTo>
                                    <a:pt x="6" y="62"/>
                                  </a:lnTo>
                                  <a:lnTo>
                                    <a:pt x="18" y="62"/>
                                  </a:lnTo>
                                  <a:lnTo>
                                    <a:pt x="27" y="62"/>
                                  </a:lnTo>
                                  <a:lnTo>
                                    <a:pt x="33" y="58"/>
                                  </a:lnTo>
                                  <a:lnTo>
                                    <a:pt x="37" y="53"/>
                                  </a:lnTo>
                                  <a:lnTo>
                                    <a:pt x="38" y="61"/>
                                  </a:lnTo>
                                  <a:lnTo>
                                    <a:pt x="48" y="61"/>
                                  </a:lnTo>
                                  <a:close/>
                                  <a:moveTo>
                                    <a:pt x="36" y="41"/>
                                  </a:moveTo>
                                  <a:lnTo>
                                    <a:pt x="36" y="42"/>
                                  </a:lnTo>
                                  <a:lnTo>
                                    <a:pt x="36" y="43"/>
                                  </a:lnTo>
                                  <a:lnTo>
                                    <a:pt x="36" y="44"/>
                                  </a:lnTo>
                                  <a:lnTo>
                                    <a:pt x="34" y="49"/>
                                  </a:lnTo>
                                  <a:lnTo>
                                    <a:pt x="29" y="54"/>
                                  </a:lnTo>
                                  <a:lnTo>
                                    <a:pt x="21" y="54"/>
                                  </a:lnTo>
                                  <a:lnTo>
                                    <a:pt x="16" y="54"/>
                                  </a:lnTo>
                                  <a:lnTo>
                                    <a:pt x="11" y="51"/>
                                  </a:lnTo>
                                  <a:lnTo>
                                    <a:pt x="11" y="44"/>
                                  </a:lnTo>
                                  <a:lnTo>
                                    <a:pt x="11" y="32"/>
                                  </a:lnTo>
                                  <a:lnTo>
                                    <a:pt x="24" y="30"/>
                                  </a:lnTo>
                                  <a:lnTo>
                                    <a:pt x="36" y="30"/>
                                  </a:lnTo>
                                  <a:lnTo>
                                    <a:pt x="36" y="4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docshape74"/>
                          <wps:cNvSpPr>
                            <a:spLocks/>
                          </wps:cNvSpPr>
                          <wps:spPr bwMode="auto">
                            <a:xfrm>
                              <a:off x="4464" y="666"/>
                              <a:ext cx="14" cy="84"/>
                            </a:xfrm>
                            <a:custGeom>
                              <a:avLst/>
                              <a:gdLst>
                                <a:gd name="T0" fmla="+- 0 4477 4465"/>
                                <a:gd name="T1" fmla="*/ T0 w 14"/>
                                <a:gd name="T2" fmla="+- 0 750 667"/>
                                <a:gd name="T3" fmla="*/ 750 h 84"/>
                                <a:gd name="T4" fmla="+- 0 4477 4465"/>
                                <a:gd name="T5" fmla="*/ T4 w 14"/>
                                <a:gd name="T6" fmla="+- 0 690 667"/>
                                <a:gd name="T7" fmla="*/ 690 h 84"/>
                                <a:gd name="T8" fmla="+- 0 4466 4465"/>
                                <a:gd name="T9" fmla="*/ T8 w 14"/>
                                <a:gd name="T10" fmla="+- 0 690 667"/>
                                <a:gd name="T11" fmla="*/ 690 h 84"/>
                                <a:gd name="T12" fmla="+- 0 4466 4465"/>
                                <a:gd name="T13" fmla="*/ T12 w 14"/>
                                <a:gd name="T14" fmla="+- 0 750 667"/>
                                <a:gd name="T15" fmla="*/ 750 h 84"/>
                                <a:gd name="T16" fmla="+- 0 4477 4465"/>
                                <a:gd name="T17" fmla="*/ T16 w 14"/>
                                <a:gd name="T18" fmla="+- 0 750 667"/>
                                <a:gd name="T19" fmla="*/ 750 h 84"/>
                                <a:gd name="T20" fmla="+- 0 4472 4465"/>
                                <a:gd name="T21" fmla="*/ T20 w 14"/>
                                <a:gd name="T22" fmla="+- 0 667 667"/>
                                <a:gd name="T23" fmla="*/ 667 h 84"/>
                                <a:gd name="T24" fmla="+- 0 4468 4465"/>
                                <a:gd name="T25" fmla="*/ T24 w 14"/>
                                <a:gd name="T26" fmla="+- 0 667 667"/>
                                <a:gd name="T27" fmla="*/ 667 h 84"/>
                                <a:gd name="T28" fmla="+- 0 4465 4465"/>
                                <a:gd name="T29" fmla="*/ T28 w 14"/>
                                <a:gd name="T30" fmla="+- 0 669 667"/>
                                <a:gd name="T31" fmla="*/ 669 h 84"/>
                                <a:gd name="T32" fmla="+- 0 4465 4465"/>
                                <a:gd name="T33" fmla="*/ T32 w 14"/>
                                <a:gd name="T34" fmla="+- 0 673 667"/>
                                <a:gd name="T35" fmla="*/ 673 h 84"/>
                                <a:gd name="T36" fmla="+- 0 4465 4465"/>
                                <a:gd name="T37" fmla="*/ T36 w 14"/>
                                <a:gd name="T38" fmla="+- 0 677 667"/>
                                <a:gd name="T39" fmla="*/ 677 h 84"/>
                                <a:gd name="T40" fmla="+- 0 4468 4465"/>
                                <a:gd name="T41" fmla="*/ T40 w 14"/>
                                <a:gd name="T42" fmla="+- 0 680 667"/>
                                <a:gd name="T43" fmla="*/ 680 h 84"/>
                                <a:gd name="T44" fmla="+- 0 4472 4465"/>
                                <a:gd name="T45" fmla="*/ T44 w 14"/>
                                <a:gd name="T46" fmla="+- 0 680 667"/>
                                <a:gd name="T47" fmla="*/ 680 h 84"/>
                                <a:gd name="T48" fmla="+- 0 4476 4465"/>
                                <a:gd name="T49" fmla="*/ T48 w 14"/>
                                <a:gd name="T50" fmla="+- 0 680 667"/>
                                <a:gd name="T51" fmla="*/ 680 h 84"/>
                                <a:gd name="T52" fmla="+- 0 4479 4465"/>
                                <a:gd name="T53" fmla="*/ T52 w 14"/>
                                <a:gd name="T54" fmla="+- 0 677 667"/>
                                <a:gd name="T55" fmla="*/ 677 h 84"/>
                                <a:gd name="T56" fmla="+- 0 4478 4465"/>
                                <a:gd name="T57" fmla="*/ T56 w 14"/>
                                <a:gd name="T58" fmla="+- 0 673 667"/>
                                <a:gd name="T59" fmla="*/ 673 h 84"/>
                                <a:gd name="T60" fmla="+- 0 4478 4465"/>
                                <a:gd name="T61" fmla="*/ T60 w 14"/>
                                <a:gd name="T62" fmla="+- 0 669 667"/>
                                <a:gd name="T63" fmla="*/ 669 h 84"/>
                                <a:gd name="T64" fmla="+- 0 4476 4465"/>
                                <a:gd name="T65" fmla="*/ T64 w 14"/>
                                <a:gd name="T66" fmla="+- 0 667 667"/>
                                <a:gd name="T67" fmla="*/ 667 h 84"/>
                                <a:gd name="T68" fmla="+- 0 4472 4465"/>
                                <a:gd name="T69" fmla="*/ T68 w 14"/>
                                <a:gd name="T70" fmla="+- 0 667 667"/>
                                <a:gd name="T71" fmla="*/ 667 h 8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4" h="84">
                                  <a:moveTo>
                                    <a:pt x="12" y="83"/>
                                  </a:moveTo>
                                  <a:lnTo>
                                    <a:pt x="12" y="23"/>
                                  </a:lnTo>
                                  <a:lnTo>
                                    <a:pt x="1" y="23"/>
                                  </a:lnTo>
                                  <a:lnTo>
                                    <a:pt x="1" y="83"/>
                                  </a:lnTo>
                                  <a:lnTo>
                                    <a:pt x="12" y="83"/>
                                  </a:lnTo>
                                  <a:close/>
                                  <a:moveTo>
                                    <a:pt x="7" y="0"/>
                                  </a:moveTo>
                                  <a:lnTo>
                                    <a:pt x="3" y="0"/>
                                  </a:lnTo>
                                  <a:lnTo>
                                    <a:pt x="0" y="2"/>
                                  </a:lnTo>
                                  <a:lnTo>
                                    <a:pt x="0" y="6"/>
                                  </a:lnTo>
                                  <a:lnTo>
                                    <a:pt x="0" y="10"/>
                                  </a:lnTo>
                                  <a:lnTo>
                                    <a:pt x="3" y="13"/>
                                  </a:lnTo>
                                  <a:lnTo>
                                    <a:pt x="7" y="13"/>
                                  </a:lnTo>
                                  <a:lnTo>
                                    <a:pt x="11" y="13"/>
                                  </a:lnTo>
                                  <a:lnTo>
                                    <a:pt x="14" y="10"/>
                                  </a:lnTo>
                                  <a:lnTo>
                                    <a:pt x="13" y="6"/>
                                  </a:lnTo>
                                  <a:lnTo>
                                    <a:pt x="13" y="2"/>
                                  </a:lnTo>
                                  <a:lnTo>
                                    <a:pt x="11" y="0"/>
                                  </a:lnTo>
                                  <a:lnTo>
                                    <a:pt x="7" y="0"/>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docshape75"/>
                          <wps:cNvSpPr>
                            <a:spLocks/>
                          </wps:cNvSpPr>
                          <wps:spPr bwMode="auto">
                            <a:xfrm>
                              <a:off x="4494" y="688"/>
                              <a:ext cx="31" cy="62"/>
                            </a:xfrm>
                            <a:custGeom>
                              <a:avLst/>
                              <a:gdLst>
                                <a:gd name="T0" fmla="+- 0 4495 4495"/>
                                <a:gd name="T1" fmla="*/ T0 w 31"/>
                                <a:gd name="T2" fmla="+- 0 750 689"/>
                                <a:gd name="T3" fmla="*/ 750 h 62"/>
                                <a:gd name="T4" fmla="+- 0 4506 4495"/>
                                <a:gd name="T5" fmla="*/ T4 w 31"/>
                                <a:gd name="T6" fmla="+- 0 750 689"/>
                                <a:gd name="T7" fmla="*/ 750 h 62"/>
                                <a:gd name="T8" fmla="+- 0 4506 4495"/>
                                <a:gd name="T9" fmla="*/ T8 w 31"/>
                                <a:gd name="T10" fmla="+- 0 718 689"/>
                                <a:gd name="T11" fmla="*/ 718 h 62"/>
                                <a:gd name="T12" fmla="+- 0 4506 4495"/>
                                <a:gd name="T13" fmla="*/ T12 w 31"/>
                                <a:gd name="T14" fmla="+- 0 716 689"/>
                                <a:gd name="T15" fmla="*/ 716 h 62"/>
                                <a:gd name="T16" fmla="+- 0 4506 4495"/>
                                <a:gd name="T17" fmla="*/ T16 w 31"/>
                                <a:gd name="T18" fmla="+- 0 714 689"/>
                                <a:gd name="T19" fmla="*/ 714 h 62"/>
                                <a:gd name="T20" fmla="+- 0 4507 4495"/>
                                <a:gd name="T21" fmla="*/ T20 w 31"/>
                                <a:gd name="T22" fmla="+- 0 713 689"/>
                                <a:gd name="T23" fmla="*/ 713 h 62"/>
                                <a:gd name="T24" fmla="+- 0 4508 4495"/>
                                <a:gd name="T25" fmla="*/ T24 w 31"/>
                                <a:gd name="T26" fmla="+- 0 705 689"/>
                                <a:gd name="T27" fmla="*/ 705 h 62"/>
                                <a:gd name="T28" fmla="+- 0 4513 4495"/>
                                <a:gd name="T29" fmla="*/ T28 w 31"/>
                                <a:gd name="T30" fmla="+- 0 699 689"/>
                                <a:gd name="T31" fmla="*/ 699 h 62"/>
                                <a:gd name="T32" fmla="+- 0 4521 4495"/>
                                <a:gd name="T33" fmla="*/ T32 w 31"/>
                                <a:gd name="T34" fmla="+- 0 699 689"/>
                                <a:gd name="T35" fmla="*/ 699 h 62"/>
                                <a:gd name="T36" fmla="+- 0 4523 4495"/>
                                <a:gd name="T37" fmla="*/ T36 w 31"/>
                                <a:gd name="T38" fmla="+- 0 699 689"/>
                                <a:gd name="T39" fmla="*/ 699 h 62"/>
                                <a:gd name="T40" fmla="+- 0 4524 4495"/>
                                <a:gd name="T41" fmla="*/ T40 w 31"/>
                                <a:gd name="T42" fmla="+- 0 699 689"/>
                                <a:gd name="T43" fmla="*/ 699 h 62"/>
                                <a:gd name="T44" fmla="+- 0 4525 4495"/>
                                <a:gd name="T45" fmla="*/ T44 w 31"/>
                                <a:gd name="T46" fmla="+- 0 699 689"/>
                                <a:gd name="T47" fmla="*/ 699 h 62"/>
                                <a:gd name="T48" fmla="+- 0 4525 4495"/>
                                <a:gd name="T49" fmla="*/ T48 w 31"/>
                                <a:gd name="T50" fmla="+- 0 689 689"/>
                                <a:gd name="T51" fmla="*/ 689 h 62"/>
                                <a:gd name="T52" fmla="+- 0 4524 4495"/>
                                <a:gd name="T53" fmla="*/ T52 w 31"/>
                                <a:gd name="T54" fmla="+- 0 689 689"/>
                                <a:gd name="T55" fmla="*/ 689 h 62"/>
                                <a:gd name="T56" fmla="+- 0 4523 4495"/>
                                <a:gd name="T57" fmla="*/ T56 w 31"/>
                                <a:gd name="T58" fmla="+- 0 689 689"/>
                                <a:gd name="T59" fmla="*/ 689 h 62"/>
                                <a:gd name="T60" fmla="+- 0 4522 4495"/>
                                <a:gd name="T61" fmla="*/ T60 w 31"/>
                                <a:gd name="T62" fmla="+- 0 689 689"/>
                                <a:gd name="T63" fmla="*/ 689 h 62"/>
                                <a:gd name="T64" fmla="+- 0 4514 4495"/>
                                <a:gd name="T65" fmla="*/ T64 w 31"/>
                                <a:gd name="T66" fmla="+- 0 689 689"/>
                                <a:gd name="T67" fmla="*/ 689 h 62"/>
                                <a:gd name="T68" fmla="+- 0 4508 4495"/>
                                <a:gd name="T69" fmla="*/ T68 w 31"/>
                                <a:gd name="T70" fmla="+- 0 694 689"/>
                                <a:gd name="T71" fmla="*/ 694 h 62"/>
                                <a:gd name="T72" fmla="+- 0 4505 4495"/>
                                <a:gd name="T73" fmla="*/ T72 w 31"/>
                                <a:gd name="T74" fmla="+- 0 702 689"/>
                                <a:gd name="T75" fmla="*/ 702 h 62"/>
                                <a:gd name="T76" fmla="+- 0 4505 4495"/>
                                <a:gd name="T77" fmla="*/ T76 w 31"/>
                                <a:gd name="T78" fmla="+- 0 702 689"/>
                                <a:gd name="T79" fmla="*/ 702 h 62"/>
                                <a:gd name="T80" fmla="+- 0 4504 4495"/>
                                <a:gd name="T81" fmla="*/ T80 w 31"/>
                                <a:gd name="T82" fmla="+- 0 690 689"/>
                                <a:gd name="T83" fmla="*/ 690 h 62"/>
                                <a:gd name="T84" fmla="+- 0 4495 4495"/>
                                <a:gd name="T85" fmla="*/ T84 w 31"/>
                                <a:gd name="T86" fmla="+- 0 690 689"/>
                                <a:gd name="T87" fmla="*/ 690 h 62"/>
                                <a:gd name="T88" fmla="+- 0 4495 4495"/>
                                <a:gd name="T89" fmla="*/ T88 w 31"/>
                                <a:gd name="T90" fmla="+- 0 696 689"/>
                                <a:gd name="T91" fmla="*/ 696 h 62"/>
                                <a:gd name="T92" fmla="+- 0 4495 4495"/>
                                <a:gd name="T93" fmla="*/ T92 w 31"/>
                                <a:gd name="T94" fmla="+- 0 702 689"/>
                                <a:gd name="T95" fmla="*/ 702 h 62"/>
                                <a:gd name="T96" fmla="+- 0 4495 4495"/>
                                <a:gd name="T97" fmla="*/ T96 w 31"/>
                                <a:gd name="T98" fmla="+- 0 709 689"/>
                                <a:gd name="T99" fmla="*/ 709 h 62"/>
                                <a:gd name="T100" fmla="+- 0 4495 4495"/>
                                <a:gd name="T101" fmla="*/ T100 w 31"/>
                                <a:gd name="T102" fmla="+- 0 750 689"/>
                                <a:gd name="T103" fmla="*/ 750 h 6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31" h="62">
                                  <a:moveTo>
                                    <a:pt x="0" y="61"/>
                                  </a:moveTo>
                                  <a:lnTo>
                                    <a:pt x="11" y="61"/>
                                  </a:lnTo>
                                  <a:lnTo>
                                    <a:pt x="11" y="29"/>
                                  </a:lnTo>
                                  <a:lnTo>
                                    <a:pt x="11" y="27"/>
                                  </a:lnTo>
                                  <a:lnTo>
                                    <a:pt x="11" y="25"/>
                                  </a:lnTo>
                                  <a:lnTo>
                                    <a:pt x="12" y="24"/>
                                  </a:lnTo>
                                  <a:lnTo>
                                    <a:pt x="13" y="16"/>
                                  </a:lnTo>
                                  <a:lnTo>
                                    <a:pt x="18" y="10"/>
                                  </a:lnTo>
                                  <a:lnTo>
                                    <a:pt x="26" y="10"/>
                                  </a:lnTo>
                                  <a:lnTo>
                                    <a:pt x="28" y="10"/>
                                  </a:lnTo>
                                  <a:lnTo>
                                    <a:pt x="29" y="10"/>
                                  </a:lnTo>
                                  <a:lnTo>
                                    <a:pt x="30" y="10"/>
                                  </a:lnTo>
                                  <a:lnTo>
                                    <a:pt x="30" y="0"/>
                                  </a:lnTo>
                                  <a:lnTo>
                                    <a:pt x="29" y="0"/>
                                  </a:lnTo>
                                  <a:lnTo>
                                    <a:pt x="28" y="0"/>
                                  </a:lnTo>
                                  <a:lnTo>
                                    <a:pt x="27" y="0"/>
                                  </a:lnTo>
                                  <a:lnTo>
                                    <a:pt x="19" y="0"/>
                                  </a:lnTo>
                                  <a:lnTo>
                                    <a:pt x="13" y="5"/>
                                  </a:lnTo>
                                  <a:lnTo>
                                    <a:pt x="10" y="13"/>
                                  </a:lnTo>
                                  <a:lnTo>
                                    <a:pt x="9" y="1"/>
                                  </a:lnTo>
                                  <a:lnTo>
                                    <a:pt x="0" y="1"/>
                                  </a:lnTo>
                                  <a:lnTo>
                                    <a:pt x="0" y="7"/>
                                  </a:lnTo>
                                  <a:lnTo>
                                    <a:pt x="0" y="13"/>
                                  </a:lnTo>
                                  <a:lnTo>
                                    <a:pt x="0" y="20"/>
                                  </a:lnTo>
                                  <a:lnTo>
                                    <a:pt x="0" y="61"/>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docshape76"/>
                          <wps:cNvSpPr>
                            <a:spLocks/>
                          </wps:cNvSpPr>
                          <wps:spPr bwMode="auto">
                            <a:xfrm>
                              <a:off x="4373" y="813"/>
                              <a:ext cx="39" cy="87"/>
                            </a:xfrm>
                            <a:custGeom>
                              <a:avLst/>
                              <a:gdLst>
                                <a:gd name="T0" fmla="+- 0 4394 4373"/>
                                <a:gd name="T1" fmla="*/ T0 w 39"/>
                                <a:gd name="T2" fmla="+- 0 875 814"/>
                                <a:gd name="T3" fmla="*/ 875 h 87"/>
                                <a:gd name="T4" fmla="+- 0 4394 4373"/>
                                <a:gd name="T5" fmla="*/ T4 w 39"/>
                                <a:gd name="T6" fmla="+- 0 872 814"/>
                                <a:gd name="T7" fmla="*/ 872 h 87"/>
                                <a:gd name="T8" fmla="+- 0 4393 4373"/>
                                <a:gd name="T9" fmla="*/ T8 w 39"/>
                                <a:gd name="T10" fmla="+- 0 865 814"/>
                                <a:gd name="T11" fmla="*/ 865 h 87"/>
                                <a:gd name="T12" fmla="+- 0 4395 4373"/>
                                <a:gd name="T13" fmla="*/ T12 w 39"/>
                                <a:gd name="T14" fmla="+- 0 860 814"/>
                                <a:gd name="T15" fmla="*/ 860 h 87"/>
                                <a:gd name="T16" fmla="+- 0 4401 4373"/>
                                <a:gd name="T17" fmla="*/ T16 w 39"/>
                                <a:gd name="T18" fmla="+- 0 853 814"/>
                                <a:gd name="T19" fmla="*/ 853 h 87"/>
                                <a:gd name="T20" fmla="+- 0 4407 4373"/>
                                <a:gd name="T21" fmla="*/ T20 w 39"/>
                                <a:gd name="T22" fmla="+- 0 846 814"/>
                                <a:gd name="T23" fmla="*/ 846 h 87"/>
                                <a:gd name="T24" fmla="+- 0 4412 4373"/>
                                <a:gd name="T25" fmla="*/ T24 w 39"/>
                                <a:gd name="T26" fmla="+- 0 840 814"/>
                                <a:gd name="T27" fmla="*/ 840 h 87"/>
                                <a:gd name="T28" fmla="+- 0 4412 4373"/>
                                <a:gd name="T29" fmla="*/ T28 w 39"/>
                                <a:gd name="T30" fmla="+- 0 832 814"/>
                                <a:gd name="T31" fmla="*/ 832 h 87"/>
                                <a:gd name="T32" fmla="+- 0 4412 4373"/>
                                <a:gd name="T33" fmla="*/ T32 w 39"/>
                                <a:gd name="T34" fmla="+- 0 822 814"/>
                                <a:gd name="T35" fmla="*/ 822 h 87"/>
                                <a:gd name="T36" fmla="+- 0 4405 4373"/>
                                <a:gd name="T37" fmla="*/ T36 w 39"/>
                                <a:gd name="T38" fmla="+- 0 814 814"/>
                                <a:gd name="T39" fmla="*/ 814 h 87"/>
                                <a:gd name="T40" fmla="+- 0 4391 4373"/>
                                <a:gd name="T41" fmla="*/ T40 w 39"/>
                                <a:gd name="T42" fmla="+- 0 814 814"/>
                                <a:gd name="T43" fmla="*/ 814 h 87"/>
                                <a:gd name="T44" fmla="+- 0 4384 4373"/>
                                <a:gd name="T45" fmla="*/ T44 w 39"/>
                                <a:gd name="T46" fmla="+- 0 814 814"/>
                                <a:gd name="T47" fmla="*/ 814 h 87"/>
                                <a:gd name="T48" fmla="+- 0 4377 4373"/>
                                <a:gd name="T49" fmla="*/ T48 w 39"/>
                                <a:gd name="T50" fmla="+- 0 816 814"/>
                                <a:gd name="T51" fmla="*/ 816 h 87"/>
                                <a:gd name="T52" fmla="+- 0 4373 4373"/>
                                <a:gd name="T53" fmla="*/ T52 w 39"/>
                                <a:gd name="T54" fmla="+- 0 819 814"/>
                                <a:gd name="T55" fmla="*/ 819 h 87"/>
                                <a:gd name="T56" fmla="+- 0 4376 4373"/>
                                <a:gd name="T57" fmla="*/ T56 w 39"/>
                                <a:gd name="T58" fmla="+- 0 826 814"/>
                                <a:gd name="T59" fmla="*/ 826 h 87"/>
                                <a:gd name="T60" fmla="+- 0 4379 4373"/>
                                <a:gd name="T61" fmla="*/ T60 w 39"/>
                                <a:gd name="T62" fmla="+- 0 824 814"/>
                                <a:gd name="T63" fmla="*/ 824 h 87"/>
                                <a:gd name="T64" fmla="+- 0 4384 4373"/>
                                <a:gd name="T65" fmla="*/ T64 w 39"/>
                                <a:gd name="T66" fmla="+- 0 823 814"/>
                                <a:gd name="T67" fmla="*/ 823 h 87"/>
                                <a:gd name="T68" fmla="+- 0 4389 4373"/>
                                <a:gd name="T69" fmla="*/ T68 w 39"/>
                                <a:gd name="T70" fmla="+- 0 823 814"/>
                                <a:gd name="T71" fmla="*/ 823 h 87"/>
                                <a:gd name="T72" fmla="+- 0 4396 4373"/>
                                <a:gd name="T73" fmla="*/ T72 w 39"/>
                                <a:gd name="T74" fmla="+- 0 823 814"/>
                                <a:gd name="T75" fmla="*/ 823 h 87"/>
                                <a:gd name="T76" fmla="+- 0 4400 4373"/>
                                <a:gd name="T77" fmla="*/ T76 w 39"/>
                                <a:gd name="T78" fmla="+- 0 827 814"/>
                                <a:gd name="T79" fmla="*/ 827 h 87"/>
                                <a:gd name="T80" fmla="+- 0 4400 4373"/>
                                <a:gd name="T81" fmla="*/ T80 w 39"/>
                                <a:gd name="T82" fmla="+- 0 833 814"/>
                                <a:gd name="T83" fmla="*/ 833 h 87"/>
                                <a:gd name="T84" fmla="+- 0 4400 4373"/>
                                <a:gd name="T85" fmla="*/ T84 w 39"/>
                                <a:gd name="T86" fmla="+- 0 839 814"/>
                                <a:gd name="T87" fmla="*/ 839 h 87"/>
                                <a:gd name="T88" fmla="+- 0 4397 4373"/>
                                <a:gd name="T89" fmla="*/ T88 w 39"/>
                                <a:gd name="T90" fmla="+- 0 844 814"/>
                                <a:gd name="T91" fmla="*/ 844 h 87"/>
                                <a:gd name="T92" fmla="+- 0 4392 4373"/>
                                <a:gd name="T93" fmla="*/ T92 w 39"/>
                                <a:gd name="T94" fmla="+- 0 850 814"/>
                                <a:gd name="T95" fmla="*/ 850 h 87"/>
                                <a:gd name="T96" fmla="+- 0 4386 4373"/>
                                <a:gd name="T97" fmla="*/ T96 w 39"/>
                                <a:gd name="T98" fmla="+- 0 858 814"/>
                                <a:gd name="T99" fmla="*/ 858 h 87"/>
                                <a:gd name="T100" fmla="+- 0 4383 4373"/>
                                <a:gd name="T101" fmla="*/ T100 w 39"/>
                                <a:gd name="T102" fmla="+- 0 865 814"/>
                                <a:gd name="T103" fmla="*/ 865 h 87"/>
                                <a:gd name="T104" fmla="+- 0 4384 4373"/>
                                <a:gd name="T105" fmla="*/ T104 w 39"/>
                                <a:gd name="T106" fmla="+- 0 872 814"/>
                                <a:gd name="T107" fmla="*/ 872 h 87"/>
                                <a:gd name="T108" fmla="+- 0 4384 4373"/>
                                <a:gd name="T109" fmla="*/ T108 w 39"/>
                                <a:gd name="T110" fmla="+- 0 875 814"/>
                                <a:gd name="T111" fmla="*/ 875 h 87"/>
                                <a:gd name="T112" fmla="+- 0 4394 4373"/>
                                <a:gd name="T113" fmla="*/ T112 w 39"/>
                                <a:gd name="T114" fmla="+- 0 875 814"/>
                                <a:gd name="T115" fmla="*/ 875 h 87"/>
                                <a:gd name="T116" fmla="+- 0 4389 4373"/>
                                <a:gd name="T117" fmla="*/ T116 w 39"/>
                                <a:gd name="T118" fmla="+- 0 900 814"/>
                                <a:gd name="T119" fmla="*/ 900 h 87"/>
                                <a:gd name="T120" fmla="+- 0 4393 4373"/>
                                <a:gd name="T121" fmla="*/ T120 w 39"/>
                                <a:gd name="T122" fmla="+- 0 900 814"/>
                                <a:gd name="T123" fmla="*/ 900 h 87"/>
                                <a:gd name="T124" fmla="+- 0 4396 4373"/>
                                <a:gd name="T125" fmla="*/ T124 w 39"/>
                                <a:gd name="T126" fmla="+- 0 896 814"/>
                                <a:gd name="T127" fmla="*/ 896 h 87"/>
                                <a:gd name="T128" fmla="+- 0 4396 4373"/>
                                <a:gd name="T129" fmla="*/ T128 w 39"/>
                                <a:gd name="T130" fmla="+- 0 892 814"/>
                                <a:gd name="T131" fmla="*/ 892 h 87"/>
                                <a:gd name="T132" fmla="+- 0 4396 4373"/>
                                <a:gd name="T133" fmla="*/ T132 w 39"/>
                                <a:gd name="T134" fmla="+- 0 887 814"/>
                                <a:gd name="T135" fmla="*/ 887 h 87"/>
                                <a:gd name="T136" fmla="+- 0 4393 4373"/>
                                <a:gd name="T137" fmla="*/ T136 w 39"/>
                                <a:gd name="T138" fmla="+- 0 884 814"/>
                                <a:gd name="T139" fmla="*/ 884 h 87"/>
                                <a:gd name="T140" fmla="+- 0 4389 4373"/>
                                <a:gd name="T141" fmla="*/ T140 w 39"/>
                                <a:gd name="T142" fmla="+- 0 884 814"/>
                                <a:gd name="T143" fmla="*/ 884 h 87"/>
                                <a:gd name="T144" fmla="+- 0 4385 4373"/>
                                <a:gd name="T145" fmla="*/ T144 w 39"/>
                                <a:gd name="T146" fmla="+- 0 884 814"/>
                                <a:gd name="T147" fmla="*/ 884 h 87"/>
                                <a:gd name="T148" fmla="+- 0 4382 4373"/>
                                <a:gd name="T149" fmla="*/ T148 w 39"/>
                                <a:gd name="T150" fmla="+- 0 887 814"/>
                                <a:gd name="T151" fmla="*/ 887 h 87"/>
                                <a:gd name="T152" fmla="+- 0 4382 4373"/>
                                <a:gd name="T153" fmla="*/ T152 w 39"/>
                                <a:gd name="T154" fmla="+- 0 892 814"/>
                                <a:gd name="T155" fmla="*/ 892 h 87"/>
                                <a:gd name="T156" fmla="+- 0 4382 4373"/>
                                <a:gd name="T157" fmla="*/ T156 w 39"/>
                                <a:gd name="T158" fmla="+- 0 896 814"/>
                                <a:gd name="T159" fmla="*/ 896 h 87"/>
                                <a:gd name="T160" fmla="+- 0 4385 4373"/>
                                <a:gd name="T161" fmla="*/ T160 w 39"/>
                                <a:gd name="T162" fmla="+- 0 900 814"/>
                                <a:gd name="T163" fmla="*/ 900 h 87"/>
                                <a:gd name="T164" fmla="+- 0 4389 4373"/>
                                <a:gd name="T165" fmla="*/ T164 w 39"/>
                                <a:gd name="T166" fmla="+- 0 900 814"/>
                                <a:gd name="T167" fmla="*/ 900 h 8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39" h="87">
                                  <a:moveTo>
                                    <a:pt x="21" y="61"/>
                                  </a:moveTo>
                                  <a:lnTo>
                                    <a:pt x="21" y="58"/>
                                  </a:lnTo>
                                  <a:lnTo>
                                    <a:pt x="20" y="51"/>
                                  </a:lnTo>
                                  <a:lnTo>
                                    <a:pt x="22" y="46"/>
                                  </a:lnTo>
                                  <a:lnTo>
                                    <a:pt x="28" y="39"/>
                                  </a:lnTo>
                                  <a:lnTo>
                                    <a:pt x="34" y="32"/>
                                  </a:lnTo>
                                  <a:lnTo>
                                    <a:pt x="39" y="26"/>
                                  </a:lnTo>
                                  <a:lnTo>
                                    <a:pt x="39" y="18"/>
                                  </a:lnTo>
                                  <a:lnTo>
                                    <a:pt x="39" y="8"/>
                                  </a:lnTo>
                                  <a:lnTo>
                                    <a:pt x="32" y="0"/>
                                  </a:lnTo>
                                  <a:lnTo>
                                    <a:pt x="18" y="0"/>
                                  </a:lnTo>
                                  <a:lnTo>
                                    <a:pt x="11" y="0"/>
                                  </a:lnTo>
                                  <a:lnTo>
                                    <a:pt x="4" y="2"/>
                                  </a:lnTo>
                                  <a:lnTo>
                                    <a:pt x="0" y="5"/>
                                  </a:lnTo>
                                  <a:lnTo>
                                    <a:pt x="3" y="12"/>
                                  </a:lnTo>
                                  <a:lnTo>
                                    <a:pt x="6" y="10"/>
                                  </a:lnTo>
                                  <a:lnTo>
                                    <a:pt x="11" y="9"/>
                                  </a:lnTo>
                                  <a:lnTo>
                                    <a:pt x="16" y="9"/>
                                  </a:lnTo>
                                  <a:lnTo>
                                    <a:pt x="23" y="9"/>
                                  </a:lnTo>
                                  <a:lnTo>
                                    <a:pt x="27" y="13"/>
                                  </a:lnTo>
                                  <a:lnTo>
                                    <a:pt x="27" y="19"/>
                                  </a:lnTo>
                                  <a:lnTo>
                                    <a:pt x="27" y="25"/>
                                  </a:lnTo>
                                  <a:lnTo>
                                    <a:pt x="24" y="30"/>
                                  </a:lnTo>
                                  <a:lnTo>
                                    <a:pt x="19" y="36"/>
                                  </a:lnTo>
                                  <a:lnTo>
                                    <a:pt x="13" y="44"/>
                                  </a:lnTo>
                                  <a:lnTo>
                                    <a:pt x="10" y="51"/>
                                  </a:lnTo>
                                  <a:lnTo>
                                    <a:pt x="11" y="58"/>
                                  </a:lnTo>
                                  <a:lnTo>
                                    <a:pt x="11" y="61"/>
                                  </a:lnTo>
                                  <a:lnTo>
                                    <a:pt x="21" y="61"/>
                                  </a:lnTo>
                                  <a:close/>
                                  <a:moveTo>
                                    <a:pt x="16" y="86"/>
                                  </a:moveTo>
                                  <a:lnTo>
                                    <a:pt x="20" y="86"/>
                                  </a:lnTo>
                                  <a:lnTo>
                                    <a:pt x="23" y="82"/>
                                  </a:lnTo>
                                  <a:lnTo>
                                    <a:pt x="23" y="78"/>
                                  </a:lnTo>
                                  <a:lnTo>
                                    <a:pt x="23" y="73"/>
                                  </a:lnTo>
                                  <a:lnTo>
                                    <a:pt x="20" y="70"/>
                                  </a:lnTo>
                                  <a:lnTo>
                                    <a:pt x="16" y="70"/>
                                  </a:lnTo>
                                  <a:lnTo>
                                    <a:pt x="12" y="70"/>
                                  </a:lnTo>
                                  <a:lnTo>
                                    <a:pt x="9" y="73"/>
                                  </a:lnTo>
                                  <a:lnTo>
                                    <a:pt x="9" y="78"/>
                                  </a:lnTo>
                                  <a:lnTo>
                                    <a:pt x="9" y="82"/>
                                  </a:lnTo>
                                  <a:lnTo>
                                    <a:pt x="12" y="86"/>
                                  </a:lnTo>
                                  <a:lnTo>
                                    <a:pt x="16" y="86"/>
                                  </a:lnTo>
                                  <a:close/>
                                </a:path>
                              </a:pathLst>
                            </a:custGeom>
                            <a:noFill/>
                            <a:ln w="2617">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docshape77"/>
                          <wps:cNvSpPr>
                            <a:spLocks/>
                          </wps:cNvSpPr>
                          <wps:spPr bwMode="auto">
                            <a:xfrm>
                              <a:off x="4081" y="570"/>
                              <a:ext cx="622" cy="436"/>
                            </a:xfrm>
                            <a:custGeom>
                              <a:avLst/>
                              <a:gdLst>
                                <a:gd name="T0" fmla="+- 0 4081 4081"/>
                                <a:gd name="T1" fmla="*/ T0 w 622"/>
                                <a:gd name="T2" fmla="+- 0 968 570"/>
                                <a:gd name="T3" fmla="*/ 968 h 436"/>
                                <a:gd name="T4" fmla="+- 0 4084 4081"/>
                                <a:gd name="T5" fmla="*/ T4 w 622"/>
                                <a:gd name="T6" fmla="+- 0 983 570"/>
                                <a:gd name="T7" fmla="*/ 983 h 436"/>
                                <a:gd name="T8" fmla="+- 0 4092 4081"/>
                                <a:gd name="T9" fmla="*/ T8 w 622"/>
                                <a:gd name="T10" fmla="+- 0 995 570"/>
                                <a:gd name="T11" fmla="*/ 995 h 436"/>
                                <a:gd name="T12" fmla="+- 0 4104 4081"/>
                                <a:gd name="T13" fmla="*/ T12 w 622"/>
                                <a:gd name="T14" fmla="+- 0 1003 570"/>
                                <a:gd name="T15" fmla="*/ 1003 h 436"/>
                                <a:gd name="T16" fmla="+- 0 4118 4081"/>
                                <a:gd name="T17" fmla="*/ T16 w 622"/>
                                <a:gd name="T18" fmla="+- 0 1006 570"/>
                                <a:gd name="T19" fmla="*/ 1006 h 436"/>
                                <a:gd name="T20" fmla="+- 0 4666 4081"/>
                                <a:gd name="T21" fmla="*/ T20 w 622"/>
                                <a:gd name="T22" fmla="+- 0 1006 570"/>
                                <a:gd name="T23" fmla="*/ 1006 h 436"/>
                                <a:gd name="T24" fmla="+- 0 4680 4081"/>
                                <a:gd name="T25" fmla="*/ T24 w 622"/>
                                <a:gd name="T26" fmla="+- 0 1003 570"/>
                                <a:gd name="T27" fmla="*/ 1003 h 436"/>
                                <a:gd name="T28" fmla="+- 0 4692 4081"/>
                                <a:gd name="T29" fmla="*/ T28 w 622"/>
                                <a:gd name="T30" fmla="+- 0 995 570"/>
                                <a:gd name="T31" fmla="*/ 995 h 436"/>
                                <a:gd name="T32" fmla="+- 0 4700 4081"/>
                                <a:gd name="T33" fmla="*/ T32 w 622"/>
                                <a:gd name="T34" fmla="+- 0 983 570"/>
                                <a:gd name="T35" fmla="*/ 983 h 436"/>
                                <a:gd name="T36" fmla="+- 0 4703 4081"/>
                                <a:gd name="T37" fmla="*/ T36 w 622"/>
                                <a:gd name="T38" fmla="+- 0 968 570"/>
                                <a:gd name="T39" fmla="*/ 968 h 436"/>
                                <a:gd name="T40" fmla="+- 0 4703 4081"/>
                                <a:gd name="T41" fmla="*/ T40 w 622"/>
                                <a:gd name="T42" fmla="+- 0 607 570"/>
                                <a:gd name="T43" fmla="*/ 607 h 436"/>
                                <a:gd name="T44" fmla="+- 0 4700 4081"/>
                                <a:gd name="T45" fmla="*/ T44 w 622"/>
                                <a:gd name="T46" fmla="+- 0 593 570"/>
                                <a:gd name="T47" fmla="*/ 593 h 436"/>
                                <a:gd name="T48" fmla="+- 0 4692 4081"/>
                                <a:gd name="T49" fmla="*/ T48 w 622"/>
                                <a:gd name="T50" fmla="+- 0 581 570"/>
                                <a:gd name="T51" fmla="*/ 581 h 436"/>
                                <a:gd name="T52" fmla="+- 0 4680 4081"/>
                                <a:gd name="T53" fmla="*/ T52 w 622"/>
                                <a:gd name="T54" fmla="+- 0 573 570"/>
                                <a:gd name="T55" fmla="*/ 573 h 436"/>
                                <a:gd name="T56" fmla="+- 0 4666 4081"/>
                                <a:gd name="T57" fmla="*/ T56 w 622"/>
                                <a:gd name="T58" fmla="+- 0 570 570"/>
                                <a:gd name="T59" fmla="*/ 570 h 436"/>
                                <a:gd name="T60" fmla="+- 0 4118 4081"/>
                                <a:gd name="T61" fmla="*/ T60 w 622"/>
                                <a:gd name="T62" fmla="+- 0 570 570"/>
                                <a:gd name="T63" fmla="*/ 570 h 436"/>
                                <a:gd name="T64" fmla="+- 0 4104 4081"/>
                                <a:gd name="T65" fmla="*/ T64 w 622"/>
                                <a:gd name="T66" fmla="+- 0 573 570"/>
                                <a:gd name="T67" fmla="*/ 573 h 436"/>
                                <a:gd name="T68" fmla="+- 0 4092 4081"/>
                                <a:gd name="T69" fmla="*/ T68 w 622"/>
                                <a:gd name="T70" fmla="+- 0 581 570"/>
                                <a:gd name="T71" fmla="*/ 581 h 436"/>
                                <a:gd name="T72" fmla="+- 0 4084 4081"/>
                                <a:gd name="T73" fmla="*/ T72 w 622"/>
                                <a:gd name="T74" fmla="+- 0 593 570"/>
                                <a:gd name="T75" fmla="*/ 593 h 436"/>
                                <a:gd name="T76" fmla="+- 0 4081 4081"/>
                                <a:gd name="T77" fmla="*/ T76 w 622"/>
                                <a:gd name="T78" fmla="+- 0 607 570"/>
                                <a:gd name="T79" fmla="*/ 607 h 436"/>
                                <a:gd name="T80" fmla="+- 0 4081 4081"/>
                                <a:gd name="T81" fmla="*/ T80 w 622"/>
                                <a:gd name="T82" fmla="+- 0 968 570"/>
                                <a:gd name="T83" fmla="*/ 968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0" y="398"/>
                                  </a:move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lnTo>
                                    <a:pt x="37" y="0"/>
                                  </a:lnTo>
                                  <a:lnTo>
                                    <a:pt x="23" y="3"/>
                                  </a:lnTo>
                                  <a:lnTo>
                                    <a:pt x="11" y="11"/>
                                  </a:lnTo>
                                  <a:lnTo>
                                    <a:pt x="3" y="23"/>
                                  </a:lnTo>
                                  <a:lnTo>
                                    <a:pt x="0" y="37"/>
                                  </a:lnTo>
                                  <a:lnTo>
                                    <a:pt x="0" y="398"/>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docshape78"/>
                          <wps:cNvSpPr>
                            <a:spLocks/>
                          </wps:cNvSpPr>
                          <wps:spPr bwMode="auto">
                            <a:xfrm>
                              <a:off x="4081" y="570"/>
                              <a:ext cx="622" cy="436"/>
                            </a:xfrm>
                            <a:custGeom>
                              <a:avLst/>
                              <a:gdLst>
                                <a:gd name="T0" fmla="+- 0 4666 4081"/>
                                <a:gd name="T1" fmla="*/ T0 w 622"/>
                                <a:gd name="T2" fmla="+- 0 570 570"/>
                                <a:gd name="T3" fmla="*/ 570 h 436"/>
                                <a:gd name="T4" fmla="+- 0 4118 4081"/>
                                <a:gd name="T5" fmla="*/ T4 w 622"/>
                                <a:gd name="T6" fmla="+- 0 570 570"/>
                                <a:gd name="T7" fmla="*/ 570 h 436"/>
                                <a:gd name="T8" fmla="+- 0 4104 4081"/>
                                <a:gd name="T9" fmla="*/ T8 w 622"/>
                                <a:gd name="T10" fmla="+- 0 573 570"/>
                                <a:gd name="T11" fmla="*/ 573 h 436"/>
                                <a:gd name="T12" fmla="+- 0 4092 4081"/>
                                <a:gd name="T13" fmla="*/ T12 w 622"/>
                                <a:gd name="T14" fmla="+- 0 581 570"/>
                                <a:gd name="T15" fmla="*/ 581 h 436"/>
                                <a:gd name="T16" fmla="+- 0 4084 4081"/>
                                <a:gd name="T17" fmla="*/ T16 w 622"/>
                                <a:gd name="T18" fmla="+- 0 593 570"/>
                                <a:gd name="T19" fmla="*/ 593 h 436"/>
                                <a:gd name="T20" fmla="+- 0 4081 4081"/>
                                <a:gd name="T21" fmla="*/ T20 w 622"/>
                                <a:gd name="T22" fmla="+- 0 607 570"/>
                                <a:gd name="T23" fmla="*/ 607 h 436"/>
                                <a:gd name="T24" fmla="+- 0 4081 4081"/>
                                <a:gd name="T25" fmla="*/ T24 w 622"/>
                                <a:gd name="T26" fmla="+- 0 968 570"/>
                                <a:gd name="T27" fmla="*/ 968 h 436"/>
                                <a:gd name="T28" fmla="+- 0 4084 4081"/>
                                <a:gd name="T29" fmla="*/ T28 w 622"/>
                                <a:gd name="T30" fmla="+- 0 983 570"/>
                                <a:gd name="T31" fmla="*/ 983 h 436"/>
                                <a:gd name="T32" fmla="+- 0 4092 4081"/>
                                <a:gd name="T33" fmla="*/ T32 w 622"/>
                                <a:gd name="T34" fmla="+- 0 995 570"/>
                                <a:gd name="T35" fmla="*/ 995 h 436"/>
                                <a:gd name="T36" fmla="+- 0 4104 4081"/>
                                <a:gd name="T37" fmla="*/ T36 w 622"/>
                                <a:gd name="T38" fmla="+- 0 1003 570"/>
                                <a:gd name="T39" fmla="*/ 1003 h 436"/>
                                <a:gd name="T40" fmla="+- 0 4118 4081"/>
                                <a:gd name="T41" fmla="*/ T40 w 622"/>
                                <a:gd name="T42" fmla="+- 0 1006 570"/>
                                <a:gd name="T43" fmla="*/ 1006 h 436"/>
                                <a:gd name="T44" fmla="+- 0 4666 4081"/>
                                <a:gd name="T45" fmla="*/ T44 w 622"/>
                                <a:gd name="T46" fmla="+- 0 1006 570"/>
                                <a:gd name="T47" fmla="*/ 1006 h 436"/>
                                <a:gd name="T48" fmla="+- 0 4680 4081"/>
                                <a:gd name="T49" fmla="*/ T48 w 622"/>
                                <a:gd name="T50" fmla="+- 0 1003 570"/>
                                <a:gd name="T51" fmla="*/ 1003 h 436"/>
                                <a:gd name="T52" fmla="+- 0 4692 4081"/>
                                <a:gd name="T53" fmla="*/ T52 w 622"/>
                                <a:gd name="T54" fmla="+- 0 995 570"/>
                                <a:gd name="T55" fmla="*/ 995 h 436"/>
                                <a:gd name="T56" fmla="+- 0 4700 4081"/>
                                <a:gd name="T57" fmla="*/ T56 w 622"/>
                                <a:gd name="T58" fmla="+- 0 983 570"/>
                                <a:gd name="T59" fmla="*/ 983 h 436"/>
                                <a:gd name="T60" fmla="+- 0 4703 4081"/>
                                <a:gd name="T61" fmla="*/ T60 w 622"/>
                                <a:gd name="T62" fmla="+- 0 968 570"/>
                                <a:gd name="T63" fmla="*/ 968 h 436"/>
                                <a:gd name="T64" fmla="+- 0 4703 4081"/>
                                <a:gd name="T65" fmla="*/ T64 w 622"/>
                                <a:gd name="T66" fmla="+- 0 607 570"/>
                                <a:gd name="T67" fmla="*/ 607 h 436"/>
                                <a:gd name="T68" fmla="+- 0 4700 4081"/>
                                <a:gd name="T69" fmla="*/ T68 w 622"/>
                                <a:gd name="T70" fmla="+- 0 593 570"/>
                                <a:gd name="T71" fmla="*/ 593 h 436"/>
                                <a:gd name="T72" fmla="+- 0 4692 4081"/>
                                <a:gd name="T73" fmla="*/ T72 w 622"/>
                                <a:gd name="T74" fmla="+- 0 581 570"/>
                                <a:gd name="T75" fmla="*/ 581 h 436"/>
                                <a:gd name="T76" fmla="+- 0 4680 4081"/>
                                <a:gd name="T77" fmla="*/ T76 w 622"/>
                                <a:gd name="T78" fmla="+- 0 573 570"/>
                                <a:gd name="T79" fmla="*/ 573 h 436"/>
                                <a:gd name="T80" fmla="+- 0 4666 4081"/>
                                <a:gd name="T81" fmla="*/ T80 w 622"/>
                                <a:gd name="T82" fmla="+- 0 570 570"/>
                                <a:gd name="T83" fmla="*/ 570 h 43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6">
                                  <a:moveTo>
                                    <a:pt x="585" y="0"/>
                                  </a:moveTo>
                                  <a:lnTo>
                                    <a:pt x="37" y="0"/>
                                  </a:lnTo>
                                  <a:lnTo>
                                    <a:pt x="23" y="3"/>
                                  </a:lnTo>
                                  <a:lnTo>
                                    <a:pt x="11" y="11"/>
                                  </a:lnTo>
                                  <a:lnTo>
                                    <a:pt x="3" y="23"/>
                                  </a:lnTo>
                                  <a:lnTo>
                                    <a:pt x="0" y="37"/>
                                  </a:lnTo>
                                  <a:lnTo>
                                    <a:pt x="0" y="398"/>
                                  </a:lnTo>
                                  <a:lnTo>
                                    <a:pt x="3" y="413"/>
                                  </a:lnTo>
                                  <a:lnTo>
                                    <a:pt x="11" y="425"/>
                                  </a:lnTo>
                                  <a:lnTo>
                                    <a:pt x="23" y="433"/>
                                  </a:lnTo>
                                  <a:lnTo>
                                    <a:pt x="37" y="436"/>
                                  </a:lnTo>
                                  <a:lnTo>
                                    <a:pt x="585" y="436"/>
                                  </a:lnTo>
                                  <a:lnTo>
                                    <a:pt x="599" y="433"/>
                                  </a:lnTo>
                                  <a:lnTo>
                                    <a:pt x="611" y="425"/>
                                  </a:lnTo>
                                  <a:lnTo>
                                    <a:pt x="619" y="413"/>
                                  </a:lnTo>
                                  <a:lnTo>
                                    <a:pt x="622" y="398"/>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6" name="Line 467"/>
                          <wps:cNvCnPr>
                            <a:cxnSpLocks/>
                          </wps:cNvCnPr>
                          <wps:spPr bwMode="auto">
                            <a:xfrm>
                              <a:off x="2869" y="566"/>
                              <a:ext cx="1155" cy="3017"/>
                            </a:xfrm>
                            <a:prstGeom prst="line">
                              <a:avLst/>
                            </a:prstGeom>
                            <a:noFill/>
                            <a:ln w="10470">
                              <a:solidFill>
                                <a:srgbClr val="231F20"/>
                              </a:solidFill>
                              <a:prstDash val="solid"/>
                              <a:round/>
                              <a:headEnd/>
                              <a:tailEnd/>
                            </a:ln>
                            <a:extLst>
                              <a:ext uri="{909E8E84-426E-40DD-AFC4-6F175D3DCCD1}">
                                <a14:hiddenFill xmlns:a14="http://schemas.microsoft.com/office/drawing/2010/main">
                                  <a:noFill/>
                                </a14:hiddenFill>
                              </a:ext>
                            </a:extLst>
                          </wps:spPr>
                          <wps:bodyPr/>
                        </wps:wsp>
                        <wps:wsp>
                          <wps:cNvPr id="477" name="docshape79"/>
                          <wps:cNvSpPr>
                            <a:spLocks/>
                          </wps:cNvSpPr>
                          <wps:spPr bwMode="auto">
                            <a:xfrm>
                              <a:off x="3938" y="3531"/>
                              <a:ext cx="154" cy="163"/>
                            </a:xfrm>
                            <a:custGeom>
                              <a:avLst/>
                              <a:gdLst>
                                <a:gd name="T0" fmla="+- 0 4092 3939"/>
                                <a:gd name="T1" fmla="*/ T0 w 154"/>
                                <a:gd name="T2" fmla="+- 0 3531 3531"/>
                                <a:gd name="T3" fmla="*/ 3531 h 163"/>
                                <a:gd name="T4" fmla="+- 0 3939 3939"/>
                                <a:gd name="T5" fmla="*/ T4 w 154"/>
                                <a:gd name="T6" fmla="+- 0 3590 3531"/>
                                <a:gd name="T7" fmla="*/ 3590 h 163"/>
                                <a:gd name="T8" fmla="+- 0 4066 3939"/>
                                <a:gd name="T9" fmla="*/ T8 w 154"/>
                                <a:gd name="T10" fmla="+- 0 3693 3531"/>
                                <a:gd name="T11" fmla="*/ 3693 h 163"/>
                                <a:gd name="T12" fmla="+- 0 4092 3939"/>
                                <a:gd name="T13" fmla="*/ T12 w 154"/>
                                <a:gd name="T14" fmla="+- 0 3531 3531"/>
                                <a:gd name="T15" fmla="*/ 3531 h 163"/>
                              </a:gdLst>
                              <a:ahLst/>
                              <a:cxnLst>
                                <a:cxn ang="0">
                                  <a:pos x="T1" y="T3"/>
                                </a:cxn>
                                <a:cxn ang="0">
                                  <a:pos x="T5" y="T7"/>
                                </a:cxn>
                                <a:cxn ang="0">
                                  <a:pos x="T9" y="T11"/>
                                </a:cxn>
                                <a:cxn ang="0">
                                  <a:pos x="T13" y="T15"/>
                                </a:cxn>
                              </a:cxnLst>
                              <a:rect l="0" t="0" r="r" b="b"/>
                              <a:pathLst>
                                <a:path w="154" h="163">
                                  <a:moveTo>
                                    <a:pt x="153" y="0"/>
                                  </a:moveTo>
                                  <a:lnTo>
                                    <a:pt x="0" y="59"/>
                                  </a:lnTo>
                                  <a:lnTo>
                                    <a:pt x="127" y="162"/>
                                  </a:lnTo>
                                  <a:lnTo>
                                    <a:pt x="153" y="0"/>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8" name="docshape80"/>
                          <wps:cNvSpPr>
                            <a:spLocks/>
                          </wps:cNvSpPr>
                          <wps:spPr bwMode="auto">
                            <a:xfrm>
                              <a:off x="3775" y="2045"/>
                              <a:ext cx="622" cy="422"/>
                            </a:xfrm>
                            <a:custGeom>
                              <a:avLst/>
                              <a:gdLst>
                                <a:gd name="T0" fmla="+- 0 3775 3775"/>
                                <a:gd name="T1" fmla="*/ T0 w 622"/>
                                <a:gd name="T2" fmla="+- 0 2430 2045"/>
                                <a:gd name="T3" fmla="*/ 2430 h 422"/>
                                <a:gd name="T4" fmla="+- 0 3778 3775"/>
                                <a:gd name="T5" fmla="*/ T4 w 622"/>
                                <a:gd name="T6" fmla="+- 0 2444 2045"/>
                                <a:gd name="T7" fmla="*/ 2444 h 422"/>
                                <a:gd name="T8" fmla="+- 0 3786 3775"/>
                                <a:gd name="T9" fmla="*/ T8 w 622"/>
                                <a:gd name="T10" fmla="+- 0 2456 2045"/>
                                <a:gd name="T11" fmla="*/ 2456 h 422"/>
                                <a:gd name="T12" fmla="+- 0 3798 3775"/>
                                <a:gd name="T13" fmla="*/ T12 w 622"/>
                                <a:gd name="T14" fmla="+- 0 2464 2045"/>
                                <a:gd name="T15" fmla="*/ 2464 h 422"/>
                                <a:gd name="T16" fmla="+- 0 3812 3775"/>
                                <a:gd name="T17" fmla="*/ T16 w 622"/>
                                <a:gd name="T18" fmla="+- 0 2467 2045"/>
                                <a:gd name="T19" fmla="*/ 2467 h 422"/>
                                <a:gd name="T20" fmla="+- 0 4360 3775"/>
                                <a:gd name="T21" fmla="*/ T20 w 622"/>
                                <a:gd name="T22" fmla="+- 0 2467 2045"/>
                                <a:gd name="T23" fmla="*/ 2467 h 422"/>
                                <a:gd name="T24" fmla="+- 0 4374 3775"/>
                                <a:gd name="T25" fmla="*/ T24 w 622"/>
                                <a:gd name="T26" fmla="+- 0 2464 2045"/>
                                <a:gd name="T27" fmla="*/ 2464 h 422"/>
                                <a:gd name="T28" fmla="+- 0 4386 3775"/>
                                <a:gd name="T29" fmla="*/ T28 w 622"/>
                                <a:gd name="T30" fmla="+- 0 2456 2045"/>
                                <a:gd name="T31" fmla="*/ 2456 h 422"/>
                                <a:gd name="T32" fmla="+- 0 4394 3775"/>
                                <a:gd name="T33" fmla="*/ T32 w 622"/>
                                <a:gd name="T34" fmla="+- 0 2444 2045"/>
                                <a:gd name="T35" fmla="*/ 2444 h 422"/>
                                <a:gd name="T36" fmla="+- 0 4397 3775"/>
                                <a:gd name="T37" fmla="*/ T36 w 622"/>
                                <a:gd name="T38" fmla="+- 0 2430 2045"/>
                                <a:gd name="T39" fmla="*/ 2430 h 422"/>
                                <a:gd name="T40" fmla="+- 0 4397 3775"/>
                                <a:gd name="T41" fmla="*/ T40 w 622"/>
                                <a:gd name="T42" fmla="+- 0 2082 2045"/>
                                <a:gd name="T43" fmla="*/ 2082 h 422"/>
                                <a:gd name="T44" fmla="+- 0 4394 3775"/>
                                <a:gd name="T45" fmla="*/ T44 w 622"/>
                                <a:gd name="T46" fmla="+- 0 2068 2045"/>
                                <a:gd name="T47" fmla="*/ 2068 h 422"/>
                                <a:gd name="T48" fmla="+- 0 4386 3775"/>
                                <a:gd name="T49" fmla="*/ T48 w 622"/>
                                <a:gd name="T50" fmla="+- 0 2056 2045"/>
                                <a:gd name="T51" fmla="*/ 2056 h 422"/>
                                <a:gd name="T52" fmla="+- 0 4374 3775"/>
                                <a:gd name="T53" fmla="*/ T52 w 622"/>
                                <a:gd name="T54" fmla="+- 0 2048 2045"/>
                                <a:gd name="T55" fmla="*/ 2048 h 422"/>
                                <a:gd name="T56" fmla="+- 0 4360 3775"/>
                                <a:gd name="T57" fmla="*/ T56 w 622"/>
                                <a:gd name="T58" fmla="+- 0 2045 2045"/>
                                <a:gd name="T59" fmla="*/ 2045 h 422"/>
                                <a:gd name="T60" fmla="+- 0 3812 3775"/>
                                <a:gd name="T61" fmla="*/ T60 w 622"/>
                                <a:gd name="T62" fmla="+- 0 2045 2045"/>
                                <a:gd name="T63" fmla="*/ 2045 h 422"/>
                                <a:gd name="T64" fmla="+- 0 3798 3775"/>
                                <a:gd name="T65" fmla="*/ T64 w 622"/>
                                <a:gd name="T66" fmla="+- 0 2048 2045"/>
                                <a:gd name="T67" fmla="*/ 2048 h 422"/>
                                <a:gd name="T68" fmla="+- 0 3786 3775"/>
                                <a:gd name="T69" fmla="*/ T68 w 622"/>
                                <a:gd name="T70" fmla="+- 0 2056 2045"/>
                                <a:gd name="T71" fmla="*/ 2056 h 422"/>
                                <a:gd name="T72" fmla="+- 0 3778 3775"/>
                                <a:gd name="T73" fmla="*/ T72 w 622"/>
                                <a:gd name="T74" fmla="+- 0 2068 2045"/>
                                <a:gd name="T75" fmla="*/ 2068 h 422"/>
                                <a:gd name="T76" fmla="+- 0 3775 3775"/>
                                <a:gd name="T77" fmla="*/ T76 w 622"/>
                                <a:gd name="T78" fmla="+- 0 2082 2045"/>
                                <a:gd name="T79" fmla="*/ 2082 h 422"/>
                                <a:gd name="T80" fmla="+- 0 3775 3775"/>
                                <a:gd name="T81" fmla="*/ T80 w 622"/>
                                <a:gd name="T82" fmla="+- 0 2430 2045"/>
                                <a:gd name="T83" fmla="*/ 2430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0" y="385"/>
                                  </a:move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lnTo>
                                    <a:pt x="37" y="0"/>
                                  </a:lnTo>
                                  <a:lnTo>
                                    <a:pt x="23" y="3"/>
                                  </a:lnTo>
                                  <a:lnTo>
                                    <a:pt x="11" y="11"/>
                                  </a:lnTo>
                                  <a:lnTo>
                                    <a:pt x="3" y="23"/>
                                  </a:lnTo>
                                  <a:lnTo>
                                    <a:pt x="0" y="37"/>
                                  </a:lnTo>
                                  <a:lnTo>
                                    <a:pt x="0" y="38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docshape81"/>
                          <wps:cNvSpPr>
                            <a:spLocks/>
                          </wps:cNvSpPr>
                          <wps:spPr bwMode="auto">
                            <a:xfrm>
                              <a:off x="3775" y="2045"/>
                              <a:ext cx="622" cy="422"/>
                            </a:xfrm>
                            <a:custGeom>
                              <a:avLst/>
                              <a:gdLst>
                                <a:gd name="T0" fmla="+- 0 4360 3775"/>
                                <a:gd name="T1" fmla="*/ T0 w 622"/>
                                <a:gd name="T2" fmla="+- 0 2045 2045"/>
                                <a:gd name="T3" fmla="*/ 2045 h 422"/>
                                <a:gd name="T4" fmla="+- 0 3812 3775"/>
                                <a:gd name="T5" fmla="*/ T4 w 622"/>
                                <a:gd name="T6" fmla="+- 0 2045 2045"/>
                                <a:gd name="T7" fmla="*/ 2045 h 422"/>
                                <a:gd name="T8" fmla="+- 0 3798 3775"/>
                                <a:gd name="T9" fmla="*/ T8 w 622"/>
                                <a:gd name="T10" fmla="+- 0 2048 2045"/>
                                <a:gd name="T11" fmla="*/ 2048 h 422"/>
                                <a:gd name="T12" fmla="+- 0 3786 3775"/>
                                <a:gd name="T13" fmla="*/ T12 w 622"/>
                                <a:gd name="T14" fmla="+- 0 2056 2045"/>
                                <a:gd name="T15" fmla="*/ 2056 h 422"/>
                                <a:gd name="T16" fmla="+- 0 3778 3775"/>
                                <a:gd name="T17" fmla="*/ T16 w 622"/>
                                <a:gd name="T18" fmla="+- 0 2068 2045"/>
                                <a:gd name="T19" fmla="*/ 2068 h 422"/>
                                <a:gd name="T20" fmla="+- 0 3775 3775"/>
                                <a:gd name="T21" fmla="*/ T20 w 622"/>
                                <a:gd name="T22" fmla="+- 0 2082 2045"/>
                                <a:gd name="T23" fmla="*/ 2082 h 422"/>
                                <a:gd name="T24" fmla="+- 0 3775 3775"/>
                                <a:gd name="T25" fmla="*/ T24 w 622"/>
                                <a:gd name="T26" fmla="+- 0 2430 2045"/>
                                <a:gd name="T27" fmla="*/ 2430 h 422"/>
                                <a:gd name="T28" fmla="+- 0 3778 3775"/>
                                <a:gd name="T29" fmla="*/ T28 w 622"/>
                                <a:gd name="T30" fmla="+- 0 2444 2045"/>
                                <a:gd name="T31" fmla="*/ 2444 h 422"/>
                                <a:gd name="T32" fmla="+- 0 3786 3775"/>
                                <a:gd name="T33" fmla="*/ T32 w 622"/>
                                <a:gd name="T34" fmla="+- 0 2456 2045"/>
                                <a:gd name="T35" fmla="*/ 2456 h 422"/>
                                <a:gd name="T36" fmla="+- 0 3798 3775"/>
                                <a:gd name="T37" fmla="*/ T36 w 622"/>
                                <a:gd name="T38" fmla="+- 0 2464 2045"/>
                                <a:gd name="T39" fmla="*/ 2464 h 422"/>
                                <a:gd name="T40" fmla="+- 0 3812 3775"/>
                                <a:gd name="T41" fmla="*/ T40 w 622"/>
                                <a:gd name="T42" fmla="+- 0 2467 2045"/>
                                <a:gd name="T43" fmla="*/ 2467 h 422"/>
                                <a:gd name="T44" fmla="+- 0 4360 3775"/>
                                <a:gd name="T45" fmla="*/ T44 w 622"/>
                                <a:gd name="T46" fmla="+- 0 2467 2045"/>
                                <a:gd name="T47" fmla="*/ 2467 h 422"/>
                                <a:gd name="T48" fmla="+- 0 4374 3775"/>
                                <a:gd name="T49" fmla="*/ T48 w 622"/>
                                <a:gd name="T50" fmla="+- 0 2464 2045"/>
                                <a:gd name="T51" fmla="*/ 2464 h 422"/>
                                <a:gd name="T52" fmla="+- 0 4386 3775"/>
                                <a:gd name="T53" fmla="*/ T52 w 622"/>
                                <a:gd name="T54" fmla="+- 0 2456 2045"/>
                                <a:gd name="T55" fmla="*/ 2456 h 422"/>
                                <a:gd name="T56" fmla="+- 0 4394 3775"/>
                                <a:gd name="T57" fmla="*/ T56 w 622"/>
                                <a:gd name="T58" fmla="+- 0 2444 2045"/>
                                <a:gd name="T59" fmla="*/ 2444 h 422"/>
                                <a:gd name="T60" fmla="+- 0 4397 3775"/>
                                <a:gd name="T61" fmla="*/ T60 w 622"/>
                                <a:gd name="T62" fmla="+- 0 2430 2045"/>
                                <a:gd name="T63" fmla="*/ 2430 h 422"/>
                                <a:gd name="T64" fmla="+- 0 4397 3775"/>
                                <a:gd name="T65" fmla="*/ T64 w 622"/>
                                <a:gd name="T66" fmla="+- 0 2082 2045"/>
                                <a:gd name="T67" fmla="*/ 2082 h 422"/>
                                <a:gd name="T68" fmla="+- 0 4394 3775"/>
                                <a:gd name="T69" fmla="*/ T68 w 622"/>
                                <a:gd name="T70" fmla="+- 0 2068 2045"/>
                                <a:gd name="T71" fmla="*/ 2068 h 422"/>
                                <a:gd name="T72" fmla="+- 0 4386 3775"/>
                                <a:gd name="T73" fmla="*/ T72 w 622"/>
                                <a:gd name="T74" fmla="+- 0 2056 2045"/>
                                <a:gd name="T75" fmla="*/ 2056 h 422"/>
                                <a:gd name="T76" fmla="+- 0 4374 3775"/>
                                <a:gd name="T77" fmla="*/ T76 w 622"/>
                                <a:gd name="T78" fmla="+- 0 2048 2045"/>
                                <a:gd name="T79" fmla="*/ 2048 h 422"/>
                                <a:gd name="T80" fmla="+- 0 4360 3775"/>
                                <a:gd name="T81" fmla="*/ T80 w 622"/>
                                <a:gd name="T82" fmla="+- 0 2045 2045"/>
                                <a:gd name="T83" fmla="*/ 2045 h 42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22">
                                  <a:moveTo>
                                    <a:pt x="585" y="0"/>
                                  </a:moveTo>
                                  <a:lnTo>
                                    <a:pt x="37" y="0"/>
                                  </a:lnTo>
                                  <a:lnTo>
                                    <a:pt x="23" y="3"/>
                                  </a:lnTo>
                                  <a:lnTo>
                                    <a:pt x="11" y="11"/>
                                  </a:lnTo>
                                  <a:lnTo>
                                    <a:pt x="3" y="23"/>
                                  </a:lnTo>
                                  <a:lnTo>
                                    <a:pt x="0" y="37"/>
                                  </a:lnTo>
                                  <a:lnTo>
                                    <a:pt x="0" y="385"/>
                                  </a:lnTo>
                                  <a:lnTo>
                                    <a:pt x="3" y="399"/>
                                  </a:lnTo>
                                  <a:lnTo>
                                    <a:pt x="11" y="411"/>
                                  </a:lnTo>
                                  <a:lnTo>
                                    <a:pt x="23" y="419"/>
                                  </a:lnTo>
                                  <a:lnTo>
                                    <a:pt x="37" y="422"/>
                                  </a:lnTo>
                                  <a:lnTo>
                                    <a:pt x="585" y="422"/>
                                  </a:lnTo>
                                  <a:lnTo>
                                    <a:pt x="599" y="419"/>
                                  </a:lnTo>
                                  <a:lnTo>
                                    <a:pt x="611" y="411"/>
                                  </a:lnTo>
                                  <a:lnTo>
                                    <a:pt x="619" y="399"/>
                                  </a:lnTo>
                                  <a:lnTo>
                                    <a:pt x="622" y="385"/>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0" name="docshape82"/>
                          <wps:cNvSpPr>
                            <a:spLocks/>
                          </wps:cNvSpPr>
                          <wps:spPr bwMode="auto">
                            <a:xfrm>
                              <a:off x="3898" y="2390"/>
                              <a:ext cx="622" cy="432"/>
                            </a:xfrm>
                            <a:custGeom>
                              <a:avLst/>
                              <a:gdLst>
                                <a:gd name="T0" fmla="+- 0 3899 3899"/>
                                <a:gd name="T1" fmla="*/ T0 w 622"/>
                                <a:gd name="T2" fmla="+- 0 2785 2391"/>
                                <a:gd name="T3" fmla="*/ 2785 h 432"/>
                                <a:gd name="T4" fmla="+- 0 3902 3899"/>
                                <a:gd name="T5" fmla="*/ T4 w 622"/>
                                <a:gd name="T6" fmla="+- 0 2799 2391"/>
                                <a:gd name="T7" fmla="*/ 2799 h 432"/>
                                <a:gd name="T8" fmla="+- 0 3910 3899"/>
                                <a:gd name="T9" fmla="*/ T8 w 622"/>
                                <a:gd name="T10" fmla="+- 0 2811 2391"/>
                                <a:gd name="T11" fmla="*/ 2811 h 432"/>
                                <a:gd name="T12" fmla="+- 0 3922 3899"/>
                                <a:gd name="T13" fmla="*/ T12 w 622"/>
                                <a:gd name="T14" fmla="+- 0 2819 2391"/>
                                <a:gd name="T15" fmla="*/ 2819 h 432"/>
                                <a:gd name="T16" fmla="+- 0 3936 3899"/>
                                <a:gd name="T17" fmla="*/ T16 w 622"/>
                                <a:gd name="T18" fmla="+- 0 2822 2391"/>
                                <a:gd name="T19" fmla="*/ 2822 h 432"/>
                                <a:gd name="T20" fmla="+- 0 4484 3899"/>
                                <a:gd name="T21" fmla="*/ T20 w 622"/>
                                <a:gd name="T22" fmla="+- 0 2822 2391"/>
                                <a:gd name="T23" fmla="*/ 2822 h 432"/>
                                <a:gd name="T24" fmla="+- 0 4498 3899"/>
                                <a:gd name="T25" fmla="*/ T24 w 622"/>
                                <a:gd name="T26" fmla="+- 0 2819 2391"/>
                                <a:gd name="T27" fmla="*/ 2819 h 432"/>
                                <a:gd name="T28" fmla="+- 0 4510 3899"/>
                                <a:gd name="T29" fmla="*/ T28 w 622"/>
                                <a:gd name="T30" fmla="+- 0 2811 2391"/>
                                <a:gd name="T31" fmla="*/ 2811 h 432"/>
                                <a:gd name="T32" fmla="+- 0 4518 3899"/>
                                <a:gd name="T33" fmla="*/ T32 w 622"/>
                                <a:gd name="T34" fmla="+- 0 2799 2391"/>
                                <a:gd name="T35" fmla="*/ 2799 h 432"/>
                                <a:gd name="T36" fmla="+- 0 4521 3899"/>
                                <a:gd name="T37" fmla="*/ T36 w 622"/>
                                <a:gd name="T38" fmla="+- 0 2785 2391"/>
                                <a:gd name="T39" fmla="*/ 2785 h 432"/>
                                <a:gd name="T40" fmla="+- 0 4521 3899"/>
                                <a:gd name="T41" fmla="*/ T40 w 622"/>
                                <a:gd name="T42" fmla="+- 0 2428 2391"/>
                                <a:gd name="T43" fmla="*/ 2428 h 432"/>
                                <a:gd name="T44" fmla="+- 0 4518 3899"/>
                                <a:gd name="T45" fmla="*/ T44 w 622"/>
                                <a:gd name="T46" fmla="+- 0 2414 2391"/>
                                <a:gd name="T47" fmla="*/ 2414 h 432"/>
                                <a:gd name="T48" fmla="+- 0 4510 3899"/>
                                <a:gd name="T49" fmla="*/ T48 w 622"/>
                                <a:gd name="T50" fmla="+- 0 2402 2391"/>
                                <a:gd name="T51" fmla="*/ 2402 h 432"/>
                                <a:gd name="T52" fmla="+- 0 4498 3899"/>
                                <a:gd name="T53" fmla="*/ T52 w 622"/>
                                <a:gd name="T54" fmla="+- 0 2394 2391"/>
                                <a:gd name="T55" fmla="*/ 2394 h 432"/>
                                <a:gd name="T56" fmla="+- 0 4484 3899"/>
                                <a:gd name="T57" fmla="*/ T56 w 622"/>
                                <a:gd name="T58" fmla="+- 0 2391 2391"/>
                                <a:gd name="T59" fmla="*/ 2391 h 432"/>
                                <a:gd name="T60" fmla="+- 0 3936 3899"/>
                                <a:gd name="T61" fmla="*/ T60 w 622"/>
                                <a:gd name="T62" fmla="+- 0 2391 2391"/>
                                <a:gd name="T63" fmla="*/ 2391 h 432"/>
                                <a:gd name="T64" fmla="+- 0 3922 3899"/>
                                <a:gd name="T65" fmla="*/ T64 w 622"/>
                                <a:gd name="T66" fmla="+- 0 2394 2391"/>
                                <a:gd name="T67" fmla="*/ 2394 h 432"/>
                                <a:gd name="T68" fmla="+- 0 3910 3899"/>
                                <a:gd name="T69" fmla="*/ T68 w 622"/>
                                <a:gd name="T70" fmla="+- 0 2402 2391"/>
                                <a:gd name="T71" fmla="*/ 2402 h 432"/>
                                <a:gd name="T72" fmla="+- 0 3902 3899"/>
                                <a:gd name="T73" fmla="*/ T72 w 622"/>
                                <a:gd name="T74" fmla="+- 0 2414 2391"/>
                                <a:gd name="T75" fmla="*/ 2414 h 432"/>
                                <a:gd name="T76" fmla="+- 0 3899 3899"/>
                                <a:gd name="T77" fmla="*/ T76 w 622"/>
                                <a:gd name="T78" fmla="+- 0 2428 2391"/>
                                <a:gd name="T79" fmla="*/ 2428 h 432"/>
                                <a:gd name="T80" fmla="+- 0 3899 3899"/>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docshape83"/>
                          <wps:cNvSpPr>
                            <a:spLocks/>
                          </wps:cNvSpPr>
                          <wps:spPr bwMode="auto">
                            <a:xfrm>
                              <a:off x="3898" y="2390"/>
                              <a:ext cx="622" cy="432"/>
                            </a:xfrm>
                            <a:custGeom>
                              <a:avLst/>
                              <a:gdLst>
                                <a:gd name="T0" fmla="+- 0 4484 3899"/>
                                <a:gd name="T1" fmla="*/ T0 w 622"/>
                                <a:gd name="T2" fmla="+- 0 2391 2391"/>
                                <a:gd name="T3" fmla="*/ 2391 h 432"/>
                                <a:gd name="T4" fmla="+- 0 3936 3899"/>
                                <a:gd name="T5" fmla="*/ T4 w 622"/>
                                <a:gd name="T6" fmla="+- 0 2391 2391"/>
                                <a:gd name="T7" fmla="*/ 2391 h 432"/>
                                <a:gd name="T8" fmla="+- 0 3922 3899"/>
                                <a:gd name="T9" fmla="*/ T8 w 622"/>
                                <a:gd name="T10" fmla="+- 0 2394 2391"/>
                                <a:gd name="T11" fmla="*/ 2394 h 432"/>
                                <a:gd name="T12" fmla="+- 0 3910 3899"/>
                                <a:gd name="T13" fmla="*/ T12 w 622"/>
                                <a:gd name="T14" fmla="+- 0 2402 2391"/>
                                <a:gd name="T15" fmla="*/ 2402 h 432"/>
                                <a:gd name="T16" fmla="+- 0 3902 3899"/>
                                <a:gd name="T17" fmla="*/ T16 w 622"/>
                                <a:gd name="T18" fmla="+- 0 2414 2391"/>
                                <a:gd name="T19" fmla="*/ 2414 h 432"/>
                                <a:gd name="T20" fmla="+- 0 3899 3899"/>
                                <a:gd name="T21" fmla="*/ T20 w 622"/>
                                <a:gd name="T22" fmla="+- 0 2428 2391"/>
                                <a:gd name="T23" fmla="*/ 2428 h 432"/>
                                <a:gd name="T24" fmla="+- 0 3899 3899"/>
                                <a:gd name="T25" fmla="*/ T24 w 622"/>
                                <a:gd name="T26" fmla="+- 0 2785 2391"/>
                                <a:gd name="T27" fmla="*/ 2785 h 432"/>
                                <a:gd name="T28" fmla="+- 0 3902 3899"/>
                                <a:gd name="T29" fmla="*/ T28 w 622"/>
                                <a:gd name="T30" fmla="+- 0 2799 2391"/>
                                <a:gd name="T31" fmla="*/ 2799 h 432"/>
                                <a:gd name="T32" fmla="+- 0 3910 3899"/>
                                <a:gd name="T33" fmla="*/ T32 w 622"/>
                                <a:gd name="T34" fmla="+- 0 2811 2391"/>
                                <a:gd name="T35" fmla="*/ 2811 h 432"/>
                                <a:gd name="T36" fmla="+- 0 3922 3899"/>
                                <a:gd name="T37" fmla="*/ T36 w 622"/>
                                <a:gd name="T38" fmla="+- 0 2819 2391"/>
                                <a:gd name="T39" fmla="*/ 2819 h 432"/>
                                <a:gd name="T40" fmla="+- 0 3936 3899"/>
                                <a:gd name="T41" fmla="*/ T40 w 622"/>
                                <a:gd name="T42" fmla="+- 0 2822 2391"/>
                                <a:gd name="T43" fmla="*/ 2822 h 432"/>
                                <a:gd name="T44" fmla="+- 0 4484 3899"/>
                                <a:gd name="T45" fmla="*/ T44 w 622"/>
                                <a:gd name="T46" fmla="+- 0 2822 2391"/>
                                <a:gd name="T47" fmla="*/ 2822 h 432"/>
                                <a:gd name="T48" fmla="+- 0 4498 3899"/>
                                <a:gd name="T49" fmla="*/ T48 w 622"/>
                                <a:gd name="T50" fmla="+- 0 2819 2391"/>
                                <a:gd name="T51" fmla="*/ 2819 h 432"/>
                                <a:gd name="T52" fmla="+- 0 4510 3899"/>
                                <a:gd name="T53" fmla="*/ T52 w 622"/>
                                <a:gd name="T54" fmla="+- 0 2811 2391"/>
                                <a:gd name="T55" fmla="*/ 2811 h 432"/>
                                <a:gd name="T56" fmla="+- 0 4518 3899"/>
                                <a:gd name="T57" fmla="*/ T56 w 622"/>
                                <a:gd name="T58" fmla="+- 0 2799 2391"/>
                                <a:gd name="T59" fmla="*/ 2799 h 432"/>
                                <a:gd name="T60" fmla="+- 0 4521 3899"/>
                                <a:gd name="T61" fmla="*/ T60 w 622"/>
                                <a:gd name="T62" fmla="+- 0 2785 2391"/>
                                <a:gd name="T63" fmla="*/ 2785 h 432"/>
                                <a:gd name="T64" fmla="+- 0 4521 3899"/>
                                <a:gd name="T65" fmla="*/ T64 w 622"/>
                                <a:gd name="T66" fmla="+- 0 2428 2391"/>
                                <a:gd name="T67" fmla="*/ 2428 h 432"/>
                                <a:gd name="T68" fmla="+- 0 4518 3899"/>
                                <a:gd name="T69" fmla="*/ T68 w 622"/>
                                <a:gd name="T70" fmla="+- 0 2414 2391"/>
                                <a:gd name="T71" fmla="*/ 2414 h 432"/>
                                <a:gd name="T72" fmla="+- 0 4510 3899"/>
                                <a:gd name="T73" fmla="*/ T72 w 622"/>
                                <a:gd name="T74" fmla="+- 0 2402 2391"/>
                                <a:gd name="T75" fmla="*/ 2402 h 432"/>
                                <a:gd name="T76" fmla="+- 0 4498 3899"/>
                                <a:gd name="T77" fmla="*/ T76 w 622"/>
                                <a:gd name="T78" fmla="+- 0 2394 2391"/>
                                <a:gd name="T79" fmla="*/ 2394 h 432"/>
                                <a:gd name="T80" fmla="+- 0 4484 3899"/>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2" name="docshape84"/>
                          <wps:cNvSpPr>
                            <a:spLocks/>
                          </wps:cNvSpPr>
                          <wps:spPr bwMode="auto">
                            <a:xfrm>
                              <a:off x="4146" y="3050"/>
                              <a:ext cx="622" cy="432"/>
                            </a:xfrm>
                            <a:custGeom>
                              <a:avLst/>
                              <a:gdLst>
                                <a:gd name="T0" fmla="+- 0 4146 4146"/>
                                <a:gd name="T1" fmla="*/ T0 w 622"/>
                                <a:gd name="T2" fmla="+- 0 3445 3050"/>
                                <a:gd name="T3" fmla="*/ 3445 h 432"/>
                                <a:gd name="T4" fmla="+- 0 4149 4146"/>
                                <a:gd name="T5" fmla="*/ T4 w 622"/>
                                <a:gd name="T6" fmla="+- 0 3459 3050"/>
                                <a:gd name="T7" fmla="*/ 3459 h 432"/>
                                <a:gd name="T8" fmla="+- 0 4157 4146"/>
                                <a:gd name="T9" fmla="*/ T8 w 622"/>
                                <a:gd name="T10" fmla="+- 0 3471 3050"/>
                                <a:gd name="T11" fmla="*/ 3471 h 432"/>
                                <a:gd name="T12" fmla="+- 0 4169 4146"/>
                                <a:gd name="T13" fmla="*/ T12 w 622"/>
                                <a:gd name="T14" fmla="+- 0 3479 3050"/>
                                <a:gd name="T15" fmla="*/ 3479 h 432"/>
                                <a:gd name="T16" fmla="+- 0 4183 4146"/>
                                <a:gd name="T17" fmla="*/ T16 w 622"/>
                                <a:gd name="T18" fmla="+- 0 3482 3050"/>
                                <a:gd name="T19" fmla="*/ 3482 h 432"/>
                                <a:gd name="T20" fmla="+- 0 4731 4146"/>
                                <a:gd name="T21" fmla="*/ T20 w 622"/>
                                <a:gd name="T22" fmla="+- 0 3482 3050"/>
                                <a:gd name="T23" fmla="*/ 3482 h 432"/>
                                <a:gd name="T24" fmla="+- 0 4745 4146"/>
                                <a:gd name="T25" fmla="*/ T24 w 622"/>
                                <a:gd name="T26" fmla="+- 0 3479 3050"/>
                                <a:gd name="T27" fmla="*/ 3479 h 432"/>
                                <a:gd name="T28" fmla="+- 0 4757 4146"/>
                                <a:gd name="T29" fmla="*/ T28 w 622"/>
                                <a:gd name="T30" fmla="+- 0 3471 3050"/>
                                <a:gd name="T31" fmla="*/ 3471 h 432"/>
                                <a:gd name="T32" fmla="+- 0 4765 4146"/>
                                <a:gd name="T33" fmla="*/ T32 w 622"/>
                                <a:gd name="T34" fmla="+- 0 3459 3050"/>
                                <a:gd name="T35" fmla="*/ 3459 h 432"/>
                                <a:gd name="T36" fmla="+- 0 4768 4146"/>
                                <a:gd name="T37" fmla="*/ T36 w 622"/>
                                <a:gd name="T38" fmla="+- 0 3445 3050"/>
                                <a:gd name="T39" fmla="*/ 3445 h 432"/>
                                <a:gd name="T40" fmla="+- 0 4768 4146"/>
                                <a:gd name="T41" fmla="*/ T40 w 622"/>
                                <a:gd name="T42" fmla="+- 0 3088 3050"/>
                                <a:gd name="T43" fmla="*/ 3088 h 432"/>
                                <a:gd name="T44" fmla="+- 0 4765 4146"/>
                                <a:gd name="T45" fmla="*/ T44 w 622"/>
                                <a:gd name="T46" fmla="+- 0 3073 3050"/>
                                <a:gd name="T47" fmla="*/ 3073 h 432"/>
                                <a:gd name="T48" fmla="+- 0 4757 4146"/>
                                <a:gd name="T49" fmla="*/ T48 w 622"/>
                                <a:gd name="T50" fmla="+- 0 3061 3050"/>
                                <a:gd name="T51" fmla="*/ 3061 h 432"/>
                                <a:gd name="T52" fmla="+- 0 4745 4146"/>
                                <a:gd name="T53" fmla="*/ T52 w 622"/>
                                <a:gd name="T54" fmla="+- 0 3053 3050"/>
                                <a:gd name="T55" fmla="*/ 3053 h 432"/>
                                <a:gd name="T56" fmla="+- 0 4731 4146"/>
                                <a:gd name="T57" fmla="*/ T56 w 622"/>
                                <a:gd name="T58" fmla="+- 0 3050 3050"/>
                                <a:gd name="T59" fmla="*/ 3050 h 432"/>
                                <a:gd name="T60" fmla="+- 0 4183 4146"/>
                                <a:gd name="T61" fmla="*/ T60 w 622"/>
                                <a:gd name="T62" fmla="+- 0 3050 3050"/>
                                <a:gd name="T63" fmla="*/ 3050 h 432"/>
                                <a:gd name="T64" fmla="+- 0 4169 4146"/>
                                <a:gd name="T65" fmla="*/ T64 w 622"/>
                                <a:gd name="T66" fmla="+- 0 3053 3050"/>
                                <a:gd name="T67" fmla="*/ 3053 h 432"/>
                                <a:gd name="T68" fmla="+- 0 4157 4146"/>
                                <a:gd name="T69" fmla="*/ T68 w 622"/>
                                <a:gd name="T70" fmla="+- 0 3061 3050"/>
                                <a:gd name="T71" fmla="*/ 3061 h 432"/>
                                <a:gd name="T72" fmla="+- 0 4149 4146"/>
                                <a:gd name="T73" fmla="*/ T72 w 622"/>
                                <a:gd name="T74" fmla="+- 0 3073 3050"/>
                                <a:gd name="T75" fmla="*/ 3073 h 432"/>
                                <a:gd name="T76" fmla="+- 0 4146 4146"/>
                                <a:gd name="T77" fmla="*/ T76 w 622"/>
                                <a:gd name="T78" fmla="+- 0 3088 3050"/>
                                <a:gd name="T79" fmla="*/ 3088 h 432"/>
                                <a:gd name="T80" fmla="+- 0 4146 4146"/>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lnTo>
                                    <a:pt x="37" y="0"/>
                                  </a:lnTo>
                                  <a:lnTo>
                                    <a:pt x="23" y="3"/>
                                  </a:lnTo>
                                  <a:lnTo>
                                    <a:pt x="11" y="11"/>
                                  </a:lnTo>
                                  <a:lnTo>
                                    <a:pt x="3"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3" name="docshape85"/>
                          <wps:cNvSpPr>
                            <a:spLocks/>
                          </wps:cNvSpPr>
                          <wps:spPr bwMode="auto">
                            <a:xfrm>
                              <a:off x="4146" y="3050"/>
                              <a:ext cx="622" cy="432"/>
                            </a:xfrm>
                            <a:custGeom>
                              <a:avLst/>
                              <a:gdLst>
                                <a:gd name="T0" fmla="+- 0 4731 4146"/>
                                <a:gd name="T1" fmla="*/ T0 w 622"/>
                                <a:gd name="T2" fmla="+- 0 3050 3050"/>
                                <a:gd name="T3" fmla="*/ 3050 h 432"/>
                                <a:gd name="T4" fmla="+- 0 4183 4146"/>
                                <a:gd name="T5" fmla="*/ T4 w 622"/>
                                <a:gd name="T6" fmla="+- 0 3050 3050"/>
                                <a:gd name="T7" fmla="*/ 3050 h 432"/>
                                <a:gd name="T8" fmla="+- 0 4169 4146"/>
                                <a:gd name="T9" fmla="*/ T8 w 622"/>
                                <a:gd name="T10" fmla="+- 0 3053 3050"/>
                                <a:gd name="T11" fmla="*/ 3053 h 432"/>
                                <a:gd name="T12" fmla="+- 0 4157 4146"/>
                                <a:gd name="T13" fmla="*/ T12 w 622"/>
                                <a:gd name="T14" fmla="+- 0 3061 3050"/>
                                <a:gd name="T15" fmla="*/ 3061 h 432"/>
                                <a:gd name="T16" fmla="+- 0 4149 4146"/>
                                <a:gd name="T17" fmla="*/ T16 w 622"/>
                                <a:gd name="T18" fmla="+- 0 3073 3050"/>
                                <a:gd name="T19" fmla="*/ 3073 h 432"/>
                                <a:gd name="T20" fmla="+- 0 4146 4146"/>
                                <a:gd name="T21" fmla="*/ T20 w 622"/>
                                <a:gd name="T22" fmla="+- 0 3088 3050"/>
                                <a:gd name="T23" fmla="*/ 3088 h 432"/>
                                <a:gd name="T24" fmla="+- 0 4146 4146"/>
                                <a:gd name="T25" fmla="*/ T24 w 622"/>
                                <a:gd name="T26" fmla="+- 0 3445 3050"/>
                                <a:gd name="T27" fmla="*/ 3445 h 432"/>
                                <a:gd name="T28" fmla="+- 0 4149 4146"/>
                                <a:gd name="T29" fmla="*/ T28 w 622"/>
                                <a:gd name="T30" fmla="+- 0 3459 3050"/>
                                <a:gd name="T31" fmla="*/ 3459 h 432"/>
                                <a:gd name="T32" fmla="+- 0 4157 4146"/>
                                <a:gd name="T33" fmla="*/ T32 w 622"/>
                                <a:gd name="T34" fmla="+- 0 3471 3050"/>
                                <a:gd name="T35" fmla="*/ 3471 h 432"/>
                                <a:gd name="T36" fmla="+- 0 4169 4146"/>
                                <a:gd name="T37" fmla="*/ T36 w 622"/>
                                <a:gd name="T38" fmla="+- 0 3479 3050"/>
                                <a:gd name="T39" fmla="*/ 3479 h 432"/>
                                <a:gd name="T40" fmla="+- 0 4183 4146"/>
                                <a:gd name="T41" fmla="*/ T40 w 622"/>
                                <a:gd name="T42" fmla="+- 0 3482 3050"/>
                                <a:gd name="T43" fmla="*/ 3482 h 432"/>
                                <a:gd name="T44" fmla="+- 0 4731 4146"/>
                                <a:gd name="T45" fmla="*/ T44 w 622"/>
                                <a:gd name="T46" fmla="+- 0 3482 3050"/>
                                <a:gd name="T47" fmla="*/ 3482 h 432"/>
                                <a:gd name="T48" fmla="+- 0 4745 4146"/>
                                <a:gd name="T49" fmla="*/ T48 w 622"/>
                                <a:gd name="T50" fmla="+- 0 3479 3050"/>
                                <a:gd name="T51" fmla="*/ 3479 h 432"/>
                                <a:gd name="T52" fmla="+- 0 4757 4146"/>
                                <a:gd name="T53" fmla="*/ T52 w 622"/>
                                <a:gd name="T54" fmla="+- 0 3471 3050"/>
                                <a:gd name="T55" fmla="*/ 3471 h 432"/>
                                <a:gd name="T56" fmla="+- 0 4765 4146"/>
                                <a:gd name="T57" fmla="*/ T56 w 622"/>
                                <a:gd name="T58" fmla="+- 0 3459 3050"/>
                                <a:gd name="T59" fmla="*/ 3459 h 432"/>
                                <a:gd name="T60" fmla="+- 0 4768 4146"/>
                                <a:gd name="T61" fmla="*/ T60 w 622"/>
                                <a:gd name="T62" fmla="+- 0 3445 3050"/>
                                <a:gd name="T63" fmla="*/ 3445 h 432"/>
                                <a:gd name="T64" fmla="+- 0 4768 4146"/>
                                <a:gd name="T65" fmla="*/ T64 w 622"/>
                                <a:gd name="T66" fmla="+- 0 3088 3050"/>
                                <a:gd name="T67" fmla="*/ 3088 h 432"/>
                                <a:gd name="T68" fmla="+- 0 4765 4146"/>
                                <a:gd name="T69" fmla="*/ T68 w 622"/>
                                <a:gd name="T70" fmla="+- 0 3073 3050"/>
                                <a:gd name="T71" fmla="*/ 3073 h 432"/>
                                <a:gd name="T72" fmla="+- 0 4757 4146"/>
                                <a:gd name="T73" fmla="*/ T72 w 622"/>
                                <a:gd name="T74" fmla="+- 0 3061 3050"/>
                                <a:gd name="T75" fmla="*/ 3061 h 432"/>
                                <a:gd name="T76" fmla="+- 0 4745 4146"/>
                                <a:gd name="T77" fmla="*/ T76 w 622"/>
                                <a:gd name="T78" fmla="+- 0 3053 3050"/>
                                <a:gd name="T79" fmla="*/ 3053 h 432"/>
                                <a:gd name="T80" fmla="+- 0 4731 4146"/>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8"/>
                                  </a:lnTo>
                                  <a:lnTo>
                                    <a:pt x="0" y="395"/>
                                  </a:lnTo>
                                  <a:lnTo>
                                    <a:pt x="3" y="409"/>
                                  </a:lnTo>
                                  <a:lnTo>
                                    <a:pt x="11" y="421"/>
                                  </a:lnTo>
                                  <a:lnTo>
                                    <a:pt x="23" y="429"/>
                                  </a:lnTo>
                                  <a:lnTo>
                                    <a:pt x="37" y="432"/>
                                  </a:lnTo>
                                  <a:lnTo>
                                    <a:pt x="585" y="432"/>
                                  </a:lnTo>
                                  <a:lnTo>
                                    <a:pt x="599" y="429"/>
                                  </a:lnTo>
                                  <a:lnTo>
                                    <a:pt x="611" y="421"/>
                                  </a:lnTo>
                                  <a:lnTo>
                                    <a:pt x="619" y="409"/>
                                  </a:lnTo>
                                  <a:lnTo>
                                    <a:pt x="622" y="395"/>
                                  </a:lnTo>
                                  <a:lnTo>
                                    <a:pt x="622" y="38"/>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4" name="docshape86"/>
                          <wps:cNvSpPr>
                            <a:spLocks/>
                          </wps:cNvSpPr>
                          <wps:spPr bwMode="auto">
                            <a:xfrm>
                              <a:off x="4649" y="2044"/>
                              <a:ext cx="622" cy="432"/>
                            </a:xfrm>
                            <a:custGeom>
                              <a:avLst/>
                              <a:gdLst>
                                <a:gd name="T0" fmla="+- 0 4650 4650"/>
                                <a:gd name="T1" fmla="*/ T0 w 622"/>
                                <a:gd name="T2" fmla="+- 0 2439 2045"/>
                                <a:gd name="T3" fmla="*/ 2439 h 432"/>
                                <a:gd name="T4" fmla="+- 0 4652 4650"/>
                                <a:gd name="T5" fmla="*/ T4 w 622"/>
                                <a:gd name="T6" fmla="+- 0 2453 2045"/>
                                <a:gd name="T7" fmla="*/ 2453 h 432"/>
                                <a:gd name="T8" fmla="+- 0 4660 4650"/>
                                <a:gd name="T9" fmla="*/ T8 w 622"/>
                                <a:gd name="T10" fmla="+- 0 2465 2045"/>
                                <a:gd name="T11" fmla="*/ 2465 h 432"/>
                                <a:gd name="T12" fmla="+- 0 4672 4650"/>
                                <a:gd name="T13" fmla="*/ T12 w 622"/>
                                <a:gd name="T14" fmla="+- 0 2473 2045"/>
                                <a:gd name="T15" fmla="*/ 2473 h 432"/>
                                <a:gd name="T16" fmla="+- 0 4687 4650"/>
                                <a:gd name="T17" fmla="*/ T16 w 622"/>
                                <a:gd name="T18" fmla="+- 0 2476 2045"/>
                                <a:gd name="T19" fmla="*/ 2476 h 432"/>
                                <a:gd name="T20" fmla="+- 0 5234 4650"/>
                                <a:gd name="T21" fmla="*/ T20 w 622"/>
                                <a:gd name="T22" fmla="+- 0 2476 2045"/>
                                <a:gd name="T23" fmla="*/ 2476 h 432"/>
                                <a:gd name="T24" fmla="+- 0 5249 4650"/>
                                <a:gd name="T25" fmla="*/ T24 w 622"/>
                                <a:gd name="T26" fmla="+- 0 2473 2045"/>
                                <a:gd name="T27" fmla="*/ 2473 h 432"/>
                                <a:gd name="T28" fmla="+- 0 5260 4650"/>
                                <a:gd name="T29" fmla="*/ T28 w 622"/>
                                <a:gd name="T30" fmla="+- 0 2465 2045"/>
                                <a:gd name="T31" fmla="*/ 2465 h 432"/>
                                <a:gd name="T32" fmla="+- 0 5268 4650"/>
                                <a:gd name="T33" fmla="*/ T32 w 622"/>
                                <a:gd name="T34" fmla="+- 0 2453 2045"/>
                                <a:gd name="T35" fmla="*/ 2453 h 432"/>
                                <a:gd name="T36" fmla="+- 0 5271 4650"/>
                                <a:gd name="T37" fmla="*/ T36 w 622"/>
                                <a:gd name="T38" fmla="+- 0 2439 2045"/>
                                <a:gd name="T39" fmla="*/ 2439 h 432"/>
                                <a:gd name="T40" fmla="+- 0 5271 4650"/>
                                <a:gd name="T41" fmla="*/ T40 w 622"/>
                                <a:gd name="T42" fmla="+- 0 2082 2045"/>
                                <a:gd name="T43" fmla="*/ 2082 h 432"/>
                                <a:gd name="T44" fmla="+- 0 5268 4650"/>
                                <a:gd name="T45" fmla="*/ T44 w 622"/>
                                <a:gd name="T46" fmla="+- 0 2067 2045"/>
                                <a:gd name="T47" fmla="*/ 2067 h 432"/>
                                <a:gd name="T48" fmla="+- 0 5260 4650"/>
                                <a:gd name="T49" fmla="*/ T48 w 622"/>
                                <a:gd name="T50" fmla="+- 0 2056 2045"/>
                                <a:gd name="T51" fmla="*/ 2056 h 432"/>
                                <a:gd name="T52" fmla="+- 0 5249 4650"/>
                                <a:gd name="T53" fmla="*/ T52 w 622"/>
                                <a:gd name="T54" fmla="+- 0 2048 2045"/>
                                <a:gd name="T55" fmla="*/ 2048 h 432"/>
                                <a:gd name="T56" fmla="+- 0 5234 4650"/>
                                <a:gd name="T57" fmla="*/ T56 w 622"/>
                                <a:gd name="T58" fmla="+- 0 2045 2045"/>
                                <a:gd name="T59" fmla="*/ 2045 h 432"/>
                                <a:gd name="T60" fmla="+- 0 4687 4650"/>
                                <a:gd name="T61" fmla="*/ T60 w 622"/>
                                <a:gd name="T62" fmla="+- 0 2045 2045"/>
                                <a:gd name="T63" fmla="*/ 2045 h 432"/>
                                <a:gd name="T64" fmla="+- 0 4672 4650"/>
                                <a:gd name="T65" fmla="*/ T64 w 622"/>
                                <a:gd name="T66" fmla="+- 0 2048 2045"/>
                                <a:gd name="T67" fmla="*/ 2048 h 432"/>
                                <a:gd name="T68" fmla="+- 0 4660 4650"/>
                                <a:gd name="T69" fmla="*/ T68 w 622"/>
                                <a:gd name="T70" fmla="+- 0 2056 2045"/>
                                <a:gd name="T71" fmla="*/ 2056 h 432"/>
                                <a:gd name="T72" fmla="+- 0 4652 4650"/>
                                <a:gd name="T73" fmla="*/ T72 w 622"/>
                                <a:gd name="T74" fmla="+- 0 2067 2045"/>
                                <a:gd name="T75" fmla="*/ 2067 h 432"/>
                                <a:gd name="T76" fmla="+- 0 4650 4650"/>
                                <a:gd name="T77" fmla="*/ T76 w 622"/>
                                <a:gd name="T78" fmla="+- 0 2082 2045"/>
                                <a:gd name="T79" fmla="*/ 2082 h 432"/>
                                <a:gd name="T80" fmla="+- 0 4650 4650"/>
                                <a:gd name="T81" fmla="*/ T80 w 622"/>
                                <a:gd name="T82" fmla="+- 0 2439 2045"/>
                                <a:gd name="T83" fmla="*/ 2439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lnTo>
                                    <a:pt x="37" y="0"/>
                                  </a:lnTo>
                                  <a:lnTo>
                                    <a:pt x="22" y="3"/>
                                  </a:lnTo>
                                  <a:lnTo>
                                    <a:pt x="10" y="11"/>
                                  </a:lnTo>
                                  <a:lnTo>
                                    <a:pt x="2" y="22"/>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5" name="docshape87"/>
                          <wps:cNvSpPr>
                            <a:spLocks/>
                          </wps:cNvSpPr>
                          <wps:spPr bwMode="auto">
                            <a:xfrm>
                              <a:off x="4649" y="2044"/>
                              <a:ext cx="622" cy="432"/>
                            </a:xfrm>
                            <a:custGeom>
                              <a:avLst/>
                              <a:gdLst>
                                <a:gd name="T0" fmla="+- 0 5234 4650"/>
                                <a:gd name="T1" fmla="*/ T0 w 622"/>
                                <a:gd name="T2" fmla="+- 0 2045 2045"/>
                                <a:gd name="T3" fmla="*/ 2045 h 432"/>
                                <a:gd name="T4" fmla="+- 0 4687 4650"/>
                                <a:gd name="T5" fmla="*/ T4 w 622"/>
                                <a:gd name="T6" fmla="+- 0 2045 2045"/>
                                <a:gd name="T7" fmla="*/ 2045 h 432"/>
                                <a:gd name="T8" fmla="+- 0 4672 4650"/>
                                <a:gd name="T9" fmla="*/ T8 w 622"/>
                                <a:gd name="T10" fmla="+- 0 2048 2045"/>
                                <a:gd name="T11" fmla="*/ 2048 h 432"/>
                                <a:gd name="T12" fmla="+- 0 4660 4650"/>
                                <a:gd name="T13" fmla="*/ T12 w 622"/>
                                <a:gd name="T14" fmla="+- 0 2056 2045"/>
                                <a:gd name="T15" fmla="*/ 2056 h 432"/>
                                <a:gd name="T16" fmla="+- 0 4652 4650"/>
                                <a:gd name="T17" fmla="*/ T16 w 622"/>
                                <a:gd name="T18" fmla="+- 0 2067 2045"/>
                                <a:gd name="T19" fmla="*/ 2067 h 432"/>
                                <a:gd name="T20" fmla="+- 0 4650 4650"/>
                                <a:gd name="T21" fmla="*/ T20 w 622"/>
                                <a:gd name="T22" fmla="+- 0 2082 2045"/>
                                <a:gd name="T23" fmla="*/ 2082 h 432"/>
                                <a:gd name="T24" fmla="+- 0 4650 4650"/>
                                <a:gd name="T25" fmla="*/ T24 w 622"/>
                                <a:gd name="T26" fmla="+- 0 2439 2045"/>
                                <a:gd name="T27" fmla="*/ 2439 h 432"/>
                                <a:gd name="T28" fmla="+- 0 4652 4650"/>
                                <a:gd name="T29" fmla="*/ T28 w 622"/>
                                <a:gd name="T30" fmla="+- 0 2453 2045"/>
                                <a:gd name="T31" fmla="*/ 2453 h 432"/>
                                <a:gd name="T32" fmla="+- 0 4660 4650"/>
                                <a:gd name="T33" fmla="*/ T32 w 622"/>
                                <a:gd name="T34" fmla="+- 0 2465 2045"/>
                                <a:gd name="T35" fmla="*/ 2465 h 432"/>
                                <a:gd name="T36" fmla="+- 0 4672 4650"/>
                                <a:gd name="T37" fmla="*/ T36 w 622"/>
                                <a:gd name="T38" fmla="+- 0 2473 2045"/>
                                <a:gd name="T39" fmla="*/ 2473 h 432"/>
                                <a:gd name="T40" fmla="+- 0 4687 4650"/>
                                <a:gd name="T41" fmla="*/ T40 w 622"/>
                                <a:gd name="T42" fmla="+- 0 2476 2045"/>
                                <a:gd name="T43" fmla="*/ 2476 h 432"/>
                                <a:gd name="T44" fmla="+- 0 5234 4650"/>
                                <a:gd name="T45" fmla="*/ T44 w 622"/>
                                <a:gd name="T46" fmla="+- 0 2476 2045"/>
                                <a:gd name="T47" fmla="*/ 2476 h 432"/>
                                <a:gd name="T48" fmla="+- 0 5249 4650"/>
                                <a:gd name="T49" fmla="*/ T48 w 622"/>
                                <a:gd name="T50" fmla="+- 0 2473 2045"/>
                                <a:gd name="T51" fmla="*/ 2473 h 432"/>
                                <a:gd name="T52" fmla="+- 0 5260 4650"/>
                                <a:gd name="T53" fmla="*/ T52 w 622"/>
                                <a:gd name="T54" fmla="+- 0 2465 2045"/>
                                <a:gd name="T55" fmla="*/ 2465 h 432"/>
                                <a:gd name="T56" fmla="+- 0 5268 4650"/>
                                <a:gd name="T57" fmla="*/ T56 w 622"/>
                                <a:gd name="T58" fmla="+- 0 2453 2045"/>
                                <a:gd name="T59" fmla="*/ 2453 h 432"/>
                                <a:gd name="T60" fmla="+- 0 5271 4650"/>
                                <a:gd name="T61" fmla="*/ T60 w 622"/>
                                <a:gd name="T62" fmla="+- 0 2439 2045"/>
                                <a:gd name="T63" fmla="*/ 2439 h 432"/>
                                <a:gd name="T64" fmla="+- 0 5271 4650"/>
                                <a:gd name="T65" fmla="*/ T64 w 622"/>
                                <a:gd name="T66" fmla="+- 0 2082 2045"/>
                                <a:gd name="T67" fmla="*/ 2082 h 432"/>
                                <a:gd name="T68" fmla="+- 0 5268 4650"/>
                                <a:gd name="T69" fmla="*/ T68 w 622"/>
                                <a:gd name="T70" fmla="+- 0 2067 2045"/>
                                <a:gd name="T71" fmla="*/ 2067 h 432"/>
                                <a:gd name="T72" fmla="+- 0 5260 4650"/>
                                <a:gd name="T73" fmla="*/ T72 w 622"/>
                                <a:gd name="T74" fmla="+- 0 2056 2045"/>
                                <a:gd name="T75" fmla="*/ 2056 h 432"/>
                                <a:gd name="T76" fmla="+- 0 5249 4650"/>
                                <a:gd name="T77" fmla="*/ T76 w 622"/>
                                <a:gd name="T78" fmla="+- 0 2048 2045"/>
                                <a:gd name="T79" fmla="*/ 2048 h 432"/>
                                <a:gd name="T80" fmla="+- 0 5234 4650"/>
                                <a:gd name="T81" fmla="*/ T80 w 622"/>
                                <a:gd name="T82" fmla="+- 0 2045 2045"/>
                                <a:gd name="T83" fmla="*/ 20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2"/>
                                  </a:lnTo>
                                  <a:lnTo>
                                    <a:pt x="0" y="37"/>
                                  </a:lnTo>
                                  <a:lnTo>
                                    <a:pt x="0" y="394"/>
                                  </a:lnTo>
                                  <a:lnTo>
                                    <a:pt x="2" y="408"/>
                                  </a:lnTo>
                                  <a:lnTo>
                                    <a:pt x="10" y="420"/>
                                  </a:lnTo>
                                  <a:lnTo>
                                    <a:pt x="22" y="428"/>
                                  </a:lnTo>
                                  <a:lnTo>
                                    <a:pt x="37" y="431"/>
                                  </a:lnTo>
                                  <a:lnTo>
                                    <a:pt x="584" y="431"/>
                                  </a:lnTo>
                                  <a:lnTo>
                                    <a:pt x="599" y="428"/>
                                  </a:lnTo>
                                  <a:lnTo>
                                    <a:pt x="610" y="420"/>
                                  </a:lnTo>
                                  <a:lnTo>
                                    <a:pt x="618" y="408"/>
                                  </a:lnTo>
                                  <a:lnTo>
                                    <a:pt x="621" y="394"/>
                                  </a:lnTo>
                                  <a:lnTo>
                                    <a:pt x="621" y="37"/>
                                  </a:lnTo>
                                  <a:lnTo>
                                    <a:pt x="618" y="22"/>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 name="docshape88"/>
                          <wps:cNvSpPr>
                            <a:spLocks/>
                          </wps:cNvSpPr>
                          <wps:spPr bwMode="auto">
                            <a:xfrm>
                              <a:off x="4773" y="2390"/>
                              <a:ext cx="622" cy="432"/>
                            </a:xfrm>
                            <a:custGeom>
                              <a:avLst/>
                              <a:gdLst>
                                <a:gd name="T0" fmla="+- 0 4773 4773"/>
                                <a:gd name="T1" fmla="*/ T0 w 622"/>
                                <a:gd name="T2" fmla="+- 0 2785 2391"/>
                                <a:gd name="T3" fmla="*/ 2785 h 432"/>
                                <a:gd name="T4" fmla="+- 0 4776 4773"/>
                                <a:gd name="T5" fmla="*/ T4 w 622"/>
                                <a:gd name="T6" fmla="+- 0 2799 2391"/>
                                <a:gd name="T7" fmla="*/ 2799 h 432"/>
                                <a:gd name="T8" fmla="+- 0 4784 4773"/>
                                <a:gd name="T9" fmla="*/ T8 w 622"/>
                                <a:gd name="T10" fmla="+- 0 2811 2391"/>
                                <a:gd name="T11" fmla="*/ 2811 h 432"/>
                                <a:gd name="T12" fmla="+- 0 4796 4773"/>
                                <a:gd name="T13" fmla="*/ T12 w 622"/>
                                <a:gd name="T14" fmla="+- 0 2819 2391"/>
                                <a:gd name="T15" fmla="*/ 2819 h 432"/>
                                <a:gd name="T16" fmla="+- 0 4810 4773"/>
                                <a:gd name="T17" fmla="*/ T16 w 622"/>
                                <a:gd name="T18" fmla="+- 0 2822 2391"/>
                                <a:gd name="T19" fmla="*/ 2822 h 432"/>
                                <a:gd name="T20" fmla="+- 0 5358 4773"/>
                                <a:gd name="T21" fmla="*/ T20 w 622"/>
                                <a:gd name="T22" fmla="+- 0 2822 2391"/>
                                <a:gd name="T23" fmla="*/ 2822 h 432"/>
                                <a:gd name="T24" fmla="+- 0 5372 4773"/>
                                <a:gd name="T25" fmla="*/ T24 w 622"/>
                                <a:gd name="T26" fmla="+- 0 2819 2391"/>
                                <a:gd name="T27" fmla="*/ 2819 h 432"/>
                                <a:gd name="T28" fmla="+- 0 5384 4773"/>
                                <a:gd name="T29" fmla="*/ T28 w 622"/>
                                <a:gd name="T30" fmla="+- 0 2811 2391"/>
                                <a:gd name="T31" fmla="*/ 2811 h 432"/>
                                <a:gd name="T32" fmla="+- 0 5392 4773"/>
                                <a:gd name="T33" fmla="*/ T32 w 622"/>
                                <a:gd name="T34" fmla="+- 0 2799 2391"/>
                                <a:gd name="T35" fmla="*/ 2799 h 432"/>
                                <a:gd name="T36" fmla="+- 0 5395 4773"/>
                                <a:gd name="T37" fmla="*/ T36 w 622"/>
                                <a:gd name="T38" fmla="+- 0 2785 2391"/>
                                <a:gd name="T39" fmla="*/ 2785 h 432"/>
                                <a:gd name="T40" fmla="+- 0 5395 4773"/>
                                <a:gd name="T41" fmla="*/ T40 w 622"/>
                                <a:gd name="T42" fmla="+- 0 2428 2391"/>
                                <a:gd name="T43" fmla="*/ 2428 h 432"/>
                                <a:gd name="T44" fmla="+- 0 5392 4773"/>
                                <a:gd name="T45" fmla="*/ T44 w 622"/>
                                <a:gd name="T46" fmla="+- 0 2414 2391"/>
                                <a:gd name="T47" fmla="*/ 2414 h 432"/>
                                <a:gd name="T48" fmla="+- 0 5384 4773"/>
                                <a:gd name="T49" fmla="*/ T48 w 622"/>
                                <a:gd name="T50" fmla="+- 0 2402 2391"/>
                                <a:gd name="T51" fmla="*/ 2402 h 432"/>
                                <a:gd name="T52" fmla="+- 0 5372 4773"/>
                                <a:gd name="T53" fmla="*/ T52 w 622"/>
                                <a:gd name="T54" fmla="+- 0 2394 2391"/>
                                <a:gd name="T55" fmla="*/ 2394 h 432"/>
                                <a:gd name="T56" fmla="+- 0 5358 4773"/>
                                <a:gd name="T57" fmla="*/ T56 w 622"/>
                                <a:gd name="T58" fmla="+- 0 2391 2391"/>
                                <a:gd name="T59" fmla="*/ 2391 h 432"/>
                                <a:gd name="T60" fmla="+- 0 4810 4773"/>
                                <a:gd name="T61" fmla="*/ T60 w 622"/>
                                <a:gd name="T62" fmla="+- 0 2391 2391"/>
                                <a:gd name="T63" fmla="*/ 2391 h 432"/>
                                <a:gd name="T64" fmla="+- 0 4796 4773"/>
                                <a:gd name="T65" fmla="*/ T64 w 622"/>
                                <a:gd name="T66" fmla="+- 0 2394 2391"/>
                                <a:gd name="T67" fmla="*/ 2394 h 432"/>
                                <a:gd name="T68" fmla="+- 0 4784 4773"/>
                                <a:gd name="T69" fmla="*/ T68 w 622"/>
                                <a:gd name="T70" fmla="+- 0 2402 2391"/>
                                <a:gd name="T71" fmla="*/ 2402 h 432"/>
                                <a:gd name="T72" fmla="+- 0 4776 4773"/>
                                <a:gd name="T73" fmla="*/ T72 w 622"/>
                                <a:gd name="T74" fmla="+- 0 2414 2391"/>
                                <a:gd name="T75" fmla="*/ 2414 h 432"/>
                                <a:gd name="T76" fmla="+- 0 4773 4773"/>
                                <a:gd name="T77" fmla="*/ T76 w 622"/>
                                <a:gd name="T78" fmla="+- 0 2428 2391"/>
                                <a:gd name="T79" fmla="*/ 2428 h 432"/>
                                <a:gd name="T80" fmla="+- 0 4773 4773"/>
                                <a:gd name="T81" fmla="*/ T80 w 622"/>
                                <a:gd name="T82" fmla="+- 0 2785 2391"/>
                                <a:gd name="T83" fmla="*/ 278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lnTo>
                                    <a:pt x="37"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7" name="docshape89"/>
                          <wps:cNvSpPr>
                            <a:spLocks/>
                          </wps:cNvSpPr>
                          <wps:spPr bwMode="auto">
                            <a:xfrm>
                              <a:off x="4773" y="2390"/>
                              <a:ext cx="622" cy="432"/>
                            </a:xfrm>
                            <a:custGeom>
                              <a:avLst/>
                              <a:gdLst>
                                <a:gd name="T0" fmla="+- 0 5358 4773"/>
                                <a:gd name="T1" fmla="*/ T0 w 622"/>
                                <a:gd name="T2" fmla="+- 0 2391 2391"/>
                                <a:gd name="T3" fmla="*/ 2391 h 432"/>
                                <a:gd name="T4" fmla="+- 0 4810 4773"/>
                                <a:gd name="T5" fmla="*/ T4 w 622"/>
                                <a:gd name="T6" fmla="+- 0 2391 2391"/>
                                <a:gd name="T7" fmla="*/ 2391 h 432"/>
                                <a:gd name="T8" fmla="+- 0 4796 4773"/>
                                <a:gd name="T9" fmla="*/ T8 w 622"/>
                                <a:gd name="T10" fmla="+- 0 2394 2391"/>
                                <a:gd name="T11" fmla="*/ 2394 h 432"/>
                                <a:gd name="T12" fmla="+- 0 4784 4773"/>
                                <a:gd name="T13" fmla="*/ T12 w 622"/>
                                <a:gd name="T14" fmla="+- 0 2402 2391"/>
                                <a:gd name="T15" fmla="*/ 2402 h 432"/>
                                <a:gd name="T16" fmla="+- 0 4776 4773"/>
                                <a:gd name="T17" fmla="*/ T16 w 622"/>
                                <a:gd name="T18" fmla="+- 0 2414 2391"/>
                                <a:gd name="T19" fmla="*/ 2414 h 432"/>
                                <a:gd name="T20" fmla="+- 0 4773 4773"/>
                                <a:gd name="T21" fmla="*/ T20 w 622"/>
                                <a:gd name="T22" fmla="+- 0 2428 2391"/>
                                <a:gd name="T23" fmla="*/ 2428 h 432"/>
                                <a:gd name="T24" fmla="+- 0 4773 4773"/>
                                <a:gd name="T25" fmla="*/ T24 w 622"/>
                                <a:gd name="T26" fmla="+- 0 2785 2391"/>
                                <a:gd name="T27" fmla="*/ 2785 h 432"/>
                                <a:gd name="T28" fmla="+- 0 4776 4773"/>
                                <a:gd name="T29" fmla="*/ T28 w 622"/>
                                <a:gd name="T30" fmla="+- 0 2799 2391"/>
                                <a:gd name="T31" fmla="*/ 2799 h 432"/>
                                <a:gd name="T32" fmla="+- 0 4784 4773"/>
                                <a:gd name="T33" fmla="*/ T32 w 622"/>
                                <a:gd name="T34" fmla="+- 0 2811 2391"/>
                                <a:gd name="T35" fmla="*/ 2811 h 432"/>
                                <a:gd name="T36" fmla="+- 0 4796 4773"/>
                                <a:gd name="T37" fmla="*/ T36 w 622"/>
                                <a:gd name="T38" fmla="+- 0 2819 2391"/>
                                <a:gd name="T39" fmla="*/ 2819 h 432"/>
                                <a:gd name="T40" fmla="+- 0 4810 4773"/>
                                <a:gd name="T41" fmla="*/ T40 w 622"/>
                                <a:gd name="T42" fmla="+- 0 2822 2391"/>
                                <a:gd name="T43" fmla="*/ 2822 h 432"/>
                                <a:gd name="T44" fmla="+- 0 5358 4773"/>
                                <a:gd name="T45" fmla="*/ T44 w 622"/>
                                <a:gd name="T46" fmla="+- 0 2822 2391"/>
                                <a:gd name="T47" fmla="*/ 2822 h 432"/>
                                <a:gd name="T48" fmla="+- 0 5372 4773"/>
                                <a:gd name="T49" fmla="*/ T48 w 622"/>
                                <a:gd name="T50" fmla="+- 0 2819 2391"/>
                                <a:gd name="T51" fmla="*/ 2819 h 432"/>
                                <a:gd name="T52" fmla="+- 0 5384 4773"/>
                                <a:gd name="T53" fmla="*/ T52 w 622"/>
                                <a:gd name="T54" fmla="+- 0 2811 2391"/>
                                <a:gd name="T55" fmla="*/ 2811 h 432"/>
                                <a:gd name="T56" fmla="+- 0 5392 4773"/>
                                <a:gd name="T57" fmla="*/ T56 w 622"/>
                                <a:gd name="T58" fmla="+- 0 2799 2391"/>
                                <a:gd name="T59" fmla="*/ 2799 h 432"/>
                                <a:gd name="T60" fmla="+- 0 5395 4773"/>
                                <a:gd name="T61" fmla="*/ T60 w 622"/>
                                <a:gd name="T62" fmla="+- 0 2785 2391"/>
                                <a:gd name="T63" fmla="*/ 2785 h 432"/>
                                <a:gd name="T64" fmla="+- 0 5395 4773"/>
                                <a:gd name="T65" fmla="*/ T64 w 622"/>
                                <a:gd name="T66" fmla="+- 0 2428 2391"/>
                                <a:gd name="T67" fmla="*/ 2428 h 432"/>
                                <a:gd name="T68" fmla="+- 0 5392 4773"/>
                                <a:gd name="T69" fmla="*/ T68 w 622"/>
                                <a:gd name="T70" fmla="+- 0 2414 2391"/>
                                <a:gd name="T71" fmla="*/ 2414 h 432"/>
                                <a:gd name="T72" fmla="+- 0 5384 4773"/>
                                <a:gd name="T73" fmla="*/ T72 w 622"/>
                                <a:gd name="T74" fmla="+- 0 2402 2391"/>
                                <a:gd name="T75" fmla="*/ 2402 h 432"/>
                                <a:gd name="T76" fmla="+- 0 5372 4773"/>
                                <a:gd name="T77" fmla="*/ T76 w 622"/>
                                <a:gd name="T78" fmla="+- 0 2394 2391"/>
                                <a:gd name="T79" fmla="*/ 2394 h 432"/>
                                <a:gd name="T80" fmla="+- 0 5358 4773"/>
                                <a:gd name="T81" fmla="*/ T80 w 622"/>
                                <a:gd name="T82" fmla="+- 0 2391 2391"/>
                                <a:gd name="T83" fmla="*/ 239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7" y="0"/>
                                  </a:lnTo>
                                  <a:lnTo>
                                    <a:pt x="23" y="3"/>
                                  </a:lnTo>
                                  <a:lnTo>
                                    <a:pt x="11" y="11"/>
                                  </a:lnTo>
                                  <a:lnTo>
                                    <a:pt x="3" y="23"/>
                                  </a:lnTo>
                                  <a:lnTo>
                                    <a:pt x="0" y="37"/>
                                  </a:lnTo>
                                  <a:lnTo>
                                    <a:pt x="0" y="394"/>
                                  </a:lnTo>
                                  <a:lnTo>
                                    <a:pt x="3" y="408"/>
                                  </a:lnTo>
                                  <a:lnTo>
                                    <a:pt x="11" y="420"/>
                                  </a:lnTo>
                                  <a:lnTo>
                                    <a:pt x="23" y="428"/>
                                  </a:lnTo>
                                  <a:lnTo>
                                    <a:pt x="37" y="431"/>
                                  </a:lnTo>
                                  <a:lnTo>
                                    <a:pt x="585" y="431"/>
                                  </a:lnTo>
                                  <a:lnTo>
                                    <a:pt x="599" y="428"/>
                                  </a:lnTo>
                                  <a:lnTo>
                                    <a:pt x="611" y="420"/>
                                  </a:lnTo>
                                  <a:lnTo>
                                    <a:pt x="619" y="408"/>
                                  </a:lnTo>
                                  <a:lnTo>
                                    <a:pt x="622" y="394"/>
                                  </a:lnTo>
                                  <a:lnTo>
                                    <a:pt x="622" y="37"/>
                                  </a:lnTo>
                                  <a:lnTo>
                                    <a:pt x="619" y="23"/>
                                  </a:lnTo>
                                  <a:lnTo>
                                    <a:pt x="611" y="11"/>
                                  </a:lnTo>
                                  <a:lnTo>
                                    <a:pt x="599"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8" name="docshape90"/>
                          <wps:cNvSpPr>
                            <a:spLocks/>
                          </wps:cNvSpPr>
                          <wps:spPr bwMode="auto">
                            <a:xfrm>
                              <a:off x="5020" y="3050"/>
                              <a:ext cx="622" cy="432"/>
                            </a:xfrm>
                            <a:custGeom>
                              <a:avLst/>
                              <a:gdLst>
                                <a:gd name="T0" fmla="+- 0 5021 5021"/>
                                <a:gd name="T1" fmla="*/ T0 w 622"/>
                                <a:gd name="T2" fmla="+- 0 3445 3050"/>
                                <a:gd name="T3" fmla="*/ 3445 h 432"/>
                                <a:gd name="T4" fmla="+- 0 5023 5021"/>
                                <a:gd name="T5" fmla="*/ T4 w 622"/>
                                <a:gd name="T6" fmla="+- 0 3459 3050"/>
                                <a:gd name="T7" fmla="*/ 3459 h 432"/>
                                <a:gd name="T8" fmla="+- 0 5031 5021"/>
                                <a:gd name="T9" fmla="*/ T8 w 622"/>
                                <a:gd name="T10" fmla="+- 0 3471 3050"/>
                                <a:gd name="T11" fmla="*/ 3471 h 432"/>
                                <a:gd name="T12" fmla="+- 0 5043 5021"/>
                                <a:gd name="T13" fmla="*/ T12 w 622"/>
                                <a:gd name="T14" fmla="+- 0 3479 3050"/>
                                <a:gd name="T15" fmla="*/ 3479 h 432"/>
                                <a:gd name="T16" fmla="+- 0 5058 5021"/>
                                <a:gd name="T17" fmla="*/ T16 w 622"/>
                                <a:gd name="T18" fmla="+- 0 3482 3050"/>
                                <a:gd name="T19" fmla="*/ 3482 h 432"/>
                                <a:gd name="T20" fmla="+- 0 5605 5021"/>
                                <a:gd name="T21" fmla="*/ T20 w 622"/>
                                <a:gd name="T22" fmla="+- 0 3482 3050"/>
                                <a:gd name="T23" fmla="*/ 3482 h 432"/>
                                <a:gd name="T24" fmla="+- 0 5620 5021"/>
                                <a:gd name="T25" fmla="*/ T24 w 622"/>
                                <a:gd name="T26" fmla="+- 0 3479 3050"/>
                                <a:gd name="T27" fmla="*/ 3479 h 432"/>
                                <a:gd name="T28" fmla="+- 0 5631 5021"/>
                                <a:gd name="T29" fmla="*/ T28 w 622"/>
                                <a:gd name="T30" fmla="+- 0 3471 3050"/>
                                <a:gd name="T31" fmla="*/ 3471 h 432"/>
                                <a:gd name="T32" fmla="+- 0 5639 5021"/>
                                <a:gd name="T33" fmla="*/ T32 w 622"/>
                                <a:gd name="T34" fmla="+- 0 3459 3050"/>
                                <a:gd name="T35" fmla="*/ 3459 h 432"/>
                                <a:gd name="T36" fmla="+- 0 5642 5021"/>
                                <a:gd name="T37" fmla="*/ T36 w 622"/>
                                <a:gd name="T38" fmla="+- 0 3445 3050"/>
                                <a:gd name="T39" fmla="*/ 3445 h 432"/>
                                <a:gd name="T40" fmla="+- 0 5642 5021"/>
                                <a:gd name="T41" fmla="*/ T40 w 622"/>
                                <a:gd name="T42" fmla="+- 0 3088 3050"/>
                                <a:gd name="T43" fmla="*/ 3088 h 432"/>
                                <a:gd name="T44" fmla="+- 0 5639 5021"/>
                                <a:gd name="T45" fmla="*/ T44 w 622"/>
                                <a:gd name="T46" fmla="+- 0 3073 3050"/>
                                <a:gd name="T47" fmla="*/ 3073 h 432"/>
                                <a:gd name="T48" fmla="+- 0 5631 5021"/>
                                <a:gd name="T49" fmla="*/ T48 w 622"/>
                                <a:gd name="T50" fmla="+- 0 3061 3050"/>
                                <a:gd name="T51" fmla="*/ 3061 h 432"/>
                                <a:gd name="T52" fmla="+- 0 5620 5021"/>
                                <a:gd name="T53" fmla="*/ T52 w 622"/>
                                <a:gd name="T54" fmla="+- 0 3053 3050"/>
                                <a:gd name="T55" fmla="*/ 3053 h 432"/>
                                <a:gd name="T56" fmla="+- 0 5605 5021"/>
                                <a:gd name="T57" fmla="*/ T56 w 622"/>
                                <a:gd name="T58" fmla="+- 0 3050 3050"/>
                                <a:gd name="T59" fmla="*/ 3050 h 432"/>
                                <a:gd name="T60" fmla="+- 0 5058 5021"/>
                                <a:gd name="T61" fmla="*/ T60 w 622"/>
                                <a:gd name="T62" fmla="+- 0 3050 3050"/>
                                <a:gd name="T63" fmla="*/ 3050 h 432"/>
                                <a:gd name="T64" fmla="+- 0 5043 5021"/>
                                <a:gd name="T65" fmla="*/ T64 w 622"/>
                                <a:gd name="T66" fmla="+- 0 3053 3050"/>
                                <a:gd name="T67" fmla="*/ 3053 h 432"/>
                                <a:gd name="T68" fmla="+- 0 5031 5021"/>
                                <a:gd name="T69" fmla="*/ T68 w 622"/>
                                <a:gd name="T70" fmla="+- 0 3061 3050"/>
                                <a:gd name="T71" fmla="*/ 3061 h 432"/>
                                <a:gd name="T72" fmla="+- 0 5023 5021"/>
                                <a:gd name="T73" fmla="*/ T72 w 622"/>
                                <a:gd name="T74" fmla="+- 0 3073 3050"/>
                                <a:gd name="T75" fmla="*/ 3073 h 432"/>
                                <a:gd name="T76" fmla="+- 0 5021 5021"/>
                                <a:gd name="T77" fmla="*/ T76 w 622"/>
                                <a:gd name="T78" fmla="+- 0 3088 3050"/>
                                <a:gd name="T79" fmla="*/ 3088 h 432"/>
                                <a:gd name="T80" fmla="+- 0 5021 5021"/>
                                <a:gd name="T81" fmla="*/ T80 w 622"/>
                                <a:gd name="T82" fmla="+- 0 3445 3050"/>
                                <a:gd name="T83" fmla="*/ 344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5"/>
                                  </a:move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lnTo>
                                    <a:pt x="37" y="0"/>
                                  </a:lnTo>
                                  <a:lnTo>
                                    <a:pt x="22" y="3"/>
                                  </a:lnTo>
                                  <a:lnTo>
                                    <a:pt x="10" y="11"/>
                                  </a:lnTo>
                                  <a:lnTo>
                                    <a:pt x="2" y="23"/>
                                  </a:lnTo>
                                  <a:lnTo>
                                    <a:pt x="0" y="38"/>
                                  </a:lnTo>
                                  <a:lnTo>
                                    <a:pt x="0" y="395"/>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9" name="docshape91"/>
                          <wps:cNvSpPr>
                            <a:spLocks/>
                          </wps:cNvSpPr>
                          <wps:spPr bwMode="auto">
                            <a:xfrm>
                              <a:off x="5020" y="3050"/>
                              <a:ext cx="622" cy="432"/>
                            </a:xfrm>
                            <a:custGeom>
                              <a:avLst/>
                              <a:gdLst>
                                <a:gd name="T0" fmla="+- 0 5605 5021"/>
                                <a:gd name="T1" fmla="*/ T0 w 622"/>
                                <a:gd name="T2" fmla="+- 0 3050 3050"/>
                                <a:gd name="T3" fmla="*/ 3050 h 432"/>
                                <a:gd name="T4" fmla="+- 0 5058 5021"/>
                                <a:gd name="T5" fmla="*/ T4 w 622"/>
                                <a:gd name="T6" fmla="+- 0 3050 3050"/>
                                <a:gd name="T7" fmla="*/ 3050 h 432"/>
                                <a:gd name="T8" fmla="+- 0 5043 5021"/>
                                <a:gd name="T9" fmla="*/ T8 w 622"/>
                                <a:gd name="T10" fmla="+- 0 3053 3050"/>
                                <a:gd name="T11" fmla="*/ 3053 h 432"/>
                                <a:gd name="T12" fmla="+- 0 5031 5021"/>
                                <a:gd name="T13" fmla="*/ T12 w 622"/>
                                <a:gd name="T14" fmla="+- 0 3061 3050"/>
                                <a:gd name="T15" fmla="*/ 3061 h 432"/>
                                <a:gd name="T16" fmla="+- 0 5023 5021"/>
                                <a:gd name="T17" fmla="*/ T16 w 622"/>
                                <a:gd name="T18" fmla="+- 0 3073 3050"/>
                                <a:gd name="T19" fmla="*/ 3073 h 432"/>
                                <a:gd name="T20" fmla="+- 0 5021 5021"/>
                                <a:gd name="T21" fmla="*/ T20 w 622"/>
                                <a:gd name="T22" fmla="+- 0 3088 3050"/>
                                <a:gd name="T23" fmla="*/ 3088 h 432"/>
                                <a:gd name="T24" fmla="+- 0 5021 5021"/>
                                <a:gd name="T25" fmla="*/ T24 w 622"/>
                                <a:gd name="T26" fmla="+- 0 3445 3050"/>
                                <a:gd name="T27" fmla="*/ 3445 h 432"/>
                                <a:gd name="T28" fmla="+- 0 5023 5021"/>
                                <a:gd name="T29" fmla="*/ T28 w 622"/>
                                <a:gd name="T30" fmla="+- 0 3459 3050"/>
                                <a:gd name="T31" fmla="*/ 3459 h 432"/>
                                <a:gd name="T32" fmla="+- 0 5031 5021"/>
                                <a:gd name="T33" fmla="*/ T32 w 622"/>
                                <a:gd name="T34" fmla="+- 0 3471 3050"/>
                                <a:gd name="T35" fmla="*/ 3471 h 432"/>
                                <a:gd name="T36" fmla="+- 0 5043 5021"/>
                                <a:gd name="T37" fmla="*/ T36 w 622"/>
                                <a:gd name="T38" fmla="+- 0 3479 3050"/>
                                <a:gd name="T39" fmla="*/ 3479 h 432"/>
                                <a:gd name="T40" fmla="+- 0 5058 5021"/>
                                <a:gd name="T41" fmla="*/ T40 w 622"/>
                                <a:gd name="T42" fmla="+- 0 3482 3050"/>
                                <a:gd name="T43" fmla="*/ 3482 h 432"/>
                                <a:gd name="T44" fmla="+- 0 5605 5021"/>
                                <a:gd name="T45" fmla="*/ T44 w 622"/>
                                <a:gd name="T46" fmla="+- 0 3482 3050"/>
                                <a:gd name="T47" fmla="*/ 3482 h 432"/>
                                <a:gd name="T48" fmla="+- 0 5620 5021"/>
                                <a:gd name="T49" fmla="*/ T48 w 622"/>
                                <a:gd name="T50" fmla="+- 0 3479 3050"/>
                                <a:gd name="T51" fmla="*/ 3479 h 432"/>
                                <a:gd name="T52" fmla="+- 0 5631 5021"/>
                                <a:gd name="T53" fmla="*/ T52 w 622"/>
                                <a:gd name="T54" fmla="+- 0 3471 3050"/>
                                <a:gd name="T55" fmla="*/ 3471 h 432"/>
                                <a:gd name="T56" fmla="+- 0 5639 5021"/>
                                <a:gd name="T57" fmla="*/ T56 w 622"/>
                                <a:gd name="T58" fmla="+- 0 3459 3050"/>
                                <a:gd name="T59" fmla="*/ 3459 h 432"/>
                                <a:gd name="T60" fmla="+- 0 5642 5021"/>
                                <a:gd name="T61" fmla="*/ T60 w 622"/>
                                <a:gd name="T62" fmla="+- 0 3445 3050"/>
                                <a:gd name="T63" fmla="*/ 3445 h 432"/>
                                <a:gd name="T64" fmla="+- 0 5642 5021"/>
                                <a:gd name="T65" fmla="*/ T64 w 622"/>
                                <a:gd name="T66" fmla="+- 0 3088 3050"/>
                                <a:gd name="T67" fmla="*/ 3088 h 432"/>
                                <a:gd name="T68" fmla="+- 0 5639 5021"/>
                                <a:gd name="T69" fmla="*/ T68 w 622"/>
                                <a:gd name="T70" fmla="+- 0 3073 3050"/>
                                <a:gd name="T71" fmla="*/ 3073 h 432"/>
                                <a:gd name="T72" fmla="+- 0 5631 5021"/>
                                <a:gd name="T73" fmla="*/ T72 w 622"/>
                                <a:gd name="T74" fmla="+- 0 3061 3050"/>
                                <a:gd name="T75" fmla="*/ 3061 h 432"/>
                                <a:gd name="T76" fmla="+- 0 5620 5021"/>
                                <a:gd name="T77" fmla="*/ T76 w 622"/>
                                <a:gd name="T78" fmla="+- 0 3053 3050"/>
                                <a:gd name="T79" fmla="*/ 3053 h 432"/>
                                <a:gd name="T80" fmla="+- 0 5605 5021"/>
                                <a:gd name="T81" fmla="*/ T80 w 622"/>
                                <a:gd name="T82" fmla="+- 0 3050 3050"/>
                                <a:gd name="T83" fmla="*/ 3050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4" y="0"/>
                                  </a:moveTo>
                                  <a:lnTo>
                                    <a:pt x="37" y="0"/>
                                  </a:lnTo>
                                  <a:lnTo>
                                    <a:pt x="22" y="3"/>
                                  </a:lnTo>
                                  <a:lnTo>
                                    <a:pt x="10" y="11"/>
                                  </a:lnTo>
                                  <a:lnTo>
                                    <a:pt x="2" y="23"/>
                                  </a:lnTo>
                                  <a:lnTo>
                                    <a:pt x="0" y="38"/>
                                  </a:lnTo>
                                  <a:lnTo>
                                    <a:pt x="0" y="395"/>
                                  </a:lnTo>
                                  <a:lnTo>
                                    <a:pt x="2" y="409"/>
                                  </a:lnTo>
                                  <a:lnTo>
                                    <a:pt x="10" y="421"/>
                                  </a:lnTo>
                                  <a:lnTo>
                                    <a:pt x="22" y="429"/>
                                  </a:lnTo>
                                  <a:lnTo>
                                    <a:pt x="37" y="432"/>
                                  </a:lnTo>
                                  <a:lnTo>
                                    <a:pt x="584" y="432"/>
                                  </a:lnTo>
                                  <a:lnTo>
                                    <a:pt x="599" y="429"/>
                                  </a:lnTo>
                                  <a:lnTo>
                                    <a:pt x="610" y="421"/>
                                  </a:lnTo>
                                  <a:lnTo>
                                    <a:pt x="618" y="409"/>
                                  </a:lnTo>
                                  <a:lnTo>
                                    <a:pt x="621" y="395"/>
                                  </a:lnTo>
                                  <a:lnTo>
                                    <a:pt x="621" y="38"/>
                                  </a:lnTo>
                                  <a:lnTo>
                                    <a:pt x="618" y="23"/>
                                  </a:lnTo>
                                  <a:lnTo>
                                    <a:pt x="610" y="11"/>
                                  </a:lnTo>
                                  <a:lnTo>
                                    <a:pt x="599" y="3"/>
                                  </a:lnTo>
                                  <a:lnTo>
                                    <a:pt x="58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90" name="docshape92"/>
                            <pic:cNvPicPr>
                              <a:picLocks/>
                            </pic:cNvPicPr>
                          </pic:nvPicPr>
                          <pic:blipFill>
                            <a:blip r:embed="rId51">
                              <a:extLst>
                                <a:ext uri="{28A0092B-C50C-407E-A947-70E740481C1C}">
                                  <a14:useLocalDpi xmlns:a14="http://schemas.microsoft.com/office/drawing/2010/main" val="0"/>
                                </a:ext>
                              </a:extLst>
                            </a:blip>
                            <a:srcRect/>
                            <a:stretch>
                              <a:fillRect/>
                            </a:stretch>
                          </pic:blipFill>
                          <pic:spPr bwMode="auto">
                            <a:xfrm>
                              <a:off x="3197" y="40"/>
                              <a:ext cx="379"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91" name="docshape93"/>
                            <pic:cNvPicPr>
                              <a:picLocks/>
                            </pic:cNvPicPr>
                          </pic:nvPicPr>
                          <pic:blipFill>
                            <a:blip r:embed="rId52">
                              <a:extLst>
                                <a:ext uri="{28A0092B-C50C-407E-A947-70E740481C1C}">
                                  <a14:useLocalDpi xmlns:a14="http://schemas.microsoft.com/office/drawing/2010/main" val="0"/>
                                </a:ext>
                              </a:extLst>
                            </a:blip>
                            <a:srcRect/>
                            <a:stretch>
                              <a:fillRect/>
                            </a:stretch>
                          </pic:blipFill>
                          <pic:spPr bwMode="auto">
                            <a:xfrm>
                              <a:off x="4109" y="40"/>
                              <a:ext cx="31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2AB36DD" id="docshapegroup60" o:spid="_x0000_s1026" style="position:absolute;margin-left:143.05pt;margin-top:2pt;width:139.5pt;height:182.7pt;z-index:-16749568;mso-position-horizontal-relative:page" coordorigin="2861,40" coordsize="2790,365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">
                  <v:shape id="docshape61" o:spid="_x0000_s1027"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" path="m,394r3,15l11,420r12,8l37,431r548,l599,428r12,-8l619,409r3,-15l622,37,619,23,611,11,599,3,585,,37,,23,3,11,11,3,23,,37,,394xe" filled="f" strokecolor="#231f20" strokeweight=".29083mm">
                    <v:path arrowok="t" o:connecttype="custom" o:connectlocs="0,620;3,635;11,646;23,654;37,657;585,657;599,654;611,646;619,635;622,620;622,263;619,249;611,237;599,229;585,226;37,226;23,229;11,237;3,249;0,263;0,620" o:connectangles="0,0,0,0,0,0,0,0,0,0,0,0,0,0,0,0,0,0,0,0,0"/>
                  </v:shape>
                  <v:shape id="docshape62" o:spid="_x0000_s1028" style="position:absolute;left:3083;top:226;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" path="m585,l37,,23,3,11,11,3,23,,37,,394r3,15l11,420r12,8l37,431r548,l599,428r12,-8l619,409r3,-15l622,37,619,23,611,11,599,3,585,xe" stroked="f">
                    <v:path arrowok="t" o:connecttype="custom" o:connectlocs="585,226;37,226;23,229;11,237;3,249;0,263;0,620;3,635;11,646;23,654;37,657;585,657;599,654;611,646;619,635;622,620;622,263;619,249;611,237;599,229;585,226" o:connectangles="0,0,0,0,0,0,0,0,0,0,0,0,0,0,0,0,0,0,0,0,0"/>
                  </v:shape>
                  <v:shape id="docshape63" o:spid="_x0000_s1029"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" path="m,394r3,15l11,421r12,8l37,431r548,l599,429r12,-8l619,409r3,-15l622,37,619,23,611,11,599,3,585,,37,,23,3,11,11,3,23,,37,,394xe" filled="f" strokecolor="#231f20" strokeweight=".29083mm">
                    <v:path arrowok="t" o:connecttype="custom" o:connectlocs="0,966;3,981;11,993;23,1001;37,1003;585,1003;599,1001;611,993;619,981;622,966;622,609;619,595;611,583;599,575;585,572;37,572;23,575;11,583;3,595;0,609;0,966" o:connectangles="0,0,0,0,0,0,0,0,0,0,0,0,0,0,0,0,0,0,0,0,0"/>
                  </v:shape>
                  <v:shape id="docshape64" o:spid="_x0000_s1030" style="position:absolute;left:3206;top:572;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" path="m585,l37,,23,3,11,11,3,23,,37,,394r3,15l11,421r12,8l37,431r548,l599,429r12,-8l619,409r3,-15l622,37,619,23,611,11,599,3,585,xe" stroked="f">
                    <v:path arrowok="t" o:connecttype="custom" o:connectlocs="585,572;37,572;23,575;11,583;3,595;0,609;0,966;3,981;11,993;23,1001;37,1003;585,1003;599,1001;611,993;619,981;622,966;622,609;619,595;611,583;599,575;585,572" o:connectangles="0,0,0,0,0,0,0,0,0,0,0,0,0,0,0,0,0,0,0,0,0"/>
                  </v:shape>
                  <v:shape id="docshape65" o:spid="_x0000_s1031"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" path="m,394r3,14l11,420r12,8l37,431r548,l599,428r12,-8l619,408r3,-14l622,37,619,22,611,11,599,3,585,,37,,23,3,11,11,3,22,,37,,394xe" filled="f" strokecolor="#231f20" strokeweight=".29083mm">
                    <v:path arrowok="t" o:connecttype="custom" o:connectlocs="0,1626;3,1640;11,1652;23,1660;37,1663;585,1663;599,1660;611,1652;619,1640;622,1626;622,1269;619,1254;611,1243;599,1235;585,1232;37,1232;23,1235;11,1243;3,1254;0,1269;0,1626" o:connectangles="0,0,0,0,0,0,0,0,0,0,0,0,0,0,0,0,0,0,0,0,0"/>
                  </v:shape>
                  <v:shape id="docshape66" o:spid="_x0000_s1032" style="position:absolute;left:3454;top:123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" path="m585,l37,,23,3,11,11,3,22,,37,,394r3,14l11,420r12,8l37,431r548,l599,428r12,-8l619,408r3,-14l622,37,619,22,611,11,599,3,585,xe" stroked="f">
                    <v:path arrowok="t" o:connecttype="custom" o:connectlocs="585,1232;37,1232;23,1235;11,1243;3,1254;0,1269;0,1626;3,1640;11,1652;23,1660;37,1663;585,1663;599,1660;611,1652;619,1640;622,1626;622,1269;619,1254;611,1243;599,1235;585,1232" o:connectangles="0,0,0,0,0,0,0,0,0,0,0,0,0,0,0,0,0,0,0,0,0"/>
                  </v:shape>
                  <v:shape id="docshape67" o:spid="_x0000_s1033" type="#_x0000_t75" style="position:absolute;left:4115;top:313;width:304;height:1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">
                    <v:imagedata r:id="rId53" o:title=""/>
                    <v:path arrowok="t"/>
                    <o:lock v:ext="edit" aspectratio="f"/>
                  </v:shape>
                  <v:shape id="docshape68" o:spid="_x0000_s1034" style="position:absolute;left:4249;top:467;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" path="m20,62r,-4l20,52r2,-5l27,40r6,-7l38,27r,-8l38,9,31,,17,,11,,4,2,,5r3,8l6,11,11,9r4,l23,9r4,5l27,20r,6l24,30r-6,7l12,44r-2,8l10,58r1,4l20,62xm15,86r5,l23,83r,-4l23,74,20,71r-5,l11,71,8,74r,5l8,83r3,3l15,86xe" filled="f" strokecolor="#231f20" strokeweight=".07269mm">
                    <v:path arrowok="t" o:connecttype="custom" o:connectlocs="20,529;20,525;20,519;22,514;27,507;33,500;38,494;38,486;38,476;31,467;17,467;11,467;4,469;0,472;3,480;6,478;11,476;15,476;23,476;27,481;27,487;27,493;24,497;18,504;12,511;10,519;10,525;11,529;20,529;15,553;20,553;23,550;23,546;23,541;20,538;15,538;11,538;8,541;8,546;8,550;11,553;15,553" o:connectangles="0,0,0,0,0,0,0,0,0,0,0,0,0,0,0,0,0,0,0,0,0,0,0,0,0,0,0,0,0,0,0,0,0,0,0,0,0,0,0,0,0,0"/>
                  </v:shape>
                  <v:shape id="docshape69" o:spid="_x0000_s1035"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" path="m,398r3,15l11,424r12,8l38,435r547,l600,432r11,-8l619,413r3,-15l622,37,619,23,611,11,600,3,585,,38,,23,3,11,11,3,23,,37,,398xe" filled="f" strokecolor="#231f20" strokeweight=".29083mm">
                    <v:path arrowok="t" o:connecttype="custom" o:connectlocs="0,622;3,637;11,648;23,656;38,659;585,659;600,656;611,648;619,637;622,622;622,261;619,247;611,235;600,227;585,224;38,224;23,227;11,235;3,247;0,261;0,622" o:connectangles="0,0,0,0,0,0,0,0,0,0,0,0,0,0,0,0,0,0,0,0,0"/>
                  </v:shape>
                  <v:shape id="docshape70" o:spid="_x0000_s1036" style="position:absolute;left:3957;top:223;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" path="m585,l38,,23,3,11,11,3,23,,37,,398r3,15l11,424r12,8l38,435r547,l600,432r11,-8l619,413r3,-15l622,37,619,23,611,11,600,3,585,xe" stroked="f">
                    <v:path arrowok="t" o:connecttype="custom" o:connectlocs="585,224;38,224;23,227;11,235;3,247;0,261;0,622;3,637;11,648;23,656;38,659;585,659;600,656;611,648;619,637;622,622;622,261;619,247;611,235;600,227;585,224" o:connectangles="0,0,0,0,0,0,0,0,0,0,0,0,0,0,0,0,0,0,0,0,0"/>
                  </v:shape>
                  <v:shape id="docshape71" o:spid="_x0000_s1037" style="position:absolute;left:4261;top:665;width:64;height:86;visibility:visible;mso-wrap-style:square;v-text-anchor:top" coordsize="64,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" path="m61,74r-5,2l50,77r-7,l30,75,20,68,13,58,11,44,14,29,20,18,30,12,44,9r7,l56,11r5,2l63,4,60,2,54,,43,,26,3,12,12,3,26,,44,3,62r9,13l25,83r16,3l51,86r8,-2l63,82,61,74xe" filled="f" strokecolor="#231f20" strokeweight=".07269mm">
                    <v:path arrowok="t" o:connecttype="custom" o:connectlocs="61,739;56,741;50,742;43,742;30,740;20,733;13,723;11,709;14,694;20,683;30,677;44,674;51,674;56,676;61,678;63,669;60,667;54,665;43,665;26,668;12,677;3,691;0,709;3,727;12,740;25,748;41,751;51,751;59,749;63,747;61,739" o:connectangles="0,0,0,0,0,0,0,0,0,0,0,0,0,0,0,0,0,0,0,0,0,0,0,0,0,0,0,0,0,0,0"/>
                  </v:shape>
                  <v:shape id="docshape72" o:spid="_x0000_s1038" style="position:absolute;left:4338;top:662;width:51;height:88;visibility:visible;mso-wrap-style:square;v-text-anchor:top" coordsize="5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" path="m,88r11,l11,52r,-2l11,48r1,-1l14,41r5,-5l26,36r11,l40,44r,10l40,88r11,l51,52r,-20l38,27r-8,l26,27r-4,1l19,30r-3,2l13,34r-2,4l11,,,,,88xe" filled="f" strokecolor="#231f20" strokeweight=".07269mm">
                    <v:path arrowok="t" o:connecttype="custom" o:connectlocs="0,750;11,750;11,714;11,712;11,710;12,709;14,703;19,698;26,698;37,698;40,706;40,716;40,750;51,750;51,714;51,694;38,689;30,689;26,689;22,690;19,692;16,694;13,696;11,700;11,700;11,662;0,662;0,750" o:connectangles="0,0,0,0,0,0,0,0,0,0,0,0,0,0,0,0,0,0,0,0,0,0,0,0,0,0,0,0"/>
                  </v:shape>
                  <v:shape id="docshape73" o:spid="_x0000_s1039" style="position:absolute;left:4402;top:688;width:48;height:63;visibility:visible;mso-wrap-style:square;v-text-anchor:top" coordsize="48,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" path="m48,61l47,57r,-5l47,47r,-23l47,12,42,,24,,16,,9,2,4,5r3,7l11,10,17,8r5,l35,8r1,9l36,22r,1l21,24,9,29,2,36,,45r,9l6,62r12,l27,62r6,-4l37,53r1,8l48,61xm36,41r,1l36,43r,1l34,49r-5,5l21,54r-5,l11,51r,-7l11,32,24,30r12,l36,41xe" filled="f" strokecolor="#231f20" strokeweight=".07269mm">
                    <v:path arrowok="t" o:connecttype="custom" o:connectlocs="48,750;47,746;47,741;47,736;47,713;47,701;42,689;24,689;16,689;9,691;4,694;7,701;11,699;17,697;22,697;35,697;36,706;36,711;36,712;21,713;9,718;2,725;0,734;0,743;6,751;18,751;27,751;33,747;37,742;37,742;38,750;48,750;36,730;36,731;36,732;36,733;34,738;29,743;21,743;16,743;11,740;11,733;11,721;24,719;36,719;36,730" o:connectangles="0,0,0,0,0,0,0,0,0,0,0,0,0,0,0,0,0,0,0,0,0,0,0,0,0,0,0,0,0,0,0,0,0,0,0,0,0,0,0,0,0,0,0,0,0,0"/>
                  </v:shape>
                  <v:shape id="docshape74" o:spid="_x0000_s1040" style="position:absolute;left:4464;top:666;width:14;height:84;visibility:visible;mso-wrap-style:square;v-text-anchor:top" coordsize="14,8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" path="m12,83r,-60l1,23r,60l12,83xm7,l3,,,2,,6r,4l3,13r4,l11,13r3,-3l13,6r,-4l11,,7,xe" filled="f" strokecolor="#231f20" strokeweight=".07269mm">
                    <v:path arrowok="t" o:connecttype="custom" o:connectlocs="12,750;12,690;1,690;1,750;12,750;7,667;3,667;0,669;0,673;0,677;3,680;7,680;11,680;14,677;13,673;13,669;11,667;7,667" o:connectangles="0,0,0,0,0,0,0,0,0,0,0,0,0,0,0,0,0,0"/>
                  </v:shape>
                  <v:shape id="docshape75" o:spid="_x0000_s1041" style="position:absolute;left:4494;top:688;width:31;height:62;visibility:visible;mso-wrap-style:square;v-text-anchor:top" coordsize="31,6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" path="m,61r11,l11,29r,-2l11,25r1,-1l13,16r5,-6l26,10r2,l29,10r1,l30,,29,,28,,27,,19,,13,5r-3,8l9,1,,1,,7r,6l,20,,61xe" filled="f" strokecolor="#231f20" strokeweight=".07269mm">
                    <v:path arrowok="t" o:connecttype="custom" o:connectlocs="0,750;11,750;11,718;11,716;11,714;12,713;13,705;18,699;26,699;28,699;29,699;30,699;30,689;29,689;28,689;27,689;19,689;13,694;10,702;10,702;9,690;0,690;0,696;0,702;0,709;0,750" o:connectangles="0,0,0,0,0,0,0,0,0,0,0,0,0,0,0,0,0,0,0,0,0,0,0,0,0,0"/>
                  </v:shape>
                  <v:shape id="docshape76" o:spid="_x0000_s1042" style="position:absolute;left:4373;top:813;width:39;height:87;visibility:visible;mso-wrap-style:square;v-text-anchor:top" coordsize="39,8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" path="m21,61r,-3l20,51r2,-5l28,39r6,-7l39,26r,-8l39,8,32,,18,,11,,4,2,,5r3,7l6,10,11,9r5,l23,9r4,4l27,19r,6l24,30r-5,6l13,44r-3,7l11,58r,3l21,61xm16,86r4,l23,82r,-4l23,73,20,70r-4,l12,70,9,73r,5l9,82r3,4l16,86xe" filled="f" strokecolor="#231f20" strokeweight=".07269mm">
                    <v:path arrowok="t" o:connecttype="custom" o:connectlocs="21,875;21,872;20,865;22,860;28,853;34,846;39,840;39,832;39,822;32,814;18,814;11,814;4,816;0,819;3,826;6,824;11,823;16,823;23,823;27,827;27,833;27,839;24,844;19,850;13,858;10,865;11,872;11,875;21,875;16,900;20,900;23,896;23,892;23,887;20,884;16,884;12,884;9,887;9,892;9,896;12,900;16,900" o:connectangles="0,0,0,0,0,0,0,0,0,0,0,0,0,0,0,0,0,0,0,0,0,0,0,0,0,0,0,0,0,0,0,0,0,0,0,0,0,0,0,0,0,0"/>
                  </v:shape>
                  <v:shape id="docshape77" o:spid="_x0000_s1043"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" path="m,398r3,15l11,425r12,8l37,436r548,l599,433r12,-8l619,413r3,-15l622,37,619,23,611,11,599,3,585,,37,,23,3,11,11,3,23,,37,,398xe" filled="f" strokecolor="#231f20" strokeweight=".29083mm">
                    <v:path arrowok="t" o:connecttype="custom" o:connectlocs="0,968;3,983;11,995;23,1003;37,1006;585,1006;599,1003;611,995;619,983;622,968;622,607;619,593;611,581;599,573;585,570;37,570;23,573;11,581;3,593;0,607;0,968" o:connectangles="0,0,0,0,0,0,0,0,0,0,0,0,0,0,0,0,0,0,0,0,0"/>
                  </v:shape>
                  <v:shape id="docshape78" o:spid="_x0000_s1044" style="position:absolute;left:4081;top:570;width:622;height:436;visibility:visible;mso-wrap-style:square;v-text-anchor:top" coordsize="622,43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" path="m585,l37,,23,3,11,11,3,23,,37,,398r3,15l11,425r12,8l37,436r548,l599,433r12,-8l619,413r3,-15l622,37,619,23,611,11,599,3,585,xe" stroked="f">
                    <v:path arrowok="t" o:connecttype="custom" o:connectlocs="585,570;37,570;23,573;11,581;3,593;0,607;0,968;3,983;11,995;23,1003;37,1006;585,1006;599,1003;611,995;619,983;622,968;622,607;619,593;611,581;599,573;585,570" o:connectangles="0,0,0,0,0,0,0,0,0,0,0,0,0,0,0,0,0,0,0,0,0"/>
                  </v:shape>
                  <v:line id="Line 467" o:spid="_x0000_s1045" style="position:absolute;visibility:visible;mso-wrap-style:square" from="2869,566" to="4024,35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" strokecolor="#231f20" strokeweight=".29083mm">
                    <o:lock v:ext="edit" shapetype="f"/>
                  </v:line>
                  <v:shape id="docshape79" o:spid="_x0000_s1046" style="position:absolute;left:3938;top:3531;width:154;height:163;visibility:visible;mso-wrap-style:square;v-text-anchor:top" coordsize="154,16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" path="m153,l,59,127,162,153,xe" fillcolor="#231f20" stroked="f">
                    <v:path arrowok="t" o:connecttype="custom" o:connectlocs="153,3531;0,3590;127,3693;153,3531" o:connectangles="0,0,0,0"/>
                  </v:shape>
                  <v:shape id="docshape80" o:spid="_x0000_s1047"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" path="m,385r3,14l11,411r12,8l37,422r548,l599,419r12,-8l619,399r3,-14l622,37,619,23,611,11,599,3,585,,37,,23,3,11,11,3,23,,37,,385xe" filled="f" strokecolor="#231f20" strokeweight=".29083mm">
                    <v:path arrowok="t" o:connecttype="custom" o:connectlocs="0,2430;3,2444;11,2456;23,2464;37,2467;585,2467;599,2464;611,2456;619,2444;622,2430;622,2082;619,2068;611,2056;599,2048;585,2045;37,2045;23,2048;11,2056;3,2068;0,2082;0,2430" o:connectangles="0,0,0,0,0,0,0,0,0,0,0,0,0,0,0,0,0,0,0,0,0"/>
                  </v:shape>
                  <v:shape id="docshape81" o:spid="_x0000_s1048" style="position:absolute;left:3775;top:2045;width:622;height:422;visibility:visible;mso-wrap-style:square;v-text-anchor:top" coordsize="622,42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" path="m585,l37,,23,3,11,11,3,23,,37,,385r3,14l11,411r12,8l37,422r548,l599,419r12,-8l619,399r3,-14l622,37,619,23,611,11,599,3,585,xe" stroked="f">
                    <v:path arrowok="t" o:connecttype="custom" o:connectlocs="585,2045;37,2045;23,2048;11,2056;3,2068;0,2082;0,2430;3,2444;11,2456;23,2464;37,2467;585,2467;599,2464;611,2456;619,2444;622,2430;622,2082;619,2068;611,2056;599,2048;585,2045" o:connectangles="0,0,0,0,0,0,0,0,0,0,0,0,0,0,0,0,0,0,0,0,0"/>
                  </v:shape>
                  <v:shape id="docshape82" o:spid="_x0000_s1049"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3" o:spid="_x0000_s1050" style="position:absolute;left:3898;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84" o:spid="_x0000_s1051"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" path="m,395r3,14l11,421r12,8l37,432r548,l599,429r12,-8l619,409r3,-14l622,38,619,23,611,11,599,3,585,,37,,23,3,11,11,3,23,,38,,395xe" filled="f" strokecolor="#231f20" strokeweight=".29083mm">
                    <v:path arrowok="t" o:connecttype="custom" o:connectlocs="0,3445;3,3459;11,3471;23,3479;37,3482;585,3482;599,3479;611,3471;619,3459;622,3445;622,3088;619,3073;611,3061;599,3053;585,3050;37,3050;23,3053;11,3061;3,3073;0,3088;0,3445" o:connectangles="0,0,0,0,0,0,0,0,0,0,0,0,0,0,0,0,0,0,0,0,0"/>
                  </v:shape>
                  <v:shape id="docshape85" o:spid="_x0000_s1052" style="position:absolute;left:4146;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" path="m585,l37,,23,3,11,11,3,23,,38,,395r3,14l11,421r12,8l37,432r548,l599,429r12,-8l619,409r3,-14l622,38,619,23,611,11,599,3,585,xe" stroked="f">
                    <v:path arrowok="t" o:connecttype="custom" o:connectlocs="585,3050;37,3050;23,3053;11,3061;3,3073;0,3088;0,3445;3,3459;11,3471;23,3479;37,3482;585,3482;599,3479;611,3471;619,3459;622,3445;622,3088;619,3073;611,3061;599,3053;585,3050" o:connectangles="0,0,0,0,0,0,0,0,0,0,0,0,0,0,0,0,0,0,0,0,0"/>
                  </v:shape>
                  <v:shape id="docshape86" o:spid="_x0000_s1053"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" path="m,394r2,14l10,420r12,8l37,431r547,l599,428r11,-8l618,408r3,-14l621,37,618,22,610,11,599,3,584,,37,,22,3,10,11,2,22,,37,,394xe" filled="f" strokecolor="#231f20" strokeweight=".29083mm">
                    <v:path arrowok="t" o:connecttype="custom" o:connectlocs="0,2439;2,2453;10,2465;22,2473;37,2476;584,2476;599,2473;610,2465;618,2453;621,2439;621,2082;618,2067;610,2056;599,2048;584,2045;37,2045;22,2048;10,2056;2,2067;0,2082;0,2439" o:connectangles="0,0,0,0,0,0,0,0,0,0,0,0,0,0,0,0,0,0,0,0,0"/>
                  </v:shape>
                  <v:shape id="docshape87" o:spid="_x0000_s1054" style="position:absolute;left:4649;top:2044;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" path="m584,l37,,22,3,10,11,2,22,,37,,394r2,14l10,420r12,8l37,431r547,l599,428r11,-8l618,408r3,-14l621,37,618,22,610,11,599,3,584,xe" stroked="f">
                    <v:path arrowok="t" o:connecttype="custom" o:connectlocs="584,2045;37,2045;22,2048;10,2056;2,2067;0,2082;0,2439;2,2453;10,2465;22,2473;37,2476;584,2476;599,2473;610,2465;618,2453;621,2439;621,2082;618,2067;610,2056;599,2048;584,2045" o:connectangles="0,0,0,0,0,0,0,0,0,0,0,0,0,0,0,0,0,0,0,0,0"/>
                  </v:shape>
                  <v:shape id="docshape88" o:spid="_x0000_s1055"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" path="m,394r3,14l11,420r12,8l37,431r548,l599,428r12,-8l619,408r3,-14l622,37,619,23,611,11,599,3,585,,37,,23,3,11,11,3,23,,37,,394xe" filled="f" strokecolor="#231f20" strokeweight=".29083mm">
                    <v:path arrowok="t" o:connecttype="custom" o:connectlocs="0,2785;3,2799;11,2811;23,2819;37,2822;585,2822;599,2819;611,2811;619,2799;622,2785;622,2428;619,2414;611,2402;599,2394;585,2391;37,2391;23,2394;11,2402;3,2414;0,2428;0,2785" o:connectangles="0,0,0,0,0,0,0,0,0,0,0,0,0,0,0,0,0,0,0,0,0"/>
                  </v:shape>
                  <v:shape id="docshape89" o:spid="_x0000_s1056" style="position:absolute;left:4773;top:239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" path="m585,l37,,23,3,11,11,3,23,,37,,394r3,14l11,420r12,8l37,431r548,l599,428r12,-8l619,408r3,-14l622,37,619,23,611,11,599,3,585,xe" stroked="f">
                    <v:path arrowok="t" o:connecttype="custom" o:connectlocs="585,2391;37,2391;23,2394;11,2402;3,2414;0,2428;0,2785;3,2799;11,2811;23,2819;37,2822;585,2822;599,2819;611,2811;619,2799;622,2785;622,2428;619,2414;611,2402;599,2394;585,2391" o:connectangles="0,0,0,0,0,0,0,0,0,0,0,0,0,0,0,0,0,0,0,0,0"/>
                  </v:shape>
                  <v:shape id="docshape90" o:spid="_x0000_s1057"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" path="m,395r2,14l10,421r12,8l37,432r547,l599,429r11,-8l618,409r3,-14l621,38,618,23,610,11,599,3,584,,37,,22,3,10,11,2,23,,38,,395xe" filled="f" strokecolor="#231f20" strokeweight=".29083mm">
                    <v:path arrowok="t" o:connecttype="custom" o:connectlocs="0,3445;2,3459;10,3471;22,3479;37,3482;584,3482;599,3479;610,3471;618,3459;621,3445;621,3088;618,3073;610,3061;599,3053;584,3050;37,3050;22,3053;10,3061;2,3073;0,3088;0,3445" o:connectangles="0,0,0,0,0,0,0,0,0,0,0,0,0,0,0,0,0,0,0,0,0"/>
                  </v:shape>
                  <v:shape id="docshape91" o:spid="_x0000_s1058" style="position:absolute;left:5020;top:3050;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" path="m584,l37,,22,3,10,11,2,23,,38,,395r2,14l10,421r12,8l37,432r547,l599,429r11,-8l618,409r3,-14l621,38,618,23,610,11,599,3,584,xe" stroked="f">
                    <v:path arrowok="t" o:connecttype="custom" o:connectlocs="584,3050;37,3050;22,3053;10,3061;2,3073;0,3088;0,3445;2,3459;10,3471;22,3479;37,3482;584,3482;599,3479;610,3471;618,3459;621,3445;621,3088;618,3073;610,3061;599,3053;584,3050" o:connectangles="0,0,0,0,0,0,0,0,0,0,0,0,0,0,0,0,0,0,0,0,0"/>
                  </v:shape>
                  <v:shape id="docshape92" o:spid="_x0000_s1059" type="#_x0000_t75" style="position:absolute;left:3197;top:40;width:379;height:1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">
                    <v:imagedata r:id="rId54" o:title=""/>
                    <v:path arrowok="t"/>
                    <o:lock v:ext="edit" aspectratio="f"/>
                  </v:shape>
                  <v:shape id="docshape93" o:spid="_x0000_s1060" type="#_x0000_t75" style="position:absolute;left:4109;top:40;width:313;height: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">
                    <v:imagedata r:id="rId55" o:title=""/>
                    <v:path arrowok="t"/>
                    <o:lock v:ext="edit" aspectratio="f"/>
                  </v:shape>
                  <w10:wrap anchorx="page"/>
                </v:group>
              </w:pict>
            </mc:Fallback>
          </mc:AlternateContent>
        </w:r>
      </w:ins>
      <w:r w:rsidR="00000000">
        <w:rPr>
          <w:rFonts w:ascii="Myriad Pro"/>
          <w:color w:val="231F20"/>
          <w:spacing w:val="-4"/>
          <w:sz w:val="19"/>
        </w:rPr>
        <w:t>Train</w:t>
      </w:r>
      <w:r w:rsidR="00000000">
        <w:rPr>
          <w:rFonts w:ascii="Myriad Pro"/>
          <w:color w:val="231F20"/>
          <w:sz w:val="19"/>
        </w:rPr>
        <w:tab/>
      </w:r>
      <w:r w:rsidR="00000000">
        <w:rPr>
          <w:rFonts w:ascii="Myriad Pro"/>
          <w:color w:val="231F20"/>
          <w:spacing w:val="-4"/>
          <w:sz w:val="19"/>
        </w:rPr>
        <w:t>Test</w:t>
      </w:r>
    </w:p>
    <w:p w14:paraId="5EDB7563" w14:textId="77777777" w:rsidR="00A529FC" w:rsidRDefault="00A529FC">
      <w:pPr>
        <w:spacing w:line="218" w:lineRule="exact"/>
        <w:rPr>
          <w:rFonts w:ascii="Myriad Pro"/>
          <w:sz w:val="19"/>
        </w:rPr>
        <w:sectPr w:rsidR="00A529FC">
          <w:pgSz w:w="12240" w:h="15840"/>
          <w:pgMar w:top="1180" w:right="1320" w:bottom="280" w:left="1320" w:header="397" w:footer="0" w:gutter="0"/>
          <w:cols w:space="720"/>
        </w:sectPr>
      </w:pPr>
    </w:p>
    <w:p w14:paraId="243330A8" w14:textId="77777777" w:rsidR="00A529FC" w:rsidRDefault="00000000">
      <w:pPr>
        <w:spacing w:before="71" w:line="247" w:lineRule="auto"/>
        <w:ind w:left="1943" w:right="212" w:hanging="23"/>
        <w:rPr>
          <w:rFonts w:ascii="Myriad Pro"/>
          <w:sz w:val="12"/>
        </w:rPr>
      </w:pPr>
      <w:r>
        <w:rPr>
          <w:rFonts w:ascii="Myriad Pro"/>
          <w:color w:val="F15F5B"/>
          <w:spacing w:val="-2"/>
          <w:sz w:val="12"/>
        </w:rPr>
        <w:t>Apple</w:t>
      </w:r>
      <w:r>
        <w:rPr>
          <w:rFonts w:ascii="Myriad Pro"/>
          <w:color w:val="F15F5B"/>
          <w:spacing w:val="40"/>
          <w:w w:val="105"/>
          <w:sz w:val="12"/>
        </w:rPr>
        <w:t xml:space="preserve"> </w:t>
      </w:r>
      <w:r>
        <w:rPr>
          <w:rFonts w:ascii="Myriad Pro"/>
          <w:color w:val="F15F5B"/>
          <w:spacing w:val="-4"/>
          <w:w w:val="105"/>
          <w:sz w:val="12"/>
        </w:rPr>
        <w:t>Book</w:t>
      </w:r>
    </w:p>
    <w:p w14:paraId="5ADE60C4" w14:textId="77777777" w:rsidR="00A529FC" w:rsidRDefault="006228F8">
      <w:pPr>
        <w:spacing w:before="50" w:line="247" w:lineRule="auto"/>
        <w:ind w:left="2043" w:right="212" w:firstLine="19"/>
        <w:rPr>
          <w:rFonts w:ascii="Myriad Pro"/>
          <w:sz w:val="12"/>
        </w:rPr>
      </w:pPr>
      <w:r>
        <w:rPr>
          <w:noProof/>
        </w:rPr>
        <mc:AlternateContent>
          <mc:Choice Requires="wps">
            <w:drawing>
              <wp:anchor distT="0" distB="0" distL="114300" distR="114300" simplePos="0" relativeHeight="15738880" behindDoc="0" locked="0" layoutInCell="1" allowOverlap="1" wp14:anchorId="4770DB5F" wp14:editId="4F9CB071">
                <wp:simplePos x="0" y="0"/>
                <wp:positionH relativeFrom="page">
                  <wp:posOffset>2261235</wp:posOffset>
                </wp:positionH>
                <wp:positionV relativeFrom="paragraph">
                  <wp:posOffset>268605</wp:posOffset>
                </wp:positionV>
                <wp:extent cx="118745" cy="94615"/>
                <wp:effectExtent l="0" t="0" r="0" b="0"/>
                <wp:wrapNone/>
                <wp:docPr id="456" name="WordArt 4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E1C1A44"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4770DB5F" id="WordArt 450" o:spid="_x0000_s1038" type="#_x0000_t202" style="position:absolute;left:0;text-align:left;margin-left:178.05pt;margin-top:21.15pt;width:9.35pt;height:7.45pt;rotation:61;z-index:157388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" filled="f" stroked="f">
                <v:stroke joinstyle="round"/>
                <v:path arrowok="t"/>
                <v:textbox>
                  <w:txbxContent>
                    <w:p w14:paraId="0E1C1A44"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r w:rsidR="00000000">
        <w:rPr>
          <w:rFonts w:ascii="Myriad Pro"/>
          <w:color w:val="F15F5B"/>
          <w:spacing w:val="-2"/>
          <w:w w:val="105"/>
          <w:sz w:val="12"/>
        </w:rPr>
        <w:t>Chair</w:t>
      </w:r>
      <w:r w:rsidR="00000000">
        <w:rPr>
          <w:rFonts w:ascii="Myriad Pro"/>
          <w:color w:val="F15F5B"/>
          <w:spacing w:val="40"/>
          <w:w w:val="105"/>
          <w:sz w:val="12"/>
        </w:rPr>
        <w:t xml:space="preserve"> </w:t>
      </w:r>
      <w:r w:rsidR="00000000">
        <w:rPr>
          <w:rFonts w:ascii="Myriad Pro"/>
          <w:color w:val="F15F5B"/>
          <w:spacing w:val="-2"/>
          <w:sz w:val="12"/>
        </w:rPr>
        <w:t>Bottle</w:t>
      </w:r>
    </w:p>
    <w:p w14:paraId="203320D6" w14:textId="77777777" w:rsidR="00A529FC" w:rsidRDefault="00A529FC">
      <w:pPr>
        <w:pStyle w:val="BodyText"/>
        <w:rPr>
          <w:rFonts w:ascii="Myriad Pro"/>
          <w:sz w:val="14"/>
        </w:rPr>
      </w:pPr>
    </w:p>
    <w:p w14:paraId="647F7F37" w14:textId="77777777" w:rsidR="00A529FC" w:rsidRDefault="00A529FC">
      <w:pPr>
        <w:pStyle w:val="BodyText"/>
        <w:spacing w:before="1"/>
        <w:rPr>
          <w:rFonts w:ascii="Myriad Pro"/>
          <w:sz w:val="16"/>
        </w:rPr>
      </w:pPr>
    </w:p>
    <w:p w14:paraId="0A405A25" w14:textId="77777777" w:rsidR="00A529FC" w:rsidRDefault="00000000">
      <w:pPr>
        <w:spacing w:line="247" w:lineRule="auto"/>
        <w:ind w:left="2239" w:firstLine="109"/>
        <w:rPr>
          <w:rFonts w:ascii="Myriad Pro"/>
          <w:sz w:val="12"/>
        </w:rPr>
      </w:pPr>
      <w:r>
        <w:rPr>
          <w:rFonts w:ascii="Myriad Pro"/>
          <w:color w:val="F15F5B"/>
          <w:spacing w:val="-4"/>
          <w:w w:val="105"/>
          <w:sz w:val="12"/>
        </w:rPr>
        <w:t>Box</w:t>
      </w:r>
      <w:r>
        <w:rPr>
          <w:rFonts w:ascii="Myriad Pro"/>
          <w:color w:val="F15F5B"/>
          <w:spacing w:val="40"/>
          <w:w w:val="105"/>
          <w:sz w:val="12"/>
        </w:rPr>
        <w:t xml:space="preserve"> </w:t>
      </w:r>
      <w:r>
        <w:rPr>
          <w:rFonts w:ascii="Myriad Pro"/>
          <w:color w:val="F15F5B"/>
          <w:spacing w:val="-2"/>
          <w:sz w:val="12"/>
        </w:rPr>
        <w:t>Charger</w:t>
      </w:r>
    </w:p>
    <w:p w14:paraId="61CEE5E7" w14:textId="77777777" w:rsidR="00A529FC" w:rsidRDefault="00000000">
      <w:pPr>
        <w:spacing w:before="71"/>
        <w:jc w:val="center"/>
        <w:rPr>
          <w:rFonts w:ascii="Myriad Pro"/>
          <w:sz w:val="12"/>
        </w:rPr>
      </w:pPr>
      <w:r>
        <w:br w:type="column"/>
      </w:r>
      <w:r>
        <w:rPr>
          <w:rFonts w:ascii="Myriad Pro"/>
          <w:color w:val="231F20"/>
          <w:spacing w:val="-2"/>
          <w:w w:val="105"/>
          <w:sz w:val="12"/>
        </w:rPr>
        <w:t>Apple</w:t>
      </w:r>
    </w:p>
    <w:p w14:paraId="5956AC0D" w14:textId="77777777" w:rsidR="00A529FC" w:rsidRDefault="00000000">
      <w:pPr>
        <w:spacing w:before="5"/>
        <w:jc w:val="center"/>
        <w:rPr>
          <w:rFonts w:ascii="Myriad Pro"/>
          <w:sz w:val="12"/>
        </w:rPr>
      </w:pPr>
      <w:r>
        <w:rPr>
          <w:rFonts w:ascii="Myriad Pro"/>
          <w:color w:val="231F20"/>
          <w:w w:val="103"/>
          <w:sz w:val="12"/>
        </w:rPr>
        <w:t>?</w:t>
      </w:r>
    </w:p>
    <w:p w14:paraId="6D136675" w14:textId="77777777" w:rsidR="00A529FC" w:rsidRDefault="00000000">
      <w:pPr>
        <w:spacing w:before="53"/>
        <w:ind w:left="246"/>
        <w:jc w:val="center"/>
        <w:rPr>
          <w:rFonts w:ascii="Myriad Pro"/>
          <w:sz w:val="12"/>
        </w:rPr>
      </w:pPr>
      <w:r>
        <w:rPr>
          <w:rFonts w:ascii="Myriad Pro"/>
          <w:color w:val="231F20"/>
          <w:spacing w:val="-2"/>
          <w:sz w:val="12"/>
        </w:rPr>
        <w:t>Chair</w:t>
      </w:r>
    </w:p>
    <w:p w14:paraId="1C4E7A63" w14:textId="77777777" w:rsidR="00A529FC" w:rsidRDefault="00000000">
      <w:pPr>
        <w:spacing w:before="4"/>
        <w:ind w:left="246"/>
        <w:jc w:val="center"/>
        <w:rPr>
          <w:rFonts w:ascii="Myriad Pro"/>
          <w:sz w:val="12"/>
        </w:rPr>
      </w:pPr>
      <w:r>
        <w:rPr>
          <w:rFonts w:ascii="Myriad Pro"/>
          <w:color w:val="231F20"/>
          <w:w w:val="103"/>
          <w:sz w:val="12"/>
        </w:rPr>
        <w:t>?</w:t>
      </w:r>
    </w:p>
    <w:p w14:paraId="09B9E064" w14:textId="77777777" w:rsidR="00A529FC" w:rsidRDefault="00000000">
      <w:pPr>
        <w:rPr>
          <w:rFonts w:ascii="Myriad Pro"/>
          <w:sz w:val="14"/>
        </w:rPr>
      </w:pPr>
      <w:r>
        <w:br w:type="column"/>
      </w:r>
    </w:p>
    <w:p w14:paraId="3AE20730" w14:textId="77777777" w:rsidR="00A529FC" w:rsidRDefault="00A529FC">
      <w:pPr>
        <w:pStyle w:val="BodyText"/>
        <w:rPr>
          <w:rFonts w:ascii="Myriad Pro"/>
          <w:sz w:val="14"/>
        </w:rPr>
      </w:pPr>
    </w:p>
    <w:p w14:paraId="0C3A9262" w14:textId="77777777" w:rsidR="00A529FC" w:rsidRDefault="00A529FC">
      <w:pPr>
        <w:pStyle w:val="BodyText"/>
        <w:rPr>
          <w:rFonts w:ascii="Myriad Pro"/>
          <w:sz w:val="14"/>
        </w:rPr>
      </w:pPr>
    </w:p>
    <w:p w14:paraId="3E0E7A31" w14:textId="77777777" w:rsidR="00A529FC" w:rsidRDefault="00A529FC">
      <w:pPr>
        <w:pStyle w:val="BodyText"/>
        <w:rPr>
          <w:rFonts w:ascii="Myriad Pro"/>
          <w:sz w:val="14"/>
        </w:rPr>
      </w:pPr>
    </w:p>
    <w:p w14:paraId="4C72734E" w14:textId="77777777" w:rsidR="00A529FC" w:rsidRDefault="00A529FC">
      <w:pPr>
        <w:pStyle w:val="BodyText"/>
        <w:spacing w:before="9"/>
        <w:rPr>
          <w:rFonts w:ascii="Myriad Pro"/>
          <w:sz w:val="10"/>
        </w:rPr>
      </w:pPr>
    </w:p>
    <w:p w14:paraId="5DBE5871" w14:textId="739EED65" w:rsidR="00A529FC" w:rsidRDefault="002F233B">
      <w:pPr>
        <w:ind w:left="385"/>
        <w:rPr>
          <w:rFonts w:ascii="Myriad Pro" w:hAnsi="Myriad Pro"/>
          <w:sz w:val="12"/>
        </w:rPr>
      </w:pPr>
      <w:del w:id="272" w:author="Author" w:date="2022-09-10T01:53:00Z">
        <w:r>
          <w:rPr>
            <w:noProof/>
          </w:rPr>
          <mc:AlternateContent>
            <mc:Choice Requires="wpg">
              <w:drawing>
                <wp:anchor distT="0" distB="0" distL="114300" distR="114300" simplePos="0" relativeHeight="487612416" behindDoc="0" locked="0" layoutInCell="1" allowOverlap="1" wp14:anchorId="33062BA3" wp14:editId="0EC4CE15">
                  <wp:simplePos x="0" y="0"/>
                  <wp:positionH relativeFrom="page">
                    <wp:posOffset>2743200</wp:posOffset>
                  </wp:positionH>
                  <wp:positionV relativeFrom="paragraph">
                    <wp:posOffset>128905</wp:posOffset>
                  </wp:positionV>
                  <wp:extent cx="405765" cy="284480"/>
                  <wp:effectExtent l="0" t="12700" r="13335" b="7620"/>
                  <wp:wrapNone/>
                  <wp:docPr id="64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643" name="docshape95"/>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4" name="docshape96"/>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5" name="docshape97"/>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36BBCA" w14:textId="77777777" w:rsidR="00ED530C" w:rsidRDefault="00000000">
                                <w:pPr>
                                  <w:spacing w:before="71"/>
                                  <w:ind w:left="208" w:right="209"/>
                                  <w:jc w:val="center"/>
                                  <w:rPr>
                                    <w:del w:id="273" w:author="Author" w:date="2022-09-10T01:53:00Z"/>
                                    <w:rFonts w:ascii="Myriad Pro"/>
                                    <w:sz w:val="12"/>
                                  </w:rPr>
                                </w:pPr>
                                <w:del w:id="274" w:author="Author" w:date="2022-09-10T01:53:00Z">
                                  <w:r>
                                    <w:rPr>
                                      <w:rFonts w:ascii="Myriad Pro"/>
                                      <w:color w:val="231F20"/>
                                      <w:spacing w:val="-5"/>
                                      <w:w w:val="105"/>
                                      <w:sz w:val="12"/>
                                    </w:rPr>
                                    <w:delText>Box</w:delText>
                                  </w:r>
                                </w:del>
                              </w:p>
                              <w:p w14:paraId="6ECF02D5" w14:textId="77777777" w:rsidR="00ED530C" w:rsidRDefault="00000000">
                                <w:pPr>
                                  <w:spacing w:before="5"/>
                                  <w:jc w:val="center"/>
                                  <w:rPr>
                                    <w:del w:id="275" w:author="Author" w:date="2022-09-10T01:53:00Z"/>
                                    <w:rFonts w:ascii="Myriad Pro"/>
                                    <w:sz w:val="12"/>
                                  </w:rPr>
                                </w:pPr>
                                <w:del w:id="276" w:author="Author" w:date="2022-09-10T01:53:00Z">
                                  <w:r>
                                    <w:rPr>
                                      <w:rFonts w:ascii="Myriad Pro"/>
                                      <w:color w:val="231F20"/>
                                      <w:w w:val="103"/>
                                      <w:sz w:val="12"/>
                                    </w:rPr>
                                    <w:delText>?</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062BA3" id="docshapegroup94" o:spid="_x0000_s1039" style="position:absolute;left:0;text-align:left;margin-left:3in;margin-top:10.15pt;width:31.95pt;height:22.4pt;z-index:487612416;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">
                  <v:shape id="docshape95" o:spid="_x0000_s1040"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6" o:spid="_x0000_s1041"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7" o:spid="_x0000_s1042"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" filled="f" stroked="f">
                    <v:path arrowok="t"/>
                    <v:textbox inset="0,0,0,0">
                      <w:txbxContent>
                        <w:p w14:paraId="2036BBCA" w14:textId="77777777" w:rsidR="00ED530C" w:rsidRDefault="00000000">
                          <w:pPr>
                            <w:spacing w:before="71"/>
                            <w:ind w:left="208" w:right="209"/>
                            <w:jc w:val="center"/>
                            <w:rPr>
                              <w:del w:id="277" w:author="Author" w:date="2022-09-10T01:53:00Z"/>
                              <w:rFonts w:ascii="Myriad Pro"/>
                              <w:sz w:val="12"/>
                            </w:rPr>
                          </w:pPr>
                          <w:del w:id="278" w:author="Author" w:date="2022-09-10T01:53:00Z">
                            <w:r>
                              <w:rPr>
                                <w:rFonts w:ascii="Myriad Pro"/>
                                <w:color w:val="231F20"/>
                                <w:spacing w:val="-5"/>
                                <w:w w:val="105"/>
                                <w:sz w:val="12"/>
                              </w:rPr>
                              <w:delText>Box</w:delText>
                            </w:r>
                          </w:del>
                        </w:p>
                        <w:p w14:paraId="6ECF02D5" w14:textId="77777777" w:rsidR="00ED530C" w:rsidRDefault="00000000">
                          <w:pPr>
                            <w:spacing w:before="5"/>
                            <w:jc w:val="center"/>
                            <w:rPr>
                              <w:del w:id="279" w:author="Author" w:date="2022-09-10T01:53:00Z"/>
                              <w:rFonts w:ascii="Myriad Pro"/>
                              <w:sz w:val="12"/>
                            </w:rPr>
                          </w:pPr>
                          <w:del w:id="280" w:author="Author" w:date="2022-09-10T01:53:00Z">
                            <w:r>
                              <w:rPr>
                                <w:rFonts w:ascii="Myriad Pro"/>
                                <w:color w:val="231F20"/>
                                <w:w w:val="103"/>
                                <w:sz w:val="12"/>
                              </w:rPr>
                              <w:delText>?</w:delText>
                            </w:r>
                          </w:del>
                        </w:p>
                      </w:txbxContent>
                    </v:textbox>
                  </v:shape>
                  <w10:wrap anchorx="page"/>
                </v:group>
              </w:pict>
            </mc:Fallback>
          </mc:AlternateContent>
        </w:r>
      </w:del>
      <w:ins w:id="281" w:author="Author" w:date="2022-09-10T01:53:00Z">
        <w:r w:rsidR="006228F8">
          <w:rPr>
            <w:noProof/>
          </w:rPr>
          <mc:AlternateContent>
            <mc:Choice Requires="wpg">
              <w:drawing>
                <wp:anchor distT="0" distB="0" distL="114300" distR="114300" simplePos="0" relativeHeight="15735808" behindDoc="0" locked="0" layoutInCell="1" allowOverlap="1" wp14:anchorId="4929AC3A" wp14:editId="5EC10A5B">
                  <wp:simplePos x="0" y="0"/>
                  <wp:positionH relativeFrom="page">
                    <wp:posOffset>2743200</wp:posOffset>
                  </wp:positionH>
                  <wp:positionV relativeFrom="paragraph">
                    <wp:posOffset>128905</wp:posOffset>
                  </wp:positionV>
                  <wp:extent cx="405765" cy="284480"/>
                  <wp:effectExtent l="0" t="12700" r="13335" b="7620"/>
                  <wp:wrapNone/>
                  <wp:docPr id="452" name="docshapegroup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5765" cy="284480"/>
                            <a:chOff x="4320" y="203"/>
                            <a:chExt cx="639" cy="448"/>
                          </a:xfrm>
                        </wpg:grpSpPr>
                        <wps:wsp>
                          <wps:cNvPr id="453" name="docshape95"/>
                          <wps:cNvSpPr>
                            <a:spLocks/>
                          </wps:cNvSpPr>
                          <wps:spPr bwMode="auto">
                            <a:xfrm>
                              <a:off x="4328" y="211"/>
                              <a:ext cx="622" cy="432"/>
                            </a:xfrm>
                            <a:custGeom>
                              <a:avLst/>
                              <a:gdLst>
                                <a:gd name="T0" fmla="+- 0 4328 4328"/>
                                <a:gd name="T1" fmla="*/ T0 w 622"/>
                                <a:gd name="T2" fmla="+- 0 605 211"/>
                                <a:gd name="T3" fmla="*/ 605 h 432"/>
                                <a:gd name="T4" fmla="+- 0 4331 4328"/>
                                <a:gd name="T5" fmla="*/ T4 w 622"/>
                                <a:gd name="T6" fmla="+- 0 620 211"/>
                                <a:gd name="T7" fmla="*/ 620 h 432"/>
                                <a:gd name="T8" fmla="+- 0 4339 4328"/>
                                <a:gd name="T9" fmla="*/ T8 w 622"/>
                                <a:gd name="T10" fmla="+- 0 631 211"/>
                                <a:gd name="T11" fmla="*/ 631 h 432"/>
                                <a:gd name="T12" fmla="+- 0 4351 4328"/>
                                <a:gd name="T13" fmla="*/ T12 w 622"/>
                                <a:gd name="T14" fmla="+- 0 639 211"/>
                                <a:gd name="T15" fmla="*/ 639 h 432"/>
                                <a:gd name="T16" fmla="+- 0 4366 4328"/>
                                <a:gd name="T17" fmla="*/ T16 w 622"/>
                                <a:gd name="T18" fmla="+- 0 642 211"/>
                                <a:gd name="T19" fmla="*/ 642 h 432"/>
                                <a:gd name="T20" fmla="+- 0 4913 4328"/>
                                <a:gd name="T21" fmla="*/ T20 w 622"/>
                                <a:gd name="T22" fmla="+- 0 642 211"/>
                                <a:gd name="T23" fmla="*/ 642 h 432"/>
                                <a:gd name="T24" fmla="+- 0 4928 4328"/>
                                <a:gd name="T25" fmla="*/ T24 w 622"/>
                                <a:gd name="T26" fmla="+- 0 639 211"/>
                                <a:gd name="T27" fmla="*/ 639 h 432"/>
                                <a:gd name="T28" fmla="+- 0 4939 4328"/>
                                <a:gd name="T29" fmla="*/ T28 w 622"/>
                                <a:gd name="T30" fmla="+- 0 631 211"/>
                                <a:gd name="T31" fmla="*/ 631 h 432"/>
                                <a:gd name="T32" fmla="+- 0 4947 4328"/>
                                <a:gd name="T33" fmla="*/ T32 w 622"/>
                                <a:gd name="T34" fmla="+- 0 620 211"/>
                                <a:gd name="T35" fmla="*/ 620 h 432"/>
                                <a:gd name="T36" fmla="+- 0 4950 4328"/>
                                <a:gd name="T37" fmla="*/ T36 w 622"/>
                                <a:gd name="T38" fmla="+- 0 605 211"/>
                                <a:gd name="T39" fmla="*/ 605 h 432"/>
                                <a:gd name="T40" fmla="+- 0 4950 4328"/>
                                <a:gd name="T41" fmla="*/ T40 w 622"/>
                                <a:gd name="T42" fmla="+- 0 248 211"/>
                                <a:gd name="T43" fmla="*/ 248 h 432"/>
                                <a:gd name="T44" fmla="+- 0 4947 4328"/>
                                <a:gd name="T45" fmla="*/ T44 w 622"/>
                                <a:gd name="T46" fmla="+- 0 234 211"/>
                                <a:gd name="T47" fmla="*/ 234 h 432"/>
                                <a:gd name="T48" fmla="+- 0 4939 4328"/>
                                <a:gd name="T49" fmla="*/ T48 w 622"/>
                                <a:gd name="T50" fmla="+- 0 222 211"/>
                                <a:gd name="T51" fmla="*/ 222 h 432"/>
                                <a:gd name="T52" fmla="+- 0 4928 4328"/>
                                <a:gd name="T53" fmla="*/ T52 w 622"/>
                                <a:gd name="T54" fmla="+- 0 214 211"/>
                                <a:gd name="T55" fmla="*/ 214 h 432"/>
                                <a:gd name="T56" fmla="+- 0 4913 4328"/>
                                <a:gd name="T57" fmla="*/ T56 w 622"/>
                                <a:gd name="T58" fmla="+- 0 211 211"/>
                                <a:gd name="T59" fmla="*/ 211 h 432"/>
                                <a:gd name="T60" fmla="+- 0 4366 4328"/>
                                <a:gd name="T61" fmla="*/ T60 w 622"/>
                                <a:gd name="T62" fmla="+- 0 211 211"/>
                                <a:gd name="T63" fmla="*/ 211 h 432"/>
                                <a:gd name="T64" fmla="+- 0 4351 4328"/>
                                <a:gd name="T65" fmla="*/ T64 w 622"/>
                                <a:gd name="T66" fmla="+- 0 214 211"/>
                                <a:gd name="T67" fmla="*/ 214 h 432"/>
                                <a:gd name="T68" fmla="+- 0 4339 4328"/>
                                <a:gd name="T69" fmla="*/ T68 w 622"/>
                                <a:gd name="T70" fmla="+- 0 222 211"/>
                                <a:gd name="T71" fmla="*/ 222 h 432"/>
                                <a:gd name="T72" fmla="+- 0 4331 4328"/>
                                <a:gd name="T73" fmla="*/ T72 w 622"/>
                                <a:gd name="T74" fmla="+- 0 234 211"/>
                                <a:gd name="T75" fmla="*/ 234 h 432"/>
                                <a:gd name="T76" fmla="+- 0 4328 4328"/>
                                <a:gd name="T77" fmla="*/ T76 w 622"/>
                                <a:gd name="T78" fmla="+- 0 248 211"/>
                                <a:gd name="T79" fmla="*/ 248 h 432"/>
                                <a:gd name="T80" fmla="+- 0 4328 4328"/>
                                <a:gd name="T81" fmla="*/ T80 w 622"/>
                                <a:gd name="T82" fmla="+- 0 605 211"/>
                                <a:gd name="T83" fmla="*/ 605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0" y="394"/>
                                  </a:move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lnTo>
                                    <a:pt x="38" y="0"/>
                                  </a:lnTo>
                                  <a:lnTo>
                                    <a:pt x="23" y="3"/>
                                  </a:lnTo>
                                  <a:lnTo>
                                    <a:pt x="11" y="11"/>
                                  </a:lnTo>
                                  <a:lnTo>
                                    <a:pt x="3" y="23"/>
                                  </a:lnTo>
                                  <a:lnTo>
                                    <a:pt x="0" y="37"/>
                                  </a:lnTo>
                                  <a:lnTo>
                                    <a:pt x="0" y="394"/>
                                  </a:lnTo>
                                  <a:close/>
                                </a:path>
                              </a:pathLst>
                            </a:custGeom>
                            <a:noFill/>
                            <a:ln w="10470">
                              <a:solidFill>
                                <a:srgbClr val="231F2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4" name="docshape96"/>
                          <wps:cNvSpPr>
                            <a:spLocks/>
                          </wps:cNvSpPr>
                          <wps:spPr bwMode="auto">
                            <a:xfrm>
                              <a:off x="4328" y="211"/>
                              <a:ext cx="622" cy="432"/>
                            </a:xfrm>
                            <a:custGeom>
                              <a:avLst/>
                              <a:gdLst>
                                <a:gd name="T0" fmla="+- 0 4913 4328"/>
                                <a:gd name="T1" fmla="*/ T0 w 622"/>
                                <a:gd name="T2" fmla="+- 0 211 211"/>
                                <a:gd name="T3" fmla="*/ 211 h 432"/>
                                <a:gd name="T4" fmla="+- 0 4366 4328"/>
                                <a:gd name="T5" fmla="*/ T4 w 622"/>
                                <a:gd name="T6" fmla="+- 0 211 211"/>
                                <a:gd name="T7" fmla="*/ 211 h 432"/>
                                <a:gd name="T8" fmla="+- 0 4351 4328"/>
                                <a:gd name="T9" fmla="*/ T8 w 622"/>
                                <a:gd name="T10" fmla="+- 0 214 211"/>
                                <a:gd name="T11" fmla="*/ 214 h 432"/>
                                <a:gd name="T12" fmla="+- 0 4339 4328"/>
                                <a:gd name="T13" fmla="*/ T12 w 622"/>
                                <a:gd name="T14" fmla="+- 0 222 211"/>
                                <a:gd name="T15" fmla="*/ 222 h 432"/>
                                <a:gd name="T16" fmla="+- 0 4331 4328"/>
                                <a:gd name="T17" fmla="*/ T16 w 622"/>
                                <a:gd name="T18" fmla="+- 0 234 211"/>
                                <a:gd name="T19" fmla="*/ 234 h 432"/>
                                <a:gd name="T20" fmla="+- 0 4328 4328"/>
                                <a:gd name="T21" fmla="*/ T20 w 622"/>
                                <a:gd name="T22" fmla="+- 0 248 211"/>
                                <a:gd name="T23" fmla="*/ 248 h 432"/>
                                <a:gd name="T24" fmla="+- 0 4328 4328"/>
                                <a:gd name="T25" fmla="*/ T24 w 622"/>
                                <a:gd name="T26" fmla="+- 0 605 211"/>
                                <a:gd name="T27" fmla="*/ 605 h 432"/>
                                <a:gd name="T28" fmla="+- 0 4331 4328"/>
                                <a:gd name="T29" fmla="*/ T28 w 622"/>
                                <a:gd name="T30" fmla="+- 0 620 211"/>
                                <a:gd name="T31" fmla="*/ 620 h 432"/>
                                <a:gd name="T32" fmla="+- 0 4339 4328"/>
                                <a:gd name="T33" fmla="*/ T32 w 622"/>
                                <a:gd name="T34" fmla="+- 0 631 211"/>
                                <a:gd name="T35" fmla="*/ 631 h 432"/>
                                <a:gd name="T36" fmla="+- 0 4351 4328"/>
                                <a:gd name="T37" fmla="*/ T36 w 622"/>
                                <a:gd name="T38" fmla="+- 0 639 211"/>
                                <a:gd name="T39" fmla="*/ 639 h 432"/>
                                <a:gd name="T40" fmla="+- 0 4366 4328"/>
                                <a:gd name="T41" fmla="*/ T40 w 622"/>
                                <a:gd name="T42" fmla="+- 0 642 211"/>
                                <a:gd name="T43" fmla="*/ 642 h 432"/>
                                <a:gd name="T44" fmla="+- 0 4913 4328"/>
                                <a:gd name="T45" fmla="*/ T44 w 622"/>
                                <a:gd name="T46" fmla="+- 0 642 211"/>
                                <a:gd name="T47" fmla="*/ 642 h 432"/>
                                <a:gd name="T48" fmla="+- 0 4928 4328"/>
                                <a:gd name="T49" fmla="*/ T48 w 622"/>
                                <a:gd name="T50" fmla="+- 0 639 211"/>
                                <a:gd name="T51" fmla="*/ 639 h 432"/>
                                <a:gd name="T52" fmla="+- 0 4939 4328"/>
                                <a:gd name="T53" fmla="*/ T52 w 622"/>
                                <a:gd name="T54" fmla="+- 0 631 211"/>
                                <a:gd name="T55" fmla="*/ 631 h 432"/>
                                <a:gd name="T56" fmla="+- 0 4947 4328"/>
                                <a:gd name="T57" fmla="*/ T56 w 622"/>
                                <a:gd name="T58" fmla="+- 0 620 211"/>
                                <a:gd name="T59" fmla="*/ 620 h 432"/>
                                <a:gd name="T60" fmla="+- 0 4950 4328"/>
                                <a:gd name="T61" fmla="*/ T60 w 622"/>
                                <a:gd name="T62" fmla="+- 0 605 211"/>
                                <a:gd name="T63" fmla="*/ 605 h 432"/>
                                <a:gd name="T64" fmla="+- 0 4950 4328"/>
                                <a:gd name="T65" fmla="*/ T64 w 622"/>
                                <a:gd name="T66" fmla="+- 0 248 211"/>
                                <a:gd name="T67" fmla="*/ 248 h 432"/>
                                <a:gd name="T68" fmla="+- 0 4947 4328"/>
                                <a:gd name="T69" fmla="*/ T68 w 622"/>
                                <a:gd name="T70" fmla="+- 0 234 211"/>
                                <a:gd name="T71" fmla="*/ 234 h 432"/>
                                <a:gd name="T72" fmla="+- 0 4939 4328"/>
                                <a:gd name="T73" fmla="*/ T72 w 622"/>
                                <a:gd name="T74" fmla="+- 0 222 211"/>
                                <a:gd name="T75" fmla="*/ 222 h 432"/>
                                <a:gd name="T76" fmla="+- 0 4928 4328"/>
                                <a:gd name="T77" fmla="*/ T76 w 622"/>
                                <a:gd name="T78" fmla="+- 0 214 211"/>
                                <a:gd name="T79" fmla="*/ 214 h 432"/>
                                <a:gd name="T80" fmla="+- 0 4913 4328"/>
                                <a:gd name="T81" fmla="*/ T80 w 622"/>
                                <a:gd name="T82" fmla="+- 0 211 211"/>
                                <a:gd name="T83" fmla="*/ 211 h 43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622" h="432">
                                  <a:moveTo>
                                    <a:pt x="585" y="0"/>
                                  </a:moveTo>
                                  <a:lnTo>
                                    <a:pt x="38" y="0"/>
                                  </a:lnTo>
                                  <a:lnTo>
                                    <a:pt x="23" y="3"/>
                                  </a:lnTo>
                                  <a:lnTo>
                                    <a:pt x="11" y="11"/>
                                  </a:lnTo>
                                  <a:lnTo>
                                    <a:pt x="3" y="23"/>
                                  </a:lnTo>
                                  <a:lnTo>
                                    <a:pt x="0" y="37"/>
                                  </a:lnTo>
                                  <a:lnTo>
                                    <a:pt x="0" y="394"/>
                                  </a:lnTo>
                                  <a:lnTo>
                                    <a:pt x="3" y="409"/>
                                  </a:lnTo>
                                  <a:lnTo>
                                    <a:pt x="11" y="420"/>
                                  </a:lnTo>
                                  <a:lnTo>
                                    <a:pt x="23" y="428"/>
                                  </a:lnTo>
                                  <a:lnTo>
                                    <a:pt x="38" y="431"/>
                                  </a:lnTo>
                                  <a:lnTo>
                                    <a:pt x="585" y="431"/>
                                  </a:lnTo>
                                  <a:lnTo>
                                    <a:pt x="600" y="428"/>
                                  </a:lnTo>
                                  <a:lnTo>
                                    <a:pt x="611" y="420"/>
                                  </a:lnTo>
                                  <a:lnTo>
                                    <a:pt x="619" y="409"/>
                                  </a:lnTo>
                                  <a:lnTo>
                                    <a:pt x="622" y="394"/>
                                  </a:lnTo>
                                  <a:lnTo>
                                    <a:pt x="622" y="37"/>
                                  </a:lnTo>
                                  <a:lnTo>
                                    <a:pt x="619" y="23"/>
                                  </a:lnTo>
                                  <a:lnTo>
                                    <a:pt x="611" y="11"/>
                                  </a:lnTo>
                                  <a:lnTo>
                                    <a:pt x="600" y="3"/>
                                  </a:lnTo>
                                  <a:lnTo>
                                    <a:pt x="585"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docshape97"/>
                          <wps:cNvSpPr txBox="1">
                            <a:spLocks/>
                          </wps:cNvSpPr>
                          <wps:spPr bwMode="auto">
                            <a:xfrm>
                              <a:off x="4320" y="202"/>
                              <a:ext cx="639" cy="4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87C79C" w14:textId="77777777" w:rsidR="00A529FC" w:rsidRDefault="00000000">
                                <w:pPr>
                                  <w:spacing w:before="71"/>
                                  <w:ind w:left="208" w:right="209"/>
                                  <w:jc w:val="center"/>
                                  <w:rPr>
                                    <w:ins w:id="282" w:author="Author" w:date="2022-09-10T01:53:00Z"/>
                                    <w:rFonts w:ascii="Myriad Pro"/>
                                    <w:sz w:val="12"/>
                                  </w:rPr>
                                </w:pPr>
                                <w:ins w:id="283" w:author="Author" w:date="2022-09-10T01:53:00Z">
                                  <w:r>
                                    <w:rPr>
                                      <w:rFonts w:ascii="Myriad Pro"/>
                                      <w:color w:val="231F20"/>
                                      <w:spacing w:val="-5"/>
                                      <w:w w:val="105"/>
                                      <w:sz w:val="12"/>
                                    </w:rPr>
                                    <w:t>Box</w:t>
                                  </w:r>
                                </w:ins>
                              </w:p>
                              <w:p w14:paraId="0101903B" w14:textId="77777777" w:rsidR="00A529FC" w:rsidRDefault="00000000">
                                <w:pPr>
                                  <w:spacing w:before="5"/>
                                  <w:jc w:val="center"/>
                                  <w:rPr>
                                    <w:ins w:id="284" w:author="Author" w:date="2022-09-10T01:53:00Z"/>
                                    <w:rFonts w:ascii="Myriad Pro"/>
                                    <w:sz w:val="12"/>
                                  </w:rPr>
                                </w:pPr>
                                <w:ins w:id="285" w:author="Author" w:date="2022-09-10T01:53:00Z">
                                  <w:r>
                                    <w:rPr>
                                      <w:rFonts w:ascii="Myriad Pro"/>
                                      <w:color w:val="231F20"/>
                                      <w:w w:val="103"/>
                                      <w:sz w:val="12"/>
                                    </w:rPr>
                                    <w:t>?</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9AC3A" id="_x0000_s1043" style="position:absolute;left:0;text-align:left;margin-left:3in;margin-top:10.15pt;width:31.95pt;height:22.4pt;z-index:15735808;mso-position-horizontal-relative:page" coordorigin="4320,203" coordsize="639,4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">
                  <v:shape id="docshape95" o:spid="_x0000_s1044"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" path="m,394r3,15l11,420r12,8l38,431r547,l600,428r11,-8l619,409r3,-15l622,37,619,23,611,11,600,3,585,,38,,23,3,11,11,3,23,,37,,394xe" filled="f" strokecolor="#231f20" strokeweight=".29083mm">
                    <v:path arrowok="t" o:connecttype="custom" o:connectlocs="0,605;3,620;11,631;23,639;38,642;585,642;600,639;611,631;619,620;622,605;622,248;619,234;611,222;600,214;585,211;38,211;23,214;11,222;3,234;0,248;0,605" o:connectangles="0,0,0,0,0,0,0,0,0,0,0,0,0,0,0,0,0,0,0,0,0"/>
                  </v:shape>
                  <v:shape id="docshape96" o:spid="_x0000_s1045" style="position:absolute;left:4328;top:211;width:622;height:432;visibility:visible;mso-wrap-style:square;v-text-anchor:top" coordsize="622,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" path="m585,l38,,23,3,11,11,3,23,,37,,394r3,15l11,420r12,8l38,431r547,l600,428r11,-8l619,409r3,-15l622,37,619,23,611,11,600,3,585,xe" stroked="f">
                    <v:path arrowok="t" o:connecttype="custom" o:connectlocs="585,211;38,211;23,214;11,222;3,234;0,248;0,605;3,620;11,631;23,639;38,642;585,642;600,639;611,631;619,620;622,605;622,248;619,234;611,222;600,214;585,211" o:connectangles="0,0,0,0,0,0,0,0,0,0,0,0,0,0,0,0,0,0,0,0,0"/>
                  </v:shape>
                  <v:shape id="docshape97" o:spid="_x0000_s1046" type="#_x0000_t202" style="position:absolute;left:4320;top:202;width:639;height:44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" filled="f" stroked="f">
                    <v:path arrowok="t"/>
                    <v:textbox inset="0,0,0,0">
                      <w:txbxContent>
                        <w:p w14:paraId="7187C79C" w14:textId="77777777" w:rsidR="00A529FC" w:rsidRDefault="00000000">
                          <w:pPr>
                            <w:spacing w:before="71"/>
                            <w:ind w:left="208" w:right="209"/>
                            <w:jc w:val="center"/>
                            <w:rPr>
                              <w:ins w:id="286" w:author="Author" w:date="2022-09-10T01:53:00Z"/>
                              <w:rFonts w:ascii="Myriad Pro"/>
                              <w:sz w:val="12"/>
                            </w:rPr>
                          </w:pPr>
                          <w:ins w:id="287" w:author="Author" w:date="2022-09-10T01:53:00Z">
                            <w:r>
                              <w:rPr>
                                <w:rFonts w:ascii="Myriad Pro"/>
                                <w:color w:val="231F20"/>
                                <w:spacing w:val="-5"/>
                                <w:w w:val="105"/>
                                <w:sz w:val="12"/>
                              </w:rPr>
                              <w:t>Box</w:t>
                            </w:r>
                          </w:ins>
                        </w:p>
                        <w:p w14:paraId="0101903B" w14:textId="77777777" w:rsidR="00A529FC" w:rsidRDefault="00000000">
                          <w:pPr>
                            <w:spacing w:before="5"/>
                            <w:jc w:val="center"/>
                            <w:rPr>
                              <w:ins w:id="288" w:author="Author" w:date="2022-09-10T01:53:00Z"/>
                              <w:rFonts w:ascii="Myriad Pro"/>
                              <w:sz w:val="12"/>
                            </w:rPr>
                          </w:pPr>
                          <w:ins w:id="289" w:author="Author" w:date="2022-09-10T01:53:00Z">
                            <w:r>
                              <w:rPr>
                                <w:rFonts w:ascii="Myriad Pro"/>
                                <w:color w:val="231F20"/>
                                <w:w w:val="103"/>
                                <w:sz w:val="12"/>
                              </w:rPr>
                              <w:t>?</w:t>
                            </w:r>
                          </w:ins>
                        </w:p>
                      </w:txbxContent>
                    </v:textbox>
                  </v:shape>
                  <w10:wrap anchorx="page"/>
                </v:group>
              </w:pict>
            </mc:Fallback>
          </mc:AlternateContent>
        </w:r>
      </w:ins>
      <w:r w:rsidR="006228F8">
        <w:rPr>
          <w:noProof/>
        </w:rPr>
        <mc:AlternateContent>
          <mc:Choice Requires="wps">
            <w:drawing>
              <wp:anchor distT="0" distB="0" distL="114300" distR="114300" simplePos="0" relativeHeight="15737856" behindDoc="0" locked="0" layoutInCell="1" allowOverlap="1" wp14:anchorId="2EB7245E" wp14:editId="42FB05C9">
                <wp:simplePos x="0" y="0"/>
                <wp:positionH relativeFrom="page">
                  <wp:posOffset>2816225</wp:posOffset>
                </wp:positionH>
                <wp:positionV relativeFrom="paragraph">
                  <wp:posOffset>-7620</wp:posOffset>
                </wp:positionV>
                <wp:extent cx="118745" cy="94615"/>
                <wp:effectExtent l="0" t="0" r="0" b="0"/>
                <wp:wrapNone/>
                <wp:docPr id="451" name="WordArt 4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0CEF9639"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EB7245E" id="WordArt 445" o:spid="_x0000_s1047" type="#_x0000_t202" style="position:absolute;left:0;text-align:left;margin-left:221.75pt;margin-top:-.6pt;width:9.35pt;height:7.45pt;rotation:61;z-index:15737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" filled="f" stroked="f">
                <v:stroke joinstyle="round"/>
                <v:path arrowok="t"/>
                <v:textbox>
                  <w:txbxContent>
                    <w:p w14:paraId="0CEF9639"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w w:val="105"/>
          <w:sz w:val="12"/>
        </w:rPr>
        <w:t>15</w:t>
      </w:r>
      <w:r w:rsidR="00000000">
        <w:rPr>
          <w:rFonts w:ascii="Myriad Pro" w:hAnsi="Myriad Pro"/>
          <w:color w:val="231F20"/>
          <w:spacing w:val="-4"/>
          <w:w w:val="105"/>
          <w:sz w:val="12"/>
        </w:rPr>
        <w:t xml:space="preserve"> </w:t>
      </w:r>
      <w:r w:rsidR="00000000">
        <w:rPr>
          <w:rFonts w:ascii="Myriad Pro" w:hAnsi="Myriad Pro"/>
          <w:color w:val="231F20"/>
          <w:w w:val="105"/>
          <w:sz w:val="12"/>
        </w:rPr>
        <w:t>epcs</w:t>
      </w:r>
      <w:r w:rsidR="00000000">
        <w:rPr>
          <w:rFonts w:ascii="Myriad Pro" w:hAnsi="Myriad Pro"/>
          <w:color w:val="231F20"/>
          <w:spacing w:val="-3"/>
          <w:w w:val="105"/>
          <w:sz w:val="12"/>
        </w:rPr>
        <w:t xml:space="preserve"> </w:t>
      </w:r>
      <w:r w:rsidR="00000000">
        <w:rPr>
          <w:rFonts w:ascii="Myriad Pro" w:hAnsi="Myriad Pro"/>
          <w:color w:val="231F20"/>
          <w:w w:val="105"/>
          <w:sz w:val="12"/>
        </w:rPr>
        <w:t>/</w:t>
      </w:r>
      <w:r w:rsidR="00000000">
        <w:rPr>
          <w:rFonts w:ascii="Myriad Pro" w:hAnsi="Myriad Pro"/>
          <w:color w:val="231F20"/>
          <w:spacing w:val="-4"/>
          <w:w w:val="105"/>
          <w:sz w:val="12"/>
        </w:rPr>
        <w:t xml:space="preserve"> </w:t>
      </w:r>
      <w:r w:rsidR="00000000">
        <w:rPr>
          <w:rFonts w:ascii="Myriad Pro" w:hAnsi="Myriad Pro"/>
          <w:color w:val="231F20"/>
          <w:spacing w:val="-2"/>
          <w:w w:val="105"/>
          <w:sz w:val="12"/>
        </w:rPr>
        <w:t>learned</w:t>
      </w:r>
    </w:p>
    <w:p w14:paraId="6A53D079" w14:textId="77777777" w:rsidR="00A529FC" w:rsidRDefault="00000000">
      <w:pPr>
        <w:rPr>
          <w:rFonts w:ascii="Myriad Pro"/>
          <w:sz w:val="10"/>
        </w:rPr>
      </w:pPr>
      <w:r>
        <w:br w:type="column"/>
      </w:r>
    </w:p>
    <w:p w14:paraId="2C71A19A" w14:textId="77777777" w:rsidR="00A529FC" w:rsidRDefault="00A529FC">
      <w:pPr>
        <w:pStyle w:val="BodyText"/>
        <w:rPr>
          <w:rFonts w:ascii="Myriad Pro"/>
          <w:sz w:val="10"/>
        </w:rPr>
      </w:pPr>
    </w:p>
    <w:p w14:paraId="1E515D26" w14:textId="77777777" w:rsidR="00A529FC" w:rsidRDefault="00A529FC">
      <w:pPr>
        <w:pStyle w:val="BodyText"/>
        <w:spacing w:before="4"/>
        <w:rPr>
          <w:rFonts w:ascii="Myriad Pro"/>
          <w:sz w:val="9"/>
        </w:rPr>
      </w:pPr>
    </w:p>
    <w:p w14:paraId="326F4A3B" w14:textId="77777777" w:rsidR="00A529FC" w:rsidRDefault="00000000">
      <w:pPr>
        <w:jc w:val="right"/>
        <w:rPr>
          <w:rFonts w:ascii="Arial"/>
          <w:sz w:val="11"/>
        </w:rPr>
      </w:pPr>
      <w:r>
        <w:rPr>
          <w:rFonts w:ascii="Arial"/>
          <w:color w:val="4D4D4D"/>
          <w:spacing w:val="-4"/>
          <w:sz w:val="11"/>
        </w:rPr>
        <w:t>1.00</w:t>
      </w:r>
    </w:p>
    <w:p w14:paraId="727F8196" w14:textId="77777777" w:rsidR="00A529FC" w:rsidRDefault="00A529FC">
      <w:pPr>
        <w:pStyle w:val="BodyText"/>
        <w:rPr>
          <w:rFonts w:ascii="Arial"/>
          <w:sz w:val="10"/>
        </w:rPr>
      </w:pPr>
    </w:p>
    <w:p w14:paraId="209B54A0" w14:textId="77777777" w:rsidR="00A529FC" w:rsidRDefault="00A529FC">
      <w:pPr>
        <w:pStyle w:val="BodyText"/>
        <w:rPr>
          <w:rFonts w:ascii="Arial"/>
          <w:sz w:val="10"/>
        </w:rPr>
      </w:pPr>
    </w:p>
    <w:p w14:paraId="020A3ECB" w14:textId="77777777" w:rsidR="00A529FC" w:rsidRDefault="006228F8">
      <w:pPr>
        <w:spacing w:before="85"/>
        <w:jc w:val="right"/>
        <w:rPr>
          <w:rFonts w:ascii="Arial"/>
          <w:sz w:val="11"/>
        </w:rPr>
      </w:pPr>
      <w:r>
        <w:rPr>
          <w:noProof/>
        </w:rPr>
        <mc:AlternateContent>
          <mc:Choice Requires="wps">
            <w:drawing>
              <wp:anchor distT="0" distB="0" distL="114300" distR="114300" simplePos="0" relativeHeight="15739904" behindDoc="0" locked="0" layoutInCell="1" allowOverlap="1" wp14:anchorId="3319CF7B" wp14:editId="003964E6">
                <wp:simplePos x="0" y="0"/>
                <wp:positionH relativeFrom="page">
                  <wp:posOffset>4254500</wp:posOffset>
                </wp:positionH>
                <wp:positionV relativeFrom="paragraph">
                  <wp:posOffset>199390</wp:posOffset>
                </wp:positionV>
                <wp:extent cx="112395" cy="349885"/>
                <wp:effectExtent l="0" t="0" r="1905" b="5715"/>
                <wp:wrapNone/>
                <wp:docPr id="450" name="docshape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12395" cy="349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FFDD7" w14:textId="77777777" w:rsidR="00A529FC" w:rsidRDefault="00000000">
                            <w:pPr>
                              <w:spacing w:before="3"/>
                              <w:ind w:left="20"/>
                              <w:rPr>
                                <w:rFonts w:ascii="Arial"/>
                                <w:sz w:val="13"/>
                              </w:rPr>
                            </w:pPr>
                            <w:r>
                              <w:rPr>
                                <w:rFonts w:ascii="Arial"/>
                                <w:spacing w:val="-2"/>
                                <w:w w:val="105"/>
                                <w:sz w:val="13"/>
                              </w:rPr>
                              <w:t>Memory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19CF7B" id="docshape98" o:spid="_x0000_s1048" type="#_x0000_t202" style="position:absolute;left:0;text-align:left;margin-left:335pt;margin-top:15.7pt;width:8.85pt;height:27.55pt;z-index:15739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" filled="f" stroked="f">
                <v:path arrowok="t"/>
                <v:textbox style="layout-flow:vertical;mso-layout-flow-alt:bottom-to-top" inset="0,0,0,0">
                  <w:txbxContent>
                    <w:p w14:paraId="04AFFDD7" w14:textId="77777777" w:rsidR="00A529FC" w:rsidRDefault="00000000">
                      <w:pPr>
                        <w:spacing w:before="3"/>
                        <w:ind w:left="20"/>
                        <w:rPr>
                          <w:rFonts w:ascii="Arial"/>
                          <w:sz w:val="13"/>
                        </w:rPr>
                      </w:pPr>
                      <w:r>
                        <w:rPr>
                          <w:rFonts w:ascii="Arial"/>
                          <w:spacing w:val="-2"/>
                          <w:w w:val="105"/>
                          <w:sz w:val="13"/>
                        </w:rPr>
                        <w:t>Memory</w:t>
                      </w:r>
                    </w:p>
                  </w:txbxContent>
                </v:textbox>
                <w10:wrap anchorx="page"/>
              </v:shape>
            </w:pict>
          </mc:Fallback>
        </mc:AlternateContent>
      </w:r>
      <w:r w:rsidR="00000000">
        <w:rPr>
          <w:rFonts w:ascii="Arial"/>
          <w:color w:val="4D4D4D"/>
          <w:spacing w:val="-4"/>
          <w:sz w:val="11"/>
        </w:rPr>
        <w:t>0.75</w:t>
      </w:r>
    </w:p>
    <w:p w14:paraId="5E179BDB" w14:textId="77777777" w:rsidR="00A529FC" w:rsidRDefault="00A529FC">
      <w:pPr>
        <w:pStyle w:val="BodyText"/>
        <w:rPr>
          <w:rFonts w:ascii="Arial"/>
          <w:sz w:val="10"/>
        </w:rPr>
      </w:pPr>
    </w:p>
    <w:p w14:paraId="4AC2FD8C" w14:textId="77777777" w:rsidR="00A529FC" w:rsidRDefault="00A529FC">
      <w:pPr>
        <w:pStyle w:val="BodyText"/>
        <w:rPr>
          <w:rFonts w:ascii="Arial"/>
          <w:sz w:val="10"/>
        </w:rPr>
      </w:pPr>
    </w:p>
    <w:p w14:paraId="3585BE4C" w14:textId="77777777" w:rsidR="00A529FC" w:rsidRDefault="00000000">
      <w:pPr>
        <w:spacing w:before="84"/>
        <w:jc w:val="right"/>
        <w:rPr>
          <w:rFonts w:ascii="Arial"/>
          <w:sz w:val="11"/>
        </w:rPr>
      </w:pPr>
      <w:r>
        <w:rPr>
          <w:rFonts w:ascii="Arial"/>
          <w:color w:val="4D4D4D"/>
          <w:spacing w:val="-4"/>
          <w:sz w:val="11"/>
        </w:rPr>
        <w:t>0.50</w:t>
      </w:r>
    </w:p>
    <w:p w14:paraId="66E24CAA" w14:textId="77777777" w:rsidR="00A529FC" w:rsidRDefault="00000000">
      <w:pPr>
        <w:spacing w:before="54"/>
        <w:ind w:left="-34"/>
        <w:rPr>
          <w:rFonts w:ascii="Lucida Sans Unicode" w:hAnsi="Lucida Sans Unicode"/>
          <w:sz w:val="17"/>
        </w:rPr>
      </w:pPr>
      <w:r>
        <w:br w:type="column"/>
      </w:r>
      <w:r>
        <w:rPr>
          <w:rFonts w:ascii="Lucida Sans Unicode" w:hAnsi="Lucida Sans Unicode"/>
          <w:w w:val="90"/>
          <w:sz w:val="17"/>
        </w:rPr>
        <w:t>AB−AC</w:t>
      </w:r>
      <w:r>
        <w:rPr>
          <w:rFonts w:ascii="Lucida Sans Unicode" w:hAnsi="Lucida Sans Unicode"/>
          <w:spacing w:val="-5"/>
          <w:w w:val="90"/>
          <w:sz w:val="17"/>
        </w:rPr>
        <w:t xml:space="preserve"> </w:t>
      </w:r>
      <w:r>
        <w:rPr>
          <w:rFonts w:ascii="Lucida Sans Unicode" w:hAnsi="Lucida Sans Unicode"/>
          <w:w w:val="90"/>
          <w:sz w:val="17"/>
        </w:rPr>
        <w:t>List</w:t>
      </w:r>
      <w:r>
        <w:rPr>
          <w:rFonts w:ascii="Lucida Sans Unicode" w:hAnsi="Lucida Sans Unicode"/>
          <w:spacing w:val="-4"/>
          <w:w w:val="90"/>
          <w:sz w:val="17"/>
        </w:rPr>
        <w:t xml:space="preserve"> </w:t>
      </w:r>
      <w:r>
        <w:rPr>
          <w:rFonts w:ascii="Lucida Sans Unicode" w:hAnsi="Lucida Sans Unicode"/>
          <w:w w:val="90"/>
          <w:sz w:val="17"/>
        </w:rPr>
        <w:t>Learning</w:t>
      </w:r>
      <w:r>
        <w:rPr>
          <w:rFonts w:ascii="Lucida Sans Unicode" w:hAnsi="Lucida Sans Unicode"/>
          <w:spacing w:val="-4"/>
          <w:w w:val="90"/>
          <w:sz w:val="17"/>
        </w:rPr>
        <w:t xml:space="preserve"> </w:t>
      </w:r>
      <w:r>
        <w:rPr>
          <w:rFonts w:ascii="Lucida Sans Unicode" w:hAnsi="Lucida Sans Unicode"/>
          <w:w w:val="90"/>
          <w:sz w:val="17"/>
        </w:rPr>
        <w:t>in</w:t>
      </w:r>
      <w:r>
        <w:rPr>
          <w:rFonts w:ascii="Lucida Sans Unicode" w:hAnsi="Lucida Sans Unicode"/>
          <w:spacing w:val="-5"/>
          <w:w w:val="90"/>
          <w:sz w:val="17"/>
        </w:rPr>
        <w:t xml:space="preserve"> </w:t>
      </w:r>
      <w:r>
        <w:rPr>
          <w:rFonts w:ascii="Lucida Sans Unicode" w:hAnsi="Lucida Sans Unicode"/>
          <w:spacing w:val="-2"/>
          <w:w w:val="90"/>
          <w:sz w:val="17"/>
        </w:rPr>
        <w:t>Humans</w:t>
      </w:r>
    </w:p>
    <w:p w14:paraId="12A3F48C" w14:textId="77777777" w:rsidR="00A529FC" w:rsidRDefault="00A529FC">
      <w:pPr>
        <w:rPr>
          <w:rFonts w:ascii="Lucida Sans Unicode" w:hAnsi="Lucida Sans Unicode"/>
          <w:sz w:val="17"/>
        </w:rPr>
        <w:sectPr w:rsidR="00A529FC">
          <w:type w:val="continuous"/>
          <w:pgSz w:w="12240" w:h="15840"/>
          <w:pgMar w:top="1180" w:right="1320" w:bottom="280" w:left="1320" w:header="397" w:footer="0" w:gutter="0"/>
          <w:cols w:num="5" w:space="720" w:equalWidth="0">
            <w:col w:w="2651" w:space="40"/>
            <w:col w:w="517" w:space="39"/>
            <w:col w:w="1362" w:space="39"/>
            <w:col w:w="1121" w:space="40"/>
            <w:col w:w="3791"/>
          </w:cols>
        </w:sectPr>
      </w:pPr>
    </w:p>
    <w:p w14:paraId="36E949B8" w14:textId="77777777" w:rsidR="00A529FC" w:rsidRDefault="00A529FC">
      <w:pPr>
        <w:pStyle w:val="BodyText"/>
        <w:spacing w:before="4"/>
        <w:rPr>
          <w:rFonts w:ascii="Lucida Sans Unicode"/>
          <w:sz w:val="14"/>
        </w:rPr>
      </w:pPr>
    </w:p>
    <w:p w14:paraId="2EBDEDCA" w14:textId="77777777" w:rsidR="00A529FC" w:rsidRDefault="00A529FC">
      <w:pPr>
        <w:rPr>
          <w:rFonts w:ascii="Lucida Sans Unicode"/>
          <w:sz w:val="14"/>
        </w:rPr>
        <w:sectPr w:rsidR="00A529FC">
          <w:type w:val="continuous"/>
          <w:pgSz w:w="12240" w:h="15840"/>
          <w:pgMar w:top="1180" w:right="1320" w:bottom="280" w:left="1320" w:header="397" w:footer="0" w:gutter="0"/>
          <w:cols w:space="720"/>
        </w:sectPr>
      </w:pPr>
    </w:p>
    <w:p w14:paraId="47581EF9" w14:textId="77777777" w:rsidR="00A529FC" w:rsidRDefault="00A529FC">
      <w:pPr>
        <w:pStyle w:val="BodyText"/>
        <w:spacing w:before="2"/>
        <w:rPr>
          <w:rFonts w:ascii="Lucida Sans Unicode"/>
          <w:sz w:val="19"/>
        </w:rPr>
      </w:pPr>
    </w:p>
    <w:p w14:paraId="1AA8FFF7" w14:textId="77777777" w:rsidR="00A529FC" w:rsidRDefault="00000000">
      <w:pPr>
        <w:ind w:left="2534" w:right="18" w:firstLine="83"/>
        <w:rPr>
          <w:rFonts w:ascii="Myriad Pro"/>
          <w:sz w:val="12"/>
        </w:rPr>
      </w:pPr>
      <w:r>
        <w:rPr>
          <w:rFonts w:ascii="Myriad Pro"/>
          <w:color w:val="00B3B6"/>
          <w:spacing w:val="-2"/>
          <w:sz w:val="12"/>
        </w:rPr>
        <w:t>Apple</w:t>
      </w:r>
      <w:r>
        <w:rPr>
          <w:rFonts w:ascii="Myriad Pro"/>
          <w:color w:val="00B3B6"/>
          <w:spacing w:val="40"/>
          <w:sz w:val="12"/>
        </w:rPr>
        <w:t xml:space="preserve"> </w:t>
      </w:r>
      <w:r>
        <w:rPr>
          <w:rFonts w:ascii="Myriad Pro"/>
          <w:color w:val="00B3B6"/>
          <w:spacing w:val="-2"/>
          <w:sz w:val="12"/>
        </w:rPr>
        <w:t>Diamond</w:t>
      </w:r>
    </w:p>
    <w:p w14:paraId="60706179" w14:textId="77777777" w:rsidR="00A529FC" w:rsidRDefault="00000000">
      <w:pPr>
        <w:spacing w:before="61"/>
        <w:ind w:left="2755"/>
        <w:rPr>
          <w:rFonts w:ascii="Myriad Pro"/>
          <w:sz w:val="12"/>
        </w:rPr>
      </w:pPr>
      <w:r>
        <w:rPr>
          <w:rFonts w:ascii="Myriad Pro"/>
          <w:color w:val="00B3B6"/>
          <w:spacing w:val="-2"/>
          <w:sz w:val="12"/>
        </w:rPr>
        <w:t>Chair</w:t>
      </w:r>
    </w:p>
    <w:p w14:paraId="52584861" w14:textId="77777777" w:rsidR="00A529FC" w:rsidRDefault="00000000">
      <w:pPr>
        <w:rPr>
          <w:rFonts w:ascii="Myriad Pro"/>
          <w:sz w:val="14"/>
        </w:rPr>
      </w:pPr>
      <w:r>
        <w:br w:type="column"/>
      </w:r>
    </w:p>
    <w:p w14:paraId="1FDDA0E2" w14:textId="77777777" w:rsidR="00A529FC" w:rsidRDefault="00A529FC">
      <w:pPr>
        <w:pStyle w:val="BodyText"/>
        <w:spacing w:before="8"/>
        <w:rPr>
          <w:rFonts w:ascii="Myriad Pro"/>
          <w:sz w:val="10"/>
        </w:rPr>
      </w:pPr>
    </w:p>
    <w:p w14:paraId="1471CA4E" w14:textId="77777777" w:rsidR="00A529FC" w:rsidRDefault="00000000">
      <w:pPr>
        <w:ind w:left="317"/>
        <w:jc w:val="center"/>
        <w:rPr>
          <w:rFonts w:ascii="Myriad Pro"/>
          <w:sz w:val="12"/>
        </w:rPr>
      </w:pPr>
      <w:r>
        <w:rPr>
          <w:rFonts w:ascii="Myriad Pro"/>
          <w:color w:val="231F20"/>
          <w:spacing w:val="-2"/>
          <w:w w:val="105"/>
          <w:sz w:val="12"/>
        </w:rPr>
        <w:t>Apple</w:t>
      </w:r>
    </w:p>
    <w:p w14:paraId="6C6AE1C2" w14:textId="77777777" w:rsidR="00A529FC" w:rsidRDefault="00000000">
      <w:pPr>
        <w:spacing w:before="5"/>
        <w:ind w:left="317"/>
        <w:jc w:val="center"/>
        <w:rPr>
          <w:rFonts w:ascii="Myriad Pro"/>
          <w:sz w:val="12"/>
        </w:rPr>
      </w:pPr>
      <w:r>
        <w:rPr>
          <w:rFonts w:ascii="Myriad Pro"/>
          <w:color w:val="231F20"/>
          <w:w w:val="103"/>
          <w:sz w:val="12"/>
        </w:rPr>
        <w:t>?</w:t>
      </w:r>
    </w:p>
    <w:p w14:paraId="5B63BDFF" w14:textId="77777777" w:rsidR="00A529FC" w:rsidRDefault="00000000">
      <w:pPr>
        <w:spacing w:before="53"/>
        <w:ind w:left="564"/>
        <w:jc w:val="center"/>
        <w:rPr>
          <w:rFonts w:ascii="Myriad Pro"/>
          <w:sz w:val="12"/>
        </w:rPr>
      </w:pPr>
      <w:r>
        <w:rPr>
          <w:rFonts w:ascii="Myriad Pro"/>
          <w:color w:val="231F20"/>
          <w:spacing w:val="-2"/>
          <w:sz w:val="12"/>
        </w:rPr>
        <w:t>Chair</w:t>
      </w:r>
    </w:p>
    <w:p w14:paraId="1C7CB67B" w14:textId="77777777" w:rsidR="00A529FC" w:rsidRDefault="00000000">
      <w:pPr>
        <w:spacing w:before="82"/>
        <w:ind w:left="1621"/>
        <w:rPr>
          <w:rFonts w:ascii="Arial"/>
          <w:sz w:val="11"/>
        </w:rPr>
      </w:pPr>
      <w:r>
        <w:br w:type="column"/>
      </w:r>
      <w:r>
        <w:rPr>
          <w:rFonts w:ascii="Arial"/>
          <w:color w:val="4D4D4D"/>
          <w:spacing w:val="-4"/>
          <w:sz w:val="11"/>
        </w:rPr>
        <w:t>0.25</w:t>
      </w:r>
    </w:p>
    <w:p w14:paraId="7771542A" w14:textId="77777777" w:rsidR="00A529FC" w:rsidRDefault="00A529FC">
      <w:pPr>
        <w:pStyle w:val="BodyText"/>
        <w:rPr>
          <w:rFonts w:ascii="Arial"/>
          <w:sz w:val="10"/>
        </w:rPr>
      </w:pPr>
    </w:p>
    <w:p w14:paraId="51B6B409" w14:textId="77777777" w:rsidR="00A529FC" w:rsidRDefault="00A529FC">
      <w:pPr>
        <w:pStyle w:val="BodyText"/>
        <w:rPr>
          <w:rFonts w:ascii="Arial"/>
          <w:sz w:val="10"/>
        </w:rPr>
      </w:pPr>
    </w:p>
    <w:p w14:paraId="6925A2F2" w14:textId="6B4EAE2F" w:rsidR="00A529FC" w:rsidRDefault="002F233B">
      <w:pPr>
        <w:spacing w:before="85"/>
        <w:ind w:left="1621"/>
        <w:rPr>
          <w:rFonts w:ascii="Arial"/>
          <w:sz w:val="11"/>
        </w:rPr>
      </w:pPr>
      <w:del w:id="290" w:author="Author" w:date="2022-09-10T01:53:00Z">
        <w:r>
          <w:rPr>
            <w:noProof/>
          </w:rPr>
          <mc:AlternateContent>
            <mc:Choice Requires="wpg">
              <w:drawing>
                <wp:anchor distT="0" distB="0" distL="114300" distR="114300" simplePos="0" relativeHeight="487614464" behindDoc="0" locked="0" layoutInCell="1" allowOverlap="1" wp14:anchorId="447D3729" wp14:editId="12BA03ED">
                  <wp:simplePos x="0" y="0"/>
                  <wp:positionH relativeFrom="page">
                    <wp:posOffset>4514215</wp:posOffset>
                  </wp:positionH>
                  <wp:positionV relativeFrom="paragraph">
                    <wp:posOffset>-1084580</wp:posOffset>
                  </wp:positionV>
                  <wp:extent cx="1488440" cy="1250950"/>
                  <wp:effectExtent l="0" t="0" r="10160" b="19050"/>
                  <wp:wrapNone/>
                  <wp:docPr id="646"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647" name="Line 413"/>
                          <wps:cNvCnPr>
                            <a:cxnSpLocks/>
                          </wps:cNvCnPr>
                          <wps:spPr bwMode="auto">
                            <a:xfrm>
                              <a:off x="7133" y="-72"/>
                              <a:ext cx="2315" cy="0"/>
                            </a:xfrm>
                            <a:prstGeom prst="line">
                              <a:avLst/>
                            </a:prstGeom>
                            <a:noFill/>
                            <a:ln w="1527">
                              <a:solidFill>
                                <a:srgbClr val="DEDEDE"/>
                              </a:solidFill>
                              <a:round/>
                              <a:headEnd/>
                              <a:tailEnd/>
                            </a:ln>
                            <a:extLst>
                              <a:ext uri="{909E8E84-426E-40DD-AFC4-6F175D3DCCD1}">
                                <a14:hiddenFill xmlns:a14="http://schemas.microsoft.com/office/drawing/2010/main">
                                  <a:noFill/>
                                </a14:hiddenFill>
                              </a:ext>
                            </a:extLst>
                          </wps:spPr>
                          <wps:bodyPr/>
                        </wps:wsp>
                        <wps:wsp>
                          <wps:cNvPr id="648" name="Line 414"/>
                          <wps:cNvCnPr>
                            <a:cxnSpLocks/>
                          </wps:cNvCnPr>
                          <wps:spPr bwMode="auto">
                            <a:xfrm>
                              <a:off x="7133" y="-513"/>
                              <a:ext cx="2315" cy="0"/>
                            </a:xfrm>
                            <a:prstGeom prst="line">
                              <a:avLst/>
                            </a:prstGeom>
                            <a:noFill/>
                            <a:ln w="1527">
                              <a:solidFill>
                                <a:srgbClr val="DEDEDE"/>
                              </a:solidFill>
                              <a:round/>
                              <a:headEnd/>
                              <a:tailEnd/>
                            </a:ln>
                            <a:extLst>
                              <a:ext uri="{909E8E84-426E-40DD-AFC4-6F175D3DCCD1}">
                                <a14:hiddenFill xmlns:a14="http://schemas.microsoft.com/office/drawing/2010/main">
                                  <a:noFill/>
                                </a14:hiddenFill>
                              </a:ext>
                            </a:extLst>
                          </wps:spPr>
                          <wps:bodyPr/>
                        </wps:wsp>
                        <wps:wsp>
                          <wps:cNvPr id="649" name="Line 415"/>
                          <wps:cNvCnPr>
                            <a:cxnSpLocks/>
                          </wps:cNvCnPr>
                          <wps:spPr bwMode="auto">
                            <a:xfrm>
                              <a:off x="7133" y="-954"/>
                              <a:ext cx="2315" cy="0"/>
                            </a:xfrm>
                            <a:prstGeom prst="line">
                              <a:avLst/>
                            </a:prstGeom>
                            <a:noFill/>
                            <a:ln w="1527">
                              <a:solidFill>
                                <a:srgbClr val="DEDEDE"/>
                              </a:solidFill>
                              <a:round/>
                              <a:headEnd/>
                              <a:tailEnd/>
                            </a:ln>
                            <a:extLst>
                              <a:ext uri="{909E8E84-426E-40DD-AFC4-6F175D3DCCD1}">
                                <a14:hiddenFill xmlns:a14="http://schemas.microsoft.com/office/drawing/2010/main">
                                  <a:noFill/>
                                </a14:hiddenFill>
                              </a:ext>
                            </a:extLst>
                          </wps:spPr>
                          <wps:bodyPr/>
                        </wps:wsp>
                        <wps:wsp>
                          <wps:cNvPr id="650" name="Line 416"/>
                          <wps:cNvCnPr>
                            <a:cxnSpLocks/>
                          </wps:cNvCnPr>
                          <wps:spPr bwMode="auto">
                            <a:xfrm>
                              <a:off x="7133" y="-1394"/>
                              <a:ext cx="2315" cy="0"/>
                            </a:xfrm>
                            <a:prstGeom prst="line">
                              <a:avLst/>
                            </a:prstGeom>
                            <a:noFill/>
                            <a:ln w="1527">
                              <a:solidFill>
                                <a:srgbClr val="DEDEDE"/>
                              </a:solidFill>
                              <a:round/>
                              <a:headEnd/>
                              <a:tailEnd/>
                            </a:ln>
                            <a:extLst>
                              <a:ext uri="{909E8E84-426E-40DD-AFC4-6F175D3DCCD1}">
                                <a14:hiddenFill xmlns:a14="http://schemas.microsoft.com/office/drawing/2010/main">
                                  <a:noFill/>
                                </a14:hiddenFill>
                              </a:ext>
                            </a:extLst>
                          </wps:spPr>
                          <wps:bodyPr/>
                        </wps:wsp>
                        <wps:wsp>
                          <wps:cNvPr id="651" name="Line 417"/>
                          <wps:cNvCnPr>
                            <a:cxnSpLocks/>
                          </wps:cNvCnPr>
                          <wps:spPr bwMode="auto">
                            <a:xfrm>
                              <a:off x="7502" y="237"/>
                              <a:ext cx="0" cy="0"/>
                            </a:xfrm>
                            <a:prstGeom prst="line">
                              <a:avLst/>
                            </a:prstGeom>
                            <a:noFill/>
                            <a:ln w="1491">
                              <a:solidFill>
                                <a:srgbClr val="DEDEDE"/>
                              </a:solidFill>
                              <a:round/>
                              <a:headEnd/>
                              <a:tailEnd/>
                            </a:ln>
                            <a:extLst>
                              <a:ext uri="{909E8E84-426E-40DD-AFC4-6F175D3DCCD1}">
                                <a14:hiddenFill xmlns:a14="http://schemas.microsoft.com/office/drawing/2010/main">
                                  <a:noFill/>
                                </a14:hiddenFill>
                              </a:ext>
                            </a:extLst>
                          </wps:spPr>
                          <wps:bodyPr/>
                        </wps:wsp>
                        <wps:wsp>
                          <wps:cNvPr id="652" name="Line 418"/>
                          <wps:cNvCnPr>
                            <a:cxnSpLocks/>
                          </wps:cNvCnPr>
                          <wps:spPr bwMode="auto">
                            <a:xfrm>
                              <a:off x="8028" y="237"/>
                              <a:ext cx="0" cy="0"/>
                            </a:xfrm>
                            <a:prstGeom prst="line">
                              <a:avLst/>
                            </a:prstGeom>
                            <a:noFill/>
                            <a:ln w="1491">
                              <a:solidFill>
                                <a:srgbClr val="DEDEDE"/>
                              </a:solidFill>
                              <a:round/>
                              <a:headEnd/>
                              <a:tailEnd/>
                            </a:ln>
                            <a:extLst>
                              <a:ext uri="{909E8E84-426E-40DD-AFC4-6F175D3DCCD1}">
                                <a14:hiddenFill xmlns:a14="http://schemas.microsoft.com/office/drawing/2010/main">
                                  <a:noFill/>
                                </a14:hiddenFill>
                              </a:ext>
                            </a:extLst>
                          </wps:spPr>
                          <wps:bodyPr/>
                        </wps:wsp>
                        <wps:wsp>
                          <wps:cNvPr id="653" name="Line 419"/>
                          <wps:cNvCnPr>
                            <a:cxnSpLocks/>
                          </wps:cNvCnPr>
                          <wps:spPr bwMode="auto">
                            <a:xfrm>
                              <a:off x="8554" y="237"/>
                              <a:ext cx="0" cy="0"/>
                            </a:xfrm>
                            <a:prstGeom prst="line">
                              <a:avLst/>
                            </a:prstGeom>
                            <a:noFill/>
                            <a:ln w="1491">
                              <a:solidFill>
                                <a:srgbClr val="DEDEDE"/>
                              </a:solidFill>
                              <a:round/>
                              <a:headEnd/>
                              <a:tailEnd/>
                            </a:ln>
                            <a:extLst>
                              <a:ext uri="{909E8E84-426E-40DD-AFC4-6F175D3DCCD1}">
                                <a14:hiddenFill xmlns:a14="http://schemas.microsoft.com/office/drawing/2010/main">
                                  <a:noFill/>
                                </a14:hiddenFill>
                              </a:ext>
                            </a:extLst>
                          </wps:spPr>
                          <wps:bodyPr/>
                        </wps:wsp>
                        <wps:wsp>
                          <wps:cNvPr id="654" name="Line 420"/>
                          <wps:cNvCnPr>
                            <a:cxnSpLocks/>
                          </wps:cNvCnPr>
                          <wps:spPr bwMode="auto">
                            <a:xfrm>
                              <a:off x="9079" y="237"/>
                              <a:ext cx="0" cy="0"/>
                            </a:xfrm>
                            <a:prstGeom prst="line">
                              <a:avLst/>
                            </a:prstGeom>
                            <a:noFill/>
                            <a:ln w="1491">
                              <a:solidFill>
                                <a:srgbClr val="DEDEDE"/>
                              </a:solidFill>
                              <a:round/>
                              <a:headEnd/>
                              <a:tailEnd/>
                            </a:ln>
                            <a:extLst>
                              <a:ext uri="{909E8E84-426E-40DD-AFC4-6F175D3DCCD1}">
                                <a14:hiddenFill xmlns:a14="http://schemas.microsoft.com/office/drawing/2010/main">
                                  <a:noFill/>
                                </a14:hiddenFill>
                              </a:ext>
                            </a:extLst>
                          </wps:spPr>
                          <wps:bodyPr/>
                        </wps:wsp>
                        <wps:wsp>
                          <wps:cNvPr id="655" name="Line 421"/>
                          <wps:cNvCnPr>
                            <a:cxnSpLocks/>
                          </wps:cNvCnPr>
                          <wps:spPr bwMode="auto">
                            <a:xfrm>
                              <a:off x="7133" y="149"/>
                              <a:ext cx="2315" cy="0"/>
                            </a:xfrm>
                            <a:prstGeom prst="line">
                              <a:avLst/>
                            </a:prstGeom>
                            <a:noFill/>
                            <a:ln w="3086">
                              <a:solidFill>
                                <a:srgbClr val="DEDEDE"/>
                              </a:solidFill>
                              <a:round/>
                              <a:headEnd/>
                              <a:tailEnd/>
                            </a:ln>
                            <a:extLst>
                              <a:ext uri="{909E8E84-426E-40DD-AFC4-6F175D3DCCD1}">
                                <a14:hiddenFill xmlns:a14="http://schemas.microsoft.com/office/drawing/2010/main">
                                  <a:noFill/>
                                </a14:hiddenFill>
                              </a:ext>
                            </a:extLst>
                          </wps:spPr>
                          <wps:bodyPr/>
                        </wps:wsp>
                        <wps:wsp>
                          <wps:cNvPr id="656" name="Line 422"/>
                          <wps:cNvCnPr>
                            <a:cxnSpLocks/>
                          </wps:cNvCnPr>
                          <wps:spPr bwMode="auto">
                            <a:xfrm>
                              <a:off x="7133" y="-292"/>
                              <a:ext cx="2315" cy="0"/>
                            </a:xfrm>
                            <a:prstGeom prst="line">
                              <a:avLst/>
                            </a:prstGeom>
                            <a:noFill/>
                            <a:ln w="3086">
                              <a:solidFill>
                                <a:srgbClr val="DEDEDE"/>
                              </a:solidFill>
                              <a:round/>
                              <a:headEnd/>
                              <a:tailEnd/>
                            </a:ln>
                            <a:extLst>
                              <a:ext uri="{909E8E84-426E-40DD-AFC4-6F175D3DCCD1}">
                                <a14:hiddenFill xmlns:a14="http://schemas.microsoft.com/office/drawing/2010/main">
                                  <a:noFill/>
                                </a14:hiddenFill>
                              </a:ext>
                            </a:extLst>
                          </wps:spPr>
                          <wps:bodyPr/>
                        </wps:wsp>
                        <wps:wsp>
                          <wps:cNvPr id="657" name="Line 423"/>
                          <wps:cNvCnPr>
                            <a:cxnSpLocks/>
                          </wps:cNvCnPr>
                          <wps:spPr bwMode="auto">
                            <a:xfrm>
                              <a:off x="7133" y="-733"/>
                              <a:ext cx="2315" cy="0"/>
                            </a:xfrm>
                            <a:prstGeom prst="line">
                              <a:avLst/>
                            </a:prstGeom>
                            <a:noFill/>
                            <a:ln w="3086">
                              <a:solidFill>
                                <a:srgbClr val="DEDEDE"/>
                              </a:solidFill>
                              <a:round/>
                              <a:headEnd/>
                              <a:tailEnd/>
                            </a:ln>
                            <a:extLst>
                              <a:ext uri="{909E8E84-426E-40DD-AFC4-6F175D3DCCD1}">
                                <a14:hiddenFill xmlns:a14="http://schemas.microsoft.com/office/drawing/2010/main">
                                  <a:noFill/>
                                </a14:hiddenFill>
                              </a:ext>
                            </a:extLst>
                          </wps:spPr>
                          <wps:bodyPr/>
                        </wps:wsp>
                        <wps:wsp>
                          <wps:cNvPr id="658" name="Line 424"/>
                          <wps:cNvCnPr>
                            <a:cxnSpLocks/>
                          </wps:cNvCnPr>
                          <wps:spPr bwMode="auto">
                            <a:xfrm>
                              <a:off x="7133" y="-1174"/>
                              <a:ext cx="2315" cy="0"/>
                            </a:xfrm>
                            <a:prstGeom prst="line">
                              <a:avLst/>
                            </a:prstGeom>
                            <a:noFill/>
                            <a:ln w="3086">
                              <a:solidFill>
                                <a:srgbClr val="DEDEDE"/>
                              </a:solidFill>
                              <a:round/>
                              <a:headEnd/>
                              <a:tailEnd/>
                            </a:ln>
                            <a:extLst>
                              <a:ext uri="{909E8E84-426E-40DD-AFC4-6F175D3DCCD1}">
                                <a14:hiddenFill xmlns:a14="http://schemas.microsoft.com/office/drawing/2010/main">
                                  <a:noFill/>
                                </a14:hiddenFill>
                              </a:ext>
                            </a:extLst>
                          </wps:spPr>
                          <wps:bodyPr/>
                        </wps:wsp>
                        <wps:wsp>
                          <wps:cNvPr id="659" name="Line 425"/>
                          <wps:cNvCnPr>
                            <a:cxnSpLocks/>
                          </wps:cNvCnPr>
                          <wps:spPr bwMode="auto">
                            <a:xfrm>
                              <a:off x="7133" y="-1615"/>
                              <a:ext cx="2315" cy="0"/>
                            </a:xfrm>
                            <a:prstGeom prst="line">
                              <a:avLst/>
                            </a:prstGeom>
                            <a:noFill/>
                            <a:ln w="3086">
                              <a:solidFill>
                                <a:srgbClr val="DEDEDE"/>
                              </a:solidFill>
                              <a:round/>
                              <a:headEnd/>
                              <a:tailEnd/>
                            </a:ln>
                            <a:extLst>
                              <a:ext uri="{909E8E84-426E-40DD-AFC4-6F175D3DCCD1}">
                                <a14:hiddenFill xmlns:a14="http://schemas.microsoft.com/office/drawing/2010/main">
                                  <a:noFill/>
                                </a14:hiddenFill>
                              </a:ext>
                            </a:extLst>
                          </wps:spPr>
                          <wps:bodyPr/>
                        </wps:wsp>
                        <wps:wsp>
                          <wps:cNvPr id="660" name="Line 426"/>
                          <wps:cNvCnPr>
                            <a:cxnSpLocks/>
                          </wps:cNvCnPr>
                          <wps:spPr bwMode="auto">
                            <a:xfrm>
                              <a:off x="7239" y="237"/>
                              <a:ext cx="0" cy="0"/>
                            </a:xfrm>
                            <a:prstGeom prst="line">
                              <a:avLst/>
                            </a:prstGeom>
                            <a:noFill/>
                            <a:ln w="3013">
                              <a:solidFill>
                                <a:srgbClr val="DEDEDE"/>
                              </a:solidFill>
                              <a:round/>
                              <a:headEnd/>
                              <a:tailEnd/>
                            </a:ln>
                            <a:extLst>
                              <a:ext uri="{909E8E84-426E-40DD-AFC4-6F175D3DCCD1}">
                                <a14:hiddenFill xmlns:a14="http://schemas.microsoft.com/office/drawing/2010/main">
                                  <a:noFill/>
                                </a14:hiddenFill>
                              </a:ext>
                            </a:extLst>
                          </wps:spPr>
                          <wps:bodyPr/>
                        </wps:wsp>
                        <wps:wsp>
                          <wps:cNvPr id="661" name="Line 427"/>
                          <wps:cNvCnPr>
                            <a:cxnSpLocks/>
                          </wps:cNvCnPr>
                          <wps:spPr bwMode="auto">
                            <a:xfrm>
                              <a:off x="7765" y="237"/>
                              <a:ext cx="0" cy="0"/>
                            </a:xfrm>
                            <a:prstGeom prst="line">
                              <a:avLst/>
                            </a:prstGeom>
                            <a:noFill/>
                            <a:ln w="3013">
                              <a:solidFill>
                                <a:srgbClr val="DEDEDE"/>
                              </a:solidFill>
                              <a:round/>
                              <a:headEnd/>
                              <a:tailEnd/>
                            </a:ln>
                            <a:extLst>
                              <a:ext uri="{909E8E84-426E-40DD-AFC4-6F175D3DCCD1}">
                                <a14:hiddenFill xmlns:a14="http://schemas.microsoft.com/office/drawing/2010/main">
                                  <a:noFill/>
                                </a14:hiddenFill>
                              </a:ext>
                            </a:extLst>
                          </wps:spPr>
                          <wps:bodyPr/>
                        </wps:wsp>
                        <wps:wsp>
                          <wps:cNvPr id="662" name="Line 428"/>
                          <wps:cNvCnPr>
                            <a:cxnSpLocks/>
                          </wps:cNvCnPr>
                          <wps:spPr bwMode="auto">
                            <a:xfrm>
                              <a:off x="8291" y="237"/>
                              <a:ext cx="0" cy="0"/>
                            </a:xfrm>
                            <a:prstGeom prst="line">
                              <a:avLst/>
                            </a:prstGeom>
                            <a:noFill/>
                            <a:ln w="3013">
                              <a:solidFill>
                                <a:srgbClr val="DEDEDE"/>
                              </a:solidFill>
                              <a:round/>
                              <a:headEnd/>
                              <a:tailEnd/>
                            </a:ln>
                            <a:extLst>
                              <a:ext uri="{909E8E84-426E-40DD-AFC4-6F175D3DCCD1}">
                                <a14:hiddenFill xmlns:a14="http://schemas.microsoft.com/office/drawing/2010/main">
                                  <a:noFill/>
                                </a14:hiddenFill>
                              </a:ext>
                            </a:extLst>
                          </wps:spPr>
                          <wps:bodyPr/>
                        </wps:wsp>
                        <wps:wsp>
                          <wps:cNvPr id="663" name="Line 429"/>
                          <wps:cNvCnPr>
                            <a:cxnSpLocks/>
                          </wps:cNvCnPr>
                          <wps:spPr bwMode="auto">
                            <a:xfrm>
                              <a:off x="8816" y="237"/>
                              <a:ext cx="0" cy="0"/>
                            </a:xfrm>
                            <a:prstGeom prst="line">
                              <a:avLst/>
                            </a:prstGeom>
                            <a:noFill/>
                            <a:ln w="3013">
                              <a:solidFill>
                                <a:srgbClr val="DEDEDE"/>
                              </a:solidFill>
                              <a:round/>
                              <a:headEnd/>
                              <a:tailEnd/>
                            </a:ln>
                            <a:extLst>
                              <a:ext uri="{909E8E84-426E-40DD-AFC4-6F175D3DCCD1}">
                                <a14:hiddenFill xmlns:a14="http://schemas.microsoft.com/office/drawing/2010/main">
                                  <a:noFill/>
                                </a14:hiddenFill>
                              </a:ext>
                            </a:extLst>
                          </wps:spPr>
                          <wps:bodyPr/>
                        </wps:wsp>
                        <wps:wsp>
                          <wps:cNvPr id="664" name="Line 430"/>
                          <wps:cNvCnPr>
                            <a:cxnSpLocks/>
                          </wps:cNvCnPr>
                          <wps:spPr bwMode="auto">
                            <a:xfrm>
                              <a:off x="9342" y="237"/>
                              <a:ext cx="0" cy="0"/>
                            </a:xfrm>
                            <a:prstGeom prst="line">
                              <a:avLst/>
                            </a:prstGeom>
                            <a:noFill/>
                            <a:ln w="3013">
                              <a:solidFill>
                                <a:srgbClr val="DEDEDE"/>
                              </a:solidFill>
                              <a:round/>
                              <a:headEnd/>
                              <a:tailEnd/>
                            </a:ln>
                            <a:extLst>
                              <a:ext uri="{909E8E84-426E-40DD-AFC4-6F175D3DCCD1}">
                                <a14:hiddenFill xmlns:a14="http://schemas.microsoft.com/office/drawing/2010/main">
                                  <a:noFill/>
                                </a14:hiddenFill>
                              </a:ext>
                            </a:extLst>
                          </wps:spPr>
                          <wps:bodyPr/>
                        </wps:wsp>
                        <wps:wsp>
                          <wps:cNvPr id="665" name="docshape100"/>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6" name="docshape101"/>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docshape102"/>
                          <wps:cNvSpPr>
                            <a:spLocks/>
                          </wps:cNvSpPr>
                          <wps:spPr bwMode="auto">
                            <a:xfrm>
                              <a:off x="7133" y="-1704"/>
                              <a:ext cx="2315" cy="1940"/>
                            </a:xfrm>
                            <a:prstGeom prst="rect">
                              <a:avLst/>
                            </a:prstGeom>
                            <a:noFill/>
                            <a:ln w="6111">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8" name="Line 434"/>
                          <wps:cNvCnPr>
                            <a:cxnSpLocks/>
                          </wps:cNvCnPr>
                          <wps:spPr bwMode="auto">
                            <a:xfrm>
                              <a:off x="7109" y="149"/>
                              <a:ext cx="24" cy="0"/>
                            </a:xfrm>
                            <a:prstGeom prst="line">
                              <a:avLst/>
                            </a:prstGeom>
                            <a:noFill/>
                            <a:ln w="3086">
                              <a:solidFill>
                                <a:srgbClr val="B3B3B3"/>
                              </a:solidFill>
                              <a:round/>
                              <a:headEnd/>
                              <a:tailEnd/>
                            </a:ln>
                            <a:extLst>
                              <a:ext uri="{909E8E84-426E-40DD-AFC4-6F175D3DCCD1}">
                                <a14:hiddenFill xmlns:a14="http://schemas.microsoft.com/office/drawing/2010/main">
                                  <a:noFill/>
                                </a14:hiddenFill>
                              </a:ext>
                            </a:extLst>
                          </wps:spPr>
                          <wps:bodyPr/>
                        </wps:wsp>
                        <wps:wsp>
                          <wps:cNvPr id="669" name="Line 435"/>
                          <wps:cNvCnPr>
                            <a:cxnSpLocks/>
                          </wps:cNvCnPr>
                          <wps:spPr bwMode="auto">
                            <a:xfrm>
                              <a:off x="7109" y="-292"/>
                              <a:ext cx="24" cy="0"/>
                            </a:xfrm>
                            <a:prstGeom prst="line">
                              <a:avLst/>
                            </a:prstGeom>
                            <a:noFill/>
                            <a:ln w="3086">
                              <a:solidFill>
                                <a:srgbClr val="B3B3B3"/>
                              </a:solidFill>
                              <a:round/>
                              <a:headEnd/>
                              <a:tailEnd/>
                            </a:ln>
                            <a:extLst>
                              <a:ext uri="{909E8E84-426E-40DD-AFC4-6F175D3DCCD1}">
                                <a14:hiddenFill xmlns:a14="http://schemas.microsoft.com/office/drawing/2010/main">
                                  <a:noFill/>
                                </a14:hiddenFill>
                              </a:ext>
                            </a:extLst>
                          </wps:spPr>
                          <wps:bodyPr/>
                        </wps:wsp>
                        <wps:wsp>
                          <wps:cNvPr id="670" name="Line 436"/>
                          <wps:cNvCnPr>
                            <a:cxnSpLocks/>
                          </wps:cNvCnPr>
                          <wps:spPr bwMode="auto">
                            <a:xfrm>
                              <a:off x="7109" y="-733"/>
                              <a:ext cx="24" cy="0"/>
                            </a:xfrm>
                            <a:prstGeom prst="line">
                              <a:avLst/>
                            </a:prstGeom>
                            <a:noFill/>
                            <a:ln w="3086">
                              <a:solidFill>
                                <a:srgbClr val="B3B3B3"/>
                              </a:solidFill>
                              <a:round/>
                              <a:headEnd/>
                              <a:tailEnd/>
                            </a:ln>
                            <a:extLst>
                              <a:ext uri="{909E8E84-426E-40DD-AFC4-6F175D3DCCD1}">
                                <a14:hiddenFill xmlns:a14="http://schemas.microsoft.com/office/drawing/2010/main">
                                  <a:noFill/>
                                </a14:hiddenFill>
                              </a:ext>
                            </a:extLst>
                          </wps:spPr>
                          <wps:bodyPr/>
                        </wps:wsp>
                        <wps:wsp>
                          <wps:cNvPr id="671" name="Line 437"/>
                          <wps:cNvCnPr>
                            <a:cxnSpLocks/>
                          </wps:cNvCnPr>
                          <wps:spPr bwMode="auto">
                            <a:xfrm>
                              <a:off x="7109" y="-1174"/>
                              <a:ext cx="24" cy="0"/>
                            </a:xfrm>
                            <a:prstGeom prst="line">
                              <a:avLst/>
                            </a:prstGeom>
                            <a:noFill/>
                            <a:ln w="3086">
                              <a:solidFill>
                                <a:srgbClr val="B3B3B3"/>
                              </a:solidFill>
                              <a:round/>
                              <a:headEnd/>
                              <a:tailEnd/>
                            </a:ln>
                            <a:extLst>
                              <a:ext uri="{909E8E84-426E-40DD-AFC4-6F175D3DCCD1}">
                                <a14:hiddenFill xmlns:a14="http://schemas.microsoft.com/office/drawing/2010/main">
                                  <a:noFill/>
                                </a14:hiddenFill>
                              </a:ext>
                            </a:extLst>
                          </wps:spPr>
                          <wps:bodyPr/>
                        </wps:wsp>
                        <wps:wsp>
                          <wps:cNvPr id="672" name="Line 438"/>
                          <wps:cNvCnPr>
                            <a:cxnSpLocks/>
                          </wps:cNvCnPr>
                          <wps:spPr bwMode="auto">
                            <a:xfrm>
                              <a:off x="7109" y="-1615"/>
                              <a:ext cx="24" cy="0"/>
                            </a:xfrm>
                            <a:prstGeom prst="line">
                              <a:avLst/>
                            </a:prstGeom>
                            <a:noFill/>
                            <a:ln w="3086">
                              <a:solidFill>
                                <a:srgbClr val="B3B3B3"/>
                              </a:solidFill>
                              <a:round/>
                              <a:headEnd/>
                              <a:tailEnd/>
                            </a:ln>
                            <a:extLst>
                              <a:ext uri="{909E8E84-426E-40DD-AFC4-6F175D3DCCD1}">
                                <a14:hiddenFill xmlns:a14="http://schemas.microsoft.com/office/drawing/2010/main">
                                  <a:noFill/>
                                </a14:hiddenFill>
                              </a:ext>
                            </a:extLst>
                          </wps:spPr>
                          <wps:bodyPr/>
                        </wps:wsp>
                        <wps:wsp>
                          <wps:cNvPr id="673" name="Line 439"/>
                          <wps:cNvCnPr>
                            <a:cxnSpLocks/>
                          </wps:cNvCnPr>
                          <wps:spPr bwMode="auto">
                            <a:xfrm>
                              <a:off x="7239" y="262"/>
                              <a:ext cx="0" cy="0"/>
                            </a:xfrm>
                            <a:prstGeom prst="line">
                              <a:avLst/>
                            </a:prstGeom>
                            <a:noFill/>
                            <a:ln w="3013">
                              <a:solidFill>
                                <a:srgbClr val="B3B3B3"/>
                              </a:solidFill>
                              <a:round/>
                              <a:headEnd/>
                              <a:tailEnd/>
                            </a:ln>
                            <a:extLst>
                              <a:ext uri="{909E8E84-426E-40DD-AFC4-6F175D3DCCD1}">
                                <a14:hiddenFill xmlns:a14="http://schemas.microsoft.com/office/drawing/2010/main">
                                  <a:noFill/>
                                </a14:hiddenFill>
                              </a:ext>
                            </a:extLst>
                          </wps:spPr>
                          <wps:bodyPr/>
                        </wps:wsp>
                        <wps:wsp>
                          <wps:cNvPr id="674" name="Line 440"/>
                          <wps:cNvCnPr>
                            <a:cxnSpLocks/>
                          </wps:cNvCnPr>
                          <wps:spPr bwMode="auto">
                            <a:xfrm>
                              <a:off x="7765" y="262"/>
                              <a:ext cx="0" cy="0"/>
                            </a:xfrm>
                            <a:prstGeom prst="line">
                              <a:avLst/>
                            </a:prstGeom>
                            <a:noFill/>
                            <a:ln w="3013">
                              <a:solidFill>
                                <a:srgbClr val="B3B3B3"/>
                              </a:solidFill>
                              <a:round/>
                              <a:headEnd/>
                              <a:tailEnd/>
                            </a:ln>
                            <a:extLst>
                              <a:ext uri="{909E8E84-426E-40DD-AFC4-6F175D3DCCD1}">
                                <a14:hiddenFill xmlns:a14="http://schemas.microsoft.com/office/drawing/2010/main">
                                  <a:noFill/>
                                </a14:hiddenFill>
                              </a:ext>
                            </a:extLst>
                          </wps:spPr>
                          <wps:bodyPr/>
                        </wps:wsp>
                        <wps:wsp>
                          <wps:cNvPr id="675" name="Line 441"/>
                          <wps:cNvCnPr>
                            <a:cxnSpLocks/>
                          </wps:cNvCnPr>
                          <wps:spPr bwMode="auto">
                            <a:xfrm>
                              <a:off x="8291" y="262"/>
                              <a:ext cx="0" cy="0"/>
                            </a:xfrm>
                            <a:prstGeom prst="line">
                              <a:avLst/>
                            </a:prstGeom>
                            <a:noFill/>
                            <a:ln w="3013">
                              <a:solidFill>
                                <a:srgbClr val="B3B3B3"/>
                              </a:solidFill>
                              <a:round/>
                              <a:headEnd/>
                              <a:tailEnd/>
                            </a:ln>
                            <a:extLst>
                              <a:ext uri="{909E8E84-426E-40DD-AFC4-6F175D3DCCD1}">
                                <a14:hiddenFill xmlns:a14="http://schemas.microsoft.com/office/drawing/2010/main">
                                  <a:noFill/>
                                </a14:hiddenFill>
                              </a:ext>
                            </a:extLst>
                          </wps:spPr>
                          <wps:bodyPr/>
                        </wps:wsp>
                        <wps:wsp>
                          <wps:cNvPr id="676" name="Line 442"/>
                          <wps:cNvCnPr>
                            <a:cxnSpLocks/>
                          </wps:cNvCnPr>
                          <wps:spPr bwMode="auto">
                            <a:xfrm>
                              <a:off x="8816" y="262"/>
                              <a:ext cx="0" cy="0"/>
                            </a:xfrm>
                            <a:prstGeom prst="line">
                              <a:avLst/>
                            </a:prstGeom>
                            <a:noFill/>
                            <a:ln w="3013">
                              <a:solidFill>
                                <a:srgbClr val="B3B3B3"/>
                              </a:solidFill>
                              <a:round/>
                              <a:headEnd/>
                              <a:tailEnd/>
                            </a:ln>
                            <a:extLst>
                              <a:ext uri="{909E8E84-426E-40DD-AFC4-6F175D3DCCD1}">
                                <a14:hiddenFill xmlns:a14="http://schemas.microsoft.com/office/drawing/2010/main">
                                  <a:noFill/>
                                </a14:hiddenFill>
                              </a:ext>
                            </a:extLst>
                          </wps:spPr>
                          <wps:bodyPr/>
                        </wps:wsp>
                        <wps:wsp>
                          <wps:cNvPr id="677" name="Line 443"/>
                          <wps:cNvCnPr>
                            <a:cxnSpLocks/>
                          </wps:cNvCnPr>
                          <wps:spPr bwMode="auto">
                            <a:xfrm>
                              <a:off x="9342" y="262"/>
                              <a:ext cx="0" cy="0"/>
                            </a:xfrm>
                            <a:prstGeom prst="line">
                              <a:avLst/>
                            </a:prstGeom>
                            <a:noFill/>
                            <a:ln w="3013">
                              <a:solidFill>
                                <a:srgbClr val="B3B3B3"/>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BA79E1B" id="docshapegroup99" o:spid="_x0000_s1026" style="position:absolute;margin-left:355.45pt;margin-top:-85.4pt;width:117.2pt;height:98.5pt;z-index:487614464;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">
                  <v:line id="Line 413"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" strokecolor="#dedede" strokeweight=".04242mm">
                    <o:lock v:ext="edit" shapetype="f"/>
                  </v:line>
                  <v:line id="Line 414"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" strokecolor="#dedede" strokeweight=".04242mm">
                    <o:lock v:ext="edit" shapetype="f"/>
                  </v:line>
                  <v:line id="Line 415"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" strokecolor="#dedede" strokeweight=".04242mm">
                    <o:lock v:ext="edit" shapetype="f"/>
                  </v:line>
                  <v:line id="Line 416"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" strokecolor="#dedede" strokeweight=".04242mm">
                    <o:lock v:ext="edit" shapetype="f"/>
                  </v:line>
                  <v:line id="Line 417"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" strokecolor="#dedede" strokeweight=".04142mm">
                    <o:lock v:ext="edit" shapetype="f"/>
                  </v:line>
                  <v:line id="Line 418"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" strokecolor="#dedede" strokeweight=".04142mm">
                    <o:lock v:ext="edit" shapetype="f"/>
                  </v:line>
                  <v:line id="Line 419"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" strokecolor="#dedede" strokeweight=".04142mm">
                    <o:lock v:ext="edit" shapetype="f"/>
                  </v:line>
                  <v:line id="Line 420"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" strokecolor="#dedede" strokeweight=".04142mm">
                    <o:lock v:ext="edit" shapetype="f"/>
                  </v:line>
                  <v:line id="Line 421"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" strokecolor="#dedede" strokeweight=".08572mm">
                    <o:lock v:ext="edit" shapetype="f"/>
                  </v:line>
                  <v:line id="Line 422"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" strokecolor="#dedede" strokeweight=".08572mm">
                    <o:lock v:ext="edit" shapetype="f"/>
                  </v:line>
                  <v:line id="Line 423"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" strokecolor="#dedede" strokeweight=".08572mm">
                    <o:lock v:ext="edit" shapetype="f"/>
                  </v:line>
                  <v:line id="Line 424"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" strokecolor="#dedede" strokeweight=".08572mm">
                    <o:lock v:ext="edit" shapetype="f"/>
                  </v:line>
                  <v:line id="Line 425"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" strokecolor="#dedede" strokeweight=".08572mm">
                    <o:lock v:ext="edit" shapetype="f"/>
                  </v:line>
                  <v:line id="Line 426"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" strokecolor="#dedede" strokeweight=".08369mm">
                    <o:lock v:ext="edit" shapetype="f"/>
                  </v:line>
                  <v:line id="Line 427"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Lizw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" strokecolor="#dedede" strokeweight=".08369mm">
                    <o:lock v:ext="edit" shapetype="f"/>
                  </v:line>
                  <v:line id="Line 428"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" strokecolor="#dedede" strokeweight=".08369mm">
                    <o:lock v:ext="edit" shapetype="f"/>
                  </v:line>
                  <v:line id="Line 429"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" strokecolor="#dedede" strokeweight=".08369mm">
                    <o:lock v:ext="edit" shapetype="f"/>
                  </v:line>
                  <v:line id="Line 430"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" strokecolor="#dedede" strokeweight=".08369mm">
                    <o:lock v:ext="edit" shapetype="f"/>
                  </v:line>
                  <v:shape id="docshape100"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" path="m,l105,265,526,564r526,89l2103,847e" filled="f" strokecolor="#f8766c" strokeweight=".37606mm">
                    <v:path arrowok="t" o:connecttype="custom" o:connectlocs="0,-1615;105,-1350;526,-1051;1052,-962;2103,-768" o:connectangles="0,0,0,0,0"/>
                  </v:shape>
                  <v:shape id="docshape101"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" path="m,1641l105,918,526,265,1052,36,2103,e" filled="f" strokecolor="#00bec4" strokeweight=".37397mm">
                    <v:path arrowok="t" o:connecttype="custom" o:connectlocs="0,149;105,-574;526,-1227;1052,-1456;2103,-1492" o:connectangles="0,0,0,0,0"/>
                  </v:shape>
                  <v:rect id="docshape102"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" filled="f" strokecolor="#b3b3b3" strokeweight=".16975mm">
                    <v:path arrowok="t"/>
                  </v:rect>
                  <v:line id="Line 434"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" strokecolor="#b3b3b3" strokeweight=".08572mm">
                    <o:lock v:ext="edit" shapetype="f"/>
                  </v:line>
                  <v:line id="Line 435"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" strokecolor="#b3b3b3" strokeweight=".08572mm">
                    <o:lock v:ext="edit" shapetype="f"/>
                  </v:line>
                  <v:line id="Line 436"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" strokecolor="#b3b3b3" strokeweight=".08572mm">
                    <o:lock v:ext="edit" shapetype="f"/>
                  </v:line>
                  <v:line id="Line 437"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" strokecolor="#b3b3b3" strokeweight=".08572mm">
                    <o:lock v:ext="edit" shapetype="f"/>
                  </v:line>
                  <v:line id="Line 438"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" strokecolor="#b3b3b3" strokeweight=".08572mm">
                    <o:lock v:ext="edit" shapetype="f"/>
                  </v:line>
                  <v:line id="Line 439"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" strokecolor="#b3b3b3" strokeweight=".08369mm">
                    <o:lock v:ext="edit" shapetype="f"/>
                  </v:line>
                  <v:line id="Line 440"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WoyQAAAOEAAAAPAAAAZHJzL2Rvd25yZXYueG1sRI9Ba8JA&#13;&#10;FITvhf6H5RW81U1VtC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3nlqMkAAADh&#13;&#10;AAAADwAAAAAAAAAAAAAAAAAHAgAAZHJzL2Rvd25yZXYueG1sUEsFBgAAAAADAAMAtwAAAP0CAAAA&#13;&#10;AA==&#13;&#10;" strokecolor="#b3b3b3" strokeweight=".08369mm">
                    <o:lock v:ext="edit" shapetype="f"/>
                  </v:line>
                  <v:line id="Line 441"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" strokecolor="#b3b3b3" strokeweight=".08369mm">
                    <o:lock v:ext="edit" shapetype="f"/>
                  </v:line>
                  <v:line id="Line 442"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" strokecolor="#b3b3b3" strokeweight=".08369mm">
                    <o:lock v:ext="edit" shapetype="f"/>
                  </v:line>
                  <v:line id="Line 443"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" strokecolor="#b3b3b3" strokeweight=".08369mm">
                    <o:lock v:ext="edit" shapetype="f"/>
                  </v:line>
                  <w10:wrap anchorx="page"/>
                </v:group>
              </w:pict>
            </mc:Fallback>
          </mc:AlternateContent>
        </w:r>
      </w:del>
      <w:ins w:id="291" w:author="Author" w:date="2022-09-10T01:53:00Z">
        <w:r w:rsidR="006228F8">
          <w:rPr>
            <w:noProof/>
          </w:rPr>
          <mc:AlternateContent>
            <mc:Choice Requires="wpg">
              <w:drawing>
                <wp:anchor distT="0" distB="0" distL="114300" distR="114300" simplePos="0" relativeHeight="15736320" behindDoc="0" locked="0" layoutInCell="1" allowOverlap="1" wp14:anchorId="34E07C69" wp14:editId="23118C1C">
                  <wp:simplePos x="0" y="0"/>
                  <wp:positionH relativeFrom="page">
                    <wp:posOffset>4514215</wp:posOffset>
                  </wp:positionH>
                  <wp:positionV relativeFrom="paragraph">
                    <wp:posOffset>-1084580</wp:posOffset>
                  </wp:positionV>
                  <wp:extent cx="1488440" cy="1250950"/>
                  <wp:effectExtent l="0" t="0" r="10160" b="19050"/>
                  <wp:wrapNone/>
                  <wp:docPr id="418" name="docshapegroup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8440" cy="1250950"/>
                            <a:chOff x="7109" y="-1708"/>
                            <a:chExt cx="2344" cy="1970"/>
                          </a:xfrm>
                        </wpg:grpSpPr>
                        <wps:wsp>
                          <wps:cNvPr id="419" name="Line 443"/>
                          <wps:cNvCnPr>
                            <a:cxnSpLocks/>
                          </wps:cNvCnPr>
                          <wps:spPr bwMode="auto">
                            <a:xfrm>
                              <a:off x="7133" y="-72"/>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0" name="Line 442"/>
                          <wps:cNvCnPr>
                            <a:cxnSpLocks/>
                          </wps:cNvCnPr>
                          <wps:spPr bwMode="auto">
                            <a:xfrm>
                              <a:off x="7133" y="-513"/>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1" name="Line 441"/>
                          <wps:cNvCnPr>
                            <a:cxnSpLocks/>
                          </wps:cNvCnPr>
                          <wps:spPr bwMode="auto">
                            <a:xfrm>
                              <a:off x="7133" y="-95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2" name="Line 440"/>
                          <wps:cNvCnPr>
                            <a:cxnSpLocks/>
                          </wps:cNvCnPr>
                          <wps:spPr bwMode="auto">
                            <a:xfrm>
                              <a:off x="7133" y="-1394"/>
                              <a:ext cx="2315" cy="0"/>
                            </a:xfrm>
                            <a:prstGeom prst="line">
                              <a:avLst/>
                            </a:prstGeom>
                            <a:noFill/>
                            <a:ln w="1527">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3" name="Line 439"/>
                          <wps:cNvCnPr>
                            <a:cxnSpLocks/>
                          </wps:cNvCnPr>
                          <wps:spPr bwMode="auto">
                            <a:xfrm>
                              <a:off x="7502"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4" name="Line 438"/>
                          <wps:cNvCnPr>
                            <a:cxnSpLocks/>
                          </wps:cNvCnPr>
                          <wps:spPr bwMode="auto">
                            <a:xfrm>
                              <a:off x="8028"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5" name="Line 437"/>
                          <wps:cNvCnPr>
                            <a:cxnSpLocks/>
                          </wps:cNvCnPr>
                          <wps:spPr bwMode="auto">
                            <a:xfrm>
                              <a:off x="8554"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6" name="Line 436"/>
                          <wps:cNvCnPr>
                            <a:cxnSpLocks/>
                          </wps:cNvCnPr>
                          <wps:spPr bwMode="auto">
                            <a:xfrm>
                              <a:off x="9079" y="237"/>
                              <a:ext cx="0" cy="0"/>
                            </a:xfrm>
                            <a:prstGeom prst="line">
                              <a:avLst/>
                            </a:prstGeom>
                            <a:noFill/>
                            <a:ln w="1491">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7" name="Line 435"/>
                          <wps:cNvCnPr>
                            <a:cxnSpLocks/>
                          </wps:cNvCnPr>
                          <wps:spPr bwMode="auto">
                            <a:xfrm>
                              <a:off x="7133" y="149"/>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8" name="Line 434"/>
                          <wps:cNvCnPr>
                            <a:cxnSpLocks/>
                          </wps:cNvCnPr>
                          <wps:spPr bwMode="auto">
                            <a:xfrm>
                              <a:off x="7133" y="-292"/>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29" name="Line 433"/>
                          <wps:cNvCnPr>
                            <a:cxnSpLocks/>
                          </wps:cNvCnPr>
                          <wps:spPr bwMode="auto">
                            <a:xfrm>
                              <a:off x="7133" y="-733"/>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0" name="Line 432"/>
                          <wps:cNvCnPr>
                            <a:cxnSpLocks/>
                          </wps:cNvCnPr>
                          <wps:spPr bwMode="auto">
                            <a:xfrm>
                              <a:off x="7133" y="-1174"/>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1" name="Line 431"/>
                          <wps:cNvCnPr>
                            <a:cxnSpLocks/>
                          </wps:cNvCnPr>
                          <wps:spPr bwMode="auto">
                            <a:xfrm>
                              <a:off x="7133" y="-1615"/>
                              <a:ext cx="2315" cy="0"/>
                            </a:xfrm>
                            <a:prstGeom prst="line">
                              <a:avLst/>
                            </a:prstGeom>
                            <a:noFill/>
                            <a:ln w="308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2" name="Line 430"/>
                          <wps:cNvCnPr>
                            <a:cxnSpLocks/>
                          </wps:cNvCnPr>
                          <wps:spPr bwMode="auto">
                            <a:xfrm>
                              <a:off x="7239"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3" name="Line 429"/>
                          <wps:cNvCnPr>
                            <a:cxnSpLocks/>
                          </wps:cNvCnPr>
                          <wps:spPr bwMode="auto">
                            <a:xfrm>
                              <a:off x="7765"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4" name="Line 428"/>
                          <wps:cNvCnPr>
                            <a:cxnSpLocks/>
                          </wps:cNvCnPr>
                          <wps:spPr bwMode="auto">
                            <a:xfrm>
                              <a:off x="8291"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5" name="Line 427"/>
                          <wps:cNvCnPr>
                            <a:cxnSpLocks/>
                          </wps:cNvCnPr>
                          <wps:spPr bwMode="auto">
                            <a:xfrm>
                              <a:off x="8816"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6" name="Line 426"/>
                          <wps:cNvCnPr>
                            <a:cxnSpLocks/>
                          </wps:cNvCnPr>
                          <wps:spPr bwMode="auto">
                            <a:xfrm>
                              <a:off x="9342" y="237"/>
                              <a:ext cx="0" cy="0"/>
                            </a:xfrm>
                            <a:prstGeom prst="line">
                              <a:avLst/>
                            </a:prstGeom>
                            <a:noFill/>
                            <a:ln w="3013">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7" name="docshape100"/>
                          <wps:cNvSpPr>
                            <a:spLocks/>
                          </wps:cNvSpPr>
                          <wps:spPr bwMode="auto">
                            <a:xfrm>
                              <a:off x="7238" y="-1615"/>
                              <a:ext cx="2104" cy="847"/>
                            </a:xfrm>
                            <a:custGeom>
                              <a:avLst/>
                              <a:gdLst>
                                <a:gd name="T0" fmla="+- 0 7239 7239"/>
                                <a:gd name="T1" fmla="*/ T0 w 2104"/>
                                <a:gd name="T2" fmla="+- 0 -1615 -1615"/>
                                <a:gd name="T3" fmla="*/ -1615 h 847"/>
                                <a:gd name="T4" fmla="+- 0 7344 7239"/>
                                <a:gd name="T5" fmla="*/ T4 w 2104"/>
                                <a:gd name="T6" fmla="+- 0 -1350 -1615"/>
                                <a:gd name="T7" fmla="*/ -1350 h 847"/>
                                <a:gd name="T8" fmla="+- 0 7765 7239"/>
                                <a:gd name="T9" fmla="*/ T8 w 2104"/>
                                <a:gd name="T10" fmla="+- 0 -1051 -1615"/>
                                <a:gd name="T11" fmla="*/ -1051 h 847"/>
                                <a:gd name="T12" fmla="+- 0 8291 7239"/>
                                <a:gd name="T13" fmla="*/ T12 w 2104"/>
                                <a:gd name="T14" fmla="+- 0 -962 -1615"/>
                                <a:gd name="T15" fmla="*/ -962 h 847"/>
                                <a:gd name="T16" fmla="+- 0 9342 7239"/>
                                <a:gd name="T17" fmla="*/ T16 w 2104"/>
                                <a:gd name="T18" fmla="+- 0 -768 -1615"/>
                                <a:gd name="T19" fmla="*/ -768 h 847"/>
                              </a:gdLst>
                              <a:ahLst/>
                              <a:cxnLst>
                                <a:cxn ang="0">
                                  <a:pos x="T1" y="T3"/>
                                </a:cxn>
                                <a:cxn ang="0">
                                  <a:pos x="T5" y="T7"/>
                                </a:cxn>
                                <a:cxn ang="0">
                                  <a:pos x="T9" y="T11"/>
                                </a:cxn>
                                <a:cxn ang="0">
                                  <a:pos x="T13" y="T15"/>
                                </a:cxn>
                                <a:cxn ang="0">
                                  <a:pos x="T17" y="T19"/>
                                </a:cxn>
                              </a:cxnLst>
                              <a:rect l="0" t="0" r="r" b="b"/>
                              <a:pathLst>
                                <a:path w="2104" h="847">
                                  <a:moveTo>
                                    <a:pt x="0" y="0"/>
                                  </a:moveTo>
                                  <a:lnTo>
                                    <a:pt x="105" y="265"/>
                                  </a:lnTo>
                                  <a:lnTo>
                                    <a:pt x="526" y="564"/>
                                  </a:lnTo>
                                  <a:lnTo>
                                    <a:pt x="1052" y="653"/>
                                  </a:lnTo>
                                  <a:lnTo>
                                    <a:pt x="2103" y="847"/>
                                  </a:lnTo>
                                </a:path>
                              </a:pathLst>
                            </a:custGeom>
                            <a:noFill/>
                            <a:ln w="13538">
                              <a:solidFill>
                                <a:srgbClr val="F8766C"/>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8" name="docshape101"/>
                          <wps:cNvSpPr>
                            <a:spLocks/>
                          </wps:cNvSpPr>
                          <wps:spPr bwMode="auto">
                            <a:xfrm>
                              <a:off x="7238" y="-1492"/>
                              <a:ext cx="2104" cy="1641"/>
                            </a:xfrm>
                            <a:custGeom>
                              <a:avLst/>
                              <a:gdLst>
                                <a:gd name="T0" fmla="+- 0 7239 7239"/>
                                <a:gd name="T1" fmla="*/ T0 w 2104"/>
                                <a:gd name="T2" fmla="+- 0 149 -1492"/>
                                <a:gd name="T3" fmla="*/ 149 h 1641"/>
                                <a:gd name="T4" fmla="+- 0 7344 7239"/>
                                <a:gd name="T5" fmla="*/ T4 w 2104"/>
                                <a:gd name="T6" fmla="+- 0 -574 -1492"/>
                                <a:gd name="T7" fmla="*/ -574 h 1641"/>
                                <a:gd name="T8" fmla="+- 0 7765 7239"/>
                                <a:gd name="T9" fmla="*/ T8 w 2104"/>
                                <a:gd name="T10" fmla="+- 0 -1227 -1492"/>
                                <a:gd name="T11" fmla="*/ -1227 h 1641"/>
                                <a:gd name="T12" fmla="+- 0 8291 7239"/>
                                <a:gd name="T13" fmla="*/ T12 w 2104"/>
                                <a:gd name="T14" fmla="+- 0 -1456 -1492"/>
                                <a:gd name="T15" fmla="*/ -1456 h 1641"/>
                                <a:gd name="T16" fmla="+- 0 9342 7239"/>
                                <a:gd name="T17" fmla="*/ T16 w 2104"/>
                                <a:gd name="T18" fmla="+- 0 -1492 -1492"/>
                                <a:gd name="T19" fmla="*/ -1492 h 1641"/>
                              </a:gdLst>
                              <a:ahLst/>
                              <a:cxnLst>
                                <a:cxn ang="0">
                                  <a:pos x="T1" y="T3"/>
                                </a:cxn>
                                <a:cxn ang="0">
                                  <a:pos x="T5" y="T7"/>
                                </a:cxn>
                                <a:cxn ang="0">
                                  <a:pos x="T9" y="T11"/>
                                </a:cxn>
                                <a:cxn ang="0">
                                  <a:pos x="T13" y="T15"/>
                                </a:cxn>
                                <a:cxn ang="0">
                                  <a:pos x="T17" y="T19"/>
                                </a:cxn>
                              </a:cxnLst>
                              <a:rect l="0" t="0" r="r" b="b"/>
                              <a:pathLst>
                                <a:path w="2104" h="1641">
                                  <a:moveTo>
                                    <a:pt x="0" y="1641"/>
                                  </a:moveTo>
                                  <a:lnTo>
                                    <a:pt x="105" y="918"/>
                                  </a:lnTo>
                                  <a:lnTo>
                                    <a:pt x="526" y="265"/>
                                  </a:lnTo>
                                  <a:lnTo>
                                    <a:pt x="1052" y="36"/>
                                  </a:lnTo>
                                  <a:lnTo>
                                    <a:pt x="2103" y="0"/>
                                  </a:lnTo>
                                </a:path>
                              </a:pathLst>
                            </a:custGeom>
                            <a:noFill/>
                            <a:ln w="13463">
                              <a:solidFill>
                                <a:srgbClr val="00BE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docshape102"/>
                          <wps:cNvSpPr>
                            <a:spLocks/>
                          </wps:cNvSpPr>
                          <wps:spPr bwMode="auto">
                            <a:xfrm>
                              <a:off x="7133" y="-1704"/>
                              <a:ext cx="2315" cy="1940"/>
                            </a:xfrm>
                            <a:prstGeom prst="rect">
                              <a:avLst/>
                            </a:prstGeom>
                            <a:noFill/>
                            <a:ln w="6111">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0" name="Line 422"/>
                          <wps:cNvCnPr>
                            <a:cxnSpLocks/>
                          </wps:cNvCnPr>
                          <wps:spPr bwMode="auto">
                            <a:xfrm>
                              <a:off x="7109" y="149"/>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1" name="Line 421"/>
                          <wps:cNvCnPr>
                            <a:cxnSpLocks/>
                          </wps:cNvCnPr>
                          <wps:spPr bwMode="auto">
                            <a:xfrm>
                              <a:off x="7109" y="-292"/>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2" name="Line 420"/>
                          <wps:cNvCnPr>
                            <a:cxnSpLocks/>
                          </wps:cNvCnPr>
                          <wps:spPr bwMode="auto">
                            <a:xfrm>
                              <a:off x="7109" y="-733"/>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3" name="Line 419"/>
                          <wps:cNvCnPr>
                            <a:cxnSpLocks/>
                          </wps:cNvCnPr>
                          <wps:spPr bwMode="auto">
                            <a:xfrm>
                              <a:off x="7109" y="-1174"/>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4" name="Line 418"/>
                          <wps:cNvCnPr>
                            <a:cxnSpLocks/>
                          </wps:cNvCnPr>
                          <wps:spPr bwMode="auto">
                            <a:xfrm>
                              <a:off x="7109" y="-1615"/>
                              <a:ext cx="24" cy="0"/>
                            </a:xfrm>
                            <a:prstGeom prst="line">
                              <a:avLst/>
                            </a:prstGeom>
                            <a:noFill/>
                            <a:ln w="3086">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5" name="Line 417"/>
                          <wps:cNvCnPr>
                            <a:cxnSpLocks/>
                          </wps:cNvCnPr>
                          <wps:spPr bwMode="auto">
                            <a:xfrm>
                              <a:off x="7239"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6" name="Line 416"/>
                          <wps:cNvCnPr>
                            <a:cxnSpLocks/>
                          </wps:cNvCnPr>
                          <wps:spPr bwMode="auto">
                            <a:xfrm>
                              <a:off x="7765"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7" name="Line 415"/>
                          <wps:cNvCnPr>
                            <a:cxnSpLocks/>
                          </wps:cNvCnPr>
                          <wps:spPr bwMode="auto">
                            <a:xfrm>
                              <a:off x="8291"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8" name="Line 414"/>
                          <wps:cNvCnPr>
                            <a:cxnSpLocks/>
                          </wps:cNvCnPr>
                          <wps:spPr bwMode="auto">
                            <a:xfrm>
                              <a:off x="8816"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s:wsp>
                          <wps:cNvPr id="449" name="Line 413"/>
                          <wps:cNvCnPr>
                            <a:cxnSpLocks/>
                          </wps:cNvCnPr>
                          <wps:spPr bwMode="auto">
                            <a:xfrm>
                              <a:off x="9342" y="262"/>
                              <a:ext cx="0" cy="0"/>
                            </a:xfrm>
                            <a:prstGeom prst="line">
                              <a:avLst/>
                            </a:prstGeom>
                            <a:noFill/>
                            <a:ln w="3013">
                              <a:solidFill>
                                <a:srgbClr val="B3B3B3"/>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69AB734" id="docshapegroup99" o:spid="_x0000_s1026" style="position:absolute;margin-left:355.45pt;margin-top:-85.4pt;width:117.2pt;height:98.5pt;z-index:15736320;mso-position-horizontal-relative:page" coordorigin="7109,-1708" coordsize="2344,197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">
                  <v:line id="Line 443" o:spid="_x0000_s1027" style="position:absolute;visibility:visible;mso-wrap-style:square" from="7133,-72" to="9448,-7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" strokecolor="#dedede" strokeweight=".04242mm">
                    <o:lock v:ext="edit" shapetype="f"/>
                  </v:line>
                  <v:line id="Line 442" o:spid="_x0000_s1028" style="position:absolute;visibility:visible;mso-wrap-style:square" from="7133,-513" to="9448,-5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" strokecolor="#dedede" strokeweight=".04242mm">
                    <o:lock v:ext="edit" shapetype="f"/>
                  </v:line>
                  <v:line id="Line 441" o:spid="_x0000_s1029" style="position:absolute;visibility:visible;mso-wrap-style:square" from="7133,-954" to="9448,-95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" strokecolor="#dedede" strokeweight=".04242mm">
                    <o:lock v:ext="edit" shapetype="f"/>
                  </v:line>
                  <v:line id="Line 440" o:spid="_x0000_s1030" style="position:absolute;visibility:visible;mso-wrap-style:square" from="7133,-1394" to="9448,-13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" strokecolor="#dedede" strokeweight=".04242mm">
                    <o:lock v:ext="edit" shapetype="f"/>
                  </v:line>
                  <v:line id="Line 439" o:spid="_x0000_s1031" style="position:absolute;visibility:visible;mso-wrap-style:square" from="7502,237" to="750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" strokecolor="#dedede" strokeweight=".04142mm">
                    <o:lock v:ext="edit" shapetype="f"/>
                  </v:line>
                  <v:line id="Line 438" o:spid="_x0000_s1032" style="position:absolute;visibility:visible;mso-wrap-style:square" from="8028,237" to="8028,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" strokecolor="#dedede" strokeweight=".04142mm">
                    <o:lock v:ext="edit" shapetype="f"/>
                  </v:line>
                  <v:line id="Line 437" o:spid="_x0000_s1033" style="position:absolute;visibility:visible;mso-wrap-style:square" from="8554,237" to="8554,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" strokecolor="#dedede" strokeweight=".04142mm">
                    <o:lock v:ext="edit" shapetype="f"/>
                  </v:line>
                  <v:line id="Line 436" o:spid="_x0000_s1034" style="position:absolute;visibility:visible;mso-wrap-style:square" from="9079,237" to="907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" strokecolor="#dedede" strokeweight=".04142mm">
                    <o:lock v:ext="edit" shapetype="f"/>
                  </v:line>
                  <v:line id="Line 435" o:spid="_x0000_s1035" style="position:absolute;visibility:visible;mso-wrap-style:square" from="7133,149" to="9448,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" strokecolor="#dedede" strokeweight=".08572mm">
                    <o:lock v:ext="edit" shapetype="f"/>
                  </v:line>
                  <v:line id="Line 434" o:spid="_x0000_s1036" style="position:absolute;visibility:visible;mso-wrap-style:square" from="7133,-292" to="9448,-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" strokecolor="#dedede" strokeweight=".08572mm">
                    <o:lock v:ext="edit" shapetype="f"/>
                  </v:line>
                  <v:line id="Line 433" o:spid="_x0000_s1037" style="position:absolute;visibility:visible;mso-wrap-style:square" from="7133,-733" to="9448,-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" strokecolor="#dedede" strokeweight=".08572mm">
                    <o:lock v:ext="edit" shapetype="f"/>
                  </v:line>
                  <v:line id="Line 432" o:spid="_x0000_s1038" style="position:absolute;visibility:visible;mso-wrap-style:square" from="7133,-1174" to="9448,-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" strokecolor="#dedede" strokeweight=".08572mm">
                    <o:lock v:ext="edit" shapetype="f"/>
                  </v:line>
                  <v:line id="Line 431" o:spid="_x0000_s1039" style="position:absolute;visibility:visible;mso-wrap-style:square" from="7133,-1615" to="9448,-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" strokecolor="#dedede" strokeweight=".08572mm">
                    <o:lock v:ext="edit" shapetype="f"/>
                  </v:line>
                  <v:line id="Line 430" o:spid="_x0000_s1040" style="position:absolute;visibility:visible;mso-wrap-style:square" from="7239,237" to="7239,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" strokecolor="#dedede" strokeweight=".08369mm">
                    <o:lock v:ext="edit" shapetype="f"/>
                  </v:line>
                  <v:line id="Line 429" o:spid="_x0000_s1041" style="position:absolute;visibility:visible;mso-wrap-style:square" from="7765,237" to="7765,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" strokecolor="#dedede" strokeweight=".08369mm">
                    <o:lock v:ext="edit" shapetype="f"/>
                  </v:line>
                  <v:line id="Line 428" o:spid="_x0000_s1042" style="position:absolute;visibility:visible;mso-wrap-style:square" from="8291,237" to="8291,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" strokecolor="#dedede" strokeweight=".08369mm">
                    <o:lock v:ext="edit" shapetype="f"/>
                  </v:line>
                  <v:line id="Line 427" o:spid="_x0000_s1043" style="position:absolute;visibility:visible;mso-wrap-style:square" from="8816,237" to="8816,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" strokecolor="#dedede" strokeweight=".08369mm">
                    <o:lock v:ext="edit" shapetype="f"/>
                  </v:line>
                  <v:line id="Line 426" o:spid="_x0000_s1044" style="position:absolute;visibility:visible;mso-wrap-style:square" from="9342,237" to="9342,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" strokecolor="#dedede" strokeweight=".08369mm">
                    <o:lock v:ext="edit" shapetype="f"/>
                  </v:line>
                  <v:shape id="docshape100" o:spid="_x0000_s1045" style="position:absolute;left:7238;top:-1615;width:2104;height:847;visibility:visible;mso-wrap-style:square;v-text-anchor:top" coordsize="2104,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" path="m,l105,265,526,564r526,89l2103,847e" filled="f" strokecolor="#f8766c" strokeweight=".37606mm">
                    <v:path arrowok="t" o:connecttype="custom" o:connectlocs="0,-1615;105,-1350;526,-1051;1052,-962;2103,-768" o:connectangles="0,0,0,0,0"/>
                  </v:shape>
                  <v:shape id="docshape101" o:spid="_x0000_s1046" style="position:absolute;left:7238;top:-1492;width:2104;height:1641;visibility:visible;mso-wrap-style:square;v-text-anchor:top" coordsize="2104,16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" path="m,1641l105,918,526,265,1052,36,2103,e" filled="f" strokecolor="#00bec4" strokeweight=".37397mm">
                    <v:path arrowok="t" o:connecttype="custom" o:connectlocs="0,149;105,-574;526,-1227;1052,-1456;2103,-1492" o:connectangles="0,0,0,0,0"/>
                  </v:shape>
                  <v:rect id="docshape102" o:spid="_x0000_s1047" style="position:absolute;left:7133;top:-1704;width:2315;height:1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" filled="f" strokecolor="#b3b3b3" strokeweight=".16975mm">
                    <v:path arrowok="t"/>
                  </v:rect>
                  <v:line id="Line 422" o:spid="_x0000_s1048" style="position:absolute;visibility:visible;mso-wrap-style:square" from="7109,149" to="7133,1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" strokecolor="#b3b3b3" strokeweight=".08572mm">
                    <o:lock v:ext="edit" shapetype="f"/>
                  </v:line>
                  <v:line id="Line 421" o:spid="_x0000_s1049" style="position:absolute;visibility:visible;mso-wrap-style:square" from="7109,-292" to="7133,-29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" strokecolor="#b3b3b3" strokeweight=".08572mm">
                    <o:lock v:ext="edit" shapetype="f"/>
                  </v:line>
                  <v:line id="Line 420" o:spid="_x0000_s1050" style="position:absolute;visibility:visible;mso-wrap-style:square" from="7109,-733" to="7133,-7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" strokecolor="#b3b3b3" strokeweight=".08572mm">
                    <o:lock v:ext="edit" shapetype="f"/>
                  </v:line>
                  <v:line id="Line 419" o:spid="_x0000_s1051" style="position:absolute;visibility:visible;mso-wrap-style:square" from="7109,-1174" to="7133,-117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" strokecolor="#b3b3b3" strokeweight=".08572mm">
                    <o:lock v:ext="edit" shapetype="f"/>
                  </v:line>
                  <v:line id="Line 418" o:spid="_x0000_s1052" style="position:absolute;visibility:visible;mso-wrap-style:square" from="7109,-1615" to="7133,-161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" strokecolor="#b3b3b3" strokeweight=".08572mm">
                    <o:lock v:ext="edit" shapetype="f"/>
                  </v:line>
                  <v:line id="Line 417" o:spid="_x0000_s1053" style="position:absolute;visibility:visible;mso-wrap-style:square" from="7239,262" to="7239,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" strokecolor="#b3b3b3" strokeweight=".08369mm">
                    <o:lock v:ext="edit" shapetype="f"/>
                  </v:line>
                  <v:line id="Line 416" o:spid="_x0000_s1054" style="position:absolute;visibility:visible;mso-wrap-style:square" from="7765,262" to="7765,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T3oY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" strokecolor="#b3b3b3" strokeweight=".08369mm">
                    <o:lock v:ext="edit" shapetype="f"/>
                  </v:line>
                  <v:line id="Line 415" o:spid="_x0000_s1055" style="position:absolute;visibility:visible;mso-wrap-style:square" from="8291,262" to="8291,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" strokecolor="#b3b3b3" strokeweight=".08369mm">
                    <o:lock v:ext="edit" shapetype="f"/>
                  </v:line>
                  <v:line id="Line 414" o:spid="_x0000_s1056" style="position:absolute;visibility:visible;mso-wrap-style:square" from="8816,262" to="8816,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" strokecolor="#b3b3b3" strokeweight=".08369mm">
                    <o:lock v:ext="edit" shapetype="f"/>
                  </v:line>
                  <v:line id="Line 413" o:spid="_x0000_s1057" style="position:absolute;visibility:visible;mso-wrap-style:square" from="9342,262" to="9342,26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" strokecolor="#b3b3b3" strokeweight=".08369mm">
                    <o:lock v:ext="edit" shapetype="f"/>
                  </v:line>
                  <w10:wrap anchorx="page"/>
                </v:group>
              </w:pict>
            </mc:Fallback>
          </mc:AlternateContent>
        </w:r>
      </w:ins>
      <w:r w:rsidR="00000000">
        <w:rPr>
          <w:rFonts w:ascii="Arial"/>
          <w:color w:val="4D4D4D"/>
          <w:spacing w:val="-4"/>
          <w:sz w:val="11"/>
        </w:rPr>
        <w:t>0.00</w:t>
      </w:r>
    </w:p>
    <w:p w14:paraId="63E90A69" w14:textId="77777777" w:rsidR="00A529FC" w:rsidRDefault="00000000">
      <w:pPr>
        <w:spacing w:before="46" w:line="92" w:lineRule="exact"/>
        <w:ind w:left="1949"/>
        <w:rPr>
          <w:rFonts w:ascii="Arial"/>
          <w:sz w:val="11"/>
        </w:rPr>
      </w:pPr>
      <w:r>
        <w:rPr>
          <w:rFonts w:ascii="Arial"/>
          <w:color w:val="4D4D4D"/>
          <w:w w:val="97"/>
          <w:sz w:val="11"/>
        </w:rPr>
        <w:t>0</w:t>
      </w:r>
    </w:p>
    <w:p w14:paraId="7E413894" w14:textId="77777777" w:rsidR="00A529FC" w:rsidRDefault="00000000">
      <w:pPr>
        <w:rPr>
          <w:rFonts w:ascii="Arial"/>
          <w:sz w:val="10"/>
        </w:rPr>
      </w:pPr>
      <w:r>
        <w:br w:type="column"/>
      </w:r>
    </w:p>
    <w:p w14:paraId="27248F30" w14:textId="77777777" w:rsidR="00A529FC" w:rsidRDefault="00A529FC">
      <w:pPr>
        <w:pStyle w:val="BodyText"/>
        <w:rPr>
          <w:rFonts w:ascii="Arial"/>
          <w:sz w:val="10"/>
        </w:rPr>
      </w:pPr>
    </w:p>
    <w:p w14:paraId="4095DD02" w14:textId="77777777" w:rsidR="00A529FC" w:rsidRDefault="00A529FC">
      <w:pPr>
        <w:pStyle w:val="BodyText"/>
        <w:rPr>
          <w:rFonts w:ascii="Arial"/>
          <w:sz w:val="10"/>
        </w:rPr>
      </w:pPr>
    </w:p>
    <w:p w14:paraId="504C74E3" w14:textId="77777777" w:rsidR="00A529FC" w:rsidRDefault="00A529FC">
      <w:pPr>
        <w:pStyle w:val="BodyText"/>
        <w:rPr>
          <w:rFonts w:ascii="Arial"/>
          <w:sz w:val="10"/>
        </w:rPr>
      </w:pPr>
    </w:p>
    <w:p w14:paraId="202CF62B" w14:textId="77777777" w:rsidR="00A529FC" w:rsidRDefault="00A529FC">
      <w:pPr>
        <w:pStyle w:val="BodyText"/>
        <w:rPr>
          <w:rFonts w:ascii="Arial"/>
          <w:sz w:val="10"/>
        </w:rPr>
      </w:pPr>
    </w:p>
    <w:p w14:paraId="77EC90F5" w14:textId="77777777" w:rsidR="00A529FC" w:rsidRDefault="00A529FC">
      <w:pPr>
        <w:pStyle w:val="BodyText"/>
        <w:spacing w:before="6"/>
        <w:rPr>
          <w:rFonts w:ascii="Arial"/>
          <w:sz w:val="10"/>
        </w:rPr>
      </w:pPr>
    </w:p>
    <w:p w14:paraId="4981EFD4" w14:textId="656897D9" w:rsidR="00A529FC" w:rsidRDefault="002F233B">
      <w:pPr>
        <w:tabs>
          <w:tab w:val="left" w:pos="922"/>
        </w:tabs>
        <w:spacing w:line="92" w:lineRule="exact"/>
        <w:ind w:left="426"/>
        <w:rPr>
          <w:rFonts w:ascii="Arial"/>
          <w:sz w:val="11"/>
        </w:rPr>
      </w:pPr>
      <w:del w:id="292" w:author="Author" w:date="2022-09-10T01:53:00Z">
        <w:r>
          <w:rPr>
            <w:noProof/>
          </w:rPr>
          <mc:AlternateContent>
            <mc:Choice Requires="wps">
              <w:drawing>
                <wp:anchor distT="0" distB="0" distL="114300" distR="114300" simplePos="0" relativeHeight="487616512" behindDoc="1" locked="0" layoutInCell="1" allowOverlap="1" wp14:anchorId="78963F5D" wp14:editId="3709C354">
                  <wp:simplePos x="0" y="0"/>
                  <wp:positionH relativeFrom="page">
                    <wp:posOffset>5148580</wp:posOffset>
                  </wp:positionH>
                  <wp:positionV relativeFrom="paragraph">
                    <wp:posOffset>307975</wp:posOffset>
                  </wp:positionV>
                  <wp:extent cx="43180" cy="0"/>
                  <wp:effectExtent l="0" t="0" r="7620" b="12700"/>
                  <wp:wrapNone/>
                  <wp:docPr id="678"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66DEE5" id="Line 411" o:spid="_x0000_s1026" style="position:absolute;z-index:-156999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" strokecolor="#f8766c" strokeweight=".37731mm">
                  <o:lock v:ext="edit" shapetype="f"/>
                  <w10:wrap anchorx="page"/>
                </v:line>
              </w:pict>
            </mc:Fallback>
          </mc:AlternateContent>
        </w:r>
      </w:del>
      <w:ins w:id="293" w:author="Author" w:date="2022-09-10T01:53:00Z">
        <w:r w:rsidR="006228F8">
          <w:rPr>
            <w:noProof/>
          </w:rPr>
          <mc:AlternateContent>
            <mc:Choice Requires="wps">
              <w:drawing>
                <wp:anchor distT="0" distB="0" distL="114300" distR="114300" simplePos="0" relativeHeight="486568448" behindDoc="1" locked="0" layoutInCell="1" allowOverlap="1" wp14:anchorId="7338C65E" wp14:editId="641EE6D4">
                  <wp:simplePos x="0" y="0"/>
                  <wp:positionH relativeFrom="page">
                    <wp:posOffset>5148580</wp:posOffset>
                  </wp:positionH>
                  <wp:positionV relativeFrom="paragraph">
                    <wp:posOffset>307975</wp:posOffset>
                  </wp:positionV>
                  <wp:extent cx="43180" cy="0"/>
                  <wp:effectExtent l="0" t="0" r="7620" b="12700"/>
                  <wp:wrapNone/>
                  <wp:docPr id="417"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F8766C"/>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CE14CB" id="Line 411" o:spid="_x0000_s1026" style="position:absolute;z-index:-16748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05.4pt,24.25pt" to="408.8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" strokecolor="#f8766c" strokeweight=".37731mm">
                  <o:lock v:ext="edit" shapetype="f"/>
                  <w10:wrap anchorx="page"/>
                </v:line>
              </w:pict>
            </mc:Fallback>
          </mc:AlternateContent>
        </w:r>
      </w:ins>
      <w:r w:rsidR="00000000">
        <w:rPr>
          <w:rFonts w:ascii="Arial"/>
          <w:color w:val="4D4D4D"/>
          <w:spacing w:val="-10"/>
          <w:sz w:val="11"/>
        </w:rPr>
        <w:t>5</w:t>
      </w:r>
      <w:r w:rsidR="00000000">
        <w:rPr>
          <w:rFonts w:ascii="Arial"/>
          <w:color w:val="4D4D4D"/>
          <w:sz w:val="11"/>
        </w:rPr>
        <w:tab/>
      </w:r>
      <w:r w:rsidR="00000000">
        <w:rPr>
          <w:rFonts w:ascii="Arial"/>
          <w:color w:val="4D4D4D"/>
          <w:spacing w:val="-8"/>
          <w:sz w:val="11"/>
        </w:rPr>
        <w:t>10</w:t>
      </w:r>
    </w:p>
    <w:p w14:paraId="18DA765A" w14:textId="77777777" w:rsidR="00A529FC" w:rsidRDefault="00000000">
      <w:pPr>
        <w:rPr>
          <w:rFonts w:ascii="Arial"/>
          <w:sz w:val="10"/>
        </w:rPr>
      </w:pPr>
      <w:r>
        <w:br w:type="column"/>
      </w:r>
    </w:p>
    <w:p w14:paraId="0FFB2879" w14:textId="77777777" w:rsidR="00A529FC" w:rsidRDefault="00A529FC">
      <w:pPr>
        <w:pStyle w:val="BodyText"/>
        <w:rPr>
          <w:rFonts w:ascii="Arial"/>
          <w:sz w:val="10"/>
        </w:rPr>
      </w:pPr>
    </w:p>
    <w:p w14:paraId="314C7244" w14:textId="77777777" w:rsidR="00A529FC" w:rsidRDefault="00A529FC">
      <w:pPr>
        <w:pStyle w:val="BodyText"/>
        <w:rPr>
          <w:rFonts w:ascii="Arial"/>
          <w:sz w:val="10"/>
        </w:rPr>
      </w:pPr>
    </w:p>
    <w:p w14:paraId="5CC8590B" w14:textId="77777777" w:rsidR="00A529FC" w:rsidRDefault="00A529FC">
      <w:pPr>
        <w:pStyle w:val="BodyText"/>
        <w:rPr>
          <w:rFonts w:ascii="Arial"/>
          <w:sz w:val="10"/>
        </w:rPr>
      </w:pPr>
    </w:p>
    <w:p w14:paraId="0D0CD9A2" w14:textId="77777777" w:rsidR="00A529FC" w:rsidRDefault="00A529FC">
      <w:pPr>
        <w:pStyle w:val="BodyText"/>
        <w:rPr>
          <w:rFonts w:ascii="Arial"/>
          <w:sz w:val="10"/>
        </w:rPr>
      </w:pPr>
    </w:p>
    <w:p w14:paraId="4105DF23" w14:textId="77777777" w:rsidR="00A529FC" w:rsidRDefault="00A529FC">
      <w:pPr>
        <w:pStyle w:val="BodyText"/>
        <w:spacing w:before="6"/>
        <w:rPr>
          <w:rFonts w:ascii="Arial"/>
          <w:sz w:val="10"/>
        </w:rPr>
      </w:pPr>
    </w:p>
    <w:p w14:paraId="194E1FE7" w14:textId="03FA5BF3" w:rsidR="00A529FC" w:rsidRDefault="002F233B">
      <w:pPr>
        <w:tabs>
          <w:tab w:val="left" w:pos="892"/>
        </w:tabs>
        <w:spacing w:line="92" w:lineRule="exact"/>
        <w:ind w:left="366"/>
        <w:rPr>
          <w:rFonts w:ascii="Arial"/>
          <w:sz w:val="11"/>
        </w:rPr>
      </w:pPr>
      <w:del w:id="294" w:author="Author" w:date="2022-09-10T01:53:00Z">
        <w:r>
          <w:rPr>
            <w:noProof/>
          </w:rPr>
          <mc:AlternateContent>
            <mc:Choice Requires="wps">
              <w:drawing>
                <wp:anchor distT="0" distB="0" distL="114300" distR="114300" simplePos="0" relativeHeight="487618560" behindDoc="1" locked="0" layoutInCell="1" allowOverlap="1" wp14:anchorId="36A62689" wp14:editId="1F212486">
                  <wp:simplePos x="0" y="0"/>
                  <wp:positionH relativeFrom="page">
                    <wp:posOffset>5379720</wp:posOffset>
                  </wp:positionH>
                  <wp:positionV relativeFrom="paragraph">
                    <wp:posOffset>307975</wp:posOffset>
                  </wp:positionV>
                  <wp:extent cx="43180" cy="0"/>
                  <wp:effectExtent l="0" t="0" r="7620" b="12700"/>
                  <wp:wrapNone/>
                  <wp:docPr id="679"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FE8BA9" id="Line 410" o:spid="_x0000_s1026" style="position:absolute;z-index:-15697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" strokecolor="#00bec4" strokeweight=".37731mm">
                  <o:lock v:ext="edit" shapetype="f"/>
                  <w10:wrap anchorx="page"/>
                </v:line>
              </w:pict>
            </mc:Fallback>
          </mc:AlternateContent>
        </w:r>
      </w:del>
      <w:ins w:id="295" w:author="Author" w:date="2022-09-10T01:53:00Z">
        <w:r w:rsidR="006228F8">
          <w:rPr>
            <w:noProof/>
          </w:rPr>
          <mc:AlternateContent>
            <mc:Choice Requires="wps">
              <w:drawing>
                <wp:anchor distT="0" distB="0" distL="114300" distR="114300" simplePos="0" relativeHeight="486568960" behindDoc="1" locked="0" layoutInCell="1" allowOverlap="1" wp14:anchorId="108A3566" wp14:editId="212F507D">
                  <wp:simplePos x="0" y="0"/>
                  <wp:positionH relativeFrom="page">
                    <wp:posOffset>5379720</wp:posOffset>
                  </wp:positionH>
                  <wp:positionV relativeFrom="paragraph">
                    <wp:posOffset>307975</wp:posOffset>
                  </wp:positionV>
                  <wp:extent cx="43180" cy="0"/>
                  <wp:effectExtent l="0" t="0" r="7620" b="12700"/>
                  <wp:wrapNone/>
                  <wp:docPr id="416"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3180" cy="0"/>
                          </a:xfrm>
                          <a:prstGeom prst="line">
                            <a:avLst/>
                          </a:prstGeom>
                          <a:noFill/>
                          <a:ln w="13583">
                            <a:solidFill>
                              <a:srgbClr val="00BEC4"/>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65560F" id="Line 410" o:spid="_x0000_s1026" style="position:absolute;z-index:-1674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23.6pt,24.25pt" to="427pt,2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" strokecolor="#00bec4" strokeweight=".37731mm">
                  <o:lock v:ext="edit" shapetype="f"/>
                  <w10:wrap anchorx="page"/>
                </v:line>
              </w:pict>
            </mc:Fallback>
          </mc:AlternateContent>
        </w:r>
      </w:ins>
      <w:r w:rsidR="00000000">
        <w:rPr>
          <w:rFonts w:ascii="Arial"/>
          <w:color w:val="4D4D4D"/>
          <w:spacing w:val="-5"/>
          <w:sz w:val="11"/>
        </w:rPr>
        <w:t>15</w:t>
      </w:r>
      <w:r w:rsidR="00000000">
        <w:rPr>
          <w:rFonts w:ascii="Arial"/>
          <w:color w:val="4D4D4D"/>
          <w:sz w:val="11"/>
        </w:rPr>
        <w:tab/>
      </w:r>
      <w:r w:rsidR="00000000">
        <w:rPr>
          <w:rFonts w:ascii="Arial"/>
          <w:color w:val="4D4D4D"/>
          <w:spacing w:val="-7"/>
          <w:sz w:val="11"/>
        </w:rPr>
        <w:t>20</w:t>
      </w:r>
    </w:p>
    <w:p w14:paraId="652AA0C1" w14:textId="77777777" w:rsidR="00A529FC" w:rsidRDefault="00A529FC">
      <w:pPr>
        <w:spacing w:line="92" w:lineRule="exact"/>
        <w:rPr>
          <w:rFonts w:ascii="Arial"/>
          <w:sz w:val="11"/>
        </w:rPr>
        <w:sectPr w:rsidR="00A529FC">
          <w:type w:val="continuous"/>
          <w:pgSz w:w="12240" w:h="15840"/>
          <w:pgMar w:top="1180" w:right="1320" w:bottom="280" w:left="1320" w:header="397" w:footer="0" w:gutter="0"/>
          <w:cols w:num="5" w:space="720" w:equalWidth="0">
            <w:col w:w="3025" w:space="40"/>
            <w:col w:w="835" w:space="39"/>
            <w:col w:w="2010" w:space="39"/>
            <w:col w:w="1042" w:space="40"/>
            <w:col w:w="2530"/>
          </w:cols>
        </w:sectPr>
      </w:pPr>
    </w:p>
    <w:p w14:paraId="2F660307" w14:textId="77777777" w:rsidR="00A529FC" w:rsidRDefault="006228F8">
      <w:pPr>
        <w:spacing w:before="3"/>
        <w:ind w:right="244"/>
        <w:jc w:val="right"/>
        <w:rPr>
          <w:rFonts w:ascii="Myriad Pro"/>
          <w:sz w:val="12"/>
        </w:rPr>
      </w:pPr>
      <w:r>
        <w:rPr>
          <w:noProof/>
        </w:rPr>
        <mc:AlternateContent>
          <mc:Choice Requires="wps">
            <w:drawing>
              <wp:anchor distT="0" distB="0" distL="114300" distR="114300" simplePos="0" relativeHeight="15739392" behindDoc="0" locked="0" layoutInCell="1" allowOverlap="1" wp14:anchorId="2F2F9B5C" wp14:editId="5067EAFE">
                <wp:simplePos x="0" y="0"/>
                <wp:positionH relativeFrom="page">
                  <wp:posOffset>2700655</wp:posOffset>
                </wp:positionH>
                <wp:positionV relativeFrom="paragraph">
                  <wp:posOffset>144780</wp:posOffset>
                </wp:positionV>
                <wp:extent cx="118745" cy="94615"/>
                <wp:effectExtent l="0" t="0" r="0" b="0"/>
                <wp:wrapNone/>
                <wp:docPr id="415" name="WordArt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432914E9"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2F2F9B5C" id="WordArt 409" o:spid="_x0000_s1049" type="#_x0000_t202" style="position:absolute;left:0;text-align:left;margin-left:212.65pt;margin-top:11.4pt;width:9.35pt;height:7.45pt;rotation:61;z-index:15739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" filled="f" stroked="f">
                <v:stroke joinstyle="round"/>
                <v:path arrowok="t"/>
                <v:textbox>
                  <w:txbxContent>
                    <w:p w14:paraId="432914E9"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r w:rsidR="00000000">
        <w:rPr>
          <w:rFonts w:ascii="Myriad Pro"/>
          <w:color w:val="00B3B6"/>
          <w:spacing w:val="-2"/>
          <w:w w:val="105"/>
          <w:sz w:val="12"/>
        </w:rPr>
        <w:t>Shaver</w:t>
      </w:r>
    </w:p>
    <w:p w14:paraId="778EE122" w14:textId="77777777" w:rsidR="00A529FC" w:rsidRDefault="00A529FC">
      <w:pPr>
        <w:pStyle w:val="BodyText"/>
        <w:rPr>
          <w:rFonts w:ascii="Myriad Pro"/>
          <w:sz w:val="14"/>
        </w:rPr>
      </w:pPr>
    </w:p>
    <w:p w14:paraId="3F5FBB08" w14:textId="77777777" w:rsidR="00A529FC" w:rsidRDefault="00A529FC">
      <w:pPr>
        <w:pStyle w:val="BodyText"/>
        <w:spacing w:before="6"/>
        <w:rPr>
          <w:rFonts w:ascii="Myriad Pro"/>
          <w:sz w:val="16"/>
        </w:rPr>
      </w:pPr>
    </w:p>
    <w:p w14:paraId="5696E81D" w14:textId="77777777" w:rsidR="00A529FC" w:rsidRDefault="00000000">
      <w:pPr>
        <w:spacing w:before="1" w:line="247" w:lineRule="auto"/>
        <w:ind w:left="2963" w:firstLine="78"/>
        <w:rPr>
          <w:rFonts w:ascii="Myriad Pro"/>
          <w:sz w:val="12"/>
        </w:rPr>
      </w:pPr>
      <w:r>
        <w:rPr>
          <w:rFonts w:ascii="Myriad Pro"/>
          <w:color w:val="00B3B6"/>
          <w:spacing w:val="-4"/>
          <w:w w:val="105"/>
          <w:sz w:val="12"/>
        </w:rPr>
        <w:t>Box</w:t>
      </w:r>
      <w:r>
        <w:rPr>
          <w:rFonts w:ascii="Myriad Pro"/>
          <w:color w:val="00B3B6"/>
          <w:spacing w:val="40"/>
          <w:w w:val="105"/>
          <w:sz w:val="12"/>
        </w:rPr>
        <w:t xml:space="preserve"> </w:t>
      </w:r>
      <w:r>
        <w:rPr>
          <w:rFonts w:ascii="Myriad Pro"/>
          <w:color w:val="00B3B6"/>
          <w:spacing w:val="-2"/>
          <w:sz w:val="12"/>
        </w:rPr>
        <w:t>Mouse</w:t>
      </w:r>
    </w:p>
    <w:p w14:paraId="765381F0" w14:textId="77777777" w:rsidR="00A529FC" w:rsidRDefault="00000000">
      <w:pPr>
        <w:spacing w:before="3"/>
        <w:ind w:left="388"/>
        <w:rPr>
          <w:rFonts w:ascii="Myriad Pro"/>
          <w:sz w:val="12"/>
        </w:rPr>
      </w:pPr>
      <w:r>
        <w:br w:type="column"/>
      </w:r>
      <w:r>
        <w:rPr>
          <w:rFonts w:ascii="Myriad Pro"/>
          <w:color w:val="231F20"/>
          <w:spacing w:val="-10"/>
          <w:w w:val="105"/>
          <w:sz w:val="12"/>
        </w:rPr>
        <w:t>?</w:t>
      </w:r>
    </w:p>
    <w:p w14:paraId="7CACD97B" w14:textId="77777777" w:rsidR="00A529FC" w:rsidRDefault="006228F8">
      <w:pPr>
        <w:spacing w:before="81"/>
        <w:ind w:left="719"/>
        <w:rPr>
          <w:rFonts w:ascii="Myriad Pro"/>
          <w:sz w:val="12"/>
        </w:rPr>
      </w:pPr>
      <w:r>
        <w:rPr>
          <w:noProof/>
        </w:rPr>
        <mc:AlternateContent>
          <mc:Choice Requires="wps">
            <w:drawing>
              <wp:anchor distT="0" distB="0" distL="114300" distR="114300" simplePos="0" relativeHeight="15738368" behindDoc="0" locked="0" layoutInCell="1" allowOverlap="1" wp14:anchorId="3DAEF28F" wp14:editId="7B9C1B15">
                <wp:simplePos x="0" y="0"/>
                <wp:positionH relativeFrom="page">
                  <wp:posOffset>3255645</wp:posOffset>
                </wp:positionH>
                <wp:positionV relativeFrom="paragraph">
                  <wp:posOffset>50800</wp:posOffset>
                </wp:positionV>
                <wp:extent cx="118745" cy="94615"/>
                <wp:effectExtent l="0" t="0" r="0" b="0"/>
                <wp:wrapNone/>
                <wp:docPr id="414" name="WordArt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rot="3660000">
                          <a:off x="0" y="0"/>
                          <a:ext cx="118745" cy="9461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7FF320E"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wps:txbx>
                      <wps:bodyPr wrap="square" numCol="1" fromWordArt="1">
                        <a:prstTxWarp prst="textPlain">
                          <a:avLst>
                            <a:gd name="adj" fmla="val 50000"/>
                          </a:avLst>
                        </a:prstTxWarp>
                        <a:noAutofit/>
                      </wps:bodyPr>
                    </wps:wsp>
                  </a:graphicData>
                </a:graphic>
                <wp14:sizeRelH relativeFrom="page">
                  <wp14:pctWidth>0</wp14:pctWidth>
                </wp14:sizeRelH>
                <wp14:sizeRelV relativeFrom="page">
                  <wp14:pctHeight>0</wp14:pctHeight>
                </wp14:sizeRelV>
              </wp:anchor>
            </w:drawing>
          </mc:Choice>
          <mc:Fallback>
            <w:pict>
              <v:shape w14:anchorId="3DAEF28F" id="WordArt 408" o:spid="_x0000_s1050" type="#_x0000_t202" style="position:absolute;left:0;text-align:left;margin-left:256.35pt;margin-top:4pt;width:9.35pt;height:7.45pt;rotation:61;z-index:15738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" filled="f" stroked="f">
                <v:stroke joinstyle="round"/>
                <v:path arrowok="t"/>
                <v:textbox>
                  <w:txbxContent>
                    <w:p w14:paraId="27FF320E" w14:textId="77777777" w:rsidR="006228F8" w:rsidRDefault="006228F8" w:rsidP="006228F8">
                      <w:pPr>
                        <w:jc w:val="center"/>
                        <w:rPr>
                          <w:rFonts w:ascii="Myriad Pro" w:hAnsi="Myriad Pro"/>
                          <w:color w:val="231F20"/>
                          <w:sz w:val="16"/>
                          <w:szCs w:val="16"/>
                        </w:rPr>
                      </w:pPr>
                      <w:r>
                        <w:rPr>
                          <w:rFonts w:ascii="Myriad Pro" w:hAnsi="Myriad Pro"/>
                          <w:color w:val="231F20"/>
                          <w:sz w:val="16"/>
                          <w:szCs w:val="16"/>
                        </w:rPr>
                        <w:t>......</w:t>
                      </w:r>
                    </w:p>
                  </w:txbxContent>
                </v:textbox>
                <w10:wrap anchorx="page"/>
              </v:shape>
            </w:pict>
          </mc:Fallback>
        </mc:AlternateContent>
      </w:r>
      <w:r w:rsidR="00000000">
        <w:rPr>
          <w:rFonts w:ascii="Myriad Pro"/>
          <w:color w:val="231F20"/>
          <w:w w:val="105"/>
          <w:sz w:val="12"/>
        </w:rPr>
        <w:t>reach</w:t>
      </w:r>
      <w:r w:rsidR="00000000">
        <w:rPr>
          <w:rFonts w:ascii="Myriad Pro"/>
          <w:color w:val="231F20"/>
          <w:spacing w:val="-6"/>
          <w:w w:val="105"/>
          <w:sz w:val="12"/>
        </w:rPr>
        <w:t xml:space="preserve"> </w:t>
      </w:r>
      <w:r w:rsidR="00000000">
        <w:rPr>
          <w:rFonts w:ascii="Myriad Pro"/>
          <w:color w:val="231F20"/>
          <w:w w:val="105"/>
          <w:sz w:val="12"/>
        </w:rPr>
        <w:t>max</w:t>
      </w:r>
      <w:r w:rsidR="00000000">
        <w:rPr>
          <w:rFonts w:ascii="Myriad Pro"/>
          <w:color w:val="231F20"/>
          <w:spacing w:val="-6"/>
          <w:w w:val="105"/>
          <w:sz w:val="12"/>
        </w:rPr>
        <w:t xml:space="preserve"> </w:t>
      </w:r>
      <w:r w:rsidR="00000000">
        <w:rPr>
          <w:rFonts w:ascii="Myriad Pro"/>
          <w:color w:val="231F20"/>
          <w:w w:val="105"/>
          <w:sz w:val="12"/>
        </w:rPr>
        <w:t>epcs</w:t>
      </w:r>
      <w:r w:rsidR="00000000">
        <w:rPr>
          <w:rFonts w:ascii="Myriad Pro"/>
          <w:color w:val="231F20"/>
          <w:spacing w:val="-5"/>
          <w:w w:val="105"/>
          <w:sz w:val="12"/>
        </w:rPr>
        <w:t xml:space="preserve"> </w:t>
      </w:r>
      <w:r w:rsidR="00000000">
        <w:rPr>
          <w:rFonts w:ascii="Myriad Pro"/>
          <w:color w:val="231F20"/>
          <w:w w:val="105"/>
          <w:sz w:val="12"/>
        </w:rPr>
        <w:t>/</w:t>
      </w:r>
      <w:r w:rsidR="00000000">
        <w:rPr>
          <w:rFonts w:ascii="Myriad Pro"/>
          <w:color w:val="231F20"/>
          <w:spacing w:val="-6"/>
          <w:w w:val="105"/>
          <w:sz w:val="12"/>
        </w:rPr>
        <w:t xml:space="preserve"> </w:t>
      </w:r>
      <w:r w:rsidR="00000000">
        <w:rPr>
          <w:rFonts w:ascii="Myriad Pro"/>
          <w:color w:val="231F20"/>
          <w:spacing w:val="-2"/>
          <w:w w:val="105"/>
          <w:sz w:val="12"/>
        </w:rPr>
        <w:t>learned</w:t>
      </w:r>
    </w:p>
    <w:p w14:paraId="0E204949" w14:textId="77777777" w:rsidR="00A529FC" w:rsidRDefault="00A529FC">
      <w:pPr>
        <w:pStyle w:val="BodyText"/>
        <w:spacing w:before="10"/>
        <w:rPr>
          <w:rFonts w:ascii="Myriad Pro"/>
          <w:sz w:val="11"/>
        </w:rPr>
      </w:pPr>
    </w:p>
    <w:p w14:paraId="07A823E7" w14:textId="77777777" w:rsidR="00A529FC" w:rsidRDefault="00000000">
      <w:pPr>
        <w:ind w:left="565"/>
        <w:rPr>
          <w:rFonts w:ascii="Myriad Pro"/>
          <w:sz w:val="12"/>
        </w:rPr>
      </w:pPr>
      <w:r>
        <w:rPr>
          <w:rFonts w:ascii="Myriad Pro"/>
          <w:color w:val="231F20"/>
          <w:spacing w:val="-5"/>
          <w:w w:val="105"/>
          <w:sz w:val="12"/>
        </w:rPr>
        <w:t>Box</w:t>
      </w:r>
    </w:p>
    <w:p w14:paraId="5876191A" w14:textId="77777777" w:rsidR="00A529FC" w:rsidRDefault="00000000">
      <w:pPr>
        <w:spacing w:before="4"/>
        <w:ind w:left="635"/>
        <w:rPr>
          <w:rFonts w:ascii="Myriad Pro"/>
          <w:sz w:val="12"/>
        </w:rPr>
      </w:pPr>
      <w:r>
        <w:rPr>
          <w:rFonts w:ascii="Myriad Pro"/>
          <w:color w:val="231F20"/>
          <w:w w:val="103"/>
          <w:sz w:val="12"/>
        </w:rPr>
        <w:t>?</w:t>
      </w:r>
    </w:p>
    <w:p w14:paraId="45ADDF86" w14:textId="77777777" w:rsidR="00A529FC" w:rsidRDefault="00000000">
      <w:pPr>
        <w:tabs>
          <w:tab w:val="left" w:pos="1541"/>
          <w:tab w:val="left" w:pos="1905"/>
        </w:tabs>
        <w:spacing w:before="29" w:line="434" w:lineRule="auto"/>
        <w:ind w:left="1106" w:right="2066" w:hanging="89"/>
        <w:rPr>
          <w:rFonts w:ascii="Arial"/>
          <w:sz w:val="11"/>
        </w:rPr>
      </w:pPr>
      <w:r>
        <w:br w:type="column"/>
      </w:r>
      <w:r>
        <w:rPr>
          <w:rFonts w:ascii="Arial"/>
          <w:spacing w:val="-2"/>
          <w:sz w:val="14"/>
        </w:rPr>
        <w:t>Epochs</w:t>
      </w:r>
      <w:r>
        <w:rPr>
          <w:rFonts w:ascii="Arial"/>
          <w:spacing w:val="-8"/>
          <w:sz w:val="14"/>
        </w:rPr>
        <w:t xml:space="preserve"> </w:t>
      </w:r>
      <w:r>
        <w:rPr>
          <w:rFonts w:ascii="Arial"/>
          <w:spacing w:val="-2"/>
          <w:sz w:val="14"/>
        </w:rPr>
        <w:t>on</w:t>
      </w:r>
      <w:r>
        <w:rPr>
          <w:rFonts w:ascii="Arial"/>
          <w:spacing w:val="-8"/>
          <w:sz w:val="14"/>
        </w:rPr>
        <w:t xml:space="preserve"> </w:t>
      </w:r>
      <w:r>
        <w:rPr>
          <w:rFonts w:ascii="Arial"/>
          <w:spacing w:val="-2"/>
          <w:sz w:val="14"/>
        </w:rPr>
        <w:t>AC</w:t>
      </w:r>
      <w:r>
        <w:rPr>
          <w:rFonts w:ascii="Arial"/>
          <w:spacing w:val="-8"/>
          <w:sz w:val="14"/>
        </w:rPr>
        <w:t xml:space="preserve"> </w:t>
      </w:r>
      <w:r>
        <w:rPr>
          <w:rFonts w:ascii="Arial"/>
          <w:spacing w:val="-2"/>
          <w:sz w:val="14"/>
        </w:rPr>
        <w:t>List</w:t>
      </w:r>
      <w:r>
        <w:rPr>
          <w:rFonts w:ascii="Arial"/>
          <w:spacing w:val="40"/>
          <w:sz w:val="14"/>
        </w:rPr>
        <w:t xml:space="preserve"> </w:t>
      </w:r>
      <w:r>
        <w:rPr>
          <w:rFonts w:ascii="Arial"/>
          <w:spacing w:val="-4"/>
          <w:position w:val="-1"/>
          <w:sz w:val="14"/>
        </w:rPr>
        <w:t>List</w:t>
      </w:r>
      <w:r>
        <w:rPr>
          <w:rFonts w:ascii="Arial"/>
          <w:position w:val="-1"/>
          <w:sz w:val="14"/>
        </w:rPr>
        <w:tab/>
      </w:r>
      <w:r>
        <w:rPr>
          <w:rFonts w:ascii="Arial"/>
          <w:spacing w:val="-6"/>
          <w:sz w:val="11"/>
        </w:rPr>
        <w:t>AB</w:t>
      </w:r>
      <w:r>
        <w:rPr>
          <w:rFonts w:ascii="Arial"/>
          <w:sz w:val="11"/>
        </w:rPr>
        <w:tab/>
      </w:r>
      <w:r>
        <w:rPr>
          <w:rFonts w:ascii="Arial"/>
          <w:spacing w:val="-6"/>
          <w:sz w:val="11"/>
        </w:rPr>
        <w:t>AC</w:t>
      </w:r>
    </w:p>
    <w:p w14:paraId="3A64F2CB" w14:textId="77777777" w:rsidR="00A529FC" w:rsidRDefault="00A529FC">
      <w:pPr>
        <w:spacing w:line="434" w:lineRule="auto"/>
        <w:rPr>
          <w:rFonts w:ascii="Arial"/>
          <w:sz w:val="11"/>
        </w:rPr>
        <w:sectPr w:rsidR="00A529FC">
          <w:type w:val="continuous"/>
          <w:pgSz w:w="12240" w:h="15840"/>
          <w:pgMar w:top="1180" w:right="1320" w:bottom="280" w:left="1320" w:header="397" w:footer="0" w:gutter="0"/>
          <w:cols w:num="3" w:space="720" w:equalWidth="0">
            <w:col w:w="3311" w:space="40"/>
            <w:col w:w="2001" w:space="39"/>
            <w:col w:w="4209"/>
          </w:cols>
        </w:sectPr>
      </w:pPr>
    </w:p>
    <w:p w14:paraId="4DC32ACA" w14:textId="77777777" w:rsidR="00A529FC" w:rsidRDefault="00A529FC">
      <w:pPr>
        <w:pStyle w:val="BodyText"/>
        <w:rPr>
          <w:rFonts w:ascii="Arial"/>
          <w:sz w:val="20"/>
        </w:rPr>
      </w:pPr>
    </w:p>
    <w:p w14:paraId="534D6771" w14:textId="77777777" w:rsidR="00A529FC" w:rsidRDefault="00A529FC">
      <w:pPr>
        <w:pStyle w:val="BodyText"/>
        <w:spacing w:before="7"/>
        <w:rPr>
          <w:rFonts w:ascii="Arial"/>
          <w:sz w:val="23"/>
        </w:rPr>
      </w:pPr>
    </w:p>
    <w:p w14:paraId="5B862EA5" w14:textId="77777777" w:rsidR="00A529FC" w:rsidRDefault="00000000">
      <w:pPr>
        <w:spacing w:before="96" w:line="249" w:lineRule="auto"/>
        <w:ind w:left="119" w:right="117"/>
        <w:jc w:val="both"/>
        <w:rPr>
          <w:sz w:val="18"/>
        </w:rPr>
      </w:pPr>
      <w:r>
        <w:t xml:space="preserve">Figure 2: </w:t>
      </w:r>
      <w:r>
        <w:rPr>
          <w:sz w:val="18"/>
        </w:rPr>
        <w:t>AB–AC list learning paradigm diagram and human data reproduced from an empirical experiment (Barnes &amp; Under- wood,</w:t>
      </w:r>
      <w:r>
        <w:rPr>
          <w:spacing w:val="-1"/>
          <w:sz w:val="18"/>
        </w:rPr>
        <w:t xml:space="preserve"> </w:t>
      </w:r>
      <w:r>
        <w:rPr>
          <w:sz w:val="18"/>
        </w:rPr>
        <w:t>1959).</w:t>
      </w:r>
      <w:r>
        <w:rPr>
          <w:spacing w:val="17"/>
          <w:sz w:val="18"/>
        </w:rPr>
        <w:t xml:space="preserve"> </w:t>
      </w:r>
      <w:r>
        <w:rPr>
          <w:b/>
          <w:sz w:val="18"/>
        </w:rPr>
        <w:t>A)</w:t>
      </w:r>
      <w:r>
        <w:rPr>
          <w:b/>
          <w:spacing w:val="-1"/>
          <w:sz w:val="18"/>
        </w:rPr>
        <w:t xml:space="preserve"> </w:t>
      </w:r>
      <w:r>
        <w:rPr>
          <w:sz w:val="18"/>
        </w:rPr>
        <w:t>The</w:t>
      </w:r>
      <w:r>
        <w:rPr>
          <w:spacing w:val="-1"/>
          <w:sz w:val="18"/>
        </w:rPr>
        <w:t xml:space="preserve"> </w:t>
      </w:r>
      <w:r>
        <w:rPr>
          <w:sz w:val="18"/>
        </w:rPr>
        <w:t>first</w:t>
      </w:r>
      <w:r>
        <w:rPr>
          <w:spacing w:val="-1"/>
          <w:sz w:val="18"/>
        </w:rPr>
        <w:t xml:space="preserve"> </w:t>
      </w:r>
      <w:r>
        <w:rPr>
          <w:sz w:val="18"/>
        </w:rPr>
        <w:t>AB</w:t>
      </w:r>
      <w:r>
        <w:rPr>
          <w:spacing w:val="-1"/>
          <w:sz w:val="18"/>
        </w:rPr>
        <w:t xml:space="preserve"> </w:t>
      </w:r>
      <w:r>
        <w:rPr>
          <w:sz w:val="18"/>
        </w:rPr>
        <w:t>list</w:t>
      </w:r>
      <w:r>
        <w:rPr>
          <w:spacing w:val="-1"/>
          <w:sz w:val="18"/>
        </w:rPr>
        <w:t xml:space="preserve"> </w:t>
      </w:r>
      <w:r>
        <w:rPr>
          <w:sz w:val="18"/>
        </w:rPr>
        <w:t>is</w:t>
      </w:r>
      <w:r>
        <w:rPr>
          <w:spacing w:val="-1"/>
          <w:sz w:val="18"/>
        </w:rPr>
        <w:t xml:space="preserve"> </w:t>
      </w:r>
      <w:r>
        <w:rPr>
          <w:sz w:val="18"/>
        </w:rPr>
        <w:t>trained</w:t>
      </w:r>
      <w:r>
        <w:rPr>
          <w:spacing w:val="-1"/>
          <w:sz w:val="18"/>
        </w:rPr>
        <w:t xml:space="preserve"> </w:t>
      </w:r>
      <w:r>
        <w:rPr>
          <w:sz w:val="18"/>
        </w:rPr>
        <w:t>until</w:t>
      </w:r>
      <w:r>
        <w:rPr>
          <w:spacing w:val="-1"/>
          <w:sz w:val="18"/>
        </w:rPr>
        <w:t xml:space="preserve"> </w:t>
      </w:r>
      <w:r>
        <w:rPr>
          <w:sz w:val="18"/>
        </w:rPr>
        <w:t>memory</w:t>
      </w:r>
      <w:r>
        <w:rPr>
          <w:spacing w:val="-1"/>
          <w:sz w:val="18"/>
        </w:rPr>
        <w:t xml:space="preserve"> </w:t>
      </w:r>
      <w:r>
        <w:rPr>
          <w:sz w:val="18"/>
        </w:rPr>
        <w:t>accuracy</w:t>
      </w:r>
      <w:r>
        <w:rPr>
          <w:spacing w:val="-1"/>
          <w:sz w:val="18"/>
        </w:rPr>
        <w:t xml:space="preserve"> </w:t>
      </w:r>
      <w:r>
        <w:rPr>
          <w:sz w:val="18"/>
        </w:rPr>
        <w:t>reaches</w:t>
      </w:r>
      <w:r>
        <w:rPr>
          <w:spacing w:val="-1"/>
          <w:sz w:val="18"/>
        </w:rPr>
        <w:t xml:space="preserve"> </w:t>
      </w:r>
      <w:r>
        <w:rPr>
          <w:sz w:val="18"/>
        </w:rPr>
        <w:t>100%</w:t>
      </w:r>
      <w:r>
        <w:rPr>
          <w:spacing w:val="-1"/>
          <w:sz w:val="18"/>
        </w:rPr>
        <w:t xml:space="preserve"> </w:t>
      </w:r>
      <w:r>
        <w:rPr>
          <w:sz w:val="18"/>
        </w:rPr>
        <w:t>or</w:t>
      </w:r>
      <w:r>
        <w:rPr>
          <w:spacing w:val="-1"/>
          <w:sz w:val="18"/>
        </w:rPr>
        <w:t xml:space="preserve"> </w:t>
      </w:r>
      <w:r>
        <w:rPr>
          <w:sz w:val="18"/>
        </w:rPr>
        <w:t>15</w:t>
      </w:r>
      <w:r>
        <w:rPr>
          <w:spacing w:val="-1"/>
          <w:sz w:val="18"/>
        </w:rPr>
        <w:t xml:space="preserve"> </w:t>
      </w:r>
      <w:r>
        <w:rPr>
          <w:sz w:val="18"/>
        </w:rPr>
        <w:t>epochs, whichever</w:t>
      </w:r>
      <w:r>
        <w:rPr>
          <w:spacing w:val="-1"/>
          <w:sz w:val="18"/>
        </w:rPr>
        <w:t xml:space="preserve"> </w:t>
      </w:r>
      <w:r>
        <w:rPr>
          <w:sz w:val="18"/>
        </w:rPr>
        <w:t>is</w:t>
      </w:r>
      <w:r>
        <w:rPr>
          <w:spacing w:val="-1"/>
          <w:sz w:val="18"/>
        </w:rPr>
        <w:t xml:space="preserve"> </w:t>
      </w:r>
      <w:r>
        <w:rPr>
          <w:sz w:val="18"/>
        </w:rPr>
        <w:t>less; the</w:t>
      </w:r>
      <w:r>
        <w:rPr>
          <w:spacing w:val="-1"/>
          <w:sz w:val="18"/>
        </w:rPr>
        <w:t xml:space="preserve"> </w:t>
      </w:r>
      <w:r>
        <w:rPr>
          <w:sz w:val="18"/>
        </w:rPr>
        <w:t>second</w:t>
      </w:r>
      <w:r>
        <w:rPr>
          <w:spacing w:val="-1"/>
          <w:sz w:val="18"/>
        </w:rPr>
        <w:t xml:space="preserve"> </w:t>
      </w:r>
      <w:r>
        <w:rPr>
          <w:sz w:val="18"/>
        </w:rPr>
        <w:t>AC list is then trained to same criterion, while continuing to test AB and AC items.</w:t>
      </w:r>
      <w:r>
        <w:rPr>
          <w:spacing w:val="34"/>
          <w:sz w:val="18"/>
        </w:rPr>
        <w:t xml:space="preserve"> </w:t>
      </w:r>
      <w:r>
        <w:rPr>
          <w:sz w:val="18"/>
        </w:rPr>
        <w:t>Detailed procedure is described in Methods.</w:t>
      </w:r>
      <w:r>
        <w:rPr>
          <w:spacing w:val="34"/>
          <w:sz w:val="18"/>
        </w:rPr>
        <w:t xml:space="preserve"> </w:t>
      </w:r>
      <w:r>
        <w:rPr>
          <w:b/>
          <w:sz w:val="18"/>
        </w:rPr>
        <w:t xml:space="preserve">B) </w:t>
      </w:r>
      <w:r>
        <w:rPr>
          <w:sz w:val="18"/>
        </w:rPr>
        <w:t>Human participants show moderate interference of the AB list after learning the AC list.</w:t>
      </w:r>
    </w:p>
    <w:p w14:paraId="45B84C8E" w14:textId="77777777" w:rsidR="00A529FC" w:rsidRDefault="00A529FC">
      <w:pPr>
        <w:pStyle w:val="BodyText"/>
      </w:pPr>
    </w:p>
    <w:p w14:paraId="4A5DAA8B" w14:textId="047AABA4" w:rsidR="00A529FC" w:rsidRDefault="00000000">
      <w:pPr>
        <w:pStyle w:val="BodyText"/>
        <w:spacing w:before="153" w:line="256" w:lineRule="auto"/>
        <w:ind w:left="120" w:right="119"/>
        <w:jc w:val="both"/>
      </w:pPr>
      <w:del w:id="296" w:author="Author" w:date="2022-09-10T01:53:00Z">
        <w:r>
          <w:delText>driven</w:delText>
        </w:r>
        <w:r>
          <w:rPr>
            <w:spacing w:val="-2"/>
          </w:rPr>
          <w:delText xml:space="preserve"> </w:delText>
        </w:r>
        <w:r>
          <w:delText>directly</w:delText>
        </w:r>
        <w:r>
          <w:rPr>
            <w:spacing w:val="-2"/>
          </w:rPr>
          <w:delText xml:space="preserve"> </w:delText>
        </w:r>
        <w:r>
          <w:delText>by</w:delText>
        </w:r>
        <w:r>
          <w:rPr>
            <w:spacing w:val="-2"/>
          </w:rPr>
          <w:delText xml:space="preserve"> </w:delText>
        </w:r>
        <w:r>
          <w:delText>CA1.</w:delText>
        </w:r>
      </w:del>
      <w:moveToRangeStart w:id="297" w:author="Author" w:date="2022-09-10T01:53:00Z" w:name="move113667225"/>
      <w:moveTo w:id="298" w:author="Author" w:date="2022-09-10T01:53:00Z">
        <w:r>
          <w:t>synaptic</w:t>
        </w:r>
        <w:r>
          <w:rPr>
            <w:spacing w:val="-16"/>
          </w:rPr>
          <w:t xml:space="preserve"> </w:t>
        </w:r>
        <w:r>
          <w:t>weights</w:t>
        </w:r>
        <w:r>
          <w:rPr>
            <w:spacing w:val="-14"/>
          </w:rPr>
          <w:t xml:space="preserve"> </w:t>
        </w:r>
        <w:r>
          <w:t>to</w:t>
        </w:r>
        <w:r>
          <w:rPr>
            <w:spacing w:val="-14"/>
          </w:rPr>
          <w:t xml:space="preserve"> </w:t>
        </w:r>
        <w:r>
          <w:t>support</w:t>
        </w:r>
        <w:r>
          <w:rPr>
            <w:spacing w:val="-13"/>
          </w:rPr>
          <w:t xml:space="preserve"> </w:t>
        </w:r>
        <w:r>
          <w:t>this</w:t>
        </w:r>
        <w:r>
          <w:rPr>
            <w:spacing w:val="-14"/>
          </w:rPr>
          <w:t xml:space="preserve"> </w:t>
        </w:r>
        <w:r>
          <w:t>systematic</w:t>
        </w:r>
        <w:r>
          <w:rPr>
            <w:spacing w:val="-14"/>
          </w:rPr>
          <w:t xml:space="preserve"> </w:t>
        </w:r>
        <w:r>
          <w:t>auto-encoding</w:t>
        </w:r>
        <w:r>
          <w:rPr>
            <w:spacing w:val="-14"/>
          </w:rPr>
          <w:t xml:space="preserve"> </w:t>
        </w:r>
        <w:r>
          <w:t>of</w:t>
        </w:r>
        <w:r>
          <w:rPr>
            <w:spacing w:val="-13"/>
          </w:rPr>
          <w:t xml:space="preserve"> </w:t>
        </w:r>
        <w:r>
          <w:t>information</w:t>
        </w:r>
        <w:r>
          <w:rPr>
            <w:spacing w:val="-14"/>
          </w:rPr>
          <w:t xml:space="preserve"> </w:t>
        </w:r>
        <w:r>
          <w:t>within</w:t>
        </w:r>
        <w:r>
          <w:rPr>
            <w:spacing w:val="-14"/>
          </w:rPr>
          <w:t xml:space="preserve"> </w:t>
        </w:r>
        <w:r>
          <w:t>the</w:t>
        </w:r>
        <w:r>
          <w:rPr>
            <w:spacing w:val="-14"/>
          </w:rPr>
          <w:t xml:space="preserve"> </w:t>
        </w:r>
        <w:r>
          <w:t>monosynaptic</w:t>
        </w:r>
        <w:r>
          <w:rPr>
            <w:spacing w:val="-13"/>
          </w:rPr>
          <w:t xml:space="preserve"> </w:t>
        </w:r>
        <w:r>
          <w:t>pathway. Specifically,</w:t>
        </w:r>
        <w:r>
          <w:rPr>
            <w:spacing w:val="-13"/>
          </w:rPr>
          <w:t xml:space="preserve"> </w:t>
        </w:r>
        <w:r>
          <w:t>CA1</w:t>
        </w:r>
        <w:r>
          <w:rPr>
            <w:spacing w:val="-14"/>
          </w:rPr>
          <w:t xml:space="preserve"> </w:t>
        </w:r>
        <w:r>
          <w:t>patterns</w:t>
        </w:r>
        <w:r>
          <w:rPr>
            <w:spacing w:val="-13"/>
          </w:rPr>
          <w:t xml:space="preserve"> </w:t>
        </w:r>
        <w:r>
          <w:t>at</w:t>
        </w:r>
        <w:r>
          <w:rPr>
            <w:spacing w:val="-14"/>
          </w:rPr>
          <w:t xml:space="preserve"> </w:t>
        </w:r>
        <w:r>
          <w:t>peaks</w:t>
        </w:r>
        <w:r>
          <w:rPr>
            <w:spacing w:val="-13"/>
          </w:rPr>
          <w:t xml:space="preserve"> </w:t>
        </w:r>
        <w:r>
          <w:t>and</w:t>
        </w:r>
        <w:r>
          <w:rPr>
            <w:spacing w:val="-14"/>
          </w:rPr>
          <w:t xml:space="preserve"> </w:t>
        </w:r>
        <w:r>
          <w:t>troughs</w:t>
        </w:r>
        <w:r>
          <w:rPr>
            <w:spacing w:val="-13"/>
          </w:rPr>
          <w:t xml:space="preserve"> </w:t>
        </w:r>
        <w:r>
          <w:t>of</w:t>
        </w:r>
        <w:r>
          <w:rPr>
            <w:spacing w:val="-14"/>
          </w:rPr>
          <w:t xml:space="preserve"> </w:t>
        </w:r>
        <w:r>
          <w:t>theta</w:t>
        </w:r>
        <w:r>
          <w:rPr>
            <w:spacing w:val="-13"/>
          </w:rPr>
          <w:t xml:space="preserve"> </w:t>
        </w:r>
        <w:r>
          <w:t>cycles</w:t>
        </w:r>
        <w:r>
          <w:rPr>
            <w:spacing w:val="-14"/>
          </w:rPr>
          <w:t xml:space="preserve"> </w:t>
        </w:r>
        <w:r>
          <w:t>come</w:t>
        </w:r>
        <w:r>
          <w:rPr>
            <w:spacing w:val="-13"/>
          </w:rPr>
          <w:t xml:space="preserve"> </w:t>
        </w:r>
        <w:r>
          <w:t>from</w:t>
        </w:r>
        <w:r>
          <w:rPr>
            <w:spacing w:val="-14"/>
          </w:rPr>
          <w:t xml:space="preserve"> </w:t>
        </w:r>
        <w:r>
          <w:t>CA3-retrieved</w:t>
        </w:r>
        <w:r>
          <w:rPr>
            <w:spacing w:val="-13"/>
          </w:rPr>
          <w:t xml:space="preserve"> </w:t>
        </w:r>
        <w:r>
          <w:t>memory</w:t>
        </w:r>
        <w:r>
          <w:rPr>
            <w:spacing w:val="-14"/>
          </w:rPr>
          <w:t xml:space="preserve"> </w:t>
        </w:r>
        <w:r>
          <w:t>and</w:t>
        </w:r>
        <w:r>
          <w:rPr>
            <w:spacing w:val="-13"/>
          </w:rPr>
          <w:t xml:space="preserve"> </w:t>
        </w:r>
        <w:r>
          <w:t>ECin inputs,</w:t>
        </w:r>
        <w:r>
          <w:rPr>
            <w:spacing w:val="-10"/>
          </w:rPr>
          <w:t xml:space="preserve"> </w:t>
        </w:r>
        <w:r>
          <w:t>respectively. As</w:t>
        </w:r>
        <w:r>
          <w:rPr>
            <w:spacing w:val="-10"/>
          </w:rPr>
          <w:t xml:space="preserve"> </w:t>
        </w:r>
        <w:r>
          <w:t>shown</w:t>
        </w:r>
        <w:r>
          <w:rPr>
            <w:spacing w:val="-10"/>
          </w:rPr>
          <w:t xml:space="preserve"> </w:t>
        </w:r>
        <w:r>
          <w:t>in</w:t>
        </w:r>
        <w:r>
          <w:rPr>
            <w:spacing w:val="-10"/>
          </w:rPr>
          <w:t xml:space="preserve"> </w:t>
        </w:r>
        <w:r>
          <w:t>equation</w:t>
        </w:r>
        <w:r>
          <w:rPr>
            <w:spacing w:val="-10"/>
          </w:rPr>
          <w:t xml:space="preserve"> </w:t>
        </w:r>
        <w:r>
          <w:t>3)</w:t>
        </w:r>
        <w:r>
          <w:rPr>
            <w:spacing w:val="-10"/>
          </w:rPr>
          <w:t xml:space="preserve"> </w:t>
        </w:r>
        <w:r>
          <w:t>above,</w:t>
        </w:r>
        <w:r>
          <w:rPr>
            <w:spacing w:val="-10"/>
          </w:rPr>
          <w:t xml:space="preserve"> </w:t>
        </w:r>
        <w:r>
          <w:t>the</w:t>
        </w:r>
        <w:r>
          <w:rPr>
            <w:spacing w:val="-10"/>
          </w:rPr>
          <w:t xml:space="preserve"> </w:t>
        </w:r>
        <w:r>
          <w:t>target</w:t>
        </w:r>
        <w:r>
          <w:rPr>
            <w:spacing w:val="-10"/>
          </w:rPr>
          <w:t xml:space="preserve"> </w:t>
        </w:r>
        <w:r>
          <w:t>plus-phase</w:t>
        </w:r>
        <w:r>
          <w:rPr>
            <w:spacing w:val="-10"/>
          </w:rPr>
          <w:t xml:space="preserve"> </w:t>
        </w:r>
        <w:r>
          <w:t>activation</w:t>
        </w:r>
        <w:r>
          <w:rPr>
            <w:spacing w:val="-10"/>
          </w:rPr>
          <w:t xml:space="preserve"> </w:t>
        </w:r>
        <w:r>
          <w:t>comes</w:t>
        </w:r>
        <w:r>
          <w:rPr>
            <w:spacing w:val="-10"/>
          </w:rPr>
          <w:t xml:space="preserve"> </w:t>
        </w:r>
        <w:r>
          <w:t>from</w:t>
        </w:r>
        <w:r>
          <w:rPr>
            <w:spacing w:val="-10"/>
          </w:rPr>
          <w:t xml:space="preserve"> </w:t>
        </w:r>
        <w:r>
          <w:t>the</w:t>
        </w:r>
        <w:r>
          <w:rPr>
            <w:spacing w:val="-10"/>
          </w:rPr>
          <w:t xml:space="preserve"> </w:t>
        </w:r>
        <w:r>
          <w:t>ECout being</w:t>
        </w:r>
        <w:r w:rsidRPr="007576F6">
          <w:rPr>
            <w:spacing w:val="-6"/>
          </w:rPr>
          <w:t xml:space="preserve"> </w:t>
        </w:r>
        <w:r>
          <w:t>strongly</w:t>
        </w:r>
        <w:r w:rsidRPr="007576F6">
          <w:rPr>
            <w:spacing w:val="-6"/>
          </w:rPr>
          <w:t xml:space="preserve"> </w:t>
        </w:r>
        <w:r>
          <w:t>driven</w:t>
        </w:r>
        <w:r w:rsidRPr="007576F6">
          <w:rPr>
            <w:spacing w:val="-6"/>
          </w:rPr>
          <w:t xml:space="preserve"> </w:t>
        </w:r>
        <w:r>
          <w:t>by</w:t>
        </w:r>
        <w:r w:rsidRPr="007576F6">
          <w:rPr>
            <w:spacing w:val="-6"/>
          </w:rPr>
          <w:t xml:space="preserve"> </w:t>
        </w:r>
        <w:r>
          <w:t>the</w:t>
        </w:r>
        <w:r w:rsidRPr="007576F6">
          <w:rPr>
            <w:spacing w:val="-6"/>
          </w:rPr>
          <w:t xml:space="preserve"> </w:t>
        </w:r>
        <w:r>
          <w:t>ECin</w:t>
        </w:r>
        <w:r w:rsidRPr="007576F6">
          <w:rPr>
            <w:spacing w:val="-6"/>
          </w:rPr>
          <w:t xml:space="preserve"> </w:t>
        </w:r>
        <w:r>
          <w:t>superficial</w:t>
        </w:r>
        <w:r w:rsidRPr="007576F6">
          <w:rPr>
            <w:spacing w:val="-6"/>
          </w:rPr>
          <w:t xml:space="preserve"> </w:t>
        </w:r>
        <w:r>
          <w:t>patterns,</w:t>
        </w:r>
        <w:r w:rsidRPr="007576F6">
          <w:rPr>
            <w:spacing w:val="-5"/>
          </w:rPr>
          <w:t xml:space="preserve"> </w:t>
        </w:r>
        <w:r>
          <w:t>in</w:t>
        </w:r>
        <w:r w:rsidRPr="007576F6">
          <w:rPr>
            <w:spacing w:val="-6"/>
          </w:rPr>
          <w:t xml:space="preserve"> </w:t>
        </w:r>
        <w:r>
          <w:t>contrast</w:t>
        </w:r>
        <w:r w:rsidRPr="007576F6">
          <w:rPr>
            <w:spacing w:val="-6"/>
          </w:rPr>
          <w:t xml:space="preserve"> </w:t>
        </w:r>
        <w:r>
          <w:t>to</w:t>
        </w:r>
        <w:r w:rsidRPr="007576F6">
          <w:rPr>
            <w:spacing w:val="-6"/>
          </w:rPr>
          <w:t xml:space="preserve"> </w:t>
        </w:r>
        <w:r>
          <w:t>the</w:t>
        </w:r>
        <w:r w:rsidRPr="007576F6">
          <w:rPr>
            <w:spacing w:val="-6"/>
          </w:rPr>
          <w:t xml:space="preserve"> </w:t>
        </w:r>
        <w:r>
          <w:t>minus</w:t>
        </w:r>
        <w:r w:rsidRPr="007576F6">
          <w:rPr>
            <w:spacing w:val="-6"/>
          </w:rPr>
          <w:t xml:space="preserve"> </w:t>
        </w:r>
        <w:r>
          <w:t>phase</w:t>
        </w:r>
        <w:r w:rsidRPr="007576F6">
          <w:rPr>
            <w:spacing w:val="-6"/>
          </w:rPr>
          <w:t xml:space="preserve"> </w:t>
        </w:r>
        <w:r>
          <w:t>where</w:t>
        </w:r>
        <w:r w:rsidRPr="007576F6">
          <w:rPr>
            <w:spacing w:val="-6"/>
          </w:rPr>
          <w:t xml:space="preserve"> </w:t>
        </w:r>
        <w:r>
          <w:t>ECout</w:t>
        </w:r>
        <w:r w:rsidRPr="007576F6">
          <w:rPr>
            <w:spacing w:val="-6"/>
          </w:rPr>
          <w:t xml:space="preserve"> </w:t>
        </w:r>
        <w:r>
          <w:t>is</w:t>
        </w:r>
        <w:r w:rsidRPr="007576F6">
          <w:rPr>
            <w:spacing w:val="-6"/>
          </w:rPr>
          <w:t xml:space="preserve"> </w:t>
        </w:r>
        <w:r w:rsidRPr="007576F6">
          <w:t>being</w:t>
        </w:r>
      </w:moveTo>
      <w:moveToRangeEnd w:id="297"/>
      <w:ins w:id="299" w:author="Author" w:date="2022-09-10T01:53:00Z">
        <w:r>
          <w:t xml:space="preserve"> driven</w:t>
        </w:r>
        <w:r>
          <w:rPr>
            <w:spacing w:val="-2"/>
          </w:rPr>
          <w:t xml:space="preserve"> </w:t>
        </w:r>
        <w:r>
          <w:t>directly</w:t>
        </w:r>
        <w:r>
          <w:rPr>
            <w:spacing w:val="-2"/>
          </w:rPr>
          <w:t xml:space="preserve"> </w:t>
        </w:r>
        <w:r>
          <w:t>by</w:t>
        </w:r>
        <w:r>
          <w:rPr>
            <w:spacing w:val="-2"/>
          </w:rPr>
          <w:t xml:space="preserve"> </w:t>
        </w:r>
        <w:r>
          <w:t>CA1.</w:t>
        </w:r>
      </w:ins>
      <w:r>
        <w:rPr>
          <w:spacing w:val="25"/>
        </w:rPr>
        <w:t xml:space="preserve"> </w:t>
      </w:r>
      <w:r>
        <w:t>Thus, over</w:t>
      </w:r>
      <w:r>
        <w:rPr>
          <w:spacing w:val="-2"/>
        </w:rPr>
        <w:t xml:space="preserve"> </w:t>
      </w:r>
      <w:r>
        <w:t>iterations</w:t>
      </w:r>
      <w:r>
        <w:rPr>
          <w:spacing w:val="-2"/>
        </w:rPr>
        <w:t xml:space="preserve"> </w:t>
      </w:r>
      <w:r>
        <w:t>of</w:t>
      </w:r>
      <w:r>
        <w:rPr>
          <w:spacing w:val="-2"/>
        </w:rPr>
        <w:t xml:space="preserve"> </w:t>
      </w:r>
      <w:r>
        <w:t>learning, this</w:t>
      </w:r>
      <w:r>
        <w:rPr>
          <w:spacing w:val="-2"/>
        </w:rPr>
        <w:t xml:space="preserve"> </w:t>
      </w:r>
      <w:r>
        <w:t>error-driven</w:t>
      </w:r>
      <w:r>
        <w:rPr>
          <w:spacing w:val="-2"/>
        </w:rPr>
        <w:t xml:space="preserve"> </w:t>
      </w:r>
      <w:r>
        <w:t>mechanism</w:t>
      </w:r>
      <w:r>
        <w:rPr>
          <w:spacing w:val="-2"/>
        </w:rPr>
        <w:t xml:space="preserve"> </w:t>
      </w:r>
      <w:r>
        <w:t>shapes</w:t>
      </w:r>
      <w:r>
        <w:rPr>
          <w:spacing w:val="-2"/>
        </w:rPr>
        <w:t xml:space="preserve"> </w:t>
      </w:r>
      <w:r>
        <w:t>synapses</w:t>
      </w:r>
      <w:r>
        <w:rPr>
          <w:spacing w:val="-2"/>
        </w:rPr>
        <w:t xml:space="preserve"> </w:t>
      </w:r>
      <w:r>
        <w:t>so that the CA1 projection to ECout will replicate the corresponding pattern on ECin.</w:t>
      </w:r>
    </w:p>
    <w:p w14:paraId="066470DD" w14:textId="77777777" w:rsidR="00A529FC" w:rsidRDefault="00000000" w:rsidP="007576F6">
      <w:pPr>
        <w:pStyle w:val="BodyText"/>
        <w:spacing w:before="41" w:line="234" w:lineRule="exact"/>
        <w:ind w:left="120" w:firstLine="298"/>
        <w:jc w:val="both"/>
      </w:pPr>
      <w:r>
        <w:rPr>
          <w:spacing w:val="-2"/>
        </w:rPr>
        <w:t>Relative</w:t>
      </w:r>
      <w:r>
        <w:rPr>
          <w:spacing w:val="-3"/>
        </w:rPr>
        <w:t xml:space="preserve"> </w:t>
      </w:r>
      <w:r>
        <w:rPr>
          <w:spacing w:val="-2"/>
        </w:rPr>
        <w:t>to</w:t>
      </w:r>
      <w:r>
        <w:rPr>
          <w:spacing w:val="-3"/>
        </w:rPr>
        <w:t xml:space="preserve"> </w:t>
      </w:r>
      <w:r>
        <w:rPr>
          <w:spacing w:val="-2"/>
        </w:rPr>
        <w:t>this</w:t>
      </w:r>
      <w:r>
        <w:rPr>
          <w:spacing w:val="-3"/>
        </w:rPr>
        <w:t xml:space="preserve"> </w:t>
      </w:r>
      <w:r>
        <w:rPr>
          <w:spacing w:val="-2"/>
        </w:rPr>
        <w:t>theta-phase</w:t>
      </w:r>
      <w:r>
        <w:rPr>
          <w:spacing w:val="-3"/>
        </w:rPr>
        <w:t xml:space="preserve"> </w:t>
      </w:r>
      <w:r>
        <w:rPr>
          <w:spacing w:val="-2"/>
        </w:rPr>
        <w:t>model,</w:t>
      </w:r>
      <w:r>
        <w:rPr>
          <w:spacing w:val="-1"/>
        </w:rPr>
        <w:t xml:space="preserve"> </w:t>
      </w:r>
      <w:r>
        <w:rPr>
          <w:spacing w:val="-2"/>
        </w:rPr>
        <w:t>the</w:t>
      </w:r>
      <w:r>
        <w:rPr>
          <w:spacing w:val="-3"/>
        </w:rPr>
        <w:t xml:space="preserve"> </w:t>
      </w:r>
      <w:r>
        <w:rPr>
          <w:spacing w:val="-2"/>
        </w:rPr>
        <w:t>new</w:t>
      </w:r>
      <w:r>
        <w:rPr>
          <w:spacing w:val="-3"/>
        </w:rPr>
        <w:t xml:space="preserve"> </w:t>
      </w:r>
      <w:r>
        <w:rPr>
          <w:spacing w:val="-2"/>
        </w:rPr>
        <w:t>Theremin</w:t>
      </w:r>
      <w:r>
        <w:rPr>
          <w:spacing w:val="-3"/>
        </w:rPr>
        <w:t xml:space="preserve"> </w:t>
      </w:r>
      <w:r>
        <w:rPr>
          <w:spacing w:val="-2"/>
        </w:rPr>
        <w:t>model</w:t>
      </w:r>
      <w:r>
        <w:rPr>
          <w:spacing w:val="-3"/>
        </w:rPr>
        <w:t xml:space="preserve"> </w:t>
      </w:r>
      <w:r>
        <w:rPr>
          <w:spacing w:val="-2"/>
        </w:rPr>
        <w:t>introduces error-driven</w:t>
      </w:r>
      <w:r>
        <w:rPr>
          <w:spacing w:val="-3"/>
        </w:rPr>
        <w:t xml:space="preserve"> </w:t>
      </w:r>
      <w:r>
        <w:rPr>
          <w:spacing w:val="-2"/>
        </w:rPr>
        <w:t>learning</w:t>
      </w:r>
      <w:r>
        <w:rPr>
          <w:spacing w:val="-3"/>
        </w:rPr>
        <w:t xml:space="preserve"> </w:t>
      </w:r>
      <w:r>
        <w:rPr>
          <w:spacing w:val="-2"/>
        </w:rPr>
        <w:t>in</w:t>
      </w:r>
      <w:r>
        <w:rPr>
          <w:spacing w:val="-3"/>
        </w:rPr>
        <w:t xml:space="preserve"> </w:t>
      </w:r>
      <w:r>
        <w:rPr>
          <w:spacing w:val="-2"/>
        </w:rPr>
        <w:t>the</w:t>
      </w:r>
      <w:r>
        <w:rPr>
          <w:spacing w:val="-3"/>
        </w:rPr>
        <w:t xml:space="preserve"> </w:t>
      </w:r>
      <w:r>
        <w:rPr>
          <w:spacing w:val="-4"/>
        </w:rPr>
        <w:t>CA3,</w:t>
      </w:r>
    </w:p>
    <w:p w14:paraId="564A8402" w14:textId="77777777" w:rsidR="00A529FC" w:rsidRDefault="00000000">
      <w:pPr>
        <w:pStyle w:val="BodyText"/>
        <w:spacing w:before="70" w:line="158" w:lineRule="auto"/>
        <w:ind w:left="119" w:right="117"/>
        <w:jc w:val="both"/>
      </w:pPr>
      <w:r>
        <w:rPr>
          <w:spacing w:val="-2"/>
        </w:rPr>
        <w:t>using</w:t>
      </w:r>
      <w:r>
        <w:rPr>
          <w:spacing w:val="-12"/>
        </w:rPr>
        <w:t xml:space="preserve"> </w:t>
      </w:r>
      <w:r>
        <w:rPr>
          <w:spacing w:val="-2"/>
        </w:rPr>
        <w:t>equation</w:t>
      </w:r>
      <w:r>
        <w:rPr>
          <w:spacing w:val="-12"/>
        </w:rPr>
        <w:t xml:space="preserve"> </w:t>
      </w:r>
      <w:r>
        <w:rPr>
          <w:spacing w:val="-2"/>
        </w:rPr>
        <w:t>5</w:t>
      </w:r>
      <w:r>
        <w:rPr>
          <w:spacing w:val="-6"/>
        </w:rPr>
        <w:t xml:space="preserve"> </w:t>
      </w:r>
      <w:r>
        <w:rPr>
          <w:spacing w:val="-2"/>
        </w:rPr>
        <w:t>as</w:t>
      </w:r>
      <w:r>
        <w:rPr>
          <w:spacing w:val="-7"/>
        </w:rPr>
        <w:t xml:space="preserve"> </w:t>
      </w:r>
      <w:r>
        <w:rPr>
          <w:spacing w:val="-2"/>
        </w:rPr>
        <w:t>shown</w:t>
      </w:r>
      <w:r>
        <w:rPr>
          <w:spacing w:val="-7"/>
        </w:rPr>
        <w:t xml:space="preserve"> </w:t>
      </w:r>
      <w:r>
        <w:rPr>
          <w:spacing w:val="-2"/>
        </w:rPr>
        <w:t>above,</w:t>
      </w:r>
      <w:r>
        <w:rPr>
          <w:spacing w:val="-6"/>
        </w:rPr>
        <w:t xml:space="preserve"> </w:t>
      </w:r>
      <w:r>
        <w:rPr>
          <w:spacing w:val="-2"/>
        </w:rPr>
        <w:t>which</w:t>
      </w:r>
      <w:r>
        <w:rPr>
          <w:spacing w:val="-7"/>
        </w:rPr>
        <w:t xml:space="preserve"> </w:t>
      </w:r>
      <w:r>
        <w:rPr>
          <w:spacing w:val="-2"/>
        </w:rPr>
        <w:t>was</w:t>
      </w:r>
      <w:r>
        <w:rPr>
          <w:spacing w:val="-7"/>
        </w:rPr>
        <w:t xml:space="preserve"> </w:t>
      </w:r>
      <w:r>
        <w:rPr>
          <w:spacing w:val="-2"/>
        </w:rPr>
        <w:t>achieved</w:t>
      </w:r>
      <w:r>
        <w:rPr>
          <w:spacing w:val="-7"/>
        </w:rPr>
        <w:t xml:space="preserve"> </w:t>
      </w:r>
      <w:r>
        <w:rPr>
          <w:spacing w:val="-2"/>
        </w:rPr>
        <w:t>by</w:t>
      </w:r>
      <w:r>
        <w:rPr>
          <w:spacing w:val="-7"/>
        </w:rPr>
        <w:t xml:space="preserve"> </w:t>
      </w:r>
      <w:r>
        <w:rPr>
          <w:spacing w:val="-2"/>
        </w:rPr>
        <w:t>delaying</w:t>
      </w:r>
      <w:r>
        <w:rPr>
          <w:spacing w:val="-7"/>
        </w:rPr>
        <w:t xml:space="preserve"> </w:t>
      </w:r>
      <w:r>
        <w:rPr>
          <w:spacing w:val="-2"/>
        </w:rPr>
        <w:t>the</w:t>
      </w:r>
      <w:r>
        <w:rPr>
          <w:spacing w:val="-7"/>
        </w:rPr>
        <w:t xml:space="preserve"> </w:t>
      </w:r>
      <w:r>
        <w:rPr>
          <w:spacing w:val="-2"/>
        </w:rPr>
        <w:t>output</w:t>
      </w:r>
      <w:r>
        <w:rPr>
          <w:spacing w:val="-7"/>
        </w:rPr>
        <w:t xml:space="preserve"> </w:t>
      </w:r>
      <w:r>
        <w:rPr>
          <w:spacing w:val="-2"/>
        </w:rPr>
        <w:t>of</w:t>
      </w:r>
      <w:r>
        <w:rPr>
          <w:spacing w:val="-7"/>
        </w:rPr>
        <w:t xml:space="preserve"> </w:t>
      </w:r>
      <w:r>
        <w:rPr>
          <w:spacing w:val="-2"/>
        </w:rPr>
        <w:t>DG</w:t>
      </w:r>
      <w:r>
        <w:rPr>
          <w:spacing w:val="-7"/>
        </w:rPr>
        <w:t xml:space="preserve"> </w:t>
      </w:r>
      <w:r>
        <w:rPr>
          <w:rFonts w:ascii="Meiryo" w:hAnsi="Meiryo"/>
          <w:i/>
          <w:spacing w:val="-2"/>
        </w:rPr>
        <w:t>→</w:t>
      </w:r>
      <w:r>
        <w:rPr>
          <w:rFonts w:ascii="Meiryo" w:hAnsi="Meiryo"/>
          <w:i/>
          <w:spacing w:val="-17"/>
        </w:rPr>
        <w:t xml:space="preserve"> </w:t>
      </w:r>
      <w:r>
        <w:rPr>
          <w:spacing w:val="-2"/>
        </w:rPr>
        <w:t>CA3</w:t>
      </w:r>
      <w:r>
        <w:rPr>
          <w:spacing w:val="-7"/>
        </w:rPr>
        <w:t xml:space="preserve"> </w:t>
      </w:r>
      <w:r>
        <w:rPr>
          <w:spacing w:val="-2"/>
        </w:rPr>
        <w:t>until</w:t>
      </w:r>
      <w:r>
        <w:rPr>
          <w:spacing w:val="-7"/>
        </w:rPr>
        <w:t xml:space="preserve"> </w:t>
      </w:r>
      <w:r>
        <w:rPr>
          <w:spacing w:val="-2"/>
        </w:rPr>
        <w:t>the</w:t>
      </w:r>
      <w:r>
        <w:rPr>
          <w:spacing w:val="-7"/>
        </w:rPr>
        <w:t xml:space="preserve"> </w:t>
      </w:r>
      <w:r>
        <w:rPr>
          <w:spacing w:val="-2"/>
        </w:rPr>
        <w:t xml:space="preserve">second </w:t>
      </w:r>
      <w:r>
        <w:t>quarter</w:t>
      </w:r>
      <w:r>
        <w:rPr>
          <w:spacing w:val="-3"/>
        </w:rPr>
        <w:t xml:space="preserve"> </w:t>
      </w:r>
      <w:r>
        <w:t>(Figure</w:t>
      </w:r>
      <w:r>
        <w:rPr>
          <w:spacing w:val="-3"/>
        </w:rPr>
        <w:t xml:space="preserve"> </w:t>
      </w:r>
      <w:r>
        <w:t>1). Although</w:t>
      </w:r>
      <w:r>
        <w:rPr>
          <w:spacing w:val="-3"/>
        </w:rPr>
        <w:t xml:space="preserve"> </w:t>
      </w:r>
      <w:r>
        <w:t>it</w:t>
      </w:r>
      <w:r>
        <w:rPr>
          <w:spacing w:val="-3"/>
        </w:rPr>
        <w:t xml:space="preserve"> </w:t>
      </w:r>
      <w:r>
        <w:t>only</w:t>
      </w:r>
      <w:r>
        <w:rPr>
          <w:spacing w:val="-3"/>
        </w:rPr>
        <w:t xml:space="preserve"> </w:t>
      </w:r>
      <w:r>
        <w:t>takes</w:t>
      </w:r>
      <w:r>
        <w:rPr>
          <w:spacing w:val="-3"/>
        </w:rPr>
        <w:t xml:space="preserve"> </w:t>
      </w:r>
      <w:r>
        <w:rPr>
          <w:rFonts w:ascii="Meiryo" w:hAnsi="Meiryo"/>
          <w:i/>
        </w:rPr>
        <w:t>∼</w:t>
      </w:r>
      <w:r>
        <w:t>10</w:t>
      </w:r>
      <w:r>
        <w:rPr>
          <w:spacing w:val="-3"/>
        </w:rPr>
        <w:t xml:space="preserve"> </w:t>
      </w:r>
      <w:r>
        <w:t>ms</w:t>
      </w:r>
      <w:r>
        <w:rPr>
          <w:spacing w:val="-3"/>
        </w:rPr>
        <w:t xml:space="preserve"> </w:t>
      </w:r>
      <w:r>
        <w:t>for</w:t>
      </w:r>
      <w:r>
        <w:rPr>
          <w:spacing w:val="-3"/>
        </w:rPr>
        <w:t xml:space="preserve"> </w:t>
      </w:r>
      <w:r>
        <w:t>signals</w:t>
      </w:r>
      <w:r>
        <w:rPr>
          <w:spacing w:val="-3"/>
        </w:rPr>
        <w:t xml:space="preserve"> </w:t>
      </w:r>
      <w:r>
        <w:t>to</w:t>
      </w:r>
      <w:r>
        <w:rPr>
          <w:spacing w:val="-3"/>
        </w:rPr>
        <w:t xml:space="preserve"> </w:t>
      </w:r>
      <w:r>
        <w:t>propagate</w:t>
      </w:r>
      <w:r>
        <w:rPr>
          <w:spacing w:val="-3"/>
        </w:rPr>
        <w:t xml:space="preserve"> </w:t>
      </w:r>
      <w:r>
        <w:t>from</w:t>
      </w:r>
      <w:r>
        <w:rPr>
          <w:spacing w:val="-3"/>
        </w:rPr>
        <w:t xml:space="preserve"> </w:t>
      </w:r>
      <w:r>
        <w:t>ECin</w:t>
      </w:r>
      <w:r>
        <w:rPr>
          <w:spacing w:val="-3"/>
        </w:rPr>
        <w:t xml:space="preserve"> </w:t>
      </w:r>
      <w:r>
        <w:t>to</w:t>
      </w:r>
      <w:r>
        <w:rPr>
          <w:spacing w:val="-3"/>
        </w:rPr>
        <w:t xml:space="preserve"> </w:t>
      </w:r>
      <w:r>
        <w:t>DG</w:t>
      </w:r>
      <w:r>
        <w:rPr>
          <w:spacing w:val="-3"/>
        </w:rPr>
        <w:t xml:space="preserve"> </w:t>
      </w:r>
      <w:r>
        <w:t>to</w:t>
      </w:r>
      <w:r>
        <w:rPr>
          <w:spacing w:val="-3"/>
        </w:rPr>
        <w:t xml:space="preserve"> </w:t>
      </w:r>
      <w:r>
        <w:t>CA3</w:t>
      </w:r>
      <w:r>
        <w:rPr>
          <w:spacing w:val="-3"/>
        </w:rPr>
        <w:t xml:space="preserve"> </w:t>
      </w:r>
      <w:r>
        <w:t>in</w:t>
      </w:r>
      <w:r>
        <w:rPr>
          <w:spacing w:val="-3"/>
        </w:rPr>
        <w:t xml:space="preserve"> </w:t>
      </w:r>
      <w:r>
        <w:t>the rodent</w:t>
      </w:r>
      <w:r>
        <w:rPr>
          <w:spacing w:val="-5"/>
        </w:rPr>
        <w:t xml:space="preserve"> </w:t>
      </w:r>
      <w:r>
        <w:t>hippocampus,</w:t>
      </w:r>
      <w:r>
        <w:rPr>
          <w:spacing w:val="-3"/>
        </w:rPr>
        <w:t xml:space="preserve"> </w:t>
      </w:r>
      <w:r>
        <w:t>and</w:t>
      </w:r>
      <w:r>
        <w:rPr>
          <w:spacing w:val="-5"/>
        </w:rPr>
        <w:t xml:space="preserve"> </w:t>
      </w:r>
      <w:r>
        <w:rPr>
          <w:rFonts w:ascii="Meiryo" w:hAnsi="Meiryo"/>
          <w:i/>
        </w:rPr>
        <w:t>∼</w:t>
      </w:r>
      <w:r>
        <w:t>5</w:t>
      </w:r>
      <w:r>
        <w:rPr>
          <w:spacing w:val="-5"/>
        </w:rPr>
        <w:t xml:space="preserve"> </w:t>
      </w:r>
      <w:r>
        <w:t>ms</w:t>
      </w:r>
      <w:r>
        <w:rPr>
          <w:spacing w:val="-4"/>
        </w:rPr>
        <w:t xml:space="preserve"> </w:t>
      </w:r>
      <w:r>
        <w:t>from</w:t>
      </w:r>
      <w:r>
        <w:rPr>
          <w:spacing w:val="-5"/>
        </w:rPr>
        <w:t xml:space="preserve"> </w:t>
      </w:r>
      <w:r>
        <w:t>ECin</w:t>
      </w:r>
      <w:r>
        <w:rPr>
          <w:spacing w:val="-4"/>
        </w:rPr>
        <w:t xml:space="preserve"> </w:t>
      </w:r>
      <w:r>
        <w:t>to</w:t>
      </w:r>
      <w:r>
        <w:rPr>
          <w:spacing w:val="-5"/>
        </w:rPr>
        <w:t xml:space="preserve"> </w:t>
      </w:r>
      <w:r>
        <w:t>CA3</w:t>
      </w:r>
      <w:r>
        <w:rPr>
          <w:spacing w:val="-5"/>
        </w:rPr>
        <w:t xml:space="preserve"> </w:t>
      </w:r>
      <w:r>
        <w:t>monosynaptically,</w:t>
      </w:r>
      <w:r>
        <w:rPr>
          <w:spacing w:val="-3"/>
        </w:rPr>
        <w:t xml:space="preserve"> </w:t>
      </w:r>
      <w:r>
        <w:t>fully</w:t>
      </w:r>
      <w:r>
        <w:rPr>
          <w:spacing w:val="-5"/>
        </w:rPr>
        <w:t xml:space="preserve"> </w:t>
      </w:r>
      <w:r>
        <w:t>activated</w:t>
      </w:r>
      <w:r>
        <w:rPr>
          <w:spacing w:val="-4"/>
        </w:rPr>
        <w:t xml:space="preserve"> </w:t>
      </w:r>
      <w:r>
        <w:t>CA3</w:t>
      </w:r>
      <w:r>
        <w:rPr>
          <w:spacing w:val="-5"/>
        </w:rPr>
        <w:t xml:space="preserve"> </w:t>
      </w:r>
      <w:r>
        <w:t>patterns</w:t>
      </w:r>
      <w:r>
        <w:rPr>
          <w:spacing w:val="-4"/>
        </w:rPr>
        <w:t xml:space="preserve"> </w:t>
      </w:r>
      <w:r>
        <w:t>do</w:t>
      </w:r>
      <w:r>
        <w:rPr>
          <w:spacing w:val="-5"/>
        </w:rPr>
        <w:t xml:space="preserve"> </w:t>
      </w:r>
      <w:r>
        <w:t xml:space="preserve">not show up until </w:t>
      </w:r>
      <w:r>
        <w:rPr>
          <w:rFonts w:ascii="Meiryo" w:hAnsi="Meiryo"/>
          <w:i/>
        </w:rPr>
        <w:t>∼</w:t>
      </w:r>
      <w:r>
        <w:t>50 ms (equivalent to a quarter of a 200 ms theta cycle as modeled here; Nakagami, Saito, &amp;</w:t>
      </w:r>
      <w:r>
        <w:rPr>
          <w:spacing w:val="15"/>
        </w:rPr>
        <w:t xml:space="preserve"> </w:t>
      </w:r>
      <w:r>
        <w:t>Matsuki,</w:t>
      </w:r>
      <w:r>
        <w:rPr>
          <w:spacing w:val="15"/>
        </w:rPr>
        <w:t xml:space="preserve"> </w:t>
      </w:r>
      <w:r>
        <w:t>1997).</w:t>
      </w:r>
      <w:r>
        <w:rPr>
          <w:spacing w:val="66"/>
        </w:rPr>
        <w:t xml:space="preserve"> </w:t>
      </w:r>
      <w:r>
        <w:t>Thus,</w:t>
      </w:r>
      <w:r>
        <w:rPr>
          <w:spacing w:val="20"/>
        </w:rPr>
        <w:t xml:space="preserve"> </w:t>
      </w:r>
      <w:r>
        <w:t>the</w:t>
      </w:r>
      <w:r>
        <w:rPr>
          <w:spacing w:val="15"/>
        </w:rPr>
        <w:t xml:space="preserve"> </w:t>
      </w:r>
      <w:r>
        <w:t>plus</w:t>
      </w:r>
      <w:r>
        <w:rPr>
          <w:spacing w:val="15"/>
        </w:rPr>
        <w:t xml:space="preserve"> </w:t>
      </w:r>
      <w:r>
        <w:t>phase</w:t>
      </w:r>
      <w:r>
        <w:rPr>
          <w:spacing w:val="15"/>
        </w:rPr>
        <w:t xml:space="preserve"> </w:t>
      </w:r>
      <w:r>
        <w:t>(the</w:t>
      </w:r>
      <w:r>
        <w:rPr>
          <w:spacing w:val="16"/>
        </w:rPr>
        <w:t xml:space="preserve"> </w:t>
      </w:r>
      <w:r>
        <w:t>fourth</w:t>
      </w:r>
      <w:r>
        <w:rPr>
          <w:spacing w:val="15"/>
        </w:rPr>
        <w:t xml:space="preserve"> </w:t>
      </w:r>
      <w:r>
        <w:t>quarter)</w:t>
      </w:r>
      <w:r>
        <w:rPr>
          <w:spacing w:val="15"/>
        </w:rPr>
        <w:t xml:space="preserve"> </w:t>
      </w:r>
      <w:r>
        <w:t>represents</w:t>
      </w:r>
      <w:r>
        <w:rPr>
          <w:spacing w:val="15"/>
        </w:rPr>
        <w:t xml:space="preserve"> </w:t>
      </w:r>
      <w:r>
        <w:t>the</w:t>
      </w:r>
      <w:r>
        <w:rPr>
          <w:spacing w:val="16"/>
        </w:rPr>
        <w:t xml:space="preserve"> </w:t>
      </w:r>
      <w:r>
        <w:t>CA3</w:t>
      </w:r>
      <w:r>
        <w:rPr>
          <w:spacing w:val="15"/>
        </w:rPr>
        <w:t xml:space="preserve"> </w:t>
      </w:r>
      <w:r>
        <w:t>activity</w:t>
      </w:r>
      <w:r>
        <w:rPr>
          <w:spacing w:val="15"/>
        </w:rPr>
        <w:t xml:space="preserve"> </w:t>
      </w:r>
      <w:r>
        <w:t>in</w:t>
      </w:r>
      <w:r>
        <w:rPr>
          <w:spacing w:val="15"/>
        </w:rPr>
        <w:t xml:space="preserve"> </w:t>
      </w:r>
      <w:r>
        <w:t>the</w:t>
      </w:r>
      <w:r>
        <w:rPr>
          <w:spacing w:val="16"/>
        </w:rPr>
        <w:t xml:space="preserve"> </w:t>
      </w:r>
      <w:r>
        <w:rPr>
          <w:spacing w:val="-2"/>
        </w:rPr>
        <w:t>presence</w:t>
      </w:r>
    </w:p>
    <w:p w14:paraId="03B723A3" w14:textId="77777777" w:rsidR="00A529FC" w:rsidRDefault="00000000">
      <w:pPr>
        <w:pStyle w:val="BodyText"/>
        <w:spacing w:before="29" w:line="256" w:lineRule="auto"/>
        <w:ind w:left="119" w:right="119"/>
        <w:jc w:val="both"/>
      </w:pPr>
      <w:r>
        <w:t>of</w:t>
      </w:r>
      <w:r>
        <w:rPr>
          <w:spacing w:val="-1"/>
        </w:rPr>
        <w:t xml:space="preserve"> </w:t>
      </w:r>
      <w:r>
        <w:t>these</w:t>
      </w:r>
      <w:r>
        <w:rPr>
          <w:spacing w:val="-1"/>
        </w:rPr>
        <w:t xml:space="preserve"> </w:t>
      </w:r>
      <w:r>
        <w:t>strong</w:t>
      </w:r>
      <w:r>
        <w:rPr>
          <w:spacing w:val="-1"/>
        </w:rPr>
        <w:t xml:space="preserve"> </w:t>
      </w:r>
      <w:r>
        <w:t>DG</w:t>
      </w:r>
      <w:r>
        <w:rPr>
          <w:spacing w:val="-1"/>
        </w:rPr>
        <w:t xml:space="preserve"> </w:t>
      </w:r>
      <w:r>
        <w:t>inputs, while</w:t>
      </w:r>
      <w:r>
        <w:rPr>
          <w:spacing w:val="-1"/>
        </w:rPr>
        <w:t xml:space="preserve"> </w:t>
      </w:r>
      <w:r>
        <w:t>the</w:t>
      </w:r>
      <w:r>
        <w:rPr>
          <w:spacing w:val="-1"/>
        </w:rPr>
        <w:t xml:space="preserve"> </w:t>
      </w:r>
      <w:r>
        <w:t>minus</w:t>
      </w:r>
      <w:r>
        <w:rPr>
          <w:spacing w:val="-1"/>
        </w:rPr>
        <w:t xml:space="preserve"> </w:t>
      </w:r>
      <w:r>
        <w:t>phase</w:t>
      </w:r>
      <w:r>
        <w:rPr>
          <w:spacing w:val="-1"/>
        </w:rPr>
        <w:t xml:space="preserve"> </w:t>
      </w:r>
      <w:r>
        <w:t>(the</w:t>
      </w:r>
      <w:r>
        <w:rPr>
          <w:spacing w:val="-1"/>
        </w:rPr>
        <w:t xml:space="preserve"> </w:t>
      </w:r>
      <w:r>
        <w:t>first</w:t>
      </w:r>
      <w:r>
        <w:rPr>
          <w:spacing w:val="-1"/>
        </w:rPr>
        <w:t xml:space="preserve"> </w:t>
      </w:r>
      <w:r>
        <w:t>quarter)</w:t>
      </w:r>
      <w:r>
        <w:rPr>
          <w:spacing w:val="-1"/>
        </w:rPr>
        <w:t xml:space="preserve"> </w:t>
      </w:r>
      <w:r>
        <w:t>is</w:t>
      </w:r>
      <w:r>
        <w:rPr>
          <w:spacing w:val="-1"/>
        </w:rPr>
        <w:t xml:space="preserve"> </w:t>
      </w:r>
      <w:r>
        <w:t>the</w:t>
      </w:r>
      <w:r>
        <w:rPr>
          <w:spacing w:val="-1"/>
        </w:rPr>
        <w:t xml:space="preserve"> </w:t>
      </w:r>
      <w:r>
        <w:t>activity</w:t>
      </w:r>
      <w:r>
        <w:rPr>
          <w:spacing w:val="-1"/>
        </w:rPr>
        <w:t xml:space="preserve"> </w:t>
      </w:r>
      <w:r>
        <w:t>prior</w:t>
      </w:r>
      <w:r>
        <w:rPr>
          <w:spacing w:val="-1"/>
        </w:rPr>
        <w:t xml:space="preserve"> </w:t>
      </w:r>
      <w:r>
        <w:t>to</w:t>
      </w:r>
      <w:r>
        <w:rPr>
          <w:spacing w:val="-1"/>
        </w:rPr>
        <w:t xml:space="preserve"> </w:t>
      </w:r>
      <w:r>
        <w:t>the</w:t>
      </w:r>
      <w:r>
        <w:rPr>
          <w:spacing w:val="-1"/>
        </w:rPr>
        <w:t xml:space="preserve"> </w:t>
      </w:r>
      <w:r>
        <w:t>activation</w:t>
      </w:r>
      <w:r>
        <w:rPr>
          <w:spacing w:val="-1"/>
        </w:rPr>
        <w:t xml:space="preserve"> </w:t>
      </w:r>
      <w:r>
        <w:t>of these</w:t>
      </w:r>
      <w:r>
        <w:rPr>
          <w:spacing w:val="-11"/>
        </w:rPr>
        <w:t xml:space="preserve"> </w:t>
      </w:r>
      <w:r>
        <w:t>inputs. In</w:t>
      </w:r>
      <w:r>
        <w:rPr>
          <w:spacing w:val="-12"/>
        </w:rPr>
        <w:t xml:space="preserve"> </w:t>
      </w:r>
      <w:r>
        <w:t>addition,</w:t>
      </w:r>
      <w:r>
        <w:rPr>
          <w:spacing w:val="-10"/>
        </w:rPr>
        <w:t xml:space="preserve"> </w:t>
      </w:r>
      <w:r>
        <w:t>as</w:t>
      </w:r>
      <w:r>
        <w:rPr>
          <w:spacing w:val="-12"/>
        </w:rPr>
        <w:t xml:space="preserve"> </w:t>
      </w:r>
      <w:r>
        <w:t>noted</w:t>
      </w:r>
      <w:r>
        <w:rPr>
          <w:spacing w:val="-11"/>
        </w:rPr>
        <w:t xml:space="preserve"> </w:t>
      </w:r>
      <w:r>
        <w:t>earlier,</w:t>
      </w:r>
      <w:r>
        <w:rPr>
          <w:spacing w:val="-10"/>
        </w:rPr>
        <w:t xml:space="preserve"> </w:t>
      </w:r>
      <w:r>
        <w:t>we</w:t>
      </w:r>
      <w:r>
        <w:rPr>
          <w:spacing w:val="-12"/>
        </w:rPr>
        <w:t xml:space="preserve"> </w:t>
      </w:r>
      <w:r>
        <w:t>tested</w:t>
      </w:r>
      <w:r>
        <w:rPr>
          <w:spacing w:val="-11"/>
        </w:rPr>
        <w:t xml:space="preserve"> </w:t>
      </w:r>
      <w:r>
        <w:t>the</w:t>
      </w:r>
      <w:r>
        <w:rPr>
          <w:spacing w:val="-12"/>
        </w:rPr>
        <w:t xml:space="preserve"> </w:t>
      </w:r>
      <w:r>
        <w:t>effects</w:t>
      </w:r>
      <w:r>
        <w:rPr>
          <w:spacing w:val="-11"/>
        </w:rPr>
        <w:t xml:space="preserve"> </w:t>
      </w:r>
      <w:r>
        <w:t>of</w:t>
      </w:r>
      <w:r>
        <w:rPr>
          <w:spacing w:val="-12"/>
        </w:rPr>
        <w:t xml:space="preserve"> </w:t>
      </w:r>
      <w:r>
        <w:t>reducing</w:t>
      </w:r>
      <w:r>
        <w:rPr>
          <w:spacing w:val="-11"/>
        </w:rPr>
        <w:t xml:space="preserve"> </w:t>
      </w:r>
      <w:r>
        <w:t>the</w:t>
      </w:r>
      <w:r>
        <w:rPr>
          <w:spacing w:val="-12"/>
        </w:rPr>
        <w:t xml:space="preserve"> </w:t>
      </w:r>
      <w:r>
        <w:t>strength</w:t>
      </w:r>
      <w:r>
        <w:rPr>
          <w:spacing w:val="-11"/>
        </w:rPr>
        <w:t xml:space="preserve"> </w:t>
      </w:r>
      <w:r>
        <w:t>of</w:t>
      </w:r>
      <w:r>
        <w:rPr>
          <w:spacing w:val="-12"/>
        </w:rPr>
        <w:t xml:space="preserve"> </w:t>
      </w:r>
      <w:r>
        <w:t>MF</w:t>
      </w:r>
      <w:r>
        <w:rPr>
          <w:spacing w:val="-11"/>
        </w:rPr>
        <w:t xml:space="preserve"> </w:t>
      </w:r>
      <w:r>
        <w:t>inputs</w:t>
      </w:r>
      <w:r>
        <w:rPr>
          <w:spacing w:val="-11"/>
        </w:rPr>
        <w:t xml:space="preserve"> </w:t>
      </w:r>
      <w:r>
        <w:t>to</w:t>
      </w:r>
      <w:r>
        <w:rPr>
          <w:spacing w:val="-12"/>
        </w:rPr>
        <w:t xml:space="preserve"> </w:t>
      </w:r>
      <w:r>
        <w:t>CA3 during recall testing, along with testing all other relevant parameters in a massive grid search.</w:t>
      </w:r>
    </w:p>
    <w:p w14:paraId="23DECEB4" w14:textId="77777777" w:rsidR="00A529FC" w:rsidRDefault="00000000" w:rsidP="007576F6">
      <w:pPr>
        <w:pStyle w:val="Heading2"/>
        <w:spacing w:before="226"/>
        <w:ind w:left="119"/>
      </w:pPr>
      <w:r>
        <w:t>Model</w:t>
      </w:r>
      <w:r>
        <w:rPr>
          <w:spacing w:val="-8"/>
        </w:rPr>
        <w:t xml:space="preserve"> </w:t>
      </w:r>
      <w:r>
        <w:rPr>
          <w:spacing w:val="-2"/>
        </w:rPr>
        <w:t>Testing</w:t>
      </w:r>
    </w:p>
    <w:p w14:paraId="35AC827E" w14:textId="77777777" w:rsidR="00A529FC" w:rsidRDefault="00000000">
      <w:pPr>
        <w:pStyle w:val="BodyText"/>
        <w:spacing w:before="152" w:line="256" w:lineRule="auto"/>
        <w:ind w:left="119" w:right="117" w:firstLine="298"/>
        <w:jc w:val="both"/>
      </w:pPr>
      <w:r>
        <w:t>The</w:t>
      </w:r>
      <w:r>
        <w:rPr>
          <w:spacing w:val="-8"/>
        </w:rPr>
        <w:t xml:space="preserve"> </w:t>
      </w:r>
      <w:r>
        <w:t>task</w:t>
      </w:r>
      <w:r>
        <w:rPr>
          <w:spacing w:val="-8"/>
        </w:rPr>
        <w:t xml:space="preserve"> </w:t>
      </w:r>
      <w:r>
        <w:t>used</w:t>
      </w:r>
      <w:r>
        <w:rPr>
          <w:spacing w:val="-8"/>
        </w:rPr>
        <w:t xml:space="preserve"> </w:t>
      </w:r>
      <w:r>
        <w:t>in</w:t>
      </w:r>
      <w:r>
        <w:rPr>
          <w:spacing w:val="-8"/>
        </w:rPr>
        <w:t xml:space="preserve"> </w:t>
      </w:r>
      <w:r>
        <w:t>the</w:t>
      </w:r>
      <w:r>
        <w:rPr>
          <w:spacing w:val="-8"/>
        </w:rPr>
        <w:t xml:space="preserve"> </w:t>
      </w:r>
      <w:r>
        <w:t>current</w:t>
      </w:r>
      <w:r>
        <w:rPr>
          <w:spacing w:val="-8"/>
        </w:rPr>
        <w:t xml:space="preserve"> </w:t>
      </w:r>
      <w:r>
        <w:t>study</w:t>
      </w:r>
      <w:r>
        <w:rPr>
          <w:spacing w:val="-8"/>
        </w:rPr>
        <w:t xml:space="preserve"> </w:t>
      </w:r>
      <w:r>
        <w:t>is</w:t>
      </w:r>
      <w:r>
        <w:rPr>
          <w:spacing w:val="-8"/>
        </w:rPr>
        <w:t xml:space="preserve"> </w:t>
      </w:r>
      <w:r>
        <w:t>a</w:t>
      </w:r>
      <w:r>
        <w:rPr>
          <w:spacing w:val="-8"/>
        </w:rPr>
        <w:t xml:space="preserve"> </w:t>
      </w:r>
      <w:r>
        <w:t>standard</w:t>
      </w:r>
      <w:r>
        <w:rPr>
          <w:spacing w:val="-8"/>
        </w:rPr>
        <w:t xml:space="preserve"> </w:t>
      </w:r>
      <w:r>
        <w:t>AB-AC</w:t>
      </w:r>
      <w:r>
        <w:rPr>
          <w:spacing w:val="-8"/>
        </w:rPr>
        <w:t xml:space="preserve"> </w:t>
      </w:r>
      <w:r>
        <w:t>paired-associates</w:t>
      </w:r>
      <w:r>
        <w:rPr>
          <w:spacing w:val="-8"/>
        </w:rPr>
        <w:t xml:space="preserve"> </w:t>
      </w:r>
      <w:r>
        <w:t>list-learning</w:t>
      </w:r>
      <w:r>
        <w:rPr>
          <w:spacing w:val="-8"/>
        </w:rPr>
        <w:t xml:space="preserve"> </w:t>
      </w:r>
      <w:r>
        <w:t>paradigm,</w:t>
      </w:r>
      <w:r>
        <w:rPr>
          <w:spacing w:val="-8"/>
        </w:rPr>
        <w:t xml:space="preserve"> </w:t>
      </w:r>
      <w:r>
        <w:t>widely used</w:t>
      </w:r>
      <w:r>
        <w:rPr>
          <w:spacing w:val="-5"/>
        </w:rPr>
        <w:t xml:space="preserve"> </w:t>
      </w:r>
      <w:r>
        <w:t>to</w:t>
      </w:r>
      <w:r>
        <w:rPr>
          <w:spacing w:val="-5"/>
        </w:rPr>
        <w:t xml:space="preserve"> </w:t>
      </w:r>
      <w:r>
        <w:t>stress</w:t>
      </w:r>
      <w:r>
        <w:rPr>
          <w:spacing w:val="-5"/>
        </w:rPr>
        <w:t xml:space="preserve"> </w:t>
      </w:r>
      <w:r>
        <w:t>interference</w:t>
      </w:r>
      <w:r>
        <w:rPr>
          <w:spacing w:val="-5"/>
        </w:rPr>
        <w:t xml:space="preserve"> </w:t>
      </w:r>
      <w:r>
        <w:t>effects</w:t>
      </w:r>
      <w:r>
        <w:rPr>
          <w:spacing w:val="-5"/>
        </w:rPr>
        <w:t xml:space="preserve"> </w:t>
      </w:r>
      <w:r>
        <w:t>(Barnes</w:t>
      </w:r>
      <w:r>
        <w:rPr>
          <w:spacing w:val="-5"/>
        </w:rPr>
        <w:t xml:space="preserve"> </w:t>
      </w:r>
      <w:r>
        <w:t>&amp;</w:t>
      </w:r>
      <w:r>
        <w:rPr>
          <w:spacing w:val="-5"/>
        </w:rPr>
        <w:t xml:space="preserve"> </w:t>
      </w:r>
      <w:r>
        <w:t>Underwood,</w:t>
      </w:r>
      <w:r>
        <w:rPr>
          <w:spacing w:val="-5"/>
        </w:rPr>
        <w:t xml:space="preserve"> </w:t>
      </w:r>
      <w:r>
        <w:t>1959;</w:t>
      </w:r>
      <w:r>
        <w:rPr>
          <w:spacing w:val="-5"/>
        </w:rPr>
        <w:t xml:space="preserve"> </w:t>
      </w:r>
      <w:r>
        <w:t>McCloskey</w:t>
      </w:r>
      <w:r>
        <w:rPr>
          <w:spacing w:val="-5"/>
        </w:rPr>
        <w:t xml:space="preserve"> </w:t>
      </w:r>
      <w:r>
        <w:t>&amp;</w:t>
      </w:r>
      <w:r>
        <w:rPr>
          <w:spacing w:val="-5"/>
        </w:rPr>
        <w:t xml:space="preserve"> </w:t>
      </w:r>
      <w:r>
        <w:t>Cohen,</w:t>
      </w:r>
      <w:r>
        <w:rPr>
          <w:spacing w:val="-5"/>
        </w:rPr>
        <w:t xml:space="preserve"> </w:t>
      </w:r>
      <w:r>
        <w:t>1989)</w:t>
      </w:r>
      <w:r>
        <w:rPr>
          <w:spacing w:val="-5"/>
        </w:rPr>
        <w:t xml:space="preserve"> </w:t>
      </w:r>
      <w:r>
        <w:t>(Figure</w:t>
      </w:r>
      <w:r>
        <w:rPr>
          <w:spacing w:val="-5"/>
        </w:rPr>
        <w:t xml:space="preserve"> </w:t>
      </w:r>
      <w:r>
        <w:t>2). In these</w:t>
      </w:r>
      <w:r>
        <w:rPr>
          <w:spacing w:val="-1"/>
        </w:rPr>
        <w:t xml:space="preserve"> </w:t>
      </w:r>
      <w:r>
        <w:t>paradigms, typically, a</w:t>
      </w:r>
      <w:r>
        <w:rPr>
          <w:spacing w:val="-1"/>
        </w:rPr>
        <w:t xml:space="preserve"> </w:t>
      </w:r>
      <w:r>
        <w:t>participant</w:t>
      </w:r>
      <w:r>
        <w:rPr>
          <w:spacing w:val="-1"/>
        </w:rPr>
        <w:t xml:space="preserve"> </w:t>
      </w:r>
      <w:r>
        <w:t>learns</w:t>
      </w:r>
      <w:r>
        <w:rPr>
          <w:spacing w:val="-1"/>
        </w:rPr>
        <w:t xml:space="preserve"> </w:t>
      </w:r>
      <w:r>
        <w:t>a</w:t>
      </w:r>
      <w:r>
        <w:rPr>
          <w:spacing w:val="-1"/>
        </w:rPr>
        <w:t xml:space="preserve"> </w:t>
      </w:r>
      <w:r>
        <w:t>list</w:t>
      </w:r>
      <w:r>
        <w:rPr>
          <w:spacing w:val="-1"/>
        </w:rPr>
        <w:t xml:space="preserve"> </w:t>
      </w:r>
      <w:r>
        <w:t>of</w:t>
      </w:r>
      <w:r>
        <w:rPr>
          <w:spacing w:val="-1"/>
        </w:rPr>
        <w:t xml:space="preserve"> </w:t>
      </w:r>
      <w:r>
        <w:t>word</w:t>
      </w:r>
      <w:r>
        <w:rPr>
          <w:spacing w:val="-1"/>
        </w:rPr>
        <w:t xml:space="preserve"> </w:t>
      </w:r>
      <w:r>
        <w:t>pairs, with</w:t>
      </w:r>
      <w:r>
        <w:rPr>
          <w:spacing w:val="-1"/>
        </w:rPr>
        <w:t xml:space="preserve"> </w:t>
      </w:r>
      <w:r>
        <w:t>each</w:t>
      </w:r>
      <w:r>
        <w:rPr>
          <w:spacing w:val="-1"/>
        </w:rPr>
        <w:t xml:space="preserve"> </w:t>
      </w:r>
      <w:r>
        <w:t>pair</w:t>
      </w:r>
      <w:r>
        <w:rPr>
          <w:spacing w:val="-1"/>
        </w:rPr>
        <w:t xml:space="preserve"> </w:t>
      </w:r>
      <w:r>
        <w:t>referred</w:t>
      </w:r>
      <w:r>
        <w:rPr>
          <w:spacing w:val="-1"/>
        </w:rPr>
        <w:t xml:space="preserve"> </w:t>
      </w:r>
      <w:r>
        <w:t>to</w:t>
      </w:r>
      <w:r>
        <w:rPr>
          <w:spacing w:val="-1"/>
        </w:rPr>
        <w:t xml:space="preserve"> </w:t>
      </w:r>
      <w:r>
        <w:t>as</w:t>
      </w:r>
      <w:r>
        <w:rPr>
          <w:spacing w:val="-1"/>
        </w:rPr>
        <w:t xml:space="preserve"> </w:t>
      </w:r>
      <w:r>
        <w:rPr>
          <w:i/>
        </w:rPr>
        <w:t>A-B</w:t>
      </w:r>
      <w:r>
        <w:t>.</w:t>
      </w:r>
      <w:r>
        <w:rPr>
          <w:spacing w:val="-1"/>
        </w:rPr>
        <w:t xml:space="preserve"> </w:t>
      </w:r>
      <w:r>
        <w:t>Once the</w:t>
      </w:r>
      <w:r>
        <w:rPr>
          <w:spacing w:val="-9"/>
        </w:rPr>
        <w:t xml:space="preserve"> </w:t>
      </w:r>
      <w:r>
        <w:t>pairs</w:t>
      </w:r>
      <w:r>
        <w:rPr>
          <w:spacing w:val="-9"/>
        </w:rPr>
        <w:t xml:space="preserve"> </w:t>
      </w:r>
      <w:r>
        <w:t>are</w:t>
      </w:r>
      <w:r>
        <w:rPr>
          <w:spacing w:val="-9"/>
        </w:rPr>
        <w:t xml:space="preserve"> </w:t>
      </w:r>
      <w:r>
        <w:t>learned</w:t>
      </w:r>
      <w:r>
        <w:rPr>
          <w:spacing w:val="-9"/>
        </w:rPr>
        <w:t xml:space="preserve"> </w:t>
      </w:r>
      <w:r>
        <w:t>to</w:t>
      </w:r>
      <w:r>
        <w:rPr>
          <w:spacing w:val="-9"/>
        </w:rPr>
        <w:t xml:space="preserve"> </w:t>
      </w:r>
      <w:r>
        <w:t>a</w:t>
      </w:r>
      <w:r>
        <w:rPr>
          <w:spacing w:val="-9"/>
        </w:rPr>
        <w:t xml:space="preserve"> </w:t>
      </w:r>
      <w:r>
        <w:t>criterion</w:t>
      </w:r>
      <w:r>
        <w:rPr>
          <w:spacing w:val="-9"/>
        </w:rPr>
        <w:t xml:space="preserve"> </w:t>
      </w:r>
      <w:r>
        <w:t>or</w:t>
      </w:r>
      <w:r>
        <w:rPr>
          <w:spacing w:val="-9"/>
        </w:rPr>
        <w:t xml:space="preserve"> </w:t>
      </w:r>
      <w:r>
        <w:t>a</w:t>
      </w:r>
      <w:r>
        <w:rPr>
          <w:spacing w:val="-9"/>
        </w:rPr>
        <w:t xml:space="preserve"> </w:t>
      </w:r>
      <w:r>
        <w:t>fixed</w:t>
      </w:r>
      <w:r>
        <w:rPr>
          <w:spacing w:val="-9"/>
        </w:rPr>
        <w:t xml:space="preserve"> </w:t>
      </w:r>
      <w:r>
        <w:t>number</w:t>
      </w:r>
      <w:r>
        <w:rPr>
          <w:spacing w:val="-9"/>
        </w:rPr>
        <w:t xml:space="preserve"> </w:t>
      </w:r>
      <w:r>
        <w:t>of</w:t>
      </w:r>
      <w:r>
        <w:rPr>
          <w:spacing w:val="-9"/>
        </w:rPr>
        <w:t xml:space="preserve"> </w:t>
      </w:r>
      <w:r>
        <w:t>repetitions,</w:t>
      </w:r>
      <w:r>
        <w:rPr>
          <w:spacing w:val="-9"/>
        </w:rPr>
        <w:t xml:space="preserve"> </w:t>
      </w:r>
      <w:r>
        <w:t>participants</w:t>
      </w:r>
      <w:r>
        <w:rPr>
          <w:spacing w:val="-9"/>
        </w:rPr>
        <w:t xml:space="preserve"> </w:t>
      </w:r>
      <w:r>
        <w:t>learn</w:t>
      </w:r>
      <w:r>
        <w:rPr>
          <w:spacing w:val="-9"/>
        </w:rPr>
        <w:t xml:space="preserve"> </w:t>
      </w:r>
      <w:r>
        <w:t>a</w:t>
      </w:r>
      <w:r>
        <w:rPr>
          <w:spacing w:val="-9"/>
        </w:rPr>
        <w:t xml:space="preserve"> </w:t>
      </w:r>
      <w:r>
        <w:t>new</w:t>
      </w:r>
      <w:r>
        <w:rPr>
          <w:spacing w:val="-9"/>
        </w:rPr>
        <w:t xml:space="preserve"> </w:t>
      </w:r>
      <w:r>
        <w:t>list</w:t>
      </w:r>
      <w:r>
        <w:rPr>
          <w:spacing w:val="-9"/>
        </w:rPr>
        <w:t xml:space="preserve"> </w:t>
      </w:r>
      <w:r>
        <w:t>of</w:t>
      </w:r>
      <w:r>
        <w:rPr>
          <w:spacing w:val="-9"/>
        </w:rPr>
        <w:t xml:space="preserve"> </w:t>
      </w:r>
      <w:r>
        <w:rPr>
          <w:i/>
        </w:rPr>
        <w:t>A-C</w:t>
      </w:r>
      <w:r>
        <w:rPr>
          <w:i/>
          <w:spacing w:val="-5"/>
        </w:rPr>
        <w:t xml:space="preserve"> </w:t>
      </w:r>
      <w:r>
        <w:t xml:space="preserve">word pairs, in which the first word in each </w:t>
      </w:r>
      <w:r>
        <w:rPr>
          <w:i/>
        </w:rPr>
        <w:t xml:space="preserve">A-B </w:t>
      </w:r>
      <w:r>
        <w:t>pair is now associated with a new word.</w:t>
      </w:r>
      <w:r>
        <w:rPr>
          <w:spacing w:val="37"/>
        </w:rPr>
        <w:t xml:space="preserve"> </w:t>
      </w:r>
      <w:r>
        <w:t>Learning of A-C pairs is</w:t>
      </w:r>
      <w:r>
        <w:rPr>
          <w:spacing w:val="-10"/>
        </w:rPr>
        <w:t xml:space="preserve"> </w:t>
      </w:r>
      <w:r>
        <w:t>typically</w:t>
      </w:r>
      <w:r>
        <w:rPr>
          <w:spacing w:val="-10"/>
        </w:rPr>
        <w:t xml:space="preserve"> </w:t>
      </w:r>
      <w:r>
        <w:t>slowed</w:t>
      </w:r>
      <w:r>
        <w:rPr>
          <w:spacing w:val="-10"/>
        </w:rPr>
        <w:t xml:space="preserve"> </w:t>
      </w:r>
      <w:r>
        <w:t>due</w:t>
      </w:r>
      <w:r>
        <w:rPr>
          <w:spacing w:val="-10"/>
        </w:rPr>
        <w:t xml:space="preserve"> </w:t>
      </w:r>
      <w:r>
        <w:t>to</w:t>
      </w:r>
      <w:r>
        <w:rPr>
          <w:spacing w:val="-10"/>
        </w:rPr>
        <w:t xml:space="preserve"> </w:t>
      </w:r>
      <w:r>
        <w:t>competition</w:t>
      </w:r>
      <w:r>
        <w:rPr>
          <w:spacing w:val="-10"/>
        </w:rPr>
        <w:t xml:space="preserve"> </w:t>
      </w:r>
      <w:r>
        <w:t>with</w:t>
      </w:r>
      <w:r>
        <w:rPr>
          <w:spacing w:val="-10"/>
        </w:rPr>
        <w:t xml:space="preserve"> </w:t>
      </w:r>
      <w:r>
        <w:t>previously</w:t>
      </w:r>
      <w:r>
        <w:rPr>
          <w:spacing w:val="-10"/>
        </w:rPr>
        <w:t xml:space="preserve"> </w:t>
      </w:r>
      <w:r>
        <w:t>learned</w:t>
      </w:r>
      <w:r>
        <w:rPr>
          <w:spacing w:val="-10"/>
        </w:rPr>
        <w:t xml:space="preserve"> </w:t>
      </w:r>
      <w:r>
        <w:t>A-B</w:t>
      </w:r>
      <w:r>
        <w:rPr>
          <w:spacing w:val="-10"/>
        </w:rPr>
        <w:t xml:space="preserve"> </w:t>
      </w:r>
      <w:r>
        <w:t>pairs</w:t>
      </w:r>
      <w:r>
        <w:rPr>
          <w:spacing w:val="-10"/>
        </w:rPr>
        <w:t xml:space="preserve"> </w:t>
      </w:r>
      <w:r>
        <w:t>(</w:t>
      </w:r>
      <w:r>
        <w:rPr>
          <w:i/>
        </w:rPr>
        <w:t>proactive</w:t>
      </w:r>
      <w:r>
        <w:rPr>
          <w:i/>
          <w:spacing w:val="-10"/>
        </w:rPr>
        <w:t xml:space="preserve"> </w:t>
      </w:r>
      <w:r>
        <w:rPr>
          <w:i/>
        </w:rPr>
        <w:t>interference</w:t>
      </w:r>
      <w:r>
        <w:t>),</w:t>
      </w:r>
      <w:r>
        <w:rPr>
          <w:spacing w:val="-10"/>
        </w:rPr>
        <w:t xml:space="preserve"> </w:t>
      </w:r>
      <w:r>
        <w:t>and</w:t>
      </w:r>
      <w:r>
        <w:rPr>
          <w:spacing w:val="-10"/>
        </w:rPr>
        <w:t xml:space="preserve"> </w:t>
      </w:r>
      <w:r>
        <w:t>once the A-C pairs are learned, retention of A-B pairs is reduced (</w:t>
      </w:r>
      <w:r>
        <w:rPr>
          <w:i/>
        </w:rPr>
        <w:t>retroactive interference</w:t>
      </w:r>
      <w:r>
        <w:t>).</w:t>
      </w:r>
    </w:p>
    <w:p w14:paraId="3616F0F8" w14:textId="71176E71" w:rsidR="00A529FC" w:rsidRDefault="00000000">
      <w:pPr>
        <w:pStyle w:val="BodyText"/>
        <w:spacing w:before="42" w:line="256" w:lineRule="auto"/>
        <w:ind w:left="120" w:right="119" w:firstLine="298"/>
        <w:jc w:val="both"/>
        <w:rPr>
          <w:ins w:id="300" w:author="Author" w:date="2022-09-10T01:53:00Z"/>
        </w:rPr>
      </w:pPr>
      <w:r>
        <w:t>To</w:t>
      </w:r>
      <w:r>
        <w:rPr>
          <w:spacing w:val="-11"/>
        </w:rPr>
        <w:t xml:space="preserve"> </w:t>
      </w:r>
      <w:r>
        <w:t>simulate</w:t>
      </w:r>
      <w:r>
        <w:rPr>
          <w:spacing w:val="-11"/>
        </w:rPr>
        <w:t xml:space="preserve"> </w:t>
      </w:r>
      <w:r>
        <w:t>the</w:t>
      </w:r>
      <w:r>
        <w:rPr>
          <w:spacing w:val="-11"/>
        </w:rPr>
        <w:t xml:space="preserve"> </w:t>
      </w:r>
      <w:r>
        <w:t>AB–AC</w:t>
      </w:r>
      <w:r>
        <w:rPr>
          <w:spacing w:val="-11"/>
        </w:rPr>
        <w:t xml:space="preserve"> </w:t>
      </w:r>
      <w:r>
        <w:t>paradigm,</w:t>
      </w:r>
      <w:r>
        <w:rPr>
          <w:spacing w:val="-11"/>
        </w:rPr>
        <w:t xml:space="preserve"> </w:t>
      </w:r>
      <w:r>
        <w:t>each</w:t>
      </w:r>
      <w:r>
        <w:rPr>
          <w:spacing w:val="-11"/>
        </w:rPr>
        <w:t xml:space="preserve"> </w:t>
      </w:r>
      <w:r>
        <w:t>pair</w:t>
      </w:r>
      <w:r>
        <w:rPr>
          <w:spacing w:val="-11"/>
        </w:rPr>
        <w:t xml:space="preserve"> </w:t>
      </w:r>
      <w:r>
        <w:t>of</w:t>
      </w:r>
      <w:r>
        <w:rPr>
          <w:spacing w:val="-11"/>
        </w:rPr>
        <w:t xml:space="preserve"> </w:t>
      </w:r>
      <w:r>
        <w:t>A</w:t>
      </w:r>
      <w:r>
        <w:rPr>
          <w:spacing w:val="-11"/>
        </w:rPr>
        <w:t xml:space="preserve"> </w:t>
      </w:r>
      <w:r>
        <w:t>and</w:t>
      </w:r>
      <w:r>
        <w:rPr>
          <w:spacing w:val="-11"/>
        </w:rPr>
        <w:t xml:space="preserve"> </w:t>
      </w:r>
      <w:r>
        <w:t>B</w:t>
      </w:r>
      <w:r>
        <w:rPr>
          <w:spacing w:val="-11"/>
        </w:rPr>
        <w:t xml:space="preserve"> </w:t>
      </w:r>
      <w:r>
        <w:t>items</w:t>
      </w:r>
      <w:r>
        <w:rPr>
          <w:spacing w:val="-11"/>
        </w:rPr>
        <w:t xml:space="preserve"> </w:t>
      </w:r>
      <w:r>
        <w:t>(unique</w:t>
      </w:r>
      <w:r>
        <w:rPr>
          <w:spacing w:val="-11"/>
        </w:rPr>
        <w:t xml:space="preserve"> </w:t>
      </w:r>
      <w:r>
        <w:t>random</w:t>
      </w:r>
      <w:r>
        <w:rPr>
          <w:spacing w:val="-11"/>
        </w:rPr>
        <w:t xml:space="preserve"> </w:t>
      </w:r>
      <w:r>
        <w:t>bit</w:t>
      </w:r>
      <w:r>
        <w:rPr>
          <w:spacing w:val="-11"/>
        </w:rPr>
        <w:t xml:space="preserve"> </w:t>
      </w:r>
      <w:r>
        <w:t>patterns</w:t>
      </w:r>
      <w:r>
        <w:rPr>
          <w:spacing w:val="-11"/>
        </w:rPr>
        <w:t xml:space="preserve"> </w:t>
      </w:r>
      <w:r>
        <w:t>in</w:t>
      </w:r>
      <w:r>
        <w:rPr>
          <w:spacing w:val="-11"/>
        </w:rPr>
        <w:t xml:space="preserve"> </w:t>
      </w:r>
      <w:r>
        <w:t>the</w:t>
      </w:r>
      <w:r>
        <w:rPr>
          <w:spacing w:val="-11"/>
        </w:rPr>
        <w:t xml:space="preserve"> </w:t>
      </w:r>
      <w:r>
        <w:t>model) was</w:t>
      </w:r>
      <w:r w:rsidRPr="007576F6">
        <w:rPr>
          <w:spacing w:val="18"/>
        </w:rPr>
        <w:t xml:space="preserve"> </w:t>
      </w:r>
      <w:r>
        <w:t>trained,</w:t>
      </w:r>
      <w:r w:rsidRPr="007576F6">
        <w:rPr>
          <w:spacing w:val="25"/>
        </w:rPr>
        <w:t xml:space="preserve"> </w:t>
      </w:r>
      <w:r>
        <w:t>and</w:t>
      </w:r>
      <w:r w:rsidRPr="007576F6">
        <w:rPr>
          <w:spacing w:val="19"/>
        </w:rPr>
        <w:t xml:space="preserve"> </w:t>
      </w:r>
      <w:r>
        <w:t>then</w:t>
      </w:r>
      <w:r w:rsidRPr="007576F6">
        <w:rPr>
          <w:spacing w:val="19"/>
        </w:rPr>
        <w:t xml:space="preserve"> </w:t>
      </w:r>
      <w:r>
        <w:t>tested</w:t>
      </w:r>
      <w:r w:rsidRPr="007576F6">
        <w:rPr>
          <w:spacing w:val="19"/>
        </w:rPr>
        <w:t xml:space="preserve"> </w:t>
      </w:r>
      <w:r>
        <w:t>by</w:t>
      </w:r>
      <w:r w:rsidRPr="007576F6">
        <w:rPr>
          <w:spacing w:val="19"/>
        </w:rPr>
        <w:t xml:space="preserve"> </w:t>
      </w:r>
      <w:r>
        <w:t>probing</w:t>
      </w:r>
      <w:r w:rsidRPr="007576F6">
        <w:rPr>
          <w:spacing w:val="19"/>
        </w:rPr>
        <w:t xml:space="preserve"> </w:t>
      </w:r>
      <w:r>
        <w:t>with</w:t>
      </w:r>
      <w:r w:rsidRPr="007576F6">
        <w:rPr>
          <w:spacing w:val="19"/>
        </w:rPr>
        <w:t xml:space="preserve"> </w:t>
      </w:r>
      <w:r>
        <w:t>the</w:t>
      </w:r>
      <w:r w:rsidRPr="007576F6">
        <w:rPr>
          <w:spacing w:val="18"/>
        </w:rPr>
        <w:t xml:space="preserve"> </w:t>
      </w:r>
      <w:r>
        <w:t>A</w:t>
      </w:r>
      <w:r w:rsidRPr="007576F6">
        <w:rPr>
          <w:spacing w:val="19"/>
        </w:rPr>
        <w:t xml:space="preserve"> </w:t>
      </w:r>
      <w:r>
        <w:t>item</w:t>
      </w:r>
      <w:r w:rsidRPr="007576F6">
        <w:rPr>
          <w:spacing w:val="19"/>
        </w:rPr>
        <w:t xml:space="preserve"> </w:t>
      </w:r>
      <w:r>
        <w:t>and</w:t>
      </w:r>
      <w:r w:rsidRPr="007576F6">
        <w:rPr>
          <w:spacing w:val="19"/>
        </w:rPr>
        <w:t xml:space="preserve"> </w:t>
      </w:r>
      <w:r>
        <w:t>testing</w:t>
      </w:r>
      <w:r w:rsidRPr="007576F6">
        <w:rPr>
          <w:spacing w:val="19"/>
        </w:rPr>
        <w:t xml:space="preserve"> </w:t>
      </w:r>
      <w:r>
        <w:t>for</w:t>
      </w:r>
      <w:r w:rsidRPr="007576F6">
        <w:rPr>
          <w:spacing w:val="19"/>
        </w:rPr>
        <w:t xml:space="preserve"> </w:t>
      </w:r>
      <w:r>
        <w:t>recall</w:t>
      </w:r>
      <w:r w:rsidRPr="007576F6">
        <w:rPr>
          <w:spacing w:val="19"/>
        </w:rPr>
        <w:t xml:space="preserve"> </w:t>
      </w:r>
      <w:r>
        <w:t>of</w:t>
      </w:r>
      <w:r w:rsidRPr="007576F6">
        <w:rPr>
          <w:spacing w:val="19"/>
        </w:rPr>
        <w:t xml:space="preserve"> </w:t>
      </w:r>
      <w:r>
        <w:t>the</w:t>
      </w:r>
      <w:r w:rsidRPr="007576F6">
        <w:rPr>
          <w:spacing w:val="19"/>
        </w:rPr>
        <w:t xml:space="preserve"> </w:t>
      </w:r>
      <w:r>
        <w:t>associated</w:t>
      </w:r>
      <w:r w:rsidRPr="007576F6">
        <w:rPr>
          <w:spacing w:val="19"/>
        </w:rPr>
        <w:t xml:space="preserve"> </w:t>
      </w:r>
      <w:r>
        <w:t>B</w:t>
      </w:r>
      <w:r w:rsidRPr="007576F6">
        <w:rPr>
          <w:spacing w:val="19"/>
        </w:rPr>
        <w:t xml:space="preserve"> </w:t>
      </w:r>
      <w:r w:rsidRPr="007576F6">
        <w:rPr>
          <w:spacing w:val="-2"/>
        </w:rPr>
        <w:t>item.</w:t>
      </w:r>
      <w:del w:id="301" w:author="Author" w:date="2022-09-10T01:53:00Z">
        <w:r>
          <w:delText xml:space="preserve"> </w:delText>
        </w:r>
      </w:del>
    </w:p>
    <w:p w14:paraId="292721BA" w14:textId="77777777" w:rsidR="00A529FC" w:rsidRDefault="00A529FC">
      <w:pPr>
        <w:spacing w:line="256" w:lineRule="auto"/>
        <w:jc w:val="both"/>
        <w:rPr>
          <w:ins w:id="302" w:author="Author" w:date="2022-09-10T01:53:00Z"/>
        </w:rPr>
        <w:sectPr w:rsidR="00A529FC">
          <w:type w:val="continuous"/>
          <w:pgSz w:w="12240" w:h="15840"/>
          <w:pgMar w:top="1180" w:right="1320" w:bottom="280" w:left="1320" w:header="397" w:footer="0" w:gutter="0"/>
          <w:cols w:space="720"/>
        </w:sectPr>
      </w:pPr>
    </w:p>
    <w:p w14:paraId="2AF4EA46" w14:textId="77777777" w:rsidR="00ED530C" w:rsidRDefault="00000000">
      <w:pPr>
        <w:pStyle w:val="BodyText"/>
        <w:spacing w:before="42" w:line="256" w:lineRule="auto"/>
        <w:ind w:left="120" w:right="119" w:firstLine="298"/>
        <w:jc w:val="both"/>
        <w:rPr>
          <w:del w:id="303" w:author="Author" w:date="2022-09-10T01:53:00Z"/>
        </w:rPr>
      </w:pPr>
      <w:r>
        <w:lastRenderedPageBreak/>
        <w:t>A list context representation was also present during training and testing, to distinguish the AB vs.</w:t>
      </w:r>
      <w:r>
        <w:rPr>
          <w:spacing w:val="40"/>
        </w:rPr>
        <w:t xml:space="preserve"> </w:t>
      </w:r>
      <w:r>
        <w:t>AC</w:t>
      </w:r>
      <w:r>
        <w:rPr>
          <w:spacing w:val="40"/>
        </w:rPr>
        <w:t xml:space="preserve"> </w:t>
      </w:r>
      <w:r>
        <w:t>list</w:t>
      </w:r>
      <w:r w:rsidRPr="007576F6">
        <w:t xml:space="preserve"> </w:t>
      </w:r>
      <w:r>
        <w:t>(see</w:t>
      </w:r>
      <w:r w:rsidRPr="007576F6">
        <w:t xml:space="preserve"> </w:t>
      </w:r>
      <w:r>
        <w:t>Appendix</w:t>
      </w:r>
      <w:r w:rsidRPr="007576F6">
        <w:t xml:space="preserve"> </w:t>
      </w:r>
      <w:r>
        <w:t>for</w:t>
      </w:r>
      <w:r w:rsidRPr="007576F6">
        <w:t xml:space="preserve"> </w:t>
      </w:r>
      <w:r>
        <w:t>an</w:t>
      </w:r>
      <w:r w:rsidRPr="007576F6">
        <w:t xml:space="preserve"> </w:t>
      </w:r>
      <w:r>
        <w:t>example</w:t>
      </w:r>
      <w:r w:rsidRPr="007576F6">
        <w:t xml:space="preserve"> </w:t>
      </w:r>
      <w:r>
        <w:t>pattern).</w:t>
      </w:r>
      <w:r w:rsidRPr="007576F6">
        <w:rPr>
          <w:spacing w:val="37"/>
        </w:rPr>
        <w:t xml:space="preserve"> </w:t>
      </w:r>
      <w:r>
        <w:t>Each</w:t>
      </w:r>
      <w:r w:rsidRPr="007576F6">
        <w:t xml:space="preserve"> </w:t>
      </w:r>
      <w:r>
        <w:t>pair</w:t>
      </w:r>
      <w:r w:rsidRPr="007576F6">
        <w:t xml:space="preserve"> </w:t>
      </w:r>
      <w:r>
        <w:t>was</w:t>
      </w:r>
      <w:r w:rsidRPr="007576F6">
        <w:t xml:space="preserve"> </w:t>
      </w:r>
      <w:r>
        <w:t>only</w:t>
      </w:r>
      <w:r w:rsidRPr="007576F6">
        <w:t xml:space="preserve"> </w:t>
      </w:r>
      <w:r>
        <w:t>trained</w:t>
      </w:r>
      <w:r w:rsidRPr="007576F6">
        <w:t xml:space="preserve"> </w:t>
      </w:r>
      <w:r>
        <w:t>once</w:t>
      </w:r>
      <w:r w:rsidRPr="007576F6">
        <w:t xml:space="preserve"> </w:t>
      </w:r>
      <w:r>
        <w:t>during</w:t>
      </w:r>
      <w:r w:rsidRPr="007576F6">
        <w:t xml:space="preserve"> </w:t>
      </w:r>
      <w:r>
        <w:t>one</w:t>
      </w:r>
      <w:r w:rsidRPr="007576F6">
        <w:t xml:space="preserve"> </w:t>
      </w:r>
      <w:r>
        <w:rPr>
          <w:i/>
        </w:rPr>
        <w:t>trial</w:t>
      </w:r>
      <w:r w:rsidRPr="007576F6">
        <w:rPr>
          <w:i/>
        </w:rPr>
        <w:t xml:space="preserve"> </w:t>
      </w:r>
      <w:r>
        <w:t>in</w:t>
      </w:r>
      <w:r w:rsidRPr="007576F6">
        <w:t xml:space="preserve"> </w:t>
      </w:r>
      <w:r>
        <w:t>an</w:t>
      </w:r>
      <w:r w:rsidRPr="007576F6">
        <w:t xml:space="preserve"> </w:t>
      </w:r>
      <w:r w:rsidRPr="007576F6">
        <w:rPr>
          <w:i/>
        </w:rPr>
        <w:t>epoch</w:t>
      </w:r>
      <w:r w:rsidRPr="007576F6">
        <w:t>,</w:t>
      </w:r>
    </w:p>
    <w:p w14:paraId="5D45A8EC" w14:textId="0A500054" w:rsidR="00A529FC" w:rsidRDefault="00000000">
      <w:pPr>
        <w:pStyle w:val="BodyText"/>
        <w:spacing w:before="158" w:line="230" w:lineRule="auto"/>
        <w:ind w:left="120" w:right="117"/>
        <w:jc w:val="both"/>
        <w:rPr>
          <w:ins w:id="304" w:author="Author" w:date="2022-09-10T01:53:00Z"/>
        </w:rPr>
      </w:pPr>
      <w:ins w:id="305" w:author="Author" w:date="2022-09-10T01:53:00Z">
        <w:r>
          <w:t xml:space="preserve"> </w:t>
        </w:r>
      </w:ins>
      <w:r>
        <w:t>with each</w:t>
      </w:r>
      <w:r w:rsidRPr="007576F6">
        <w:rPr>
          <w:spacing w:val="1"/>
        </w:rPr>
        <w:t xml:space="preserve"> </w:t>
      </w:r>
      <w:r>
        <w:t>trial</w:t>
      </w:r>
      <w:r w:rsidRPr="007576F6">
        <w:rPr>
          <w:spacing w:val="1"/>
        </w:rPr>
        <w:t xml:space="preserve"> </w:t>
      </w:r>
      <w:r>
        <w:t>being</w:t>
      </w:r>
      <w:r w:rsidRPr="007576F6">
        <w:rPr>
          <w:spacing w:val="1"/>
        </w:rPr>
        <w:t xml:space="preserve"> </w:t>
      </w:r>
      <w:r>
        <w:t>a</w:t>
      </w:r>
      <w:r w:rsidRPr="007576F6">
        <w:rPr>
          <w:spacing w:val="1"/>
        </w:rPr>
        <w:t xml:space="preserve"> </w:t>
      </w:r>
      <w:r>
        <w:t>full</w:t>
      </w:r>
      <w:r w:rsidRPr="007576F6">
        <w:rPr>
          <w:spacing w:val="1"/>
        </w:rPr>
        <w:t xml:space="preserve"> </w:t>
      </w:r>
      <w:r>
        <w:t>theta</w:t>
      </w:r>
      <w:r w:rsidRPr="007576F6">
        <w:rPr>
          <w:spacing w:val="1"/>
        </w:rPr>
        <w:t xml:space="preserve"> </w:t>
      </w:r>
      <w:r>
        <w:t>cycle</w:t>
      </w:r>
      <w:r w:rsidRPr="007576F6">
        <w:rPr>
          <w:spacing w:val="1"/>
        </w:rPr>
        <w:t xml:space="preserve"> </w:t>
      </w:r>
      <w:r>
        <w:t>(</w:t>
      </w:r>
      <w:r>
        <w:rPr>
          <w:rFonts w:ascii="Meiryo" w:hAnsi="Meiryo"/>
          <w:i/>
        </w:rPr>
        <w:t>∼</w:t>
      </w:r>
      <w:r>
        <w:t>200 ms).</w:t>
      </w:r>
      <w:r w:rsidRPr="007576F6">
        <w:rPr>
          <w:spacing w:val="27"/>
        </w:rPr>
        <w:t xml:space="preserve"> </w:t>
      </w:r>
      <w:r>
        <w:t>All</w:t>
      </w:r>
      <w:r w:rsidRPr="007576F6">
        <w:rPr>
          <w:spacing w:val="1"/>
        </w:rPr>
        <w:t xml:space="preserve"> </w:t>
      </w:r>
      <w:r>
        <w:t>pairs</w:t>
      </w:r>
      <w:r w:rsidRPr="007576F6">
        <w:rPr>
          <w:spacing w:val="1"/>
        </w:rPr>
        <w:t xml:space="preserve"> </w:t>
      </w:r>
      <w:r>
        <w:t>(including</w:t>
      </w:r>
      <w:r w:rsidRPr="007576F6">
        <w:rPr>
          <w:spacing w:val="1"/>
        </w:rPr>
        <w:t xml:space="preserve"> </w:t>
      </w:r>
      <w:r>
        <w:t>AC</w:t>
      </w:r>
      <w:r w:rsidRPr="007576F6">
        <w:rPr>
          <w:spacing w:val="1"/>
        </w:rPr>
        <w:t xml:space="preserve"> </w:t>
      </w:r>
      <w:r>
        <w:t>pairs) were</w:t>
      </w:r>
      <w:r w:rsidRPr="007576F6">
        <w:rPr>
          <w:spacing w:val="1"/>
        </w:rPr>
        <w:t xml:space="preserve"> </w:t>
      </w:r>
      <w:r>
        <w:t>tested</w:t>
      </w:r>
      <w:r w:rsidRPr="007576F6">
        <w:rPr>
          <w:spacing w:val="1"/>
        </w:rPr>
        <w:t xml:space="preserve"> </w:t>
      </w:r>
      <w:r>
        <w:t>once</w:t>
      </w:r>
      <w:r w:rsidRPr="007576F6">
        <w:rPr>
          <w:spacing w:val="1"/>
        </w:rPr>
        <w:t xml:space="preserve"> </w:t>
      </w:r>
      <w:r>
        <w:t>in</w:t>
      </w:r>
      <w:r w:rsidRPr="007576F6">
        <w:rPr>
          <w:spacing w:val="1"/>
        </w:rPr>
        <w:t xml:space="preserve"> </w:t>
      </w:r>
      <w:r w:rsidRPr="007576F6">
        <w:rPr>
          <w:spacing w:val="-4"/>
        </w:rPr>
        <w:t>each</w:t>
      </w:r>
      <w:del w:id="306" w:author="Author" w:date="2022-09-10T01:53:00Z">
        <w:r>
          <w:delText xml:space="preserve"> </w:delText>
        </w:r>
      </w:del>
    </w:p>
    <w:p w14:paraId="546E4318" w14:textId="77777777" w:rsidR="00A529FC" w:rsidRDefault="00000000" w:rsidP="007576F6">
      <w:pPr>
        <w:pStyle w:val="BodyText"/>
        <w:spacing w:line="143" w:lineRule="exact"/>
        <w:ind w:left="120"/>
        <w:jc w:val="both"/>
      </w:pPr>
      <w:r>
        <w:t>epoch.</w:t>
      </w:r>
      <w:r>
        <w:rPr>
          <w:spacing w:val="22"/>
        </w:rPr>
        <w:t xml:space="preserve"> </w:t>
      </w:r>
      <w:r>
        <w:t>For simplicity</w:t>
      </w:r>
      <w:r>
        <w:rPr>
          <w:spacing w:val="-1"/>
        </w:rPr>
        <w:t xml:space="preserve"> </w:t>
      </w:r>
      <w:r>
        <w:t>and</w:t>
      </w:r>
      <w:r>
        <w:rPr>
          <w:spacing w:val="-1"/>
        </w:rPr>
        <w:t xml:space="preserve"> </w:t>
      </w:r>
      <w:r>
        <w:t>compatibility with</w:t>
      </w:r>
      <w:r>
        <w:rPr>
          <w:spacing w:val="-1"/>
        </w:rPr>
        <w:t xml:space="preserve"> </w:t>
      </w:r>
      <w:r>
        <w:t>other settings</w:t>
      </w:r>
      <w:r>
        <w:rPr>
          <w:spacing w:val="-1"/>
        </w:rPr>
        <w:t xml:space="preserve"> </w:t>
      </w:r>
      <w:r>
        <w:t>in the</w:t>
      </w:r>
      <w:r>
        <w:rPr>
          <w:spacing w:val="-1"/>
        </w:rPr>
        <w:t xml:space="preserve"> </w:t>
      </w:r>
      <w:r>
        <w:t>Emergent</w:t>
      </w:r>
      <w:r>
        <w:rPr>
          <w:spacing w:val="-1"/>
        </w:rPr>
        <w:t xml:space="preserve"> </w:t>
      </w:r>
      <w:r>
        <w:t>software,</w:t>
      </w:r>
      <w:r>
        <w:rPr>
          <w:spacing w:val="1"/>
        </w:rPr>
        <w:t xml:space="preserve"> </w:t>
      </w:r>
      <w:r>
        <w:t>we</w:t>
      </w:r>
      <w:r>
        <w:rPr>
          <w:spacing w:val="-1"/>
        </w:rPr>
        <w:t xml:space="preserve"> </w:t>
      </w:r>
      <w:r>
        <w:t xml:space="preserve">implemented </w:t>
      </w:r>
      <w:r>
        <w:rPr>
          <w:spacing w:val="-5"/>
        </w:rPr>
        <w:t>the</w:t>
      </w:r>
    </w:p>
    <w:p w14:paraId="3A294F3D" w14:textId="77777777" w:rsidR="00ED530C" w:rsidRDefault="00ED530C">
      <w:pPr>
        <w:spacing w:line="175" w:lineRule="auto"/>
        <w:jc w:val="both"/>
        <w:rPr>
          <w:del w:id="307" w:author="Author" w:date="2022-09-10T01:53:00Z"/>
        </w:rPr>
        <w:sectPr w:rsidR="00ED530C">
          <w:type w:val="continuous"/>
          <w:pgSz w:w="12240" w:h="15840"/>
          <w:pgMar w:top="1180" w:right="1320" w:bottom="280" w:left="1320" w:header="397" w:footer="0" w:gutter="0"/>
          <w:cols w:space="720"/>
        </w:sectPr>
      </w:pPr>
    </w:p>
    <w:p w14:paraId="2510D5FF" w14:textId="77777777" w:rsidR="00A529FC" w:rsidRDefault="00000000" w:rsidP="007576F6">
      <w:pPr>
        <w:pStyle w:val="BodyText"/>
        <w:spacing w:before="51" w:line="175" w:lineRule="auto"/>
        <w:ind w:left="120" w:right="117"/>
        <w:jc w:val="both"/>
      </w:pPr>
      <w:r>
        <w:t>model</w:t>
      </w:r>
      <w:r>
        <w:rPr>
          <w:spacing w:val="-13"/>
        </w:rPr>
        <w:t xml:space="preserve"> </w:t>
      </w:r>
      <w:r>
        <w:t>using</w:t>
      </w:r>
      <w:r>
        <w:rPr>
          <w:spacing w:val="-12"/>
        </w:rPr>
        <w:t xml:space="preserve"> </w:t>
      </w:r>
      <w:r>
        <w:t>an</w:t>
      </w:r>
      <w:r>
        <w:rPr>
          <w:spacing w:val="-13"/>
        </w:rPr>
        <w:t xml:space="preserve"> </w:t>
      </w:r>
      <w:r>
        <w:t>alpha</w:t>
      </w:r>
      <w:r>
        <w:rPr>
          <w:spacing w:val="-13"/>
        </w:rPr>
        <w:t xml:space="preserve"> </w:t>
      </w:r>
      <w:r>
        <w:t>cycle</w:t>
      </w:r>
      <w:r>
        <w:rPr>
          <w:spacing w:val="-12"/>
        </w:rPr>
        <w:t xml:space="preserve"> </w:t>
      </w:r>
      <w:r>
        <w:t>(</w:t>
      </w:r>
      <w:r>
        <w:rPr>
          <w:rFonts w:ascii="Meiryo" w:hAnsi="Meiryo"/>
          <w:i/>
        </w:rPr>
        <w:t>∼</w:t>
      </w:r>
      <w:r>
        <w:t>100</w:t>
      </w:r>
      <w:r>
        <w:rPr>
          <w:spacing w:val="-13"/>
        </w:rPr>
        <w:t xml:space="preserve"> </w:t>
      </w:r>
      <w:r>
        <w:t>ms),</w:t>
      </w:r>
      <w:r>
        <w:rPr>
          <w:spacing w:val="-12"/>
        </w:rPr>
        <w:t xml:space="preserve"> </w:t>
      </w:r>
      <w:r>
        <w:t>which</w:t>
      </w:r>
      <w:r>
        <w:rPr>
          <w:spacing w:val="-13"/>
        </w:rPr>
        <w:t xml:space="preserve"> </w:t>
      </w:r>
      <w:r>
        <w:t>does</w:t>
      </w:r>
      <w:r>
        <w:rPr>
          <w:spacing w:val="-12"/>
        </w:rPr>
        <w:t xml:space="preserve"> </w:t>
      </w:r>
      <w:r>
        <w:t>not</w:t>
      </w:r>
      <w:r>
        <w:rPr>
          <w:spacing w:val="-13"/>
        </w:rPr>
        <w:t xml:space="preserve"> </w:t>
      </w:r>
      <w:r>
        <w:t>make</w:t>
      </w:r>
      <w:r>
        <w:rPr>
          <w:spacing w:val="-13"/>
        </w:rPr>
        <w:t xml:space="preserve"> </w:t>
      </w:r>
      <w:r>
        <w:t>any</w:t>
      </w:r>
      <w:r>
        <w:rPr>
          <w:spacing w:val="-12"/>
        </w:rPr>
        <w:t xml:space="preserve"> </w:t>
      </w:r>
      <w:r>
        <w:t>functional</w:t>
      </w:r>
      <w:r>
        <w:rPr>
          <w:spacing w:val="-13"/>
        </w:rPr>
        <w:t xml:space="preserve"> </w:t>
      </w:r>
      <w:r>
        <w:t>difference,</w:t>
      </w:r>
      <w:r>
        <w:rPr>
          <w:spacing w:val="-12"/>
        </w:rPr>
        <w:t xml:space="preserve"> </w:t>
      </w:r>
      <w:r>
        <w:t>as</w:t>
      </w:r>
      <w:r>
        <w:rPr>
          <w:spacing w:val="-13"/>
        </w:rPr>
        <w:t xml:space="preserve"> </w:t>
      </w:r>
      <w:r>
        <w:t>confirmed</w:t>
      </w:r>
      <w:r>
        <w:rPr>
          <w:spacing w:val="-13"/>
        </w:rPr>
        <w:t xml:space="preserve"> </w:t>
      </w:r>
      <w:r>
        <w:t>by</w:t>
      </w:r>
      <w:r>
        <w:rPr>
          <w:spacing w:val="-12"/>
        </w:rPr>
        <w:t xml:space="preserve"> </w:t>
      </w:r>
      <w:r>
        <w:t>our testing.</w:t>
      </w:r>
      <w:r>
        <w:rPr>
          <w:spacing w:val="25"/>
        </w:rPr>
        <w:t xml:space="preserve"> </w:t>
      </w:r>
      <w:r>
        <w:t>Once</w:t>
      </w:r>
      <w:r>
        <w:rPr>
          <w:spacing w:val="1"/>
        </w:rPr>
        <w:t xml:space="preserve"> </w:t>
      </w:r>
      <w:r>
        <w:t>recall</w:t>
      </w:r>
      <w:r>
        <w:rPr>
          <w:spacing w:val="1"/>
        </w:rPr>
        <w:t xml:space="preserve"> </w:t>
      </w:r>
      <w:r>
        <w:t>accuracy</w:t>
      </w:r>
      <w:r>
        <w:rPr>
          <w:spacing w:val="2"/>
        </w:rPr>
        <w:t xml:space="preserve"> </w:t>
      </w:r>
      <w:r>
        <w:t>for</w:t>
      </w:r>
      <w:r>
        <w:rPr>
          <w:spacing w:val="1"/>
        </w:rPr>
        <w:t xml:space="preserve"> </w:t>
      </w:r>
      <w:r>
        <w:t>all</w:t>
      </w:r>
      <w:r>
        <w:rPr>
          <w:spacing w:val="1"/>
        </w:rPr>
        <w:t xml:space="preserve"> </w:t>
      </w:r>
      <w:r>
        <w:t>AB</w:t>
      </w:r>
      <w:r>
        <w:rPr>
          <w:spacing w:val="2"/>
        </w:rPr>
        <w:t xml:space="preserve"> </w:t>
      </w:r>
      <w:r>
        <w:t>pairs</w:t>
      </w:r>
      <w:r>
        <w:rPr>
          <w:spacing w:val="1"/>
        </w:rPr>
        <w:t xml:space="preserve"> </w:t>
      </w:r>
      <w:r>
        <w:t>reached</w:t>
      </w:r>
      <w:r>
        <w:rPr>
          <w:spacing w:val="1"/>
        </w:rPr>
        <w:t xml:space="preserve"> </w:t>
      </w:r>
      <w:r>
        <w:t>100%,</w:t>
      </w:r>
      <w:r>
        <w:rPr>
          <w:spacing w:val="2"/>
        </w:rPr>
        <w:t xml:space="preserve"> </w:t>
      </w:r>
      <w:r>
        <w:t>or</w:t>
      </w:r>
      <w:r>
        <w:rPr>
          <w:spacing w:val="2"/>
        </w:rPr>
        <w:t xml:space="preserve"> </w:t>
      </w:r>
      <w:r>
        <w:t>15</w:t>
      </w:r>
      <w:r>
        <w:rPr>
          <w:spacing w:val="1"/>
        </w:rPr>
        <w:t xml:space="preserve"> </w:t>
      </w:r>
      <w:r>
        <w:t>epochs</w:t>
      </w:r>
      <w:r>
        <w:rPr>
          <w:spacing w:val="1"/>
        </w:rPr>
        <w:t xml:space="preserve"> </w:t>
      </w:r>
      <w:r>
        <w:t>of</w:t>
      </w:r>
      <w:r>
        <w:rPr>
          <w:spacing w:val="2"/>
        </w:rPr>
        <w:t xml:space="preserve"> </w:t>
      </w:r>
      <w:r>
        <w:t>the</w:t>
      </w:r>
      <w:r>
        <w:rPr>
          <w:spacing w:val="1"/>
        </w:rPr>
        <w:t xml:space="preserve"> </w:t>
      </w:r>
      <w:r>
        <w:t>whole</w:t>
      </w:r>
      <w:r>
        <w:rPr>
          <w:spacing w:val="1"/>
        </w:rPr>
        <w:t xml:space="preserve"> </w:t>
      </w:r>
      <w:r>
        <w:t>AB</w:t>
      </w:r>
      <w:r>
        <w:rPr>
          <w:spacing w:val="2"/>
        </w:rPr>
        <w:t xml:space="preserve"> </w:t>
      </w:r>
      <w:r>
        <w:t>list</w:t>
      </w:r>
      <w:r>
        <w:rPr>
          <w:spacing w:val="1"/>
        </w:rPr>
        <w:t xml:space="preserve"> </w:t>
      </w:r>
      <w:r>
        <w:t>have</w:t>
      </w:r>
      <w:r>
        <w:rPr>
          <w:spacing w:val="1"/>
        </w:rPr>
        <w:t xml:space="preserve"> </w:t>
      </w:r>
      <w:r>
        <w:rPr>
          <w:spacing w:val="-4"/>
        </w:rPr>
        <w:t>been</w:t>
      </w:r>
    </w:p>
    <w:p w14:paraId="11EE6F28" w14:textId="77777777" w:rsidR="00A529FC" w:rsidRDefault="00000000">
      <w:pPr>
        <w:pStyle w:val="BodyText"/>
        <w:spacing w:before="32" w:line="256" w:lineRule="auto"/>
        <w:ind w:left="120" w:right="119"/>
        <w:jc w:val="both"/>
      </w:pPr>
      <w:r>
        <w:t>trained, the model switched to learn the AC list, where previously learned A items were paired with novel C</w:t>
      </w:r>
      <w:r>
        <w:rPr>
          <w:spacing w:val="-1"/>
        </w:rPr>
        <w:t xml:space="preserve"> </w:t>
      </w:r>
      <w:r>
        <w:t>items</w:t>
      </w:r>
      <w:r>
        <w:rPr>
          <w:spacing w:val="-1"/>
        </w:rPr>
        <w:t xml:space="preserve"> </w:t>
      </w:r>
      <w:r>
        <w:t>and</w:t>
      </w:r>
      <w:r>
        <w:rPr>
          <w:spacing w:val="-1"/>
        </w:rPr>
        <w:t xml:space="preserve"> </w:t>
      </w:r>
      <w:r>
        <w:t>AC</w:t>
      </w:r>
      <w:r>
        <w:rPr>
          <w:spacing w:val="-1"/>
        </w:rPr>
        <w:t xml:space="preserve"> </w:t>
      </w:r>
      <w:r>
        <w:t>list</w:t>
      </w:r>
      <w:r>
        <w:rPr>
          <w:spacing w:val="-1"/>
        </w:rPr>
        <w:t xml:space="preserve"> </w:t>
      </w:r>
      <w:r>
        <w:t>context.</w:t>
      </w:r>
      <w:r>
        <w:rPr>
          <w:spacing w:val="23"/>
        </w:rPr>
        <w:t xml:space="preserve"> </w:t>
      </w:r>
      <w:r>
        <w:t>Similarly, if</w:t>
      </w:r>
      <w:r>
        <w:rPr>
          <w:spacing w:val="-1"/>
        </w:rPr>
        <w:t xml:space="preserve"> </w:t>
      </w:r>
      <w:r>
        <w:t>memory</w:t>
      </w:r>
      <w:r>
        <w:rPr>
          <w:spacing w:val="-1"/>
        </w:rPr>
        <w:t xml:space="preserve"> </w:t>
      </w:r>
      <w:r>
        <w:t>for</w:t>
      </w:r>
      <w:r>
        <w:rPr>
          <w:spacing w:val="-1"/>
        </w:rPr>
        <w:t xml:space="preserve"> </w:t>
      </w:r>
      <w:r>
        <w:t>all</w:t>
      </w:r>
      <w:r>
        <w:rPr>
          <w:spacing w:val="-1"/>
        </w:rPr>
        <w:t xml:space="preserve"> </w:t>
      </w:r>
      <w:r>
        <w:t>AC</w:t>
      </w:r>
      <w:r>
        <w:rPr>
          <w:spacing w:val="-1"/>
        </w:rPr>
        <w:t xml:space="preserve"> </w:t>
      </w:r>
      <w:r>
        <w:t>pairs</w:t>
      </w:r>
      <w:r>
        <w:rPr>
          <w:spacing w:val="-1"/>
        </w:rPr>
        <w:t xml:space="preserve"> </w:t>
      </w:r>
      <w:r>
        <w:t>reached</w:t>
      </w:r>
      <w:r>
        <w:rPr>
          <w:spacing w:val="-1"/>
        </w:rPr>
        <w:t xml:space="preserve"> </w:t>
      </w:r>
      <w:r>
        <w:t>100%, or</w:t>
      </w:r>
      <w:r>
        <w:rPr>
          <w:spacing w:val="-1"/>
        </w:rPr>
        <w:t xml:space="preserve"> </w:t>
      </w:r>
      <w:r>
        <w:t>30</w:t>
      </w:r>
      <w:r>
        <w:rPr>
          <w:spacing w:val="-1"/>
        </w:rPr>
        <w:t xml:space="preserve"> </w:t>
      </w:r>
      <w:r>
        <w:t>epochs</w:t>
      </w:r>
      <w:r>
        <w:rPr>
          <w:spacing w:val="-1"/>
        </w:rPr>
        <w:t xml:space="preserve"> </w:t>
      </w:r>
      <w:r>
        <w:t>have</w:t>
      </w:r>
      <w:r>
        <w:rPr>
          <w:spacing w:val="-1"/>
        </w:rPr>
        <w:t xml:space="preserve"> </w:t>
      </w:r>
      <w:r>
        <w:t>been trained in total, that run was considered complete.</w:t>
      </w:r>
      <w:r>
        <w:rPr>
          <w:spacing w:val="40"/>
        </w:rPr>
        <w:t xml:space="preserve"> </w:t>
      </w:r>
      <w:r>
        <w:t>We ran 30 different simulated subjects (i.e., runs) on each</w:t>
      </w:r>
      <w:r>
        <w:rPr>
          <w:spacing w:val="-9"/>
        </w:rPr>
        <w:t xml:space="preserve"> </w:t>
      </w:r>
      <w:r>
        <w:t>configuration</w:t>
      </w:r>
      <w:r>
        <w:rPr>
          <w:spacing w:val="-8"/>
        </w:rPr>
        <w:t xml:space="preserve"> </w:t>
      </w:r>
      <w:r>
        <w:t>and</w:t>
      </w:r>
      <w:r>
        <w:rPr>
          <w:spacing w:val="-9"/>
        </w:rPr>
        <w:t xml:space="preserve"> </w:t>
      </w:r>
      <w:r>
        <w:t>set</w:t>
      </w:r>
      <w:r>
        <w:rPr>
          <w:spacing w:val="-9"/>
        </w:rPr>
        <w:t xml:space="preserve"> </w:t>
      </w:r>
      <w:r>
        <w:t>of</w:t>
      </w:r>
      <w:r>
        <w:rPr>
          <w:spacing w:val="-9"/>
        </w:rPr>
        <w:t xml:space="preserve"> </w:t>
      </w:r>
      <w:r>
        <w:t>parameters,</w:t>
      </w:r>
      <w:r>
        <w:rPr>
          <w:spacing w:val="-8"/>
        </w:rPr>
        <w:t xml:space="preserve"> </w:t>
      </w:r>
      <w:r>
        <w:t>with</w:t>
      </w:r>
      <w:r>
        <w:rPr>
          <w:spacing w:val="-8"/>
        </w:rPr>
        <w:t xml:space="preserve"> </w:t>
      </w:r>
      <w:r>
        <w:t>each</w:t>
      </w:r>
      <w:r>
        <w:rPr>
          <w:spacing w:val="-9"/>
        </w:rPr>
        <w:t xml:space="preserve"> </w:t>
      </w:r>
      <w:r>
        <w:t>subject</w:t>
      </w:r>
      <w:r>
        <w:rPr>
          <w:spacing w:val="-9"/>
        </w:rPr>
        <w:t xml:space="preserve"> </w:t>
      </w:r>
      <w:r>
        <w:t>having</w:t>
      </w:r>
      <w:r>
        <w:rPr>
          <w:spacing w:val="-9"/>
        </w:rPr>
        <w:t xml:space="preserve"> </w:t>
      </w:r>
      <w:r>
        <w:t>a</w:t>
      </w:r>
      <w:r>
        <w:rPr>
          <w:spacing w:val="-8"/>
        </w:rPr>
        <w:t xml:space="preserve"> </w:t>
      </w:r>
      <w:r>
        <w:t>different</w:t>
      </w:r>
      <w:r>
        <w:rPr>
          <w:spacing w:val="-9"/>
        </w:rPr>
        <w:t xml:space="preserve"> </w:t>
      </w:r>
      <w:r>
        <w:t>set</w:t>
      </w:r>
      <w:r>
        <w:rPr>
          <w:spacing w:val="-9"/>
        </w:rPr>
        <w:t xml:space="preserve"> </w:t>
      </w:r>
      <w:r>
        <w:t>of</w:t>
      </w:r>
      <w:r>
        <w:rPr>
          <w:spacing w:val="-8"/>
        </w:rPr>
        <w:t xml:space="preserve"> </w:t>
      </w:r>
      <w:r>
        <w:t>random</w:t>
      </w:r>
      <w:r>
        <w:rPr>
          <w:spacing w:val="-9"/>
        </w:rPr>
        <w:t xml:space="preserve"> </w:t>
      </w:r>
      <w:r>
        <w:t>initial</w:t>
      </w:r>
      <w:r>
        <w:rPr>
          <w:spacing w:val="-9"/>
        </w:rPr>
        <w:t xml:space="preserve"> </w:t>
      </w:r>
      <w:r>
        <w:t xml:space="preserve">synaptic </w:t>
      </w:r>
      <w:r>
        <w:rPr>
          <w:spacing w:val="-2"/>
        </w:rPr>
        <w:t>weights.</w:t>
      </w:r>
    </w:p>
    <w:p w14:paraId="032B0B01" w14:textId="77777777" w:rsidR="00A529FC" w:rsidRDefault="00000000" w:rsidP="007576F6">
      <w:pPr>
        <w:pStyle w:val="BodyText"/>
        <w:spacing w:before="41" w:line="256" w:lineRule="auto"/>
        <w:ind w:left="120" w:right="119" w:firstLine="298"/>
        <w:jc w:val="both"/>
      </w:pPr>
      <w:r>
        <w:t>There are several central questions that we address in turn.</w:t>
      </w:r>
      <w:r>
        <w:rPr>
          <w:spacing w:val="40"/>
        </w:rPr>
        <w:t xml:space="preserve"> </w:t>
      </w:r>
      <w:r>
        <w:t>First, we compared the earlier theta-phase hippocampus model with the new Theremin model to determine the overall improvement resulting from the new error-driven learning mechanism and other optimized parameters.</w:t>
      </w:r>
      <w:r>
        <w:rPr>
          <w:spacing w:val="37"/>
        </w:rPr>
        <w:t xml:space="preserve"> </w:t>
      </w:r>
      <w:r>
        <w:t>This provides an overall sense of</w:t>
      </w:r>
      <w:r>
        <w:rPr>
          <w:spacing w:val="-4"/>
        </w:rPr>
        <w:t xml:space="preserve"> </w:t>
      </w:r>
      <w:r>
        <w:t>the</w:t>
      </w:r>
      <w:r>
        <w:rPr>
          <w:spacing w:val="-4"/>
        </w:rPr>
        <w:t xml:space="preserve"> </w:t>
      </w:r>
      <w:r>
        <w:t>importance</w:t>
      </w:r>
      <w:r>
        <w:rPr>
          <w:spacing w:val="-4"/>
        </w:rPr>
        <w:t xml:space="preserve"> </w:t>
      </w:r>
      <w:r>
        <w:t>of</w:t>
      </w:r>
      <w:r>
        <w:rPr>
          <w:spacing w:val="-4"/>
        </w:rPr>
        <w:t xml:space="preserve"> </w:t>
      </w:r>
      <w:r>
        <w:t>these</w:t>
      </w:r>
      <w:r>
        <w:rPr>
          <w:spacing w:val="-4"/>
        </w:rPr>
        <w:t xml:space="preserve"> </w:t>
      </w:r>
      <w:r>
        <w:t>mechanisms</w:t>
      </w:r>
      <w:r>
        <w:rPr>
          <w:spacing w:val="-4"/>
        </w:rPr>
        <w:t xml:space="preserve"> </w:t>
      </w:r>
      <w:r>
        <w:t>for</w:t>
      </w:r>
      <w:r>
        <w:rPr>
          <w:spacing w:val="-4"/>
        </w:rPr>
        <w:t xml:space="preserve"> </w:t>
      </w:r>
      <w:r>
        <w:t>episodic</w:t>
      </w:r>
      <w:r>
        <w:rPr>
          <w:spacing w:val="-4"/>
        </w:rPr>
        <w:t xml:space="preserve"> </w:t>
      </w:r>
      <w:r>
        <w:t>memory</w:t>
      </w:r>
      <w:r>
        <w:rPr>
          <w:spacing w:val="-4"/>
        </w:rPr>
        <w:t xml:space="preserve"> </w:t>
      </w:r>
      <w:r>
        <w:t>performance,</w:t>
      </w:r>
      <w:r>
        <w:rPr>
          <w:spacing w:val="-2"/>
        </w:rPr>
        <w:t xml:space="preserve"> </w:t>
      </w:r>
      <w:r>
        <w:t>and</w:t>
      </w:r>
      <w:r>
        <w:rPr>
          <w:spacing w:val="-4"/>
        </w:rPr>
        <w:t xml:space="preserve"> </w:t>
      </w:r>
      <w:r>
        <w:t>an</w:t>
      </w:r>
      <w:r>
        <w:rPr>
          <w:spacing w:val="-4"/>
        </w:rPr>
        <w:t xml:space="preserve"> </w:t>
      </w:r>
      <w:r>
        <w:t>indication</w:t>
      </w:r>
      <w:r>
        <w:rPr>
          <w:spacing w:val="-4"/>
        </w:rPr>
        <w:t xml:space="preserve"> </w:t>
      </w:r>
      <w:r>
        <w:t>of</w:t>
      </w:r>
      <w:r>
        <w:rPr>
          <w:spacing w:val="-4"/>
        </w:rPr>
        <w:t xml:space="preserve"> </w:t>
      </w:r>
      <w:r>
        <w:t>what</w:t>
      </w:r>
      <w:r>
        <w:rPr>
          <w:spacing w:val="-4"/>
        </w:rPr>
        <w:t xml:space="preserve"> </w:t>
      </w:r>
      <w:r>
        <w:t>kinds of problems can now be solved using these models, at a practical level.</w:t>
      </w:r>
      <w:r>
        <w:rPr>
          <w:spacing w:val="33"/>
        </w:rPr>
        <w:t xml:space="preserve"> </w:t>
      </w:r>
      <w:r>
        <w:t>In short, the Theremin model can be expected to perform quite well learning challenging, overlapping patterns, opening up significant new practical applications of the model.</w:t>
      </w:r>
    </w:p>
    <w:p w14:paraId="2551E50E" w14:textId="77777777" w:rsidR="00A529FC" w:rsidRDefault="00000000">
      <w:pPr>
        <w:pStyle w:val="BodyText"/>
        <w:spacing w:before="50" w:line="230" w:lineRule="auto"/>
        <w:ind w:left="120" w:right="117" w:firstLine="298"/>
        <w:jc w:val="both"/>
      </w:pPr>
      <w:r>
        <w:t>Next, we tested different parameterizations of the Theremin model, to determine the specific contribu- tions of:</w:t>
      </w:r>
      <w:r>
        <w:rPr>
          <w:spacing w:val="28"/>
        </w:rPr>
        <w:t xml:space="preserve"> </w:t>
      </w:r>
      <w:r>
        <w:t>1) adding error-driven learning in the CA3, compared to Hebbian learning in this pathway, with everything</w:t>
      </w:r>
      <w:r>
        <w:rPr>
          <w:spacing w:val="16"/>
        </w:rPr>
        <w:t xml:space="preserve"> </w:t>
      </w:r>
      <w:r>
        <w:t>else</w:t>
      </w:r>
      <w:r>
        <w:rPr>
          <w:spacing w:val="17"/>
        </w:rPr>
        <w:t xml:space="preserve"> </w:t>
      </w:r>
      <w:r>
        <w:t>the</w:t>
      </w:r>
      <w:r>
        <w:rPr>
          <w:spacing w:val="17"/>
        </w:rPr>
        <w:t xml:space="preserve"> </w:t>
      </w:r>
      <w:r>
        <w:t>same</w:t>
      </w:r>
      <w:r>
        <w:rPr>
          <w:spacing w:val="17"/>
        </w:rPr>
        <w:t xml:space="preserve"> </w:t>
      </w:r>
      <w:r>
        <w:t>(NoEDL</w:t>
      </w:r>
      <w:r>
        <w:rPr>
          <w:spacing w:val="17"/>
        </w:rPr>
        <w:t xml:space="preserve"> </w:t>
      </w:r>
      <w:r>
        <w:t>variant);</w:t>
      </w:r>
      <w:r>
        <w:rPr>
          <w:spacing w:val="28"/>
        </w:rPr>
        <w:t xml:space="preserve"> </w:t>
      </w:r>
      <w:r>
        <w:t>2)</w:t>
      </w:r>
      <w:r>
        <w:rPr>
          <w:spacing w:val="17"/>
        </w:rPr>
        <w:t xml:space="preserve"> </w:t>
      </w:r>
      <w:r>
        <w:t>reduced</w:t>
      </w:r>
      <w:r>
        <w:rPr>
          <w:spacing w:val="16"/>
        </w:rPr>
        <w:t xml:space="preserve"> </w:t>
      </w:r>
      <w:r>
        <w:t>MF</w:t>
      </w:r>
      <w:r>
        <w:rPr>
          <w:spacing w:val="17"/>
        </w:rPr>
        <w:t xml:space="preserve"> </w:t>
      </w:r>
      <w:r>
        <w:rPr>
          <w:rFonts w:ascii="Meiryo" w:hAnsi="Meiryo"/>
          <w:i/>
        </w:rPr>
        <w:t>→</w:t>
      </w:r>
      <w:r>
        <w:rPr>
          <w:rFonts w:ascii="Meiryo" w:hAnsi="Meiryo"/>
          <w:i/>
          <w:spacing w:val="-3"/>
        </w:rPr>
        <w:t xml:space="preserve"> </w:t>
      </w:r>
      <w:r>
        <w:t>CA3</w:t>
      </w:r>
      <w:r>
        <w:rPr>
          <w:spacing w:val="17"/>
        </w:rPr>
        <w:t xml:space="preserve"> </w:t>
      </w:r>
      <w:r>
        <w:t>strength</w:t>
      </w:r>
      <w:r>
        <w:rPr>
          <w:spacing w:val="17"/>
        </w:rPr>
        <w:t xml:space="preserve"> </w:t>
      </w:r>
      <w:r>
        <w:t>during</w:t>
      </w:r>
      <w:r>
        <w:rPr>
          <w:spacing w:val="17"/>
        </w:rPr>
        <w:t xml:space="preserve"> </w:t>
      </w:r>
      <w:r>
        <w:t>testing</w:t>
      </w:r>
      <w:r>
        <w:rPr>
          <w:spacing w:val="17"/>
        </w:rPr>
        <w:t xml:space="preserve"> </w:t>
      </w:r>
      <w:r>
        <w:t>(cued</w:t>
      </w:r>
      <w:r>
        <w:rPr>
          <w:spacing w:val="16"/>
        </w:rPr>
        <w:t xml:space="preserve"> </w:t>
      </w:r>
      <w:r>
        <w:rPr>
          <w:spacing w:val="-2"/>
        </w:rPr>
        <w:t>recall,</w:t>
      </w:r>
    </w:p>
    <w:p w14:paraId="51CD0CB3" w14:textId="77777777" w:rsidR="00A529FC" w:rsidRDefault="00000000" w:rsidP="007576F6">
      <w:pPr>
        <w:pStyle w:val="BodyText"/>
        <w:spacing w:line="201" w:lineRule="exact"/>
        <w:ind w:left="120"/>
        <w:jc w:val="both"/>
      </w:pPr>
      <w:r>
        <w:t>NoDynMF</w:t>
      </w:r>
      <w:r>
        <w:rPr>
          <w:spacing w:val="13"/>
        </w:rPr>
        <w:t xml:space="preserve"> </w:t>
      </w:r>
      <w:r>
        <w:t>variant);</w:t>
      </w:r>
      <w:r>
        <w:rPr>
          <w:spacing w:val="24"/>
        </w:rPr>
        <w:t xml:space="preserve"> </w:t>
      </w:r>
      <w:r>
        <w:t>3)</w:t>
      </w:r>
      <w:r>
        <w:rPr>
          <w:spacing w:val="14"/>
        </w:rPr>
        <w:t xml:space="preserve"> </w:t>
      </w:r>
      <w:r>
        <w:t>the</w:t>
      </w:r>
      <w:r>
        <w:rPr>
          <w:spacing w:val="14"/>
        </w:rPr>
        <w:t xml:space="preserve"> </w:t>
      </w:r>
      <w:r>
        <w:t>balance</w:t>
      </w:r>
      <w:r>
        <w:rPr>
          <w:spacing w:val="14"/>
        </w:rPr>
        <w:t xml:space="preserve"> </w:t>
      </w:r>
      <w:r>
        <w:t>of</w:t>
      </w:r>
      <w:r>
        <w:rPr>
          <w:spacing w:val="13"/>
        </w:rPr>
        <w:t xml:space="preserve"> </w:t>
      </w:r>
      <w:r>
        <w:t>weight</w:t>
      </w:r>
      <w:r>
        <w:rPr>
          <w:spacing w:val="14"/>
        </w:rPr>
        <w:t xml:space="preserve"> </w:t>
      </w:r>
      <w:r>
        <w:t>decreases</w:t>
      </w:r>
      <w:r>
        <w:rPr>
          <w:spacing w:val="14"/>
        </w:rPr>
        <w:t xml:space="preserve"> </w:t>
      </w:r>
      <w:r>
        <w:t>vs.</w:t>
      </w:r>
      <w:r>
        <w:rPr>
          <w:spacing w:val="64"/>
        </w:rPr>
        <w:t xml:space="preserve"> </w:t>
      </w:r>
      <w:r>
        <w:t>increases</w:t>
      </w:r>
      <w:r>
        <w:rPr>
          <w:spacing w:val="14"/>
        </w:rPr>
        <w:t xml:space="preserve"> </w:t>
      </w:r>
      <w:r>
        <w:t>in</w:t>
      </w:r>
      <w:r>
        <w:rPr>
          <w:spacing w:val="14"/>
        </w:rPr>
        <w:t xml:space="preserve"> </w:t>
      </w:r>
      <w:r>
        <w:t>the</w:t>
      </w:r>
      <w:r>
        <w:rPr>
          <w:spacing w:val="14"/>
        </w:rPr>
        <w:t xml:space="preserve"> </w:t>
      </w:r>
      <w:r>
        <w:t>ECin</w:t>
      </w:r>
      <w:r>
        <w:rPr>
          <w:spacing w:val="13"/>
        </w:rPr>
        <w:t xml:space="preserve"> </w:t>
      </w:r>
      <w:r>
        <w:rPr>
          <w:rFonts w:ascii="Meiryo" w:hAnsi="Meiryo"/>
          <w:i/>
        </w:rPr>
        <w:t>→</w:t>
      </w:r>
      <w:r>
        <w:rPr>
          <w:rFonts w:ascii="Meiryo" w:hAnsi="Meiryo"/>
          <w:i/>
          <w:spacing w:val="-6"/>
        </w:rPr>
        <w:t xml:space="preserve"> </w:t>
      </w:r>
      <w:r>
        <w:t>DG</w:t>
      </w:r>
      <w:r>
        <w:rPr>
          <w:spacing w:val="14"/>
        </w:rPr>
        <w:t xml:space="preserve"> </w:t>
      </w:r>
      <w:r>
        <w:t>projections;</w:t>
      </w:r>
      <w:r>
        <w:rPr>
          <w:spacing w:val="24"/>
        </w:rPr>
        <w:t xml:space="preserve"> </w:t>
      </w:r>
      <w:r>
        <w:rPr>
          <w:spacing w:val="-5"/>
        </w:rPr>
        <w:t>4)</w:t>
      </w:r>
    </w:p>
    <w:p w14:paraId="426D0BDD" w14:textId="77777777" w:rsidR="00A529FC" w:rsidRDefault="00000000" w:rsidP="007576F6">
      <w:pPr>
        <w:pStyle w:val="BodyText"/>
        <w:spacing w:line="175" w:lineRule="auto"/>
        <w:ind w:left="120" w:right="119"/>
        <w:jc w:val="both"/>
      </w:pPr>
      <w:r>
        <w:t>ECin</w:t>
      </w:r>
      <w:r>
        <w:rPr>
          <w:spacing w:val="-4"/>
        </w:rPr>
        <w:t xml:space="preserve"> </w:t>
      </w:r>
      <w:r>
        <w:rPr>
          <w:rFonts w:ascii="Meiryo" w:hAnsi="Meiryo"/>
          <w:i/>
        </w:rPr>
        <w:t>→</w:t>
      </w:r>
      <w:r>
        <w:rPr>
          <w:rFonts w:ascii="Meiryo" w:hAnsi="Meiryo"/>
          <w:i/>
          <w:spacing w:val="-19"/>
        </w:rPr>
        <w:t xml:space="preserve"> </w:t>
      </w:r>
      <w:r>
        <w:t>DG</w:t>
      </w:r>
      <w:r>
        <w:rPr>
          <w:spacing w:val="-1"/>
        </w:rPr>
        <w:t xml:space="preserve"> </w:t>
      </w:r>
      <w:r>
        <w:t>Hebbian</w:t>
      </w:r>
      <w:r>
        <w:rPr>
          <w:spacing w:val="-2"/>
        </w:rPr>
        <w:t xml:space="preserve"> </w:t>
      </w:r>
      <w:r>
        <w:t>learning, compared</w:t>
      </w:r>
      <w:r>
        <w:rPr>
          <w:spacing w:val="-2"/>
        </w:rPr>
        <w:t xml:space="preserve"> </w:t>
      </w:r>
      <w:r>
        <w:t>to</w:t>
      </w:r>
      <w:r>
        <w:rPr>
          <w:spacing w:val="-2"/>
        </w:rPr>
        <w:t xml:space="preserve"> </w:t>
      </w:r>
      <w:r>
        <w:t>no</w:t>
      </w:r>
      <w:r>
        <w:rPr>
          <w:spacing w:val="-2"/>
        </w:rPr>
        <w:t xml:space="preserve"> </w:t>
      </w:r>
      <w:r>
        <w:t>learning</w:t>
      </w:r>
      <w:r>
        <w:rPr>
          <w:spacing w:val="-2"/>
        </w:rPr>
        <w:t xml:space="preserve"> </w:t>
      </w:r>
      <w:r>
        <w:t>(NoDGLearn</w:t>
      </w:r>
      <w:r>
        <w:rPr>
          <w:spacing w:val="-2"/>
        </w:rPr>
        <w:t xml:space="preserve"> </w:t>
      </w:r>
      <w:r>
        <w:t>variant); 5)</w:t>
      </w:r>
      <w:r>
        <w:rPr>
          <w:spacing w:val="-2"/>
        </w:rPr>
        <w:t xml:space="preserve"> </w:t>
      </w:r>
      <w:r>
        <w:t>the</w:t>
      </w:r>
      <w:r>
        <w:rPr>
          <w:spacing w:val="-2"/>
        </w:rPr>
        <w:t xml:space="preserve"> </w:t>
      </w:r>
      <w:r>
        <w:t>effect</w:t>
      </w:r>
      <w:r>
        <w:rPr>
          <w:spacing w:val="-2"/>
        </w:rPr>
        <w:t xml:space="preserve"> </w:t>
      </w:r>
      <w:r>
        <w:t>of</w:t>
      </w:r>
      <w:r>
        <w:rPr>
          <w:spacing w:val="-2"/>
        </w:rPr>
        <w:t xml:space="preserve"> </w:t>
      </w:r>
      <w:r>
        <w:t>pretraining on</w:t>
      </w:r>
      <w:r>
        <w:rPr>
          <w:spacing w:val="-9"/>
        </w:rPr>
        <w:t xml:space="preserve"> </w:t>
      </w:r>
      <w:r>
        <w:t>the</w:t>
      </w:r>
      <w:r>
        <w:rPr>
          <w:spacing w:val="-9"/>
        </w:rPr>
        <w:t xml:space="preserve"> </w:t>
      </w:r>
      <w:r>
        <w:t>monosynaptic</w:t>
      </w:r>
      <w:r>
        <w:rPr>
          <w:spacing w:val="-8"/>
        </w:rPr>
        <w:t xml:space="preserve"> </w:t>
      </w:r>
      <w:r>
        <w:t>pathway</w:t>
      </w:r>
      <w:r>
        <w:rPr>
          <w:spacing w:val="-9"/>
        </w:rPr>
        <w:t xml:space="preserve"> </w:t>
      </w:r>
      <w:r>
        <w:t>between</w:t>
      </w:r>
      <w:r>
        <w:rPr>
          <w:spacing w:val="-9"/>
        </w:rPr>
        <w:t xml:space="preserve"> </w:t>
      </w:r>
      <w:r>
        <w:t>EC</w:t>
      </w:r>
      <w:r>
        <w:rPr>
          <w:spacing w:val="-8"/>
        </w:rPr>
        <w:t xml:space="preserve"> </w:t>
      </w:r>
      <w:r>
        <w:t>and</w:t>
      </w:r>
      <w:r>
        <w:rPr>
          <w:spacing w:val="-9"/>
        </w:rPr>
        <w:t xml:space="preserve"> </w:t>
      </w:r>
      <w:r>
        <w:t>CA1</w:t>
      </w:r>
      <w:r>
        <w:rPr>
          <w:spacing w:val="-9"/>
        </w:rPr>
        <w:t xml:space="preserve"> </w:t>
      </w:r>
      <w:r>
        <w:t>(NoPretrain</w:t>
      </w:r>
      <w:r>
        <w:rPr>
          <w:spacing w:val="-8"/>
        </w:rPr>
        <w:t xml:space="preserve"> </w:t>
      </w:r>
      <w:r>
        <w:t>variant),</w:t>
      </w:r>
      <w:r>
        <w:rPr>
          <w:spacing w:val="-9"/>
        </w:rPr>
        <w:t xml:space="preserve"> </w:t>
      </w:r>
      <w:r>
        <w:t>which</w:t>
      </w:r>
      <w:r>
        <w:rPr>
          <w:spacing w:val="-9"/>
        </w:rPr>
        <w:t xml:space="preserve"> </w:t>
      </w:r>
      <w:r>
        <w:t>simulates</w:t>
      </w:r>
      <w:r>
        <w:rPr>
          <w:spacing w:val="-8"/>
        </w:rPr>
        <w:t xml:space="preserve"> </w:t>
      </w:r>
      <w:r>
        <w:t>the</w:t>
      </w:r>
      <w:r>
        <w:rPr>
          <w:spacing w:val="-9"/>
        </w:rPr>
        <w:t xml:space="preserve"> </w:t>
      </w:r>
      <w:r>
        <w:rPr>
          <w:spacing w:val="-2"/>
        </w:rPr>
        <w:t>accumulated</w:t>
      </w:r>
    </w:p>
    <w:p w14:paraId="6C6CF925" w14:textId="77777777" w:rsidR="00A529FC" w:rsidRDefault="00000000" w:rsidP="007576F6">
      <w:pPr>
        <w:pStyle w:val="BodyText"/>
        <w:spacing w:before="25" w:line="256" w:lineRule="auto"/>
        <w:ind w:left="120" w:right="119"/>
        <w:jc w:val="both"/>
      </w:pPr>
      <w:r>
        <w:t>learning in CA1 about the semantics of EC representations, reflecting in turn the slower learning of cor- tical representations.</w:t>
      </w:r>
      <w:r>
        <w:rPr>
          <w:spacing w:val="40"/>
        </w:rPr>
        <w:t xml:space="preserve"> </w:t>
      </w:r>
      <w:r>
        <w:t>In other words, human participants have extensive real life experience of knowing the A/B/C list items, enabling the CA1 to already be able to invertably reconstruct the corresponding EC patterns for them, and pretraining captures this prior learning.</w:t>
      </w:r>
      <w:r>
        <w:rPr>
          <w:spacing w:val="40"/>
        </w:rPr>
        <w:t xml:space="preserve"> </w:t>
      </w:r>
      <w:r>
        <w:t>Pretraining has relatively moderate bene- fits for the Theremin model, and was used by default outside of this specific test.</w:t>
      </w:r>
      <w:r>
        <w:rPr>
          <w:spacing w:val="32"/>
        </w:rPr>
        <w:t xml:space="preserve"> </w:t>
      </w:r>
      <w:r>
        <w:t>The pretraining process involved</w:t>
      </w:r>
      <w:r>
        <w:rPr>
          <w:spacing w:val="4"/>
        </w:rPr>
        <w:t xml:space="preserve"> </w:t>
      </w:r>
      <w:r>
        <w:t>turning</w:t>
      </w:r>
      <w:r>
        <w:rPr>
          <w:spacing w:val="5"/>
        </w:rPr>
        <w:t xml:space="preserve"> </w:t>
      </w:r>
      <w:r>
        <w:t>DG</w:t>
      </w:r>
      <w:r>
        <w:rPr>
          <w:spacing w:val="4"/>
        </w:rPr>
        <w:t xml:space="preserve"> </w:t>
      </w:r>
      <w:r>
        <w:t>and</w:t>
      </w:r>
      <w:r>
        <w:rPr>
          <w:spacing w:val="5"/>
        </w:rPr>
        <w:t xml:space="preserve"> </w:t>
      </w:r>
      <w:r>
        <w:t>CA3</w:t>
      </w:r>
      <w:r>
        <w:rPr>
          <w:spacing w:val="5"/>
        </w:rPr>
        <w:t xml:space="preserve"> </w:t>
      </w:r>
      <w:r>
        <w:t>off,</w:t>
      </w:r>
      <w:r>
        <w:rPr>
          <w:spacing w:val="7"/>
        </w:rPr>
        <w:t xml:space="preserve"> </w:t>
      </w:r>
      <w:r>
        <w:t>while</w:t>
      </w:r>
      <w:r>
        <w:rPr>
          <w:spacing w:val="5"/>
        </w:rPr>
        <w:t xml:space="preserve"> </w:t>
      </w:r>
      <w:r>
        <w:t>training</w:t>
      </w:r>
      <w:r>
        <w:rPr>
          <w:spacing w:val="4"/>
        </w:rPr>
        <w:t xml:space="preserve"> </w:t>
      </w:r>
      <w:r>
        <w:t>the</w:t>
      </w:r>
      <w:r>
        <w:rPr>
          <w:spacing w:val="5"/>
        </w:rPr>
        <w:t xml:space="preserve"> </w:t>
      </w:r>
      <w:r>
        <w:t>model</w:t>
      </w:r>
      <w:r>
        <w:rPr>
          <w:spacing w:val="5"/>
        </w:rPr>
        <w:t xml:space="preserve"> </w:t>
      </w:r>
      <w:r>
        <w:t>with</w:t>
      </w:r>
      <w:r>
        <w:rPr>
          <w:spacing w:val="4"/>
        </w:rPr>
        <w:t xml:space="preserve"> </w:t>
      </w:r>
      <w:r>
        <w:t>items</w:t>
      </w:r>
      <w:r>
        <w:rPr>
          <w:spacing w:val="5"/>
        </w:rPr>
        <w:t xml:space="preserve"> </w:t>
      </w:r>
      <w:r>
        <w:t>and</w:t>
      </w:r>
      <w:r>
        <w:rPr>
          <w:spacing w:val="4"/>
        </w:rPr>
        <w:t xml:space="preserve"> </w:t>
      </w:r>
      <w:r>
        <w:t>context</w:t>
      </w:r>
      <w:r>
        <w:rPr>
          <w:spacing w:val="5"/>
        </w:rPr>
        <w:t xml:space="preserve"> </w:t>
      </w:r>
      <w:r>
        <w:t>separately</w:t>
      </w:r>
      <w:r>
        <w:rPr>
          <w:spacing w:val="5"/>
        </w:rPr>
        <w:t xml:space="preserve"> </w:t>
      </w:r>
      <w:r>
        <w:t>only</w:t>
      </w:r>
      <w:r>
        <w:rPr>
          <w:spacing w:val="4"/>
        </w:rPr>
        <w:t xml:space="preserve"> </w:t>
      </w:r>
      <w:r>
        <w:t>in</w:t>
      </w:r>
      <w:r>
        <w:rPr>
          <w:spacing w:val="5"/>
        </w:rPr>
        <w:t xml:space="preserve"> </w:t>
      </w:r>
      <w:r>
        <w:rPr>
          <w:spacing w:val="-5"/>
        </w:rPr>
        <w:t>the</w:t>
      </w:r>
    </w:p>
    <w:p w14:paraId="2B9EF4CE" w14:textId="77777777" w:rsidR="00A529FC" w:rsidRDefault="00000000" w:rsidP="007576F6">
      <w:pPr>
        <w:pStyle w:val="BodyText"/>
        <w:spacing w:line="342" w:lineRule="exact"/>
        <w:ind w:left="120"/>
        <w:jc w:val="both"/>
      </w:pPr>
      <w:r>
        <w:t>monosynaptic</w:t>
      </w:r>
      <w:r>
        <w:rPr>
          <w:spacing w:val="-12"/>
        </w:rPr>
        <w:t xml:space="preserve"> </w:t>
      </w:r>
      <w:r>
        <w:t>EC</w:t>
      </w:r>
      <w:r>
        <w:rPr>
          <w:spacing w:val="-6"/>
        </w:rPr>
        <w:t xml:space="preserve"> </w:t>
      </w:r>
      <w:r>
        <w:rPr>
          <w:rFonts w:ascii="Meiryo" w:hAnsi="Meiryo"/>
          <w:i/>
        </w:rPr>
        <w:t>↔</w:t>
      </w:r>
      <w:r>
        <w:rPr>
          <w:rFonts w:ascii="Meiryo" w:hAnsi="Meiryo"/>
          <w:i/>
          <w:spacing w:val="-21"/>
        </w:rPr>
        <w:t xml:space="preserve"> </w:t>
      </w:r>
      <w:r>
        <w:t>CA1</w:t>
      </w:r>
      <w:r>
        <w:rPr>
          <w:spacing w:val="-6"/>
        </w:rPr>
        <w:t xml:space="preserve"> </w:t>
      </w:r>
      <w:r>
        <w:t>pathway</w:t>
      </w:r>
      <w:r>
        <w:rPr>
          <w:spacing w:val="-6"/>
        </w:rPr>
        <w:t xml:space="preserve"> </w:t>
      </w:r>
      <w:r>
        <w:t>for</w:t>
      </w:r>
      <w:r>
        <w:rPr>
          <w:spacing w:val="-6"/>
        </w:rPr>
        <w:t xml:space="preserve"> </w:t>
      </w:r>
      <w:r>
        <w:t>5</w:t>
      </w:r>
      <w:r>
        <w:rPr>
          <w:spacing w:val="-6"/>
        </w:rPr>
        <w:t xml:space="preserve"> </w:t>
      </w:r>
      <w:r>
        <w:rPr>
          <w:spacing w:val="-2"/>
        </w:rPr>
        <w:t>epochs.</w:t>
      </w:r>
    </w:p>
    <w:p w14:paraId="0C226020" w14:textId="77777777" w:rsidR="00A529FC" w:rsidRDefault="00000000">
      <w:pPr>
        <w:pStyle w:val="BodyText"/>
        <w:spacing w:line="223" w:lineRule="exact"/>
        <w:ind w:left="418"/>
        <w:jc w:val="both"/>
      </w:pPr>
      <w:r>
        <w:t>The</w:t>
      </w:r>
      <w:r>
        <w:rPr>
          <w:spacing w:val="14"/>
        </w:rPr>
        <w:t xml:space="preserve"> </w:t>
      </w:r>
      <w:r>
        <w:t>learning</w:t>
      </w:r>
      <w:r>
        <w:rPr>
          <w:spacing w:val="14"/>
        </w:rPr>
        <w:t xml:space="preserve"> </w:t>
      </w:r>
      <w:r>
        <w:t>capacity</w:t>
      </w:r>
      <w:r>
        <w:rPr>
          <w:spacing w:val="14"/>
        </w:rPr>
        <w:t xml:space="preserve"> </w:t>
      </w:r>
      <w:r>
        <w:t>of</w:t>
      </w:r>
      <w:r>
        <w:rPr>
          <w:spacing w:val="14"/>
        </w:rPr>
        <w:t xml:space="preserve"> </w:t>
      </w:r>
      <w:r>
        <w:t>a</w:t>
      </w:r>
      <w:r>
        <w:rPr>
          <w:spacing w:val="14"/>
        </w:rPr>
        <w:t xml:space="preserve"> </w:t>
      </w:r>
      <w:r>
        <w:t>model</w:t>
      </w:r>
      <w:r>
        <w:rPr>
          <w:spacing w:val="14"/>
        </w:rPr>
        <w:t xml:space="preserve"> </w:t>
      </w:r>
      <w:r>
        <w:t>is</w:t>
      </w:r>
      <w:r>
        <w:rPr>
          <w:spacing w:val="14"/>
        </w:rPr>
        <w:t xml:space="preserve"> </w:t>
      </w:r>
      <w:r>
        <w:t>proportional</w:t>
      </w:r>
      <w:r>
        <w:rPr>
          <w:spacing w:val="14"/>
        </w:rPr>
        <w:t xml:space="preserve"> </w:t>
      </w:r>
      <w:r>
        <w:t>to</w:t>
      </w:r>
      <w:r>
        <w:rPr>
          <w:spacing w:val="14"/>
        </w:rPr>
        <w:t xml:space="preserve"> </w:t>
      </w:r>
      <w:r>
        <w:t>its</w:t>
      </w:r>
      <w:r>
        <w:rPr>
          <w:spacing w:val="14"/>
        </w:rPr>
        <w:t xml:space="preserve"> </w:t>
      </w:r>
      <w:r>
        <w:t>size,</w:t>
      </w:r>
      <w:r>
        <w:rPr>
          <w:spacing w:val="18"/>
        </w:rPr>
        <w:t xml:space="preserve"> </w:t>
      </w:r>
      <w:r>
        <w:t>so</w:t>
      </w:r>
      <w:r>
        <w:rPr>
          <w:spacing w:val="14"/>
        </w:rPr>
        <w:t xml:space="preserve"> </w:t>
      </w:r>
      <w:r>
        <w:t>we</w:t>
      </w:r>
      <w:r>
        <w:rPr>
          <w:spacing w:val="15"/>
        </w:rPr>
        <w:t xml:space="preserve"> </w:t>
      </w:r>
      <w:r>
        <w:t>tested</w:t>
      </w:r>
      <w:r>
        <w:rPr>
          <w:spacing w:val="14"/>
        </w:rPr>
        <w:t xml:space="preserve"> </w:t>
      </w:r>
      <w:r>
        <w:t>a</w:t>
      </w:r>
      <w:r>
        <w:rPr>
          <w:spacing w:val="14"/>
        </w:rPr>
        <w:t xml:space="preserve"> </w:t>
      </w:r>
      <w:r>
        <w:t>set</w:t>
      </w:r>
      <w:r>
        <w:rPr>
          <w:spacing w:val="14"/>
        </w:rPr>
        <w:t xml:space="preserve"> </w:t>
      </w:r>
      <w:r>
        <w:t>of</w:t>
      </w:r>
      <w:r>
        <w:rPr>
          <w:spacing w:val="14"/>
        </w:rPr>
        <w:t xml:space="preserve"> </w:t>
      </w:r>
      <w:r>
        <w:t>three</w:t>
      </w:r>
      <w:r>
        <w:rPr>
          <w:spacing w:val="14"/>
        </w:rPr>
        <w:t xml:space="preserve"> </w:t>
      </w:r>
      <w:r>
        <w:t>network</w:t>
      </w:r>
      <w:r>
        <w:rPr>
          <w:spacing w:val="14"/>
        </w:rPr>
        <w:t xml:space="preserve"> </w:t>
      </w:r>
      <w:r>
        <w:rPr>
          <w:spacing w:val="-2"/>
        </w:rPr>
        <w:t>sizes</w:t>
      </w:r>
    </w:p>
    <w:p w14:paraId="1DCE6493" w14:textId="77777777" w:rsidR="00A529FC" w:rsidRDefault="00000000">
      <w:pPr>
        <w:pStyle w:val="BodyText"/>
        <w:spacing w:before="18" w:line="256" w:lineRule="auto"/>
        <w:ind w:left="119" w:right="119"/>
        <w:jc w:val="both"/>
      </w:pPr>
      <w:r>
        <w:t>(small,</w:t>
      </w:r>
      <w:r>
        <w:rPr>
          <w:spacing w:val="-14"/>
        </w:rPr>
        <w:t xml:space="preserve"> </w:t>
      </w:r>
      <w:r>
        <w:t>medium,</w:t>
      </w:r>
      <w:r>
        <w:rPr>
          <w:spacing w:val="-14"/>
        </w:rPr>
        <w:t xml:space="preserve"> </w:t>
      </w:r>
      <w:r>
        <w:t>large,</w:t>
      </w:r>
      <w:r>
        <w:rPr>
          <w:spacing w:val="-14"/>
        </w:rPr>
        <w:t xml:space="preserve"> </w:t>
      </w:r>
      <w:r>
        <w:t>see</w:t>
      </w:r>
      <w:r>
        <w:rPr>
          <w:spacing w:val="-13"/>
        </w:rPr>
        <w:t xml:space="preserve"> </w:t>
      </w:r>
      <w:r>
        <w:t>Appendix</w:t>
      </w:r>
      <w:r>
        <w:rPr>
          <w:spacing w:val="-14"/>
        </w:rPr>
        <w:t xml:space="preserve"> </w:t>
      </w:r>
      <w:r>
        <w:t>for</w:t>
      </w:r>
      <w:r>
        <w:rPr>
          <w:spacing w:val="-14"/>
        </w:rPr>
        <w:t xml:space="preserve"> </w:t>
      </w:r>
      <w:r>
        <w:t>detailed</w:t>
      </w:r>
      <w:r>
        <w:rPr>
          <w:spacing w:val="-14"/>
        </w:rPr>
        <w:t xml:space="preserve"> </w:t>
      </w:r>
      <w:r>
        <w:t>parameters)</w:t>
      </w:r>
      <w:r>
        <w:rPr>
          <w:spacing w:val="-13"/>
        </w:rPr>
        <w:t xml:space="preserve"> </w:t>
      </w:r>
      <w:r>
        <w:t>to</w:t>
      </w:r>
      <w:r>
        <w:rPr>
          <w:spacing w:val="-14"/>
        </w:rPr>
        <w:t xml:space="preserve"> </w:t>
      </w:r>
      <w:r>
        <w:t>determine</w:t>
      </w:r>
      <w:r>
        <w:rPr>
          <w:spacing w:val="-14"/>
        </w:rPr>
        <w:t xml:space="preserve"> </w:t>
      </w:r>
      <w:r>
        <w:t>the</w:t>
      </w:r>
      <w:r>
        <w:rPr>
          <w:spacing w:val="-14"/>
        </w:rPr>
        <w:t xml:space="preserve"> </w:t>
      </w:r>
      <w:r>
        <w:t>relationship</w:t>
      </w:r>
      <w:r>
        <w:rPr>
          <w:spacing w:val="-13"/>
        </w:rPr>
        <w:t xml:space="preserve"> </w:t>
      </w:r>
      <w:r>
        <w:t>between</w:t>
      </w:r>
      <w:r>
        <w:rPr>
          <w:spacing w:val="-14"/>
        </w:rPr>
        <w:t xml:space="preserve"> </w:t>
      </w:r>
      <w:r>
        <w:t>size</w:t>
      </w:r>
      <w:r>
        <w:rPr>
          <w:spacing w:val="-14"/>
        </w:rPr>
        <w:t xml:space="preserve"> </w:t>
      </w:r>
      <w:r>
        <w:t>and capacity in each case.</w:t>
      </w:r>
      <w:r>
        <w:rPr>
          <w:spacing w:val="28"/>
        </w:rPr>
        <w:t xml:space="preserve"> </w:t>
      </w:r>
      <w:r>
        <w:t>The list sizes ranged from 20 to 100 pairs of AB–AC associations (for comparison, Barnes</w:t>
      </w:r>
      <w:r>
        <w:rPr>
          <w:spacing w:val="-9"/>
        </w:rPr>
        <w:t xml:space="preserve"> </w:t>
      </w:r>
      <w:r>
        <w:t>and</w:t>
      </w:r>
      <w:r>
        <w:rPr>
          <w:spacing w:val="-9"/>
        </w:rPr>
        <w:t xml:space="preserve"> </w:t>
      </w:r>
      <w:r>
        <w:t>Underwood</w:t>
      </w:r>
      <w:r>
        <w:rPr>
          <w:spacing w:val="-9"/>
        </w:rPr>
        <w:t xml:space="preserve"> </w:t>
      </w:r>
      <w:r>
        <w:t>(1959)</w:t>
      </w:r>
      <w:r>
        <w:rPr>
          <w:spacing w:val="-9"/>
        </w:rPr>
        <w:t xml:space="preserve"> </w:t>
      </w:r>
      <w:r>
        <w:t>used</w:t>
      </w:r>
      <w:r>
        <w:rPr>
          <w:spacing w:val="-9"/>
        </w:rPr>
        <w:t xml:space="preserve"> </w:t>
      </w:r>
      <w:r>
        <w:t>8</w:t>
      </w:r>
      <w:r>
        <w:rPr>
          <w:spacing w:val="-9"/>
        </w:rPr>
        <w:t xml:space="preserve"> </w:t>
      </w:r>
      <w:r>
        <w:t>pairs</w:t>
      </w:r>
      <w:r>
        <w:rPr>
          <w:spacing w:val="-9"/>
        </w:rPr>
        <w:t xml:space="preserve"> </w:t>
      </w:r>
      <w:r>
        <w:t>of</w:t>
      </w:r>
      <w:r>
        <w:rPr>
          <w:spacing w:val="-9"/>
        </w:rPr>
        <w:t xml:space="preserve"> </w:t>
      </w:r>
      <w:r>
        <w:t>nonsense</w:t>
      </w:r>
      <w:r>
        <w:rPr>
          <w:spacing w:val="-9"/>
        </w:rPr>
        <w:t xml:space="preserve"> </w:t>
      </w:r>
      <w:r>
        <w:t>syllables). For</w:t>
      </w:r>
      <w:r>
        <w:rPr>
          <w:spacing w:val="-9"/>
        </w:rPr>
        <w:t xml:space="preserve"> </w:t>
      </w:r>
      <w:r>
        <w:t>the</w:t>
      </w:r>
      <w:r>
        <w:rPr>
          <w:spacing w:val="-9"/>
        </w:rPr>
        <w:t xml:space="preserve"> </w:t>
      </w:r>
      <w:r>
        <w:t>basic</w:t>
      </w:r>
      <w:r>
        <w:rPr>
          <w:spacing w:val="-9"/>
        </w:rPr>
        <w:t xml:space="preserve"> </w:t>
      </w:r>
      <w:r>
        <w:t>performance</w:t>
      </w:r>
      <w:r>
        <w:rPr>
          <w:spacing w:val="-9"/>
        </w:rPr>
        <w:t xml:space="preserve"> </w:t>
      </w:r>
      <w:r>
        <w:t>tests,</w:t>
      </w:r>
      <w:r>
        <w:rPr>
          <w:spacing w:val="-9"/>
        </w:rPr>
        <w:t xml:space="preserve"> </w:t>
      </w:r>
      <w:r>
        <w:t>the</w:t>
      </w:r>
      <w:r>
        <w:rPr>
          <w:spacing w:val="-9"/>
        </w:rPr>
        <w:t xml:space="preserve"> </w:t>
      </w:r>
      <w:r>
        <w:t>two dependent</w:t>
      </w:r>
      <w:r>
        <w:rPr>
          <w:spacing w:val="-1"/>
        </w:rPr>
        <w:t xml:space="preserve"> </w:t>
      </w:r>
      <w:r>
        <w:t>variables</w:t>
      </w:r>
      <w:r>
        <w:rPr>
          <w:spacing w:val="-1"/>
        </w:rPr>
        <w:t xml:space="preserve"> </w:t>
      </w:r>
      <w:r>
        <w:t>were</w:t>
      </w:r>
      <w:r>
        <w:rPr>
          <w:spacing w:val="-1"/>
        </w:rPr>
        <w:t xml:space="preserve"> </w:t>
      </w:r>
      <w:r>
        <w:rPr>
          <w:i/>
        </w:rPr>
        <w:t>number</w:t>
      </w:r>
      <w:r>
        <w:rPr>
          <w:i/>
          <w:spacing w:val="-1"/>
        </w:rPr>
        <w:t xml:space="preserve"> </w:t>
      </w:r>
      <w:r>
        <w:rPr>
          <w:i/>
        </w:rPr>
        <w:t>of</w:t>
      </w:r>
      <w:r>
        <w:rPr>
          <w:i/>
          <w:spacing w:val="-1"/>
        </w:rPr>
        <w:t xml:space="preserve"> </w:t>
      </w:r>
      <w:r>
        <w:rPr>
          <w:i/>
        </w:rPr>
        <w:t xml:space="preserve">epochs, N </w:t>
      </w:r>
      <w:r>
        <w:t>and</w:t>
      </w:r>
      <w:r>
        <w:rPr>
          <w:spacing w:val="-1"/>
        </w:rPr>
        <w:t xml:space="preserve"> </w:t>
      </w:r>
      <w:r>
        <w:rPr>
          <w:i/>
        </w:rPr>
        <w:t>residual</w:t>
      </w:r>
      <w:r>
        <w:rPr>
          <w:i/>
          <w:spacing w:val="-1"/>
        </w:rPr>
        <w:t xml:space="preserve"> </w:t>
      </w:r>
      <w:r>
        <w:rPr>
          <w:i/>
        </w:rPr>
        <w:t>AB</w:t>
      </w:r>
      <w:r>
        <w:rPr>
          <w:i/>
          <w:spacing w:val="-1"/>
        </w:rPr>
        <w:t xml:space="preserve"> </w:t>
      </w:r>
      <w:r>
        <w:rPr>
          <w:i/>
        </w:rPr>
        <w:t>memory, M</w:t>
      </w:r>
      <w:r>
        <w:t>.</w:t>
      </w:r>
      <w:r>
        <w:rPr>
          <w:spacing w:val="-1"/>
        </w:rPr>
        <w:t xml:space="preserve"> </w:t>
      </w:r>
      <w:r>
        <w:rPr>
          <w:rFonts w:ascii="Georgia" w:hAnsi="Georgia"/>
          <w:i/>
        </w:rPr>
        <w:t>N</w:t>
      </w:r>
      <w:r>
        <w:rPr>
          <w:rFonts w:ascii="Georgia" w:hAnsi="Georgia"/>
          <w:i/>
          <w:spacing w:val="22"/>
        </w:rPr>
        <w:t xml:space="preserve"> </w:t>
      </w:r>
      <w:r>
        <w:t>measures</w:t>
      </w:r>
      <w:r>
        <w:rPr>
          <w:spacing w:val="-1"/>
        </w:rPr>
        <w:t xml:space="preserve"> </w:t>
      </w:r>
      <w:r>
        <w:t>the</w:t>
      </w:r>
      <w:r>
        <w:rPr>
          <w:spacing w:val="-1"/>
        </w:rPr>
        <w:t xml:space="preserve"> </w:t>
      </w:r>
      <w:r>
        <w:t>total</w:t>
      </w:r>
      <w:r>
        <w:rPr>
          <w:spacing w:val="-1"/>
        </w:rPr>
        <w:t xml:space="preserve"> </w:t>
      </w:r>
      <w:r>
        <w:t>number of</w:t>
      </w:r>
      <w:r>
        <w:rPr>
          <w:spacing w:val="-9"/>
        </w:rPr>
        <w:t xml:space="preserve"> </w:t>
      </w:r>
      <w:r>
        <w:t>epochs</w:t>
      </w:r>
      <w:r>
        <w:rPr>
          <w:spacing w:val="-9"/>
        </w:rPr>
        <w:t xml:space="preserve"> </w:t>
      </w:r>
      <w:r>
        <w:t>used</w:t>
      </w:r>
      <w:r>
        <w:rPr>
          <w:spacing w:val="-10"/>
        </w:rPr>
        <w:t xml:space="preserve"> </w:t>
      </w:r>
      <w:r>
        <w:t>to</w:t>
      </w:r>
      <w:r>
        <w:rPr>
          <w:spacing w:val="-9"/>
        </w:rPr>
        <w:t xml:space="preserve"> </w:t>
      </w:r>
      <w:r>
        <w:t>finish</w:t>
      </w:r>
      <w:r>
        <w:rPr>
          <w:spacing w:val="-9"/>
        </w:rPr>
        <w:t xml:space="preserve"> </w:t>
      </w:r>
      <w:r>
        <w:t>one</w:t>
      </w:r>
      <w:r>
        <w:rPr>
          <w:spacing w:val="-9"/>
        </w:rPr>
        <w:t xml:space="preserve"> </w:t>
      </w:r>
      <w:r>
        <w:t>full</w:t>
      </w:r>
      <w:r>
        <w:rPr>
          <w:spacing w:val="-10"/>
        </w:rPr>
        <w:t xml:space="preserve"> </w:t>
      </w:r>
      <w:r>
        <w:t>run</w:t>
      </w:r>
      <w:r>
        <w:rPr>
          <w:spacing w:val="-9"/>
        </w:rPr>
        <w:t xml:space="preserve"> </w:t>
      </w:r>
      <w:r>
        <w:t>through</w:t>
      </w:r>
      <w:r>
        <w:rPr>
          <w:spacing w:val="-9"/>
        </w:rPr>
        <w:t xml:space="preserve"> </w:t>
      </w:r>
      <w:r>
        <w:t>AB</w:t>
      </w:r>
      <w:r>
        <w:rPr>
          <w:spacing w:val="-9"/>
        </w:rPr>
        <w:t xml:space="preserve"> </w:t>
      </w:r>
      <w:r>
        <w:t>and</w:t>
      </w:r>
      <w:r>
        <w:rPr>
          <w:spacing w:val="-9"/>
        </w:rPr>
        <w:t xml:space="preserve"> </w:t>
      </w:r>
      <w:r>
        <w:t>AC</w:t>
      </w:r>
      <w:r>
        <w:rPr>
          <w:spacing w:val="-10"/>
        </w:rPr>
        <w:t xml:space="preserve"> </w:t>
      </w:r>
      <w:r>
        <w:t>lists,</w:t>
      </w:r>
      <w:r>
        <w:rPr>
          <w:spacing w:val="-9"/>
        </w:rPr>
        <w:t xml:space="preserve"> </w:t>
      </w:r>
      <w:r>
        <w:t>which</w:t>
      </w:r>
      <w:r>
        <w:rPr>
          <w:spacing w:val="-9"/>
        </w:rPr>
        <w:t xml:space="preserve"> </w:t>
      </w:r>
      <w:r>
        <w:t>measures</w:t>
      </w:r>
      <w:r>
        <w:rPr>
          <w:spacing w:val="-9"/>
        </w:rPr>
        <w:t xml:space="preserve"> </w:t>
      </w:r>
      <w:r>
        <w:t>the</w:t>
      </w:r>
      <w:r>
        <w:rPr>
          <w:spacing w:val="-9"/>
        </w:rPr>
        <w:t xml:space="preserve"> </w:t>
      </w:r>
      <w:r>
        <w:t>overall</w:t>
      </w:r>
      <w:r>
        <w:rPr>
          <w:spacing w:val="-9"/>
        </w:rPr>
        <w:t xml:space="preserve"> </w:t>
      </w:r>
      <w:r>
        <w:t>speed</w:t>
      </w:r>
      <w:r>
        <w:rPr>
          <w:spacing w:val="-10"/>
        </w:rPr>
        <w:t xml:space="preserve"> </w:t>
      </w:r>
      <w:r>
        <w:t>of</w:t>
      </w:r>
      <w:r>
        <w:rPr>
          <w:spacing w:val="-9"/>
        </w:rPr>
        <w:t xml:space="preserve"> </w:t>
      </w:r>
      <w:r>
        <w:t>learning (capped</w:t>
      </w:r>
      <w:r>
        <w:rPr>
          <w:spacing w:val="-3"/>
        </w:rPr>
        <w:t xml:space="preserve"> </w:t>
      </w:r>
      <w:r>
        <w:t>at</w:t>
      </w:r>
      <w:r>
        <w:rPr>
          <w:spacing w:val="-2"/>
        </w:rPr>
        <w:t xml:space="preserve"> </w:t>
      </w:r>
      <w:r>
        <w:t>30</w:t>
      </w:r>
      <w:r>
        <w:rPr>
          <w:spacing w:val="-3"/>
        </w:rPr>
        <w:t xml:space="preserve"> </w:t>
      </w:r>
      <w:r>
        <w:t>if</w:t>
      </w:r>
      <w:r>
        <w:rPr>
          <w:spacing w:val="-3"/>
        </w:rPr>
        <w:t xml:space="preserve"> </w:t>
      </w:r>
      <w:r>
        <w:t>the</w:t>
      </w:r>
      <w:r>
        <w:rPr>
          <w:spacing w:val="-2"/>
        </w:rPr>
        <w:t xml:space="preserve"> </w:t>
      </w:r>
      <w:r>
        <w:t>network</w:t>
      </w:r>
      <w:r>
        <w:rPr>
          <w:spacing w:val="-3"/>
        </w:rPr>
        <w:t xml:space="preserve"> </w:t>
      </w:r>
      <w:r>
        <w:t>failed</w:t>
      </w:r>
      <w:r>
        <w:rPr>
          <w:spacing w:val="-3"/>
        </w:rPr>
        <w:t xml:space="preserve"> </w:t>
      </w:r>
      <w:r>
        <w:t>to</w:t>
      </w:r>
      <w:r>
        <w:rPr>
          <w:spacing w:val="-3"/>
        </w:rPr>
        <w:t xml:space="preserve"> </w:t>
      </w:r>
      <w:r>
        <w:t xml:space="preserve">learn). </w:t>
      </w:r>
      <w:r>
        <w:rPr>
          <w:rFonts w:ascii="Georgia" w:hAnsi="Georgia"/>
          <w:i/>
        </w:rPr>
        <w:t>M</w:t>
      </w:r>
      <w:r>
        <w:rPr>
          <w:rFonts w:ascii="Georgia" w:hAnsi="Georgia"/>
          <w:i/>
          <w:spacing w:val="21"/>
        </w:rPr>
        <w:t xml:space="preserve"> </w:t>
      </w:r>
      <w:r>
        <w:t>is</w:t>
      </w:r>
      <w:r>
        <w:rPr>
          <w:spacing w:val="-3"/>
        </w:rPr>
        <w:t xml:space="preserve"> </w:t>
      </w:r>
      <w:r>
        <w:t>the</w:t>
      </w:r>
      <w:r>
        <w:rPr>
          <w:spacing w:val="-2"/>
        </w:rPr>
        <w:t xml:space="preserve"> </w:t>
      </w:r>
      <w:r>
        <w:t>memory</w:t>
      </w:r>
      <w:r>
        <w:rPr>
          <w:spacing w:val="-3"/>
        </w:rPr>
        <w:t xml:space="preserve"> </w:t>
      </w:r>
      <w:r>
        <w:t>for</w:t>
      </w:r>
      <w:r>
        <w:rPr>
          <w:spacing w:val="-3"/>
        </w:rPr>
        <w:t xml:space="preserve"> </w:t>
      </w:r>
      <w:r>
        <w:t>AB</w:t>
      </w:r>
      <w:r>
        <w:rPr>
          <w:spacing w:val="-2"/>
        </w:rPr>
        <w:t xml:space="preserve"> </w:t>
      </w:r>
      <w:r>
        <w:t>pairs</w:t>
      </w:r>
      <w:r>
        <w:rPr>
          <w:spacing w:val="-3"/>
        </w:rPr>
        <w:t xml:space="preserve"> </w:t>
      </w:r>
      <w:r>
        <w:t>after</w:t>
      </w:r>
      <w:r>
        <w:rPr>
          <w:spacing w:val="-3"/>
        </w:rPr>
        <w:t xml:space="preserve"> </w:t>
      </w:r>
      <w:r>
        <w:t>learning</w:t>
      </w:r>
      <w:r>
        <w:rPr>
          <w:spacing w:val="-3"/>
        </w:rPr>
        <w:t xml:space="preserve"> </w:t>
      </w:r>
      <w:r>
        <w:t>the</w:t>
      </w:r>
      <w:r>
        <w:rPr>
          <w:spacing w:val="-2"/>
        </w:rPr>
        <w:t xml:space="preserve"> </w:t>
      </w:r>
      <w:r>
        <w:t>AC</w:t>
      </w:r>
      <w:r>
        <w:rPr>
          <w:spacing w:val="-3"/>
        </w:rPr>
        <w:t xml:space="preserve"> </w:t>
      </w:r>
      <w:r>
        <w:t>list,</w:t>
      </w:r>
      <w:r>
        <w:rPr>
          <w:spacing w:val="-2"/>
        </w:rPr>
        <w:t xml:space="preserve"> </w:t>
      </w:r>
      <w:r>
        <w:t>thus representing the models’ ability to resist interference.</w:t>
      </w:r>
    </w:p>
    <w:p w14:paraId="11F510AE" w14:textId="77777777" w:rsidR="00A529FC" w:rsidRDefault="00000000" w:rsidP="007576F6">
      <w:pPr>
        <w:pStyle w:val="BodyText"/>
        <w:spacing w:before="41" w:line="256" w:lineRule="auto"/>
        <w:ind w:left="120" w:right="119" w:firstLine="298"/>
        <w:jc w:val="both"/>
      </w:pPr>
      <w:r>
        <w:t>In</w:t>
      </w:r>
      <w:r w:rsidRPr="007576F6">
        <w:rPr>
          <w:spacing w:val="-11"/>
        </w:rPr>
        <w:t xml:space="preserve"> </w:t>
      </w:r>
      <w:r>
        <w:t>addition</w:t>
      </w:r>
      <w:r w:rsidRPr="007576F6">
        <w:rPr>
          <w:spacing w:val="-11"/>
        </w:rPr>
        <w:t xml:space="preserve"> </w:t>
      </w:r>
      <w:r>
        <w:t>to</w:t>
      </w:r>
      <w:r w:rsidRPr="007576F6">
        <w:rPr>
          <w:spacing w:val="-11"/>
        </w:rPr>
        <w:t xml:space="preserve"> </w:t>
      </w:r>
      <w:r>
        <w:t>these</w:t>
      </w:r>
      <w:r w:rsidRPr="007576F6">
        <w:rPr>
          <w:spacing w:val="-11"/>
        </w:rPr>
        <w:t xml:space="preserve"> </w:t>
      </w:r>
      <w:r>
        <w:t>performance</w:t>
      </w:r>
      <w:r w:rsidRPr="007576F6">
        <w:rPr>
          <w:spacing w:val="-11"/>
        </w:rPr>
        <w:t xml:space="preserve"> </w:t>
      </w:r>
      <w:r>
        <w:t>tests,</w:t>
      </w:r>
      <w:r w:rsidRPr="007576F6">
        <w:rPr>
          <w:spacing w:val="-11"/>
        </w:rPr>
        <w:t xml:space="preserve"> </w:t>
      </w:r>
      <w:r>
        <w:t>we</w:t>
      </w:r>
      <w:r w:rsidRPr="007576F6">
        <w:rPr>
          <w:spacing w:val="-11"/>
        </w:rPr>
        <w:t xml:space="preserve"> </w:t>
      </w:r>
      <w:r>
        <w:t>ran</w:t>
      </w:r>
      <w:r w:rsidRPr="007576F6">
        <w:rPr>
          <w:spacing w:val="-11"/>
        </w:rPr>
        <w:t xml:space="preserve"> </w:t>
      </w:r>
      <w:r>
        <w:t>representational</w:t>
      </w:r>
      <w:r w:rsidRPr="007576F6">
        <w:rPr>
          <w:spacing w:val="-11"/>
        </w:rPr>
        <w:t xml:space="preserve"> </w:t>
      </w:r>
      <w:r>
        <w:t>analyses</w:t>
      </w:r>
      <w:r w:rsidRPr="007576F6">
        <w:rPr>
          <w:spacing w:val="-11"/>
        </w:rPr>
        <w:t xml:space="preserve"> </w:t>
      </w:r>
      <w:r>
        <w:t>on</w:t>
      </w:r>
      <w:r w:rsidRPr="007576F6">
        <w:rPr>
          <w:spacing w:val="-11"/>
        </w:rPr>
        <w:t xml:space="preserve"> </w:t>
      </w:r>
      <w:r>
        <w:t>different</w:t>
      </w:r>
      <w:r w:rsidRPr="007576F6">
        <w:rPr>
          <w:spacing w:val="-11"/>
        </w:rPr>
        <w:t xml:space="preserve"> </w:t>
      </w:r>
      <w:r>
        <w:t>network</w:t>
      </w:r>
      <w:r w:rsidRPr="007576F6">
        <w:rPr>
          <w:spacing w:val="-11"/>
        </w:rPr>
        <w:t xml:space="preserve"> </w:t>
      </w:r>
      <w:r>
        <w:t>layers</w:t>
      </w:r>
      <w:r w:rsidRPr="007576F6">
        <w:rPr>
          <w:spacing w:val="-11"/>
        </w:rPr>
        <w:t xml:space="preserve"> </w:t>
      </w:r>
      <w:r>
        <w:t>(i.e., hippocampal subregions) over the course of learning.</w:t>
      </w:r>
      <w:r>
        <w:rPr>
          <w:spacing w:val="40"/>
        </w:rPr>
        <w:t xml:space="preserve"> </w:t>
      </w:r>
      <w:r>
        <w:t>This enabled us to directly measure the temporal 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drove</w:t>
      </w:r>
      <w:r>
        <w:rPr>
          <w:spacing w:val="-11"/>
        </w:rPr>
        <w:t xml:space="preserve"> </w:t>
      </w:r>
      <w:r>
        <w:t>learning</w:t>
      </w:r>
      <w:r>
        <w:rPr>
          <w:spacing w:val="-11"/>
        </w:rPr>
        <w:t xml:space="preserve"> </w:t>
      </w:r>
      <w:r>
        <w:t>in</w:t>
      </w:r>
      <w:r>
        <w:rPr>
          <w:spacing w:val="-11"/>
        </w:rPr>
        <w:t xml:space="preserve"> </w:t>
      </w:r>
      <w:r>
        <w:t>Theremin,</w:t>
      </w:r>
      <w:r>
        <w:rPr>
          <w:spacing w:val="-11"/>
        </w:rPr>
        <w:t xml:space="preserve"> </w:t>
      </w:r>
      <w:r>
        <w:t>and</w:t>
      </w:r>
      <w:r>
        <w:rPr>
          <w:spacing w:val="-11"/>
        </w:rPr>
        <w:t xml:space="preserve"> </w:t>
      </w:r>
      <w:r>
        <w:t>how</w:t>
      </w:r>
      <w:r>
        <w:rPr>
          <w:spacing w:val="-11"/>
        </w:rPr>
        <w:t xml:space="preserve"> </w:t>
      </w:r>
      <w:r>
        <w:t>representations</w:t>
      </w:r>
      <w:r>
        <w:rPr>
          <w:spacing w:val="-11"/>
        </w:rPr>
        <w:t xml:space="preserve"> </w:t>
      </w:r>
      <w:r>
        <w:t>evolved</w:t>
      </w:r>
      <w:r>
        <w:rPr>
          <w:spacing w:val="-11"/>
        </w:rPr>
        <w:t xml:space="preserve"> </w:t>
      </w:r>
      <w:r>
        <w:t>through</w:t>
      </w:r>
      <w:r>
        <w:rPr>
          <w:spacing w:val="-11"/>
        </w:rPr>
        <w:t xml:space="preserve"> </w:t>
      </w:r>
      <w:r>
        <w:t>learning. Furthermore, by</w:t>
      </w:r>
      <w:r>
        <w:rPr>
          <w:spacing w:val="-1"/>
        </w:rPr>
        <w:t xml:space="preserve"> </w:t>
      </w:r>
      <w:r>
        <w:t>comparing</w:t>
      </w:r>
      <w:r>
        <w:rPr>
          <w:spacing w:val="-2"/>
        </w:rPr>
        <w:t xml:space="preserve"> </w:t>
      </w:r>
      <w:r>
        <w:t>across</w:t>
      </w:r>
      <w:r>
        <w:rPr>
          <w:spacing w:val="-2"/>
        </w:rPr>
        <w:t xml:space="preserve"> </w:t>
      </w:r>
      <w:r>
        <w:t>differences</w:t>
      </w:r>
      <w:r>
        <w:rPr>
          <w:spacing w:val="-1"/>
        </w:rPr>
        <w:t xml:space="preserve"> </w:t>
      </w:r>
      <w:r>
        <w:t>in</w:t>
      </w:r>
      <w:r>
        <w:rPr>
          <w:spacing w:val="-2"/>
        </w:rPr>
        <w:t xml:space="preserve"> </w:t>
      </w:r>
      <w:r>
        <w:t>learning</w:t>
      </w:r>
      <w:r>
        <w:rPr>
          <w:spacing w:val="-1"/>
        </w:rPr>
        <w:t xml:space="preserve"> </w:t>
      </w:r>
      <w:r>
        <w:t>algorithm</w:t>
      </w:r>
      <w:r>
        <w:rPr>
          <w:spacing w:val="-2"/>
        </w:rPr>
        <w:t xml:space="preserve"> </w:t>
      </w:r>
      <w:r>
        <w:t>and</w:t>
      </w:r>
      <w:r>
        <w:rPr>
          <w:spacing w:val="-1"/>
        </w:rPr>
        <w:t xml:space="preserve"> </w:t>
      </w:r>
      <w:r>
        <w:t>other</w:t>
      </w:r>
      <w:r>
        <w:rPr>
          <w:spacing w:val="-2"/>
        </w:rPr>
        <w:t xml:space="preserve"> </w:t>
      </w:r>
      <w:r>
        <w:t>parameters, we</w:t>
      </w:r>
      <w:r>
        <w:rPr>
          <w:spacing w:val="-1"/>
        </w:rPr>
        <w:t xml:space="preserve"> </w:t>
      </w:r>
      <w:r>
        <w:t>can</w:t>
      </w:r>
      <w:r>
        <w:rPr>
          <w:spacing w:val="-2"/>
        </w:rPr>
        <w:t xml:space="preserve"> </w:t>
      </w:r>
      <w:r>
        <w:t>directly understand the overall performance differences.</w:t>
      </w:r>
      <w:r>
        <w:rPr>
          <w:spacing w:val="32"/>
        </w:rPr>
        <w:t xml:space="preserve"> </w:t>
      </w:r>
      <w:r>
        <w:t>The main analytic tool here is to compute cycle-by-cycle correlations between the activity patterns present at that cycle and the patterns present at the end of a trial of</w:t>
      </w:r>
      <w:r>
        <w:rPr>
          <w:spacing w:val="-7"/>
        </w:rPr>
        <w:t xml:space="preserve"> </w:t>
      </w:r>
      <w:r>
        <w:t>processing</w:t>
      </w:r>
      <w:r>
        <w:rPr>
          <w:spacing w:val="-7"/>
        </w:rPr>
        <w:t xml:space="preserve"> </w:t>
      </w:r>
      <w:r>
        <w:t>(100</w:t>
      </w:r>
      <w:r>
        <w:rPr>
          <w:spacing w:val="-7"/>
        </w:rPr>
        <w:t xml:space="preserve"> </w:t>
      </w:r>
      <w:r>
        <w:t>cycles),</w:t>
      </w:r>
      <w:r>
        <w:rPr>
          <w:spacing w:val="-7"/>
        </w:rPr>
        <w:t xml:space="preserve"> </w:t>
      </w:r>
      <w:r>
        <w:t>which</w:t>
      </w:r>
      <w:r>
        <w:rPr>
          <w:spacing w:val="-7"/>
        </w:rPr>
        <w:t xml:space="preserve"> </w:t>
      </w:r>
      <w:r>
        <w:t>provides</w:t>
      </w:r>
      <w:r>
        <w:rPr>
          <w:spacing w:val="-7"/>
        </w:rPr>
        <w:t xml:space="preserve"> </w:t>
      </w:r>
      <w:r>
        <w:t>a</w:t>
      </w:r>
      <w:r>
        <w:rPr>
          <w:spacing w:val="-7"/>
        </w:rPr>
        <w:t xml:space="preserve"> </w:t>
      </w:r>
      <w:r>
        <w:t>simple</w:t>
      </w:r>
      <w:r>
        <w:rPr>
          <w:spacing w:val="-7"/>
        </w:rPr>
        <w:t xml:space="preserve"> </w:t>
      </w:r>
      <w:r>
        <w:t>1-dimensional</w:t>
      </w:r>
      <w:r>
        <w:rPr>
          <w:spacing w:val="-7"/>
        </w:rPr>
        <w:t xml:space="preserve"> </w:t>
      </w:r>
      <w:r>
        <w:t>summary</w:t>
      </w:r>
      <w:r>
        <w:rPr>
          <w:spacing w:val="-7"/>
        </w:rPr>
        <w:t xml:space="preserve"> </w:t>
      </w:r>
      <w:r>
        <w:t>of</w:t>
      </w:r>
      <w:r>
        <w:rPr>
          <w:spacing w:val="-7"/>
        </w:rPr>
        <w:t xml:space="preserve"> </w:t>
      </w:r>
      <w:r>
        <w:t>the</w:t>
      </w:r>
      <w:r>
        <w:rPr>
          <w:spacing w:val="-7"/>
        </w:rPr>
        <w:t xml:space="preserve"> </w:t>
      </w:r>
      <w:r>
        <w:t>high-dimensional</w:t>
      </w:r>
      <w:r>
        <w:rPr>
          <w:spacing w:val="-7"/>
        </w:rPr>
        <w:t xml:space="preserve"> </w:t>
      </w:r>
      <w:r>
        <w:t>layer activation patterns as they evolve over time.</w:t>
      </w:r>
    </w:p>
    <w:p w14:paraId="4DA31FA6" w14:textId="77777777" w:rsidR="00ED530C" w:rsidRDefault="00000000">
      <w:pPr>
        <w:pStyle w:val="BodyText"/>
        <w:spacing w:before="42" w:line="256" w:lineRule="auto"/>
        <w:ind w:left="119" w:right="117" w:firstLine="298"/>
        <w:jc w:val="both"/>
        <w:rPr>
          <w:del w:id="308" w:author="Author" w:date="2022-09-10T01:53:00Z"/>
        </w:rPr>
      </w:pPr>
      <w:moveFromRangeStart w:id="309" w:author="Author" w:date="2022-09-10T01:53:00Z" w:name="move113667226"/>
      <w:moveFrom w:id="310" w:author="Author" w:date="2022-09-10T01:53:00Z">
        <w:r>
          <w:t>Finally,</w:t>
        </w:r>
        <w:r>
          <w:rPr>
            <w:spacing w:val="-3"/>
          </w:rPr>
          <w:t xml:space="preserve"> </w:t>
        </w:r>
        <w:r>
          <w:t>we</w:t>
        </w:r>
        <w:r>
          <w:rPr>
            <w:spacing w:val="-4"/>
          </w:rPr>
          <w:t xml:space="preserve"> </w:t>
        </w:r>
        <w:r>
          <w:t>ran</w:t>
        </w:r>
        <w:r>
          <w:rPr>
            <w:spacing w:val="-4"/>
          </w:rPr>
          <w:t xml:space="preserve"> </w:t>
        </w:r>
        <w:r>
          <w:t>a</w:t>
        </w:r>
        <w:r>
          <w:rPr>
            <w:spacing w:val="-4"/>
          </w:rPr>
          <w:t xml:space="preserve"> </w:t>
        </w:r>
        <w:r>
          <w:t>version</w:t>
        </w:r>
        <w:r>
          <w:rPr>
            <w:spacing w:val="-4"/>
          </w:rPr>
          <w:t xml:space="preserve"> </w:t>
        </w:r>
        <w:r>
          <w:t>of</w:t>
        </w:r>
        <w:r>
          <w:rPr>
            <w:spacing w:val="-4"/>
          </w:rPr>
          <w:t xml:space="preserve"> </w:t>
        </w:r>
        <w:r>
          <w:t>our</w:t>
        </w:r>
        <w:r>
          <w:rPr>
            <w:spacing w:val="-4"/>
          </w:rPr>
          <w:t xml:space="preserve"> </w:t>
        </w:r>
        <w:r>
          <w:t>model</w:t>
        </w:r>
        <w:r>
          <w:rPr>
            <w:spacing w:val="-4"/>
          </w:rPr>
          <w:t xml:space="preserve"> </w:t>
        </w:r>
        <w:r>
          <w:t>to</w:t>
        </w:r>
        <w:r>
          <w:rPr>
            <w:spacing w:val="-4"/>
          </w:rPr>
          <w:t xml:space="preserve"> </w:t>
        </w:r>
        <w:r>
          <w:t>simulate</w:t>
        </w:r>
        <w:r>
          <w:rPr>
            <w:spacing w:val="-4"/>
          </w:rPr>
          <w:t xml:space="preserve"> </w:t>
        </w:r>
        <w:r>
          <w:t>the</w:t>
        </w:r>
        <w:r>
          <w:rPr>
            <w:spacing w:val="-4"/>
          </w:rPr>
          <w:t xml:space="preserve"> </w:t>
        </w:r>
        <w:r>
          <w:t>testing</w:t>
        </w:r>
        <w:r>
          <w:rPr>
            <w:spacing w:val="-4"/>
          </w:rPr>
          <w:t xml:space="preserve"> </w:t>
        </w:r>
        <w:r>
          <w:t>effect</w:t>
        </w:r>
        <w:r>
          <w:rPr>
            <w:spacing w:val="-4"/>
          </w:rPr>
          <w:t xml:space="preserve"> </w:t>
        </w:r>
        <w:r>
          <w:t>in</w:t>
        </w:r>
        <w:r>
          <w:rPr>
            <w:spacing w:val="-4"/>
          </w:rPr>
          <w:t xml:space="preserve"> </w:t>
        </w:r>
        <w:r>
          <w:t>a</w:t>
        </w:r>
        <w:r>
          <w:rPr>
            <w:spacing w:val="-4"/>
          </w:rPr>
          <w:t xml:space="preserve"> </w:t>
        </w:r>
        <w:r>
          <w:t>behavioral</w:t>
        </w:r>
        <w:r>
          <w:rPr>
            <w:spacing w:val="-4"/>
          </w:rPr>
          <w:t xml:space="preserve"> </w:t>
        </w:r>
        <w:r>
          <w:t>experiment</w:t>
        </w:r>
        <w:r>
          <w:rPr>
            <w:spacing w:val="-4"/>
          </w:rPr>
          <w:t xml:space="preserve"> </w:t>
        </w:r>
        <w:r>
          <w:t>(Carrier &amp; Pashler, 1992).</w:t>
        </w:r>
        <w:r>
          <w:rPr>
            <w:spacing w:val="40"/>
          </w:rPr>
          <w:t xml:space="preserve"> </w:t>
        </w:r>
        <w:r>
          <w:t xml:space="preserve">The testing effect is a widely-replicated finding that learning in the context of testing </w:t>
        </w:r>
        <w:r>
          <w:rPr>
            <w:spacing w:val="-2"/>
          </w:rPr>
          <w:t>(e.g.,</w:t>
        </w:r>
        <w:r>
          <w:rPr>
            <w:spacing w:val="-3"/>
          </w:rPr>
          <w:t xml:space="preserve"> </w:t>
        </w:r>
        <w:r>
          <w:rPr>
            <w:spacing w:val="-2"/>
          </w:rPr>
          <w:t>with</w:t>
        </w:r>
        <w:r>
          <w:rPr>
            <w:spacing w:val="-4"/>
          </w:rPr>
          <w:t xml:space="preserve"> </w:t>
        </w:r>
        <w:r>
          <w:rPr>
            <w:spacing w:val="-2"/>
          </w:rPr>
          <w:t>a</w:t>
        </w:r>
        <w:r>
          <w:rPr>
            <w:spacing w:val="-4"/>
          </w:rPr>
          <w:t xml:space="preserve"> </w:t>
        </w:r>
        <w:r>
          <w:rPr>
            <w:spacing w:val="-2"/>
          </w:rPr>
          <w:t>partial</w:t>
        </w:r>
        <w:r>
          <w:rPr>
            <w:spacing w:val="-4"/>
          </w:rPr>
          <w:t xml:space="preserve"> </w:t>
        </w:r>
        <w:r>
          <w:rPr>
            <w:spacing w:val="-2"/>
          </w:rPr>
          <w:t>retrieval</w:t>
        </w:r>
        <w:r>
          <w:rPr>
            <w:spacing w:val="-4"/>
          </w:rPr>
          <w:t xml:space="preserve"> </w:t>
        </w:r>
        <w:r>
          <w:rPr>
            <w:spacing w:val="-2"/>
          </w:rPr>
          <w:t>cue</w:t>
        </w:r>
        <w:r>
          <w:rPr>
            <w:spacing w:val="-4"/>
          </w:rPr>
          <w:t xml:space="preserve"> </w:t>
        </w:r>
        <w:r>
          <w:rPr>
            <w:spacing w:val="-2"/>
          </w:rPr>
          <w:t>to</w:t>
        </w:r>
        <w:r>
          <w:rPr>
            <w:spacing w:val="-4"/>
          </w:rPr>
          <w:t xml:space="preserve"> </w:t>
        </w:r>
        <w:r>
          <w:rPr>
            <w:spacing w:val="-2"/>
          </w:rPr>
          <w:t>probe</w:t>
        </w:r>
        <w:r>
          <w:rPr>
            <w:spacing w:val="-4"/>
          </w:rPr>
          <w:t xml:space="preserve"> </w:t>
        </w:r>
        <w:r>
          <w:rPr>
            <w:spacing w:val="-2"/>
          </w:rPr>
          <w:t>retrieval</w:t>
        </w:r>
        <w:r>
          <w:rPr>
            <w:spacing w:val="-4"/>
          </w:rPr>
          <w:t xml:space="preserve"> </w:t>
        </w:r>
        <w:r>
          <w:rPr>
            <w:spacing w:val="-2"/>
          </w:rPr>
          <w:t>of</w:t>
        </w:r>
        <w:r>
          <w:rPr>
            <w:spacing w:val="-4"/>
          </w:rPr>
          <w:t xml:space="preserve"> </w:t>
        </w:r>
        <w:r>
          <w:rPr>
            <w:spacing w:val="-2"/>
          </w:rPr>
          <w:t>previously-studied</w:t>
        </w:r>
        <w:r>
          <w:rPr>
            <w:spacing w:val="-4"/>
          </w:rPr>
          <w:t xml:space="preserve"> </w:t>
        </w:r>
        <w:r>
          <w:rPr>
            <w:spacing w:val="-2"/>
          </w:rPr>
          <w:t>information,</w:t>
        </w:r>
        <w:r>
          <w:rPr>
            <w:spacing w:val="-3"/>
          </w:rPr>
          <w:t xml:space="preserve"> </w:t>
        </w:r>
        <w:r>
          <w:rPr>
            <w:spacing w:val="-2"/>
          </w:rPr>
          <w:t>also</w:t>
        </w:r>
        <w:r>
          <w:rPr>
            <w:spacing w:val="-4"/>
          </w:rPr>
          <w:t xml:space="preserve"> </w:t>
        </w:r>
        <w:r>
          <w:rPr>
            <w:spacing w:val="-2"/>
          </w:rPr>
          <w:t>known</w:t>
        </w:r>
        <w:r>
          <w:rPr>
            <w:spacing w:val="-4"/>
          </w:rPr>
          <w:t xml:space="preserve"> </w:t>
        </w:r>
        <w:r>
          <w:rPr>
            <w:spacing w:val="-2"/>
          </w:rPr>
          <w:t>as</w:t>
        </w:r>
        <w:r>
          <w:rPr>
            <w:spacing w:val="-4"/>
          </w:rPr>
          <w:t xml:space="preserve"> </w:t>
        </w:r>
        <w:r>
          <w:rPr>
            <w:i/>
            <w:spacing w:val="-2"/>
          </w:rPr>
          <w:t xml:space="preserve">retrieval </w:t>
        </w:r>
        <w:r>
          <w:rPr>
            <w:i/>
          </w:rPr>
          <w:t>practice</w:t>
        </w:r>
        <w:r>
          <w:t>)</w:t>
        </w:r>
        <w:r w:rsidRPr="007576F6">
          <w:t xml:space="preserve"> </w:t>
        </w:r>
        <w:r>
          <w:t>is</w:t>
        </w:r>
        <w:r w:rsidRPr="007576F6">
          <w:t xml:space="preserve"> </w:t>
        </w:r>
        <w:r>
          <w:t>more</w:t>
        </w:r>
        <w:r w:rsidRPr="007576F6">
          <w:t xml:space="preserve"> </w:t>
        </w:r>
        <w:r>
          <w:t>effective</w:t>
        </w:r>
        <w:r w:rsidRPr="007576F6">
          <w:t xml:space="preserve"> </w:t>
        </w:r>
        <w:r>
          <w:t>than</w:t>
        </w:r>
        <w:r w:rsidRPr="007576F6">
          <w:t xml:space="preserve"> </w:t>
        </w:r>
        <w:r>
          <w:t>re-studying</w:t>
        </w:r>
        <w:r w:rsidRPr="007576F6">
          <w:t xml:space="preserve"> </w:t>
        </w:r>
        <w:r>
          <w:t>the</w:t>
        </w:r>
        <w:r w:rsidRPr="007576F6">
          <w:t xml:space="preserve"> </w:t>
        </w:r>
        <w:r>
          <w:t>original</w:t>
        </w:r>
        <w:r w:rsidRPr="007576F6">
          <w:t xml:space="preserve"> </w:t>
        </w:r>
        <w:r>
          <w:t>complete</w:t>
        </w:r>
        <w:r w:rsidRPr="007576F6">
          <w:t xml:space="preserve"> </w:t>
        </w:r>
        <w:r>
          <w:t>information.</w:t>
        </w:r>
        <w:r w:rsidRPr="007576F6">
          <w:rPr>
            <w:spacing w:val="38"/>
          </w:rPr>
          <w:t xml:space="preserve"> </w:t>
        </w:r>
      </w:moveFrom>
      <w:moveFromRangeEnd w:id="309"/>
      <w:del w:id="311" w:author="Author" w:date="2022-09-10T01:53:00Z">
        <w:r>
          <w:delText>It</w:delText>
        </w:r>
        <w:r>
          <w:rPr>
            <w:spacing w:val="6"/>
          </w:rPr>
          <w:delText xml:space="preserve"> </w:delText>
        </w:r>
        <w:r>
          <w:delText>should</w:delText>
        </w:r>
        <w:r>
          <w:rPr>
            <w:spacing w:val="5"/>
          </w:rPr>
          <w:delText xml:space="preserve"> </w:delText>
        </w:r>
        <w:r>
          <w:delText>be</w:delText>
        </w:r>
        <w:r>
          <w:rPr>
            <w:spacing w:val="6"/>
          </w:rPr>
          <w:delText xml:space="preserve"> </w:delText>
        </w:r>
        <w:r>
          <w:delText>clear</w:delText>
        </w:r>
        <w:r>
          <w:rPr>
            <w:spacing w:val="4"/>
          </w:rPr>
          <w:delText xml:space="preserve"> </w:delText>
        </w:r>
        <w:r>
          <w:delText>that</w:delText>
        </w:r>
        <w:r>
          <w:rPr>
            <w:spacing w:val="6"/>
          </w:rPr>
          <w:delText xml:space="preserve"> </w:delText>
        </w:r>
        <w:r>
          <w:rPr>
            <w:spacing w:val="-4"/>
          </w:rPr>
          <w:delText>this</w:delText>
        </w:r>
      </w:del>
    </w:p>
    <w:p w14:paraId="018D9C4F" w14:textId="06020BC2" w:rsidR="00A529FC" w:rsidRDefault="00A529FC">
      <w:pPr>
        <w:spacing w:line="256" w:lineRule="auto"/>
        <w:jc w:val="both"/>
        <w:sectPr w:rsidR="00A529FC">
          <w:pgSz w:w="12240" w:h="15840"/>
          <w:pgMar w:top="1180" w:right="1320" w:bottom="280" w:left="1320" w:header="397" w:footer="0" w:gutter="0"/>
          <w:cols w:space="720"/>
        </w:sectPr>
      </w:pPr>
    </w:p>
    <w:p w14:paraId="30B245E9" w14:textId="77777777" w:rsidR="00A529FC" w:rsidRDefault="00A529FC">
      <w:pPr>
        <w:pStyle w:val="BodyText"/>
        <w:rPr>
          <w:sz w:val="20"/>
        </w:rPr>
      </w:pPr>
    </w:p>
    <w:p w14:paraId="4230D2DD" w14:textId="77777777" w:rsidR="00A529FC" w:rsidRDefault="00A529FC">
      <w:pPr>
        <w:rPr>
          <w:sz w:val="20"/>
        </w:rPr>
        <w:sectPr w:rsidR="00A529FC">
          <w:pgSz w:w="12240" w:h="15840"/>
          <w:pgMar w:top="1180" w:right="1320" w:bottom="280" w:left="1320" w:header="397" w:footer="0" w:gutter="0"/>
          <w:cols w:space="720"/>
        </w:sectPr>
      </w:pPr>
    </w:p>
    <w:p w14:paraId="661637BF" w14:textId="77777777" w:rsidR="00A529FC" w:rsidRDefault="00A529FC">
      <w:pPr>
        <w:pStyle w:val="BodyText"/>
        <w:spacing w:before="3"/>
        <w:rPr>
          <w:sz w:val="19"/>
        </w:rPr>
      </w:pPr>
    </w:p>
    <w:p w14:paraId="7D65793E" w14:textId="77777777" w:rsidR="00A529FC" w:rsidRDefault="00000000">
      <w:pPr>
        <w:spacing w:before="1"/>
        <w:jc w:val="right"/>
        <w:rPr>
          <w:rFonts w:ascii="Arial"/>
          <w:sz w:val="16"/>
        </w:rPr>
      </w:pPr>
      <w:r>
        <w:rPr>
          <w:rFonts w:ascii="Arial"/>
          <w:color w:val="4D4D4D"/>
          <w:spacing w:val="-4"/>
          <w:sz w:val="16"/>
        </w:rPr>
        <w:t>1.00</w:t>
      </w:r>
    </w:p>
    <w:p w14:paraId="38E93E14" w14:textId="77777777" w:rsidR="00A529FC" w:rsidRDefault="00000000">
      <w:pPr>
        <w:spacing w:before="3"/>
        <w:rPr>
          <w:rFonts w:ascii="Arial"/>
          <w:sz w:val="19"/>
        </w:rPr>
      </w:pPr>
      <w:r>
        <w:br w:type="column"/>
      </w:r>
    </w:p>
    <w:p w14:paraId="66FF5729" w14:textId="669C2CDC" w:rsidR="00A529FC" w:rsidRDefault="002F233B">
      <w:pPr>
        <w:spacing w:before="1"/>
        <w:jc w:val="right"/>
        <w:rPr>
          <w:rFonts w:ascii="Arial"/>
          <w:sz w:val="16"/>
        </w:rPr>
      </w:pPr>
      <w:del w:id="312" w:author="Author" w:date="2022-09-10T01:53:00Z">
        <w:r>
          <w:rPr>
            <w:noProof/>
          </w:rPr>
          <mc:AlternateContent>
            <mc:Choice Requires="wpg">
              <w:drawing>
                <wp:anchor distT="0" distB="0" distL="114300" distR="114300" simplePos="0" relativeHeight="487620608" behindDoc="0" locked="0" layoutInCell="1" allowOverlap="1" wp14:anchorId="1071E9DD" wp14:editId="7D257303">
                  <wp:simplePos x="0" y="0"/>
                  <wp:positionH relativeFrom="page">
                    <wp:posOffset>2454275</wp:posOffset>
                  </wp:positionH>
                  <wp:positionV relativeFrom="paragraph">
                    <wp:posOffset>-158115</wp:posOffset>
                  </wp:positionV>
                  <wp:extent cx="906145" cy="1390650"/>
                  <wp:effectExtent l="0" t="0" r="8255" b="6350"/>
                  <wp:wrapNone/>
                  <wp:docPr id="680"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681" name="docshape104"/>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 name="docshape105"/>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3" name="docshape106"/>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4" name="docshape107"/>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docshape108"/>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6" name="docshape109"/>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docshape110"/>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8" name="docshape111"/>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 name="docshape112"/>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0" name="docshape113"/>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docshape114"/>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2" name="docshape115"/>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3" name="docshape116"/>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4" name="docshape117"/>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docshape118"/>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6" name="docshape119"/>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docshape120"/>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 name="docshape121"/>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9" name="docshape122"/>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 name="docshape123"/>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docshape124"/>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 name="docshape125"/>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3" name="docshape126"/>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4" name="docshape127"/>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5" name="docshape128"/>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6" name="docshape129"/>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7" name="docshape130"/>
                          <wps:cNvSpPr>
                            <a:spLocks/>
                          </wps:cNvSpPr>
                          <wps:spPr bwMode="auto">
                            <a:xfrm>
                              <a:off x="3898" y="7"/>
                              <a:ext cx="1387" cy="1900"/>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8" name="docshape131"/>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09" name="docshape132"/>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0" name="docshape133"/>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89CCE6" w14:textId="77777777" w:rsidR="00ED530C" w:rsidRDefault="00000000">
                                <w:pPr>
                                  <w:spacing w:line="179" w:lineRule="exact"/>
                                  <w:rPr>
                                    <w:del w:id="313" w:author="Author" w:date="2022-09-10T01:53:00Z"/>
                                    <w:rFonts w:ascii="Arial"/>
                                    <w:sz w:val="16"/>
                                  </w:rPr>
                                </w:pPr>
                                <w:del w:id="314" w:author="Author" w:date="2022-09-10T01:53: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071E9DD" id="docshapegroup103" o:spid="_x0000_s1051" style="position:absolute;left:0;text-align:left;margin-left:193.25pt;margin-top:-12.45pt;width:71.35pt;height:109.5pt;z-index:487620608;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">
                  <v:shape id="docshape104" o:spid="_x0000_s1052"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105" o:spid="_x0000_s1053"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6" o:spid="_x0000_s1054"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7" o:spid="_x0000_s1055"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8" o:spid="_x0000_s1056"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" path="m37,l10,,,11,,24,,37,10,47r27,l47,37r,-26l37,xe" fillcolor="#66c2a5" stroked="f">
                    <v:path arrowok="t" o:connecttype="custom" o:connectlocs="37,211;10,211;0,222;0,235;0,248;10,258;37,258;47,248;47,222;37,211" o:connectangles="0,0,0,0,0,0,0,0,0,0"/>
                  </v:shape>
                  <v:shape id="docshape109" o:spid="_x0000_s1057"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" path="m,24l,11,10,,23,,37,,47,11r,13l47,37,37,47r-14,l10,47,,37,,24e" filled="f" strokecolor="#66c2a5" strokeweight=".0835mm">
                    <v:path arrowok="t" o:connecttype="custom" o:connectlocs="0,235;0,222;10,211;23,211;37,211;47,222;47,235;47,248;37,258;23,258;10,258;0,248;0,235" o:connectangles="0,0,0,0,0,0,0,0,0,0,0,0,0"/>
                  </v:shape>
                  <v:shape id="docshape110" o:spid="_x0000_s1058"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" path="m37,l11,,,11,,24,,37,11,48r26,l48,37r,-26l37,xe" fillcolor="#66c2a5" stroked="f">
                    <v:path arrowok="t" o:connecttype="custom" o:connectlocs="37,536;11,536;0,547;0,560;0,573;11,584;37,584;48,573;48,547;37,536" o:connectangles="0,0,0,0,0,0,0,0,0,0"/>
                  </v:shape>
                  <v:shape id="docshape111" o:spid="_x0000_s1059"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12" o:spid="_x0000_s1060"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" path="m37,l11,,,11,,24,,37,11,47r26,l47,37r,-26l37,xe" fillcolor="#66c2a5" stroked="f">
                    <v:path arrowok="t" o:connecttype="custom" o:connectlocs="37,1064;11,1064;0,1075;0,1088;0,1101;11,1111;37,1111;47,1101;47,1075;37,1064" o:connectangles="0,0,0,0,0,0,0,0,0,0"/>
                  </v:shape>
                  <v:shape id="docshape113" o:spid="_x0000_s1061"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" path="m,24l,11,11,,24,,37,,47,11r,13l47,37,37,47r-13,l11,47,,37,,24e" filled="f" strokecolor="#66c2a5" strokeweight=".0835mm">
                    <v:path arrowok="t" o:connecttype="custom" o:connectlocs="0,1088;0,1075;11,1064;24,1064;37,1064;47,1075;47,1088;47,1101;37,1111;24,1111;11,1111;0,1101;0,1088" o:connectangles="0,0,0,0,0,0,0,0,0,0,0,0,0"/>
                  </v:shape>
                  <v:shape id="docshape114" o:spid="_x0000_s1062"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" path="m36,l10,,,10,,24,,37,10,47r26,l47,37r,-27l36,xe" fillcolor="#66c2a5" stroked="f">
                    <v:path arrowok="t" o:connecttype="custom" o:connectlocs="36,1711;10,1711;0,1721;0,1735;0,1748;10,1758;36,1758;47,1748;47,1721;36,1711" o:connectangles="0,0,0,0,0,0,0,0,0,0"/>
                  </v:shape>
                  <v:shape id="docshape115" o:spid="_x0000_s1063"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" path="m,24l,10,10,,23,,36,,47,10r,14l47,37,36,47r-13,l10,47,,37,,24e" filled="f" strokecolor="#66c2a5" strokeweight=".0835mm">
                    <v:path arrowok="t" o:connecttype="custom" o:connectlocs="0,1735;0,1721;10,1711;23,1711;36,1711;47,1721;47,1735;47,1748;36,1758;23,1758;10,1758;0,1748;0,1735" o:connectangles="0,0,0,0,0,0,0,0,0,0,0,0,0"/>
                  </v:shape>
                  <v:shape id="docshape116" o:spid="_x0000_s1064"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7" o:spid="_x0000_s1065"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xHE9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xdASfR+ENyMUbAAD//wMAUEsBAi0AFAAGAAgAAAAhANvh9svuAAAAhQEAABMAAAAAAAAA&#13;&#10;AAAAAAAAAAAAAFtDb250ZW50X1R5cGVzXS54bWxQSwECLQAUAAYACAAAACEAWvQsW78AAAAVAQAA&#13;&#10;CwAAAAAAAAAAAAAAAAAfAQAAX3JlbHMvLnJlbHNQSwECLQAUAAYACAAAACEAfMRxPcYAAADhAAAA&#13;&#10;DwAAAAAAAAAAAAAAAAAHAgAAZHJzL2Rvd25yZXYueG1sUEsFBgAAAAADAAMAtwAAAPoCAAAAAA==&#13;&#10;" path="m,24l,11,11,,24,,37,,48,11r,13l48,37,37,47r-13,l11,47,,37,,24e" filled="f" strokecolor="#66c2a5" strokeweight=".0835mm">
                    <v:path arrowok="t" o:connecttype="custom" o:connectlocs="0,1808;0,1795;11,1784;24,1784;37,1784;48,1795;48,1808;48,1821;37,1831;24,1831;11,1831;0,1821;0,1808" o:connectangles="0,0,0,0,0,0,0,0,0,0,0,0,0"/>
                  </v:shape>
                  <v:shape id="docshape118" o:spid="_x0000_s1066"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" path="m37,l10,,,10,,24,,37,10,47r27,l47,37r,-27l37,xe" fillcolor="#fc8d62" stroked="f">
                    <v:path arrowok="t" o:connecttype="custom" o:connectlocs="37,453;10,453;0,463;0,477;0,490;10,500;37,500;47,490;47,463;37,453" o:connectangles="0,0,0,0,0,0,0,0,0,0"/>
                  </v:shape>
                  <v:shape id="docshape119" o:spid="_x0000_s1067"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20" o:spid="_x0000_s1068"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21" o:spid="_x0000_s1069"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" path="m,24l,11,11,,24,,37,,48,11r,13l48,37,37,48r-13,l11,48,,37,,24e" filled="f" strokecolor="#fc8d62" strokeweight=".0835mm">
                    <v:path arrowok="t" o:connecttype="custom" o:connectlocs="0,1235;0,1222;11,1211;24,1211;37,1211;48,1222;48,1235;48,1248;37,1259;24,1259;11,1259;0,1248;0,1235" o:connectangles="0,0,0,0,0,0,0,0,0,0,0,0,0"/>
                  </v:shape>
                  <v:shape id="docshape122" o:spid="_x0000_s1070"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23" o:spid="_x0000_s1071"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24" o:spid="_x0000_s1072"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" path="m36,l10,,,11,,24,,37,10,48r26,l47,37r,-26l36,xe" fillcolor="#fc8d62" stroked="f">
                    <v:path arrowok="t" o:connecttype="custom" o:connectlocs="36,1771;10,1771;0,1782;0,1795;0,1808;10,1819;36,1819;47,1808;47,1782;36,1771" o:connectangles="0,0,0,0,0,0,0,0,0,0"/>
                  </v:shape>
                  <v:shape id="docshape125" o:spid="_x0000_s1073"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" path="m,24l,11,10,,23,,36,,47,11r,13l47,37,36,48r-13,l10,48,,37,,24e" filled="f" strokecolor="#fc8d62" strokeweight=".0835mm">
                    <v:path arrowok="t" o:connecttype="custom" o:connectlocs="0,1795;0,1782;10,1771;23,1771;36,1771;47,1782;47,1795;47,1808;36,1819;23,1819;10,1819;0,1808;0,1795" o:connectangles="0,0,0,0,0,0,0,0,0,0,0,0,0"/>
                  </v:shape>
                  <v:shape id="docshape126" o:spid="_x0000_s1074"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" path="m37,l11,,,11,,24,,37,11,47r26,l48,37r,-26l37,xe" fillcolor="#fc8d62" stroked="f">
                    <v:path arrowok="t" o:connecttype="custom" o:connectlocs="37,1785;11,1785;0,1796;0,1809;0,1822;11,1832;37,1832;48,1822;48,1796;37,1785" o:connectangles="0,0,0,0,0,0,0,0,0,0"/>
                  </v:shape>
                  <v:shape id="docshape127" o:spid="_x0000_s1075"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8" o:spid="_x0000_s1076"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9" o:spid="_x0000_s1077"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30" o:spid="_x0000_s1078"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" filled="f" strokecolor="#b3b3b3" strokeweight=".22814mm">
                    <v:path arrowok="t"/>
                  </v:rect>
                  <v:rect id="docshape131" o:spid="_x0000_s1079"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" fillcolor="#b3b3b3" stroked="f">
                    <v:path arrowok="t"/>
                  </v:rect>
                  <v:shape id="docshape132" o:spid="_x0000_s1080"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33" o:spid="_x0000_s1081"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" filled="f" stroked="f">
                    <v:path arrowok="t"/>
                    <v:textbox inset="0,0,0,0">
                      <w:txbxContent>
                        <w:p w14:paraId="1789CCE6" w14:textId="77777777" w:rsidR="00ED530C" w:rsidRDefault="00000000">
                          <w:pPr>
                            <w:spacing w:line="179" w:lineRule="exact"/>
                            <w:rPr>
                              <w:del w:id="315" w:author="Author" w:date="2022-09-10T01:53:00Z"/>
                              <w:rFonts w:ascii="Arial"/>
                              <w:sz w:val="16"/>
                            </w:rPr>
                          </w:pPr>
                          <w:del w:id="316" w:author="Author" w:date="2022-09-10T01:53:00Z">
                            <w:r>
                              <w:rPr>
                                <w:rFonts w:ascii="Arial"/>
                                <w:color w:val="FFFFFF"/>
                                <w:spacing w:val="-2"/>
                                <w:sz w:val="16"/>
                              </w:rPr>
                              <w:delText>Small</w:delText>
                            </w:r>
                          </w:del>
                        </w:p>
                      </w:txbxContent>
                    </v:textbox>
                  </v:shape>
                  <w10:wrap anchorx="page"/>
                </v:group>
              </w:pict>
            </mc:Fallback>
          </mc:AlternateContent>
        </w:r>
      </w:del>
      <w:ins w:id="317" w:author="Author" w:date="2022-09-10T01:53:00Z">
        <w:r w:rsidR="006228F8">
          <w:rPr>
            <w:noProof/>
          </w:rPr>
          <mc:AlternateContent>
            <mc:Choice Requires="wpg">
              <w:drawing>
                <wp:anchor distT="0" distB="0" distL="114300" distR="114300" simplePos="0" relativeHeight="15740416" behindDoc="0" locked="0" layoutInCell="1" allowOverlap="1" wp14:anchorId="2EC7EB3E" wp14:editId="469871AE">
                  <wp:simplePos x="0" y="0"/>
                  <wp:positionH relativeFrom="page">
                    <wp:posOffset>2454275</wp:posOffset>
                  </wp:positionH>
                  <wp:positionV relativeFrom="paragraph">
                    <wp:posOffset>-158115</wp:posOffset>
                  </wp:positionV>
                  <wp:extent cx="906145" cy="1390650"/>
                  <wp:effectExtent l="0" t="0" r="8255" b="6350"/>
                  <wp:wrapNone/>
                  <wp:docPr id="383" name="docshapegroup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249"/>
                            <a:chExt cx="1427" cy="2190"/>
                          </a:xfrm>
                        </wpg:grpSpPr>
                        <wps:wsp>
                          <wps:cNvPr id="384" name="docshape104"/>
                          <wps:cNvSpPr>
                            <a:spLocks/>
                          </wps:cNvSpPr>
                          <wps:spPr bwMode="auto">
                            <a:xfrm>
                              <a:off x="3898" y="7"/>
                              <a:ext cx="1387" cy="1900"/>
                            </a:xfrm>
                            <a:custGeom>
                              <a:avLst/>
                              <a:gdLst>
                                <a:gd name="T0" fmla="+- 0 3898 3898"/>
                                <a:gd name="T1" fmla="*/ T0 w 1387"/>
                                <a:gd name="T2" fmla="+- 0 1605 7"/>
                                <a:gd name="T3" fmla="*/ 1605 h 1900"/>
                                <a:gd name="T4" fmla="+- 0 5285 3898"/>
                                <a:gd name="T5" fmla="*/ T4 w 1387"/>
                                <a:gd name="T6" fmla="+- 0 1605 7"/>
                                <a:gd name="T7" fmla="*/ 1605 h 1900"/>
                                <a:gd name="T8" fmla="+- 0 3898 3898"/>
                                <a:gd name="T9" fmla="*/ T8 w 1387"/>
                                <a:gd name="T10" fmla="+- 0 1173 7"/>
                                <a:gd name="T11" fmla="*/ 1173 h 1900"/>
                                <a:gd name="T12" fmla="+- 0 5285 3898"/>
                                <a:gd name="T13" fmla="*/ T12 w 1387"/>
                                <a:gd name="T14" fmla="+- 0 1173 7"/>
                                <a:gd name="T15" fmla="*/ 1173 h 1900"/>
                                <a:gd name="T16" fmla="+- 0 3898 3898"/>
                                <a:gd name="T17" fmla="*/ T16 w 1387"/>
                                <a:gd name="T18" fmla="+- 0 741 7"/>
                                <a:gd name="T19" fmla="*/ 741 h 1900"/>
                                <a:gd name="T20" fmla="+- 0 5285 3898"/>
                                <a:gd name="T21" fmla="*/ T20 w 1387"/>
                                <a:gd name="T22" fmla="+- 0 741 7"/>
                                <a:gd name="T23" fmla="*/ 741 h 1900"/>
                                <a:gd name="T24" fmla="+- 0 3898 3898"/>
                                <a:gd name="T25" fmla="*/ T24 w 1387"/>
                                <a:gd name="T26" fmla="+- 0 310 7"/>
                                <a:gd name="T27" fmla="*/ 310 h 1900"/>
                                <a:gd name="T28" fmla="+- 0 5285 3898"/>
                                <a:gd name="T29" fmla="*/ T28 w 1387"/>
                                <a:gd name="T30" fmla="+- 0 310 7"/>
                                <a:gd name="T31" fmla="*/ 310 h 1900"/>
                                <a:gd name="T32" fmla="+- 0 4147 3898"/>
                                <a:gd name="T33" fmla="*/ T32 w 1387"/>
                                <a:gd name="T34" fmla="+- 0 1907 7"/>
                                <a:gd name="T35" fmla="*/ 1907 h 1900"/>
                                <a:gd name="T36" fmla="+- 0 4147 3898"/>
                                <a:gd name="T37" fmla="*/ T36 w 1387"/>
                                <a:gd name="T38" fmla="+- 0 7 7"/>
                                <a:gd name="T39" fmla="*/ 7 h 1900"/>
                                <a:gd name="T40" fmla="+- 0 4443 3898"/>
                                <a:gd name="T41" fmla="*/ T40 w 1387"/>
                                <a:gd name="T42" fmla="+- 0 1907 7"/>
                                <a:gd name="T43" fmla="*/ 1907 h 1900"/>
                                <a:gd name="T44" fmla="+- 0 4443 3898"/>
                                <a:gd name="T45" fmla="*/ T44 w 1387"/>
                                <a:gd name="T46" fmla="+- 0 7 7"/>
                                <a:gd name="T47" fmla="*/ 7 h 1900"/>
                                <a:gd name="T48" fmla="+- 0 4740 3898"/>
                                <a:gd name="T49" fmla="*/ T48 w 1387"/>
                                <a:gd name="T50" fmla="+- 0 1907 7"/>
                                <a:gd name="T51" fmla="*/ 1907 h 1900"/>
                                <a:gd name="T52" fmla="+- 0 4740 3898"/>
                                <a:gd name="T53" fmla="*/ T52 w 1387"/>
                                <a:gd name="T54" fmla="+- 0 7 7"/>
                                <a:gd name="T55" fmla="*/ 7 h 1900"/>
                                <a:gd name="T56" fmla="+- 0 5037 3898"/>
                                <a:gd name="T57" fmla="*/ T56 w 1387"/>
                                <a:gd name="T58" fmla="+- 0 1907 7"/>
                                <a:gd name="T59" fmla="*/ 1907 h 1900"/>
                                <a:gd name="T60" fmla="+- 0 5037 3898"/>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docshape105"/>
                          <wps:cNvSpPr>
                            <a:spLocks/>
                          </wps:cNvSpPr>
                          <wps:spPr bwMode="auto">
                            <a:xfrm>
                              <a:off x="3898" y="7"/>
                              <a:ext cx="1387" cy="1900"/>
                            </a:xfrm>
                            <a:custGeom>
                              <a:avLst/>
                              <a:gdLst>
                                <a:gd name="T0" fmla="+- 0 3898 3898"/>
                                <a:gd name="T1" fmla="*/ T0 w 1387"/>
                                <a:gd name="T2" fmla="+- 0 1821 7"/>
                                <a:gd name="T3" fmla="*/ 1821 h 1900"/>
                                <a:gd name="T4" fmla="+- 0 5285 3898"/>
                                <a:gd name="T5" fmla="*/ T4 w 1387"/>
                                <a:gd name="T6" fmla="+- 0 1821 7"/>
                                <a:gd name="T7" fmla="*/ 1821 h 1900"/>
                                <a:gd name="T8" fmla="+- 0 3898 3898"/>
                                <a:gd name="T9" fmla="*/ T8 w 1387"/>
                                <a:gd name="T10" fmla="+- 0 1389 7"/>
                                <a:gd name="T11" fmla="*/ 1389 h 1900"/>
                                <a:gd name="T12" fmla="+- 0 5285 3898"/>
                                <a:gd name="T13" fmla="*/ T12 w 1387"/>
                                <a:gd name="T14" fmla="+- 0 1389 7"/>
                                <a:gd name="T15" fmla="*/ 1389 h 1900"/>
                                <a:gd name="T16" fmla="+- 0 3898 3898"/>
                                <a:gd name="T17" fmla="*/ T16 w 1387"/>
                                <a:gd name="T18" fmla="+- 0 957 7"/>
                                <a:gd name="T19" fmla="*/ 957 h 1900"/>
                                <a:gd name="T20" fmla="+- 0 5285 3898"/>
                                <a:gd name="T21" fmla="*/ T20 w 1387"/>
                                <a:gd name="T22" fmla="+- 0 957 7"/>
                                <a:gd name="T23" fmla="*/ 957 h 1900"/>
                                <a:gd name="T24" fmla="+- 0 3898 3898"/>
                                <a:gd name="T25" fmla="*/ T24 w 1387"/>
                                <a:gd name="T26" fmla="+- 0 525 7"/>
                                <a:gd name="T27" fmla="*/ 525 h 1900"/>
                                <a:gd name="T28" fmla="+- 0 5285 3898"/>
                                <a:gd name="T29" fmla="*/ T28 w 1387"/>
                                <a:gd name="T30" fmla="+- 0 525 7"/>
                                <a:gd name="T31" fmla="*/ 525 h 1900"/>
                                <a:gd name="T32" fmla="+- 0 3898 3898"/>
                                <a:gd name="T33" fmla="*/ T32 w 1387"/>
                                <a:gd name="T34" fmla="+- 0 94 7"/>
                                <a:gd name="T35" fmla="*/ 94 h 1900"/>
                                <a:gd name="T36" fmla="+- 0 5285 3898"/>
                                <a:gd name="T37" fmla="*/ T36 w 1387"/>
                                <a:gd name="T38" fmla="+- 0 94 7"/>
                                <a:gd name="T39" fmla="*/ 94 h 1900"/>
                                <a:gd name="T40" fmla="+- 0 3998 3898"/>
                                <a:gd name="T41" fmla="*/ T40 w 1387"/>
                                <a:gd name="T42" fmla="+- 0 1907 7"/>
                                <a:gd name="T43" fmla="*/ 1907 h 1900"/>
                                <a:gd name="T44" fmla="+- 0 3998 3898"/>
                                <a:gd name="T45" fmla="*/ T44 w 1387"/>
                                <a:gd name="T46" fmla="+- 0 7 7"/>
                                <a:gd name="T47" fmla="*/ 7 h 1900"/>
                                <a:gd name="T48" fmla="+- 0 4295 3898"/>
                                <a:gd name="T49" fmla="*/ T48 w 1387"/>
                                <a:gd name="T50" fmla="+- 0 1907 7"/>
                                <a:gd name="T51" fmla="*/ 1907 h 1900"/>
                                <a:gd name="T52" fmla="+- 0 4295 3898"/>
                                <a:gd name="T53" fmla="*/ T52 w 1387"/>
                                <a:gd name="T54" fmla="+- 0 7 7"/>
                                <a:gd name="T55" fmla="*/ 7 h 1900"/>
                                <a:gd name="T56" fmla="+- 0 4592 3898"/>
                                <a:gd name="T57" fmla="*/ T56 w 1387"/>
                                <a:gd name="T58" fmla="+- 0 1907 7"/>
                                <a:gd name="T59" fmla="*/ 1907 h 1900"/>
                                <a:gd name="T60" fmla="+- 0 4592 3898"/>
                                <a:gd name="T61" fmla="*/ T60 w 1387"/>
                                <a:gd name="T62" fmla="+- 0 7 7"/>
                                <a:gd name="T63" fmla="*/ 7 h 1900"/>
                                <a:gd name="T64" fmla="+- 0 4888 3898"/>
                                <a:gd name="T65" fmla="*/ T64 w 1387"/>
                                <a:gd name="T66" fmla="+- 0 1907 7"/>
                                <a:gd name="T67" fmla="*/ 1907 h 1900"/>
                                <a:gd name="T68" fmla="+- 0 4888 3898"/>
                                <a:gd name="T69" fmla="*/ T68 w 1387"/>
                                <a:gd name="T70" fmla="+- 0 7 7"/>
                                <a:gd name="T71" fmla="*/ 7 h 1900"/>
                                <a:gd name="T72" fmla="+- 0 5185 3898"/>
                                <a:gd name="T73" fmla="*/ T72 w 1387"/>
                                <a:gd name="T74" fmla="+- 0 1907 7"/>
                                <a:gd name="T75" fmla="*/ 1907 h 1900"/>
                                <a:gd name="T76" fmla="+- 0 5185 3898"/>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docshape106"/>
                          <wps:cNvSpPr>
                            <a:spLocks/>
                          </wps:cNvSpPr>
                          <wps:spPr bwMode="auto">
                            <a:xfrm>
                              <a:off x="3998" y="234"/>
                              <a:ext cx="1187" cy="1573"/>
                            </a:xfrm>
                            <a:custGeom>
                              <a:avLst/>
                              <a:gdLst>
                                <a:gd name="T0" fmla="+- 0 3998 3998"/>
                                <a:gd name="T1" fmla="*/ T0 w 1187"/>
                                <a:gd name="T2" fmla="+- 0 235 235"/>
                                <a:gd name="T3" fmla="*/ 235 h 1573"/>
                                <a:gd name="T4" fmla="+- 0 4295 3998"/>
                                <a:gd name="T5" fmla="*/ T4 w 1187"/>
                                <a:gd name="T6" fmla="+- 0 560 235"/>
                                <a:gd name="T7" fmla="*/ 560 h 1573"/>
                                <a:gd name="T8" fmla="+- 0 4592 3998"/>
                                <a:gd name="T9" fmla="*/ T8 w 1187"/>
                                <a:gd name="T10" fmla="+- 0 1088 235"/>
                                <a:gd name="T11" fmla="*/ 1088 h 1573"/>
                                <a:gd name="T12" fmla="+- 0 4888 3998"/>
                                <a:gd name="T13" fmla="*/ T12 w 1187"/>
                                <a:gd name="T14" fmla="+- 0 1735 235"/>
                                <a:gd name="T15" fmla="*/ 1735 h 1573"/>
                                <a:gd name="T16" fmla="+- 0 5185 3998"/>
                                <a:gd name="T17" fmla="*/ T16 w 1187"/>
                                <a:gd name="T18" fmla="+- 0 1808 235"/>
                                <a:gd name="T19" fmla="*/ 1808 h 1573"/>
                              </a:gdLst>
                              <a:ahLst/>
                              <a:cxnLst>
                                <a:cxn ang="0">
                                  <a:pos x="T1" y="T3"/>
                                </a:cxn>
                                <a:cxn ang="0">
                                  <a:pos x="T5" y="T7"/>
                                </a:cxn>
                                <a:cxn ang="0">
                                  <a:pos x="T9" y="T11"/>
                                </a:cxn>
                                <a:cxn ang="0">
                                  <a:pos x="T13" y="T15"/>
                                </a:cxn>
                                <a:cxn ang="0">
                                  <a:pos x="T17" y="T19"/>
                                </a:cxn>
                              </a:cxnLst>
                              <a:rect l="0" t="0" r="r" b="b"/>
                              <a:pathLst>
                                <a:path w="1187" h="1573">
                                  <a:moveTo>
                                    <a:pt x="0" y="0"/>
                                  </a:moveTo>
                                  <a:lnTo>
                                    <a:pt x="297" y="325"/>
                                  </a:lnTo>
                                  <a:lnTo>
                                    <a:pt x="594" y="853"/>
                                  </a:lnTo>
                                  <a:lnTo>
                                    <a:pt x="890" y="1500"/>
                                  </a:lnTo>
                                  <a:lnTo>
                                    <a:pt x="1187" y="1573"/>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docshape107"/>
                          <wps:cNvSpPr>
                            <a:spLocks/>
                          </wps:cNvSpPr>
                          <wps:spPr bwMode="auto">
                            <a:xfrm>
                              <a:off x="3998" y="476"/>
                              <a:ext cx="1187" cy="1333"/>
                            </a:xfrm>
                            <a:custGeom>
                              <a:avLst/>
                              <a:gdLst>
                                <a:gd name="T0" fmla="+- 0 3998 3998"/>
                                <a:gd name="T1" fmla="*/ T0 w 1187"/>
                                <a:gd name="T2" fmla="+- 0 477 477"/>
                                <a:gd name="T3" fmla="*/ 477 h 1333"/>
                                <a:gd name="T4" fmla="+- 0 4295 3998"/>
                                <a:gd name="T5" fmla="*/ T4 w 1187"/>
                                <a:gd name="T6" fmla="+- 0 1235 477"/>
                                <a:gd name="T7" fmla="*/ 1235 h 1333"/>
                                <a:gd name="T8" fmla="+- 0 4592 3998"/>
                                <a:gd name="T9" fmla="*/ T8 w 1187"/>
                                <a:gd name="T10" fmla="+- 0 1732 477"/>
                                <a:gd name="T11" fmla="*/ 1732 h 1333"/>
                                <a:gd name="T12" fmla="+- 0 4888 3998"/>
                                <a:gd name="T13" fmla="*/ T12 w 1187"/>
                                <a:gd name="T14" fmla="+- 0 1795 477"/>
                                <a:gd name="T15" fmla="*/ 1795 h 1333"/>
                                <a:gd name="T16" fmla="+- 0 5185 3998"/>
                                <a:gd name="T17" fmla="*/ T16 w 1187"/>
                                <a:gd name="T18" fmla="+- 0 1809 477"/>
                                <a:gd name="T19" fmla="*/ 1809 h 1333"/>
                              </a:gdLst>
                              <a:ahLst/>
                              <a:cxnLst>
                                <a:cxn ang="0">
                                  <a:pos x="T1" y="T3"/>
                                </a:cxn>
                                <a:cxn ang="0">
                                  <a:pos x="T5" y="T7"/>
                                </a:cxn>
                                <a:cxn ang="0">
                                  <a:pos x="T9" y="T11"/>
                                </a:cxn>
                                <a:cxn ang="0">
                                  <a:pos x="T13" y="T15"/>
                                </a:cxn>
                                <a:cxn ang="0">
                                  <a:pos x="T17" y="T19"/>
                                </a:cxn>
                              </a:cxnLst>
                              <a:rect l="0" t="0" r="r" b="b"/>
                              <a:pathLst>
                                <a:path w="1187" h="1333">
                                  <a:moveTo>
                                    <a:pt x="0" y="0"/>
                                  </a:moveTo>
                                  <a:lnTo>
                                    <a:pt x="297" y="758"/>
                                  </a:lnTo>
                                  <a:lnTo>
                                    <a:pt x="594" y="1255"/>
                                  </a:lnTo>
                                  <a:lnTo>
                                    <a:pt x="890" y="1318"/>
                                  </a:lnTo>
                                  <a:lnTo>
                                    <a:pt x="1187" y="133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docshape108"/>
                          <wps:cNvSpPr>
                            <a:spLocks/>
                          </wps:cNvSpPr>
                          <wps:spPr bwMode="auto">
                            <a:xfrm>
                              <a:off x="3974" y="211"/>
                              <a:ext cx="48" cy="48"/>
                            </a:xfrm>
                            <a:custGeom>
                              <a:avLst/>
                              <a:gdLst>
                                <a:gd name="T0" fmla="+- 0 4012 3975"/>
                                <a:gd name="T1" fmla="*/ T0 w 48"/>
                                <a:gd name="T2" fmla="+- 0 211 211"/>
                                <a:gd name="T3" fmla="*/ 211 h 48"/>
                                <a:gd name="T4" fmla="+- 0 3985 3975"/>
                                <a:gd name="T5" fmla="*/ T4 w 48"/>
                                <a:gd name="T6" fmla="+- 0 211 211"/>
                                <a:gd name="T7" fmla="*/ 211 h 48"/>
                                <a:gd name="T8" fmla="+- 0 3975 3975"/>
                                <a:gd name="T9" fmla="*/ T8 w 48"/>
                                <a:gd name="T10" fmla="+- 0 222 211"/>
                                <a:gd name="T11" fmla="*/ 222 h 48"/>
                                <a:gd name="T12" fmla="+- 0 3975 3975"/>
                                <a:gd name="T13" fmla="*/ T12 w 48"/>
                                <a:gd name="T14" fmla="+- 0 235 211"/>
                                <a:gd name="T15" fmla="*/ 235 h 48"/>
                                <a:gd name="T16" fmla="+- 0 3975 3975"/>
                                <a:gd name="T17" fmla="*/ T16 w 48"/>
                                <a:gd name="T18" fmla="+- 0 248 211"/>
                                <a:gd name="T19" fmla="*/ 248 h 48"/>
                                <a:gd name="T20" fmla="+- 0 3985 3975"/>
                                <a:gd name="T21" fmla="*/ T20 w 48"/>
                                <a:gd name="T22" fmla="+- 0 258 211"/>
                                <a:gd name="T23" fmla="*/ 258 h 48"/>
                                <a:gd name="T24" fmla="+- 0 4012 3975"/>
                                <a:gd name="T25" fmla="*/ T24 w 48"/>
                                <a:gd name="T26" fmla="+- 0 258 211"/>
                                <a:gd name="T27" fmla="*/ 258 h 48"/>
                                <a:gd name="T28" fmla="+- 0 4022 3975"/>
                                <a:gd name="T29" fmla="*/ T28 w 48"/>
                                <a:gd name="T30" fmla="+- 0 248 211"/>
                                <a:gd name="T31" fmla="*/ 248 h 48"/>
                                <a:gd name="T32" fmla="+- 0 4022 3975"/>
                                <a:gd name="T33" fmla="*/ T32 w 48"/>
                                <a:gd name="T34" fmla="+- 0 222 211"/>
                                <a:gd name="T35" fmla="*/ 222 h 48"/>
                                <a:gd name="T36" fmla="+- 0 4012 3975"/>
                                <a:gd name="T37" fmla="*/ T36 w 48"/>
                                <a:gd name="T38" fmla="+- 0 211 211"/>
                                <a:gd name="T39" fmla="*/ 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 name="docshape109"/>
                          <wps:cNvSpPr>
                            <a:spLocks/>
                          </wps:cNvSpPr>
                          <wps:spPr bwMode="auto">
                            <a:xfrm>
                              <a:off x="3974" y="211"/>
                              <a:ext cx="48" cy="48"/>
                            </a:xfrm>
                            <a:custGeom>
                              <a:avLst/>
                              <a:gdLst>
                                <a:gd name="T0" fmla="+- 0 3975 3975"/>
                                <a:gd name="T1" fmla="*/ T0 w 48"/>
                                <a:gd name="T2" fmla="+- 0 235 211"/>
                                <a:gd name="T3" fmla="*/ 235 h 48"/>
                                <a:gd name="T4" fmla="+- 0 3975 3975"/>
                                <a:gd name="T5" fmla="*/ T4 w 48"/>
                                <a:gd name="T6" fmla="+- 0 222 211"/>
                                <a:gd name="T7" fmla="*/ 222 h 48"/>
                                <a:gd name="T8" fmla="+- 0 3985 3975"/>
                                <a:gd name="T9" fmla="*/ T8 w 48"/>
                                <a:gd name="T10" fmla="+- 0 211 211"/>
                                <a:gd name="T11" fmla="*/ 211 h 48"/>
                                <a:gd name="T12" fmla="+- 0 3998 3975"/>
                                <a:gd name="T13" fmla="*/ T12 w 48"/>
                                <a:gd name="T14" fmla="+- 0 211 211"/>
                                <a:gd name="T15" fmla="*/ 211 h 48"/>
                                <a:gd name="T16" fmla="+- 0 4012 3975"/>
                                <a:gd name="T17" fmla="*/ T16 w 48"/>
                                <a:gd name="T18" fmla="+- 0 211 211"/>
                                <a:gd name="T19" fmla="*/ 211 h 48"/>
                                <a:gd name="T20" fmla="+- 0 4022 3975"/>
                                <a:gd name="T21" fmla="*/ T20 w 48"/>
                                <a:gd name="T22" fmla="+- 0 222 211"/>
                                <a:gd name="T23" fmla="*/ 222 h 48"/>
                                <a:gd name="T24" fmla="+- 0 4022 3975"/>
                                <a:gd name="T25" fmla="*/ T24 w 48"/>
                                <a:gd name="T26" fmla="+- 0 235 211"/>
                                <a:gd name="T27" fmla="*/ 235 h 48"/>
                                <a:gd name="T28" fmla="+- 0 4022 3975"/>
                                <a:gd name="T29" fmla="*/ T28 w 48"/>
                                <a:gd name="T30" fmla="+- 0 248 211"/>
                                <a:gd name="T31" fmla="*/ 248 h 48"/>
                                <a:gd name="T32" fmla="+- 0 4012 3975"/>
                                <a:gd name="T33" fmla="*/ T32 w 48"/>
                                <a:gd name="T34" fmla="+- 0 258 211"/>
                                <a:gd name="T35" fmla="*/ 258 h 48"/>
                                <a:gd name="T36" fmla="+- 0 3998 3975"/>
                                <a:gd name="T37" fmla="*/ T36 w 48"/>
                                <a:gd name="T38" fmla="+- 0 258 211"/>
                                <a:gd name="T39" fmla="*/ 258 h 48"/>
                                <a:gd name="T40" fmla="+- 0 3985 3975"/>
                                <a:gd name="T41" fmla="*/ T40 w 48"/>
                                <a:gd name="T42" fmla="+- 0 258 211"/>
                                <a:gd name="T43" fmla="*/ 258 h 48"/>
                                <a:gd name="T44" fmla="+- 0 3975 3975"/>
                                <a:gd name="T45" fmla="*/ T44 w 48"/>
                                <a:gd name="T46" fmla="+- 0 248 211"/>
                                <a:gd name="T47" fmla="*/ 248 h 48"/>
                                <a:gd name="T48" fmla="+- 0 3975 3975"/>
                                <a:gd name="T49" fmla="*/ T48 w 48"/>
                                <a:gd name="T50" fmla="+- 0 235 211"/>
                                <a:gd name="T51" fmla="*/ 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docshape110"/>
                          <wps:cNvSpPr>
                            <a:spLocks/>
                          </wps:cNvSpPr>
                          <wps:spPr bwMode="auto">
                            <a:xfrm>
                              <a:off x="4271" y="536"/>
                              <a:ext cx="48" cy="48"/>
                            </a:xfrm>
                            <a:custGeom>
                              <a:avLst/>
                              <a:gdLst>
                                <a:gd name="T0" fmla="+- 0 4308 4271"/>
                                <a:gd name="T1" fmla="*/ T0 w 48"/>
                                <a:gd name="T2" fmla="+- 0 536 536"/>
                                <a:gd name="T3" fmla="*/ 536 h 48"/>
                                <a:gd name="T4" fmla="+- 0 4282 4271"/>
                                <a:gd name="T5" fmla="*/ T4 w 48"/>
                                <a:gd name="T6" fmla="+- 0 536 536"/>
                                <a:gd name="T7" fmla="*/ 536 h 48"/>
                                <a:gd name="T8" fmla="+- 0 4271 4271"/>
                                <a:gd name="T9" fmla="*/ T8 w 48"/>
                                <a:gd name="T10" fmla="+- 0 547 536"/>
                                <a:gd name="T11" fmla="*/ 547 h 48"/>
                                <a:gd name="T12" fmla="+- 0 4271 4271"/>
                                <a:gd name="T13" fmla="*/ T12 w 48"/>
                                <a:gd name="T14" fmla="+- 0 560 536"/>
                                <a:gd name="T15" fmla="*/ 560 h 48"/>
                                <a:gd name="T16" fmla="+- 0 4271 4271"/>
                                <a:gd name="T17" fmla="*/ T16 w 48"/>
                                <a:gd name="T18" fmla="+- 0 573 536"/>
                                <a:gd name="T19" fmla="*/ 573 h 48"/>
                                <a:gd name="T20" fmla="+- 0 4282 4271"/>
                                <a:gd name="T21" fmla="*/ T20 w 48"/>
                                <a:gd name="T22" fmla="+- 0 584 536"/>
                                <a:gd name="T23" fmla="*/ 584 h 48"/>
                                <a:gd name="T24" fmla="+- 0 4308 4271"/>
                                <a:gd name="T25" fmla="*/ T24 w 48"/>
                                <a:gd name="T26" fmla="+- 0 584 536"/>
                                <a:gd name="T27" fmla="*/ 584 h 48"/>
                                <a:gd name="T28" fmla="+- 0 4319 4271"/>
                                <a:gd name="T29" fmla="*/ T28 w 48"/>
                                <a:gd name="T30" fmla="+- 0 573 536"/>
                                <a:gd name="T31" fmla="*/ 573 h 48"/>
                                <a:gd name="T32" fmla="+- 0 4319 4271"/>
                                <a:gd name="T33" fmla="*/ T32 w 48"/>
                                <a:gd name="T34" fmla="+- 0 547 536"/>
                                <a:gd name="T35" fmla="*/ 547 h 48"/>
                                <a:gd name="T36" fmla="+- 0 4308 4271"/>
                                <a:gd name="T37" fmla="*/ T36 w 48"/>
                                <a:gd name="T38" fmla="+- 0 536 536"/>
                                <a:gd name="T39" fmla="*/ 53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 name="docshape111"/>
                          <wps:cNvSpPr>
                            <a:spLocks/>
                          </wps:cNvSpPr>
                          <wps:spPr bwMode="auto">
                            <a:xfrm>
                              <a:off x="4271" y="536"/>
                              <a:ext cx="48" cy="48"/>
                            </a:xfrm>
                            <a:custGeom>
                              <a:avLst/>
                              <a:gdLst>
                                <a:gd name="T0" fmla="+- 0 4271 4271"/>
                                <a:gd name="T1" fmla="*/ T0 w 48"/>
                                <a:gd name="T2" fmla="+- 0 560 536"/>
                                <a:gd name="T3" fmla="*/ 560 h 48"/>
                                <a:gd name="T4" fmla="+- 0 4271 4271"/>
                                <a:gd name="T5" fmla="*/ T4 w 48"/>
                                <a:gd name="T6" fmla="+- 0 547 536"/>
                                <a:gd name="T7" fmla="*/ 547 h 48"/>
                                <a:gd name="T8" fmla="+- 0 4282 4271"/>
                                <a:gd name="T9" fmla="*/ T8 w 48"/>
                                <a:gd name="T10" fmla="+- 0 536 536"/>
                                <a:gd name="T11" fmla="*/ 536 h 48"/>
                                <a:gd name="T12" fmla="+- 0 4295 4271"/>
                                <a:gd name="T13" fmla="*/ T12 w 48"/>
                                <a:gd name="T14" fmla="+- 0 536 536"/>
                                <a:gd name="T15" fmla="*/ 536 h 48"/>
                                <a:gd name="T16" fmla="+- 0 4308 4271"/>
                                <a:gd name="T17" fmla="*/ T16 w 48"/>
                                <a:gd name="T18" fmla="+- 0 536 536"/>
                                <a:gd name="T19" fmla="*/ 536 h 48"/>
                                <a:gd name="T20" fmla="+- 0 4319 4271"/>
                                <a:gd name="T21" fmla="*/ T20 w 48"/>
                                <a:gd name="T22" fmla="+- 0 547 536"/>
                                <a:gd name="T23" fmla="*/ 547 h 48"/>
                                <a:gd name="T24" fmla="+- 0 4319 4271"/>
                                <a:gd name="T25" fmla="*/ T24 w 48"/>
                                <a:gd name="T26" fmla="+- 0 560 536"/>
                                <a:gd name="T27" fmla="*/ 560 h 48"/>
                                <a:gd name="T28" fmla="+- 0 4319 4271"/>
                                <a:gd name="T29" fmla="*/ T28 w 48"/>
                                <a:gd name="T30" fmla="+- 0 573 536"/>
                                <a:gd name="T31" fmla="*/ 573 h 48"/>
                                <a:gd name="T32" fmla="+- 0 4308 4271"/>
                                <a:gd name="T33" fmla="*/ T32 w 48"/>
                                <a:gd name="T34" fmla="+- 0 584 536"/>
                                <a:gd name="T35" fmla="*/ 584 h 48"/>
                                <a:gd name="T36" fmla="+- 0 4295 4271"/>
                                <a:gd name="T37" fmla="*/ T36 w 48"/>
                                <a:gd name="T38" fmla="+- 0 584 536"/>
                                <a:gd name="T39" fmla="*/ 584 h 48"/>
                                <a:gd name="T40" fmla="+- 0 4282 4271"/>
                                <a:gd name="T41" fmla="*/ T40 w 48"/>
                                <a:gd name="T42" fmla="+- 0 584 536"/>
                                <a:gd name="T43" fmla="*/ 584 h 48"/>
                                <a:gd name="T44" fmla="+- 0 4271 4271"/>
                                <a:gd name="T45" fmla="*/ T44 w 48"/>
                                <a:gd name="T46" fmla="+- 0 573 536"/>
                                <a:gd name="T47" fmla="*/ 573 h 48"/>
                                <a:gd name="T48" fmla="+- 0 4271 4271"/>
                                <a:gd name="T49" fmla="*/ T48 w 48"/>
                                <a:gd name="T50" fmla="+- 0 560 536"/>
                                <a:gd name="T51" fmla="*/ 56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2" name="docshape112"/>
                          <wps:cNvSpPr>
                            <a:spLocks/>
                          </wps:cNvSpPr>
                          <wps:spPr bwMode="auto">
                            <a:xfrm>
                              <a:off x="4567" y="1064"/>
                              <a:ext cx="48" cy="48"/>
                            </a:xfrm>
                            <a:custGeom>
                              <a:avLst/>
                              <a:gdLst>
                                <a:gd name="T0" fmla="+- 0 4605 4568"/>
                                <a:gd name="T1" fmla="*/ T0 w 48"/>
                                <a:gd name="T2" fmla="+- 0 1064 1064"/>
                                <a:gd name="T3" fmla="*/ 1064 h 48"/>
                                <a:gd name="T4" fmla="+- 0 4579 4568"/>
                                <a:gd name="T5" fmla="*/ T4 w 48"/>
                                <a:gd name="T6" fmla="+- 0 1064 1064"/>
                                <a:gd name="T7" fmla="*/ 1064 h 48"/>
                                <a:gd name="T8" fmla="+- 0 4568 4568"/>
                                <a:gd name="T9" fmla="*/ T8 w 48"/>
                                <a:gd name="T10" fmla="+- 0 1075 1064"/>
                                <a:gd name="T11" fmla="*/ 1075 h 48"/>
                                <a:gd name="T12" fmla="+- 0 4568 4568"/>
                                <a:gd name="T13" fmla="*/ T12 w 48"/>
                                <a:gd name="T14" fmla="+- 0 1088 1064"/>
                                <a:gd name="T15" fmla="*/ 1088 h 48"/>
                                <a:gd name="T16" fmla="+- 0 4568 4568"/>
                                <a:gd name="T17" fmla="*/ T16 w 48"/>
                                <a:gd name="T18" fmla="+- 0 1101 1064"/>
                                <a:gd name="T19" fmla="*/ 1101 h 48"/>
                                <a:gd name="T20" fmla="+- 0 4579 4568"/>
                                <a:gd name="T21" fmla="*/ T20 w 48"/>
                                <a:gd name="T22" fmla="+- 0 1111 1064"/>
                                <a:gd name="T23" fmla="*/ 1111 h 48"/>
                                <a:gd name="T24" fmla="+- 0 4605 4568"/>
                                <a:gd name="T25" fmla="*/ T24 w 48"/>
                                <a:gd name="T26" fmla="+- 0 1111 1064"/>
                                <a:gd name="T27" fmla="*/ 1111 h 48"/>
                                <a:gd name="T28" fmla="+- 0 4615 4568"/>
                                <a:gd name="T29" fmla="*/ T28 w 48"/>
                                <a:gd name="T30" fmla="+- 0 1101 1064"/>
                                <a:gd name="T31" fmla="*/ 1101 h 48"/>
                                <a:gd name="T32" fmla="+- 0 4615 4568"/>
                                <a:gd name="T33" fmla="*/ T32 w 48"/>
                                <a:gd name="T34" fmla="+- 0 1075 1064"/>
                                <a:gd name="T35" fmla="*/ 1075 h 48"/>
                                <a:gd name="T36" fmla="+- 0 4605 4568"/>
                                <a:gd name="T37" fmla="*/ T36 w 48"/>
                                <a:gd name="T38" fmla="+- 0 1064 1064"/>
                                <a:gd name="T39" fmla="*/ 10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3" name="docshape113"/>
                          <wps:cNvSpPr>
                            <a:spLocks/>
                          </wps:cNvSpPr>
                          <wps:spPr bwMode="auto">
                            <a:xfrm>
                              <a:off x="4567" y="1064"/>
                              <a:ext cx="48" cy="48"/>
                            </a:xfrm>
                            <a:custGeom>
                              <a:avLst/>
                              <a:gdLst>
                                <a:gd name="T0" fmla="+- 0 4568 4568"/>
                                <a:gd name="T1" fmla="*/ T0 w 48"/>
                                <a:gd name="T2" fmla="+- 0 1088 1064"/>
                                <a:gd name="T3" fmla="*/ 1088 h 48"/>
                                <a:gd name="T4" fmla="+- 0 4568 4568"/>
                                <a:gd name="T5" fmla="*/ T4 w 48"/>
                                <a:gd name="T6" fmla="+- 0 1075 1064"/>
                                <a:gd name="T7" fmla="*/ 1075 h 48"/>
                                <a:gd name="T8" fmla="+- 0 4579 4568"/>
                                <a:gd name="T9" fmla="*/ T8 w 48"/>
                                <a:gd name="T10" fmla="+- 0 1064 1064"/>
                                <a:gd name="T11" fmla="*/ 1064 h 48"/>
                                <a:gd name="T12" fmla="+- 0 4592 4568"/>
                                <a:gd name="T13" fmla="*/ T12 w 48"/>
                                <a:gd name="T14" fmla="+- 0 1064 1064"/>
                                <a:gd name="T15" fmla="*/ 1064 h 48"/>
                                <a:gd name="T16" fmla="+- 0 4605 4568"/>
                                <a:gd name="T17" fmla="*/ T16 w 48"/>
                                <a:gd name="T18" fmla="+- 0 1064 1064"/>
                                <a:gd name="T19" fmla="*/ 1064 h 48"/>
                                <a:gd name="T20" fmla="+- 0 4615 4568"/>
                                <a:gd name="T21" fmla="*/ T20 w 48"/>
                                <a:gd name="T22" fmla="+- 0 1075 1064"/>
                                <a:gd name="T23" fmla="*/ 1075 h 48"/>
                                <a:gd name="T24" fmla="+- 0 4615 4568"/>
                                <a:gd name="T25" fmla="*/ T24 w 48"/>
                                <a:gd name="T26" fmla="+- 0 1088 1064"/>
                                <a:gd name="T27" fmla="*/ 1088 h 48"/>
                                <a:gd name="T28" fmla="+- 0 4615 4568"/>
                                <a:gd name="T29" fmla="*/ T28 w 48"/>
                                <a:gd name="T30" fmla="+- 0 1101 1064"/>
                                <a:gd name="T31" fmla="*/ 1101 h 48"/>
                                <a:gd name="T32" fmla="+- 0 4605 4568"/>
                                <a:gd name="T33" fmla="*/ T32 w 48"/>
                                <a:gd name="T34" fmla="+- 0 1111 1064"/>
                                <a:gd name="T35" fmla="*/ 1111 h 48"/>
                                <a:gd name="T36" fmla="+- 0 4592 4568"/>
                                <a:gd name="T37" fmla="*/ T36 w 48"/>
                                <a:gd name="T38" fmla="+- 0 1111 1064"/>
                                <a:gd name="T39" fmla="*/ 1111 h 48"/>
                                <a:gd name="T40" fmla="+- 0 4579 4568"/>
                                <a:gd name="T41" fmla="*/ T40 w 48"/>
                                <a:gd name="T42" fmla="+- 0 1111 1064"/>
                                <a:gd name="T43" fmla="*/ 1111 h 48"/>
                                <a:gd name="T44" fmla="+- 0 4568 4568"/>
                                <a:gd name="T45" fmla="*/ T44 w 48"/>
                                <a:gd name="T46" fmla="+- 0 1101 1064"/>
                                <a:gd name="T47" fmla="*/ 1101 h 48"/>
                                <a:gd name="T48" fmla="+- 0 4568 4568"/>
                                <a:gd name="T49" fmla="*/ T48 w 48"/>
                                <a:gd name="T50" fmla="+- 0 1088 1064"/>
                                <a:gd name="T51" fmla="*/ 10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 name="docshape114"/>
                          <wps:cNvSpPr>
                            <a:spLocks/>
                          </wps:cNvSpPr>
                          <wps:spPr bwMode="auto">
                            <a:xfrm>
                              <a:off x="4864" y="1710"/>
                              <a:ext cx="48" cy="48"/>
                            </a:xfrm>
                            <a:custGeom>
                              <a:avLst/>
                              <a:gdLst>
                                <a:gd name="T0" fmla="+- 0 4901 4865"/>
                                <a:gd name="T1" fmla="*/ T0 w 48"/>
                                <a:gd name="T2" fmla="+- 0 1711 1711"/>
                                <a:gd name="T3" fmla="*/ 1711 h 48"/>
                                <a:gd name="T4" fmla="+- 0 4875 4865"/>
                                <a:gd name="T5" fmla="*/ T4 w 48"/>
                                <a:gd name="T6" fmla="+- 0 1711 1711"/>
                                <a:gd name="T7" fmla="*/ 1711 h 48"/>
                                <a:gd name="T8" fmla="+- 0 4865 4865"/>
                                <a:gd name="T9" fmla="*/ T8 w 48"/>
                                <a:gd name="T10" fmla="+- 0 1721 1711"/>
                                <a:gd name="T11" fmla="*/ 1721 h 48"/>
                                <a:gd name="T12" fmla="+- 0 4865 4865"/>
                                <a:gd name="T13" fmla="*/ T12 w 48"/>
                                <a:gd name="T14" fmla="+- 0 1735 1711"/>
                                <a:gd name="T15" fmla="*/ 1735 h 48"/>
                                <a:gd name="T16" fmla="+- 0 4865 4865"/>
                                <a:gd name="T17" fmla="*/ T16 w 48"/>
                                <a:gd name="T18" fmla="+- 0 1748 1711"/>
                                <a:gd name="T19" fmla="*/ 1748 h 48"/>
                                <a:gd name="T20" fmla="+- 0 4875 4865"/>
                                <a:gd name="T21" fmla="*/ T20 w 48"/>
                                <a:gd name="T22" fmla="+- 0 1758 1711"/>
                                <a:gd name="T23" fmla="*/ 1758 h 48"/>
                                <a:gd name="T24" fmla="+- 0 4901 4865"/>
                                <a:gd name="T25" fmla="*/ T24 w 48"/>
                                <a:gd name="T26" fmla="+- 0 1758 1711"/>
                                <a:gd name="T27" fmla="*/ 1758 h 48"/>
                                <a:gd name="T28" fmla="+- 0 4912 4865"/>
                                <a:gd name="T29" fmla="*/ T28 w 48"/>
                                <a:gd name="T30" fmla="+- 0 1748 1711"/>
                                <a:gd name="T31" fmla="*/ 1748 h 48"/>
                                <a:gd name="T32" fmla="+- 0 4912 4865"/>
                                <a:gd name="T33" fmla="*/ T32 w 48"/>
                                <a:gd name="T34" fmla="+- 0 1721 1711"/>
                                <a:gd name="T35" fmla="*/ 1721 h 48"/>
                                <a:gd name="T36" fmla="+- 0 4901 4865"/>
                                <a:gd name="T37" fmla="*/ T36 w 48"/>
                                <a:gd name="T38" fmla="+- 0 1711 1711"/>
                                <a:gd name="T39" fmla="*/ 17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4"/>
                                  </a:lnTo>
                                  <a:lnTo>
                                    <a:pt x="0" y="37"/>
                                  </a:lnTo>
                                  <a:lnTo>
                                    <a:pt x="10" y="47"/>
                                  </a:lnTo>
                                  <a:lnTo>
                                    <a:pt x="36" y="47"/>
                                  </a:lnTo>
                                  <a:lnTo>
                                    <a:pt x="47" y="37"/>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5" name="docshape115"/>
                          <wps:cNvSpPr>
                            <a:spLocks/>
                          </wps:cNvSpPr>
                          <wps:spPr bwMode="auto">
                            <a:xfrm>
                              <a:off x="4864" y="1710"/>
                              <a:ext cx="48" cy="48"/>
                            </a:xfrm>
                            <a:custGeom>
                              <a:avLst/>
                              <a:gdLst>
                                <a:gd name="T0" fmla="+- 0 4865 4865"/>
                                <a:gd name="T1" fmla="*/ T0 w 48"/>
                                <a:gd name="T2" fmla="+- 0 1735 1711"/>
                                <a:gd name="T3" fmla="*/ 1735 h 48"/>
                                <a:gd name="T4" fmla="+- 0 4865 4865"/>
                                <a:gd name="T5" fmla="*/ T4 w 48"/>
                                <a:gd name="T6" fmla="+- 0 1721 1711"/>
                                <a:gd name="T7" fmla="*/ 1721 h 48"/>
                                <a:gd name="T8" fmla="+- 0 4875 4865"/>
                                <a:gd name="T9" fmla="*/ T8 w 48"/>
                                <a:gd name="T10" fmla="+- 0 1711 1711"/>
                                <a:gd name="T11" fmla="*/ 1711 h 48"/>
                                <a:gd name="T12" fmla="+- 0 4888 4865"/>
                                <a:gd name="T13" fmla="*/ T12 w 48"/>
                                <a:gd name="T14" fmla="+- 0 1711 1711"/>
                                <a:gd name="T15" fmla="*/ 1711 h 48"/>
                                <a:gd name="T16" fmla="+- 0 4901 4865"/>
                                <a:gd name="T17" fmla="*/ T16 w 48"/>
                                <a:gd name="T18" fmla="+- 0 1711 1711"/>
                                <a:gd name="T19" fmla="*/ 1711 h 48"/>
                                <a:gd name="T20" fmla="+- 0 4912 4865"/>
                                <a:gd name="T21" fmla="*/ T20 w 48"/>
                                <a:gd name="T22" fmla="+- 0 1721 1711"/>
                                <a:gd name="T23" fmla="*/ 1721 h 48"/>
                                <a:gd name="T24" fmla="+- 0 4912 4865"/>
                                <a:gd name="T25" fmla="*/ T24 w 48"/>
                                <a:gd name="T26" fmla="+- 0 1735 1711"/>
                                <a:gd name="T27" fmla="*/ 1735 h 48"/>
                                <a:gd name="T28" fmla="+- 0 4912 4865"/>
                                <a:gd name="T29" fmla="*/ T28 w 48"/>
                                <a:gd name="T30" fmla="+- 0 1748 1711"/>
                                <a:gd name="T31" fmla="*/ 1748 h 48"/>
                                <a:gd name="T32" fmla="+- 0 4901 4865"/>
                                <a:gd name="T33" fmla="*/ T32 w 48"/>
                                <a:gd name="T34" fmla="+- 0 1758 1711"/>
                                <a:gd name="T35" fmla="*/ 1758 h 48"/>
                                <a:gd name="T36" fmla="+- 0 4888 4865"/>
                                <a:gd name="T37" fmla="*/ T36 w 48"/>
                                <a:gd name="T38" fmla="+- 0 1758 1711"/>
                                <a:gd name="T39" fmla="*/ 1758 h 48"/>
                                <a:gd name="T40" fmla="+- 0 4875 4865"/>
                                <a:gd name="T41" fmla="*/ T40 w 48"/>
                                <a:gd name="T42" fmla="+- 0 1758 1711"/>
                                <a:gd name="T43" fmla="*/ 1758 h 48"/>
                                <a:gd name="T44" fmla="+- 0 4865 4865"/>
                                <a:gd name="T45" fmla="*/ T44 w 48"/>
                                <a:gd name="T46" fmla="+- 0 1748 1711"/>
                                <a:gd name="T47" fmla="*/ 1748 h 48"/>
                                <a:gd name="T48" fmla="+- 0 4865 4865"/>
                                <a:gd name="T49" fmla="*/ T48 w 48"/>
                                <a:gd name="T50" fmla="+- 0 1735 1711"/>
                                <a:gd name="T51" fmla="*/ 17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6" y="0"/>
                                  </a:lnTo>
                                  <a:lnTo>
                                    <a:pt x="47" y="10"/>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 name="docshape116"/>
                          <wps:cNvSpPr>
                            <a:spLocks/>
                          </wps:cNvSpPr>
                          <wps:spPr bwMode="auto">
                            <a:xfrm>
                              <a:off x="5161" y="1783"/>
                              <a:ext cx="48" cy="48"/>
                            </a:xfrm>
                            <a:custGeom>
                              <a:avLst/>
                              <a:gdLst>
                                <a:gd name="T0" fmla="+- 0 5198 5161"/>
                                <a:gd name="T1" fmla="*/ T0 w 48"/>
                                <a:gd name="T2" fmla="+- 0 1784 1784"/>
                                <a:gd name="T3" fmla="*/ 1784 h 48"/>
                                <a:gd name="T4" fmla="+- 0 5172 5161"/>
                                <a:gd name="T5" fmla="*/ T4 w 48"/>
                                <a:gd name="T6" fmla="+- 0 1784 1784"/>
                                <a:gd name="T7" fmla="*/ 1784 h 48"/>
                                <a:gd name="T8" fmla="+- 0 5161 5161"/>
                                <a:gd name="T9" fmla="*/ T8 w 48"/>
                                <a:gd name="T10" fmla="+- 0 1795 1784"/>
                                <a:gd name="T11" fmla="*/ 1795 h 48"/>
                                <a:gd name="T12" fmla="+- 0 5161 5161"/>
                                <a:gd name="T13" fmla="*/ T12 w 48"/>
                                <a:gd name="T14" fmla="+- 0 1808 1784"/>
                                <a:gd name="T15" fmla="*/ 1808 h 48"/>
                                <a:gd name="T16" fmla="+- 0 5161 5161"/>
                                <a:gd name="T17" fmla="*/ T16 w 48"/>
                                <a:gd name="T18" fmla="+- 0 1821 1784"/>
                                <a:gd name="T19" fmla="*/ 1821 h 48"/>
                                <a:gd name="T20" fmla="+- 0 5172 5161"/>
                                <a:gd name="T21" fmla="*/ T20 w 48"/>
                                <a:gd name="T22" fmla="+- 0 1831 1784"/>
                                <a:gd name="T23" fmla="*/ 1831 h 48"/>
                                <a:gd name="T24" fmla="+- 0 5198 5161"/>
                                <a:gd name="T25" fmla="*/ T24 w 48"/>
                                <a:gd name="T26" fmla="+- 0 1831 1784"/>
                                <a:gd name="T27" fmla="*/ 1831 h 48"/>
                                <a:gd name="T28" fmla="+- 0 5209 5161"/>
                                <a:gd name="T29" fmla="*/ T28 w 48"/>
                                <a:gd name="T30" fmla="+- 0 1821 1784"/>
                                <a:gd name="T31" fmla="*/ 1821 h 48"/>
                                <a:gd name="T32" fmla="+- 0 5209 5161"/>
                                <a:gd name="T33" fmla="*/ T32 w 48"/>
                                <a:gd name="T34" fmla="+- 0 1795 1784"/>
                                <a:gd name="T35" fmla="*/ 1795 h 48"/>
                                <a:gd name="T36" fmla="+- 0 5198 5161"/>
                                <a:gd name="T37" fmla="*/ T36 w 48"/>
                                <a:gd name="T38" fmla="+- 0 1784 1784"/>
                                <a:gd name="T39" fmla="*/ 17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 name="docshape117"/>
                          <wps:cNvSpPr>
                            <a:spLocks/>
                          </wps:cNvSpPr>
                          <wps:spPr bwMode="auto">
                            <a:xfrm>
                              <a:off x="5161" y="1783"/>
                              <a:ext cx="48" cy="48"/>
                            </a:xfrm>
                            <a:custGeom>
                              <a:avLst/>
                              <a:gdLst>
                                <a:gd name="T0" fmla="+- 0 5161 5161"/>
                                <a:gd name="T1" fmla="*/ T0 w 48"/>
                                <a:gd name="T2" fmla="+- 0 1808 1784"/>
                                <a:gd name="T3" fmla="*/ 1808 h 48"/>
                                <a:gd name="T4" fmla="+- 0 5161 5161"/>
                                <a:gd name="T5" fmla="*/ T4 w 48"/>
                                <a:gd name="T6" fmla="+- 0 1795 1784"/>
                                <a:gd name="T7" fmla="*/ 1795 h 48"/>
                                <a:gd name="T8" fmla="+- 0 5172 5161"/>
                                <a:gd name="T9" fmla="*/ T8 w 48"/>
                                <a:gd name="T10" fmla="+- 0 1784 1784"/>
                                <a:gd name="T11" fmla="*/ 1784 h 48"/>
                                <a:gd name="T12" fmla="+- 0 5185 5161"/>
                                <a:gd name="T13" fmla="*/ T12 w 48"/>
                                <a:gd name="T14" fmla="+- 0 1784 1784"/>
                                <a:gd name="T15" fmla="*/ 1784 h 48"/>
                                <a:gd name="T16" fmla="+- 0 5198 5161"/>
                                <a:gd name="T17" fmla="*/ T16 w 48"/>
                                <a:gd name="T18" fmla="+- 0 1784 1784"/>
                                <a:gd name="T19" fmla="*/ 1784 h 48"/>
                                <a:gd name="T20" fmla="+- 0 5209 5161"/>
                                <a:gd name="T21" fmla="*/ T20 w 48"/>
                                <a:gd name="T22" fmla="+- 0 1795 1784"/>
                                <a:gd name="T23" fmla="*/ 1795 h 48"/>
                                <a:gd name="T24" fmla="+- 0 5209 5161"/>
                                <a:gd name="T25" fmla="*/ T24 w 48"/>
                                <a:gd name="T26" fmla="+- 0 1808 1784"/>
                                <a:gd name="T27" fmla="*/ 1808 h 48"/>
                                <a:gd name="T28" fmla="+- 0 5209 5161"/>
                                <a:gd name="T29" fmla="*/ T28 w 48"/>
                                <a:gd name="T30" fmla="+- 0 1821 1784"/>
                                <a:gd name="T31" fmla="*/ 1821 h 48"/>
                                <a:gd name="T32" fmla="+- 0 5198 5161"/>
                                <a:gd name="T33" fmla="*/ T32 w 48"/>
                                <a:gd name="T34" fmla="+- 0 1831 1784"/>
                                <a:gd name="T35" fmla="*/ 1831 h 48"/>
                                <a:gd name="T36" fmla="+- 0 5185 5161"/>
                                <a:gd name="T37" fmla="*/ T36 w 48"/>
                                <a:gd name="T38" fmla="+- 0 1831 1784"/>
                                <a:gd name="T39" fmla="*/ 1831 h 48"/>
                                <a:gd name="T40" fmla="+- 0 5172 5161"/>
                                <a:gd name="T41" fmla="*/ T40 w 48"/>
                                <a:gd name="T42" fmla="+- 0 1831 1784"/>
                                <a:gd name="T43" fmla="*/ 1831 h 48"/>
                                <a:gd name="T44" fmla="+- 0 5161 5161"/>
                                <a:gd name="T45" fmla="*/ T44 w 48"/>
                                <a:gd name="T46" fmla="+- 0 1821 1784"/>
                                <a:gd name="T47" fmla="*/ 1821 h 48"/>
                                <a:gd name="T48" fmla="+- 0 5161 5161"/>
                                <a:gd name="T49" fmla="*/ T48 w 48"/>
                                <a:gd name="T50" fmla="+- 0 1808 1784"/>
                                <a:gd name="T51" fmla="*/ 18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 name="docshape118"/>
                          <wps:cNvSpPr>
                            <a:spLocks/>
                          </wps:cNvSpPr>
                          <wps:spPr bwMode="auto">
                            <a:xfrm>
                              <a:off x="3974" y="452"/>
                              <a:ext cx="48" cy="48"/>
                            </a:xfrm>
                            <a:custGeom>
                              <a:avLst/>
                              <a:gdLst>
                                <a:gd name="T0" fmla="+- 0 4012 3975"/>
                                <a:gd name="T1" fmla="*/ T0 w 48"/>
                                <a:gd name="T2" fmla="+- 0 453 453"/>
                                <a:gd name="T3" fmla="*/ 453 h 48"/>
                                <a:gd name="T4" fmla="+- 0 3985 3975"/>
                                <a:gd name="T5" fmla="*/ T4 w 48"/>
                                <a:gd name="T6" fmla="+- 0 453 453"/>
                                <a:gd name="T7" fmla="*/ 453 h 48"/>
                                <a:gd name="T8" fmla="+- 0 3975 3975"/>
                                <a:gd name="T9" fmla="*/ T8 w 48"/>
                                <a:gd name="T10" fmla="+- 0 463 453"/>
                                <a:gd name="T11" fmla="*/ 463 h 48"/>
                                <a:gd name="T12" fmla="+- 0 3975 3975"/>
                                <a:gd name="T13" fmla="*/ T12 w 48"/>
                                <a:gd name="T14" fmla="+- 0 477 453"/>
                                <a:gd name="T15" fmla="*/ 477 h 48"/>
                                <a:gd name="T16" fmla="+- 0 3975 3975"/>
                                <a:gd name="T17" fmla="*/ T16 w 48"/>
                                <a:gd name="T18" fmla="+- 0 490 453"/>
                                <a:gd name="T19" fmla="*/ 490 h 48"/>
                                <a:gd name="T20" fmla="+- 0 3985 3975"/>
                                <a:gd name="T21" fmla="*/ T20 w 48"/>
                                <a:gd name="T22" fmla="+- 0 500 453"/>
                                <a:gd name="T23" fmla="*/ 500 h 48"/>
                                <a:gd name="T24" fmla="+- 0 4012 3975"/>
                                <a:gd name="T25" fmla="*/ T24 w 48"/>
                                <a:gd name="T26" fmla="+- 0 500 453"/>
                                <a:gd name="T27" fmla="*/ 500 h 48"/>
                                <a:gd name="T28" fmla="+- 0 4022 3975"/>
                                <a:gd name="T29" fmla="*/ T28 w 48"/>
                                <a:gd name="T30" fmla="+- 0 490 453"/>
                                <a:gd name="T31" fmla="*/ 490 h 48"/>
                                <a:gd name="T32" fmla="+- 0 4022 3975"/>
                                <a:gd name="T33" fmla="*/ T32 w 48"/>
                                <a:gd name="T34" fmla="+- 0 463 453"/>
                                <a:gd name="T35" fmla="*/ 463 h 48"/>
                                <a:gd name="T36" fmla="+- 0 4012 3975"/>
                                <a:gd name="T37" fmla="*/ T36 w 48"/>
                                <a:gd name="T38" fmla="+- 0 453 453"/>
                                <a:gd name="T39" fmla="*/ 45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9" name="docshape119"/>
                          <wps:cNvSpPr>
                            <a:spLocks/>
                          </wps:cNvSpPr>
                          <wps:spPr bwMode="auto">
                            <a:xfrm>
                              <a:off x="3974" y="452"/>
                              <a:ext cx="48" cy="48"/>
                            </a:xfrm>
                            <a:custGeom>
                              <a:avLst/>
                              <a:gdLst>
                                <a:gd name="T0" fmla="+- 0 3975 3975"/>
                                <a:gd name="T1" fmla="*/ T0 w 48"/>
                                <a:gd name="T2" fmla="+- 0 477 453"/>
                                <a:gd name="T3" fmla="*/ 477 h 48"/>
                                <a:gd name="T4" fmla="+- 0 3975 3975"/>
                                <a:gd name="T5" fmla="*/ T4 w 48"/>
                                <a:gd name="T6" fmla="+- 0 463 453"/>
                                <a:gd name="T7" fmla="*/ 463 h 48"/>
                                <a:gd name="T8" fmla="+- 0 3985 3975"/>
                                <a:gd name="T9" fmla="*/ T8 w 48"/>
                                <a:gd name="T10" fmla="+- 0 453 453"/>
                                <a:gd name="T11" fmla="*/ 453 h 48"/>
                                <a:gd name="T12" fmla="+- 0 3998 3975"/>
                                <a:gd name="T13" fmla="*/ T12 w 48"/>
                                <a:gd name="T14" fmla="+- 0 453 453"/>
                                <a:gd name="T15" fmla="*/ 453 h 48"/>
                                <a:gd name="T16" fmla="+- 0 4012 3975"/>
                                <a:gd name="T17" fmla="*/ T16 w 48"/>
                                <a:gd name="T18" fmla="+- 0 453 453"/>
                                <a:gd name="T19" fmla="*/ 453 h 48"/>
                                <a:gd name="T20" fmla="+- 0 4022 3975"/>
                                <a:gd name="T21" fmla="*/ T20 w 48"/>
                                <a:gd name="T22" fmla="+- 0 463 453"/>
                                <a:gd name="T23" fmla="*/ 463 h 48"/>
                                <a:gd name="T24" fmla="+- 0 4022 3975"/>
                                <a:gd name="T25" fmla="*/ T24 w 48"/>
                                <a:gd name="T26" fmla="+- 0 477 453"/>
                                <a:gd name="T27" fmla="*/ 477 h 48"/>
                                <a:gd name="T28" fmla="+- 0 4022 3975"/>
                                <a:gd name="T29" fmla="*/ T28 w 48"/>
                                <a:gd name="T30" fmla="+- 0 490 453"/>
                                <a:gd name="T31" fmla="*/ 490 h 48"/>
                                <a:gd name="T32" fmla="+- 0 4012 3975"/>
                                <a:gd name="T33" fmla="*/ T32 w 48"/>
                                <a:gd name="T34" fmla="+- 0 500 453"/>
                                <a:gd name="T35" fmla="*/ 500 h 48"/>
                                <a:gd name="T36" fmla="+- 0 3998 3975"/>
                                <a:gd name="T37" fmla="*/ T36 w 48"/>
                                <a:gd name="T38" fmla="+- 0 500 453"/>
                                <a:gd name="T39" fmla="*/ 500 h 48"/>
                                <a:gd name="T40" fmla="+- 0 3985 3975"/>
                                <a:gd name="T41" fmla="*/ T40 w 48"/>
                                <a:gd name="T42" fmla="+- 0 500 453"/>
                                <a:gd name="T43" fmla="*/ 500 h 48"/>
                                <a:gd name="T44" fmla="+- 0 3975 3975"/>
                                <a:gd name="T45" fmla="*/ T44 w 48"/>
                                <a:gd name="T46" fmla="+- 0 490 453"/>
                                <a:gd name="T47" fmla="*/ 490 h 48"/>
                                <a:gd name="T48" fmla="+- 0 3975 3975"/>
                                <a:gd name="T49" fmla="*/ T48 w 48"/>
                                <a:gd name="T50" fmla="+- 0 477 453"/>
                                <a:gd name="T51" fmla="*/ 47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3" y="0"/>
                                  </a:lnTo>
                                  <a:lnTo>
                                    <a:pt x="37" y="0"/>
                                  </a:lnTo>
                                  <a:lnTo>
                                    <a:pt x="47" y="10"/>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docshape120"/>
                          <wps:cNvSpPr>
                            <a:spLocks/>
                          </wps:cNvSpPr>
                          <wps:spPr bwMode="auto">
                            <a:xfrm>
                              <a:off x="4271" y="1211"/>
                              <a:ext cx="48" cy="48"/>
                            </a:xfrm>
                            <a:custGeom>
                              <a:avLst/>
                              <a:gdLst>
                                <a:gd name="T0" fmla="+- 0 4308 4271"/>
                                <a:gd name="T1" fmla="*/ T0 w 48"/>
                                <a:gd name="T2" fmla="+- 0 1211 1211"/>
                                <a:gd name="T3" fmla="*/ 1211 h 48"/>
                                <a:gd name="T4" fmla="+- 0 4282 4271"/>
                                <a:gd name="T5" fmla="*/ T4 w 48"/>
                                <a:gd name="T6" fmla="+- 0 1211 1211"/>
                                <a:gd name="T7" fmla="*/ 1211 h 48"/>
                                <a:gd name="T8" fmla="+- 0 4271 4271"/>
                                <a:gd name="T9" fmla="*/ T8 w 48"/>
                                <a:gd name="T10" fmla="+- 0 1222 1211"/>
                                <a:gd name="T11" fmla="*/ 1222 h 48"/>
                                <a:gd name="T12" fmla="+- 0 4271 4271"/>
                                <a:gd name="T13" fmla="*/ T12 w 48"/>
                                <a:gd name="T14" fmla="+- 0 1235 1211"/>
                                <a:gd name="T15" fmla="*/ 1235 h 48"/>
                                <a:gd name="T16" fmla="+- 0 4271 4271"/>
                                <a:gd name="T17" fmla="*/ T16 w 48"/>
                                <a:gd name="T18" fmla="+- 0 1248 1211"/>
                                <a:gd name="T19" fmla="*/ 1248 h 48"/>
                                <a:gd name="T20" fmla="+- 0 4282 4271"/>
                                <a:gd name="T21" fmla="*/ T20 w 48"/>
                                <a:gd name="T22" fmla="+- 0 1259 1211"/>
                                <a:gd name="T23" fmla="*/ 1259 h 48"/>
                                <a:gd name="T24" fmla="+- 0 4308 4271"/>
                                <a:gd name="T25" fmla="*/ T24 w 48"/>
                                <a:gd name="T26" fmla="+- 0 1259 1211"/>
                                <a:gd name="T27" fmla="*/ 1259 h 48"/>
                                <a:gd name="T28" fmla="+- 0 4319 4271"/>
                                <a:gd name="T29" fmla="*/ T28 w 48"/>
                                <a:gd name="T30" fmla="+- 0 1248 1211"/>
                                <a:gd name="T31" fmla="*/ 1248 h 48"/>
                                <a:gd name="T32" fmla="+- 0 4319 4271"/>
                                <a:gd name="T33" fmla="*/ T32 w 48"/>
                                <a:gd name="T34" fmla="+- 0 1222 1211"/>
                                <a:gd name="T35" fmla="*/ 1222 h 48"/>
                                <a:gd name="T36" fmla="+- 0 4308 4271"/>
                                <a:gd name="T37" fmla="*/ T36 w 48"/>
                                <a:gd name="T38" fmla="+- 0 1211 1211"/>
                                <a:gd name="T39" fmla="*/ 121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1" name="docshape121"/>
                          <wps:cNvSpPr>
                            <a:spLocks/>
                          </wps:cNvSpPr>
                          <wps:spPr bwMode="auto">
                            <a:xfrm>
                              <a:off x="4271" y="1211"/>
                              <a:ext cx="48" cy="48"/>
                            </a:xfrm>
                            <a:custGeom>
                              <a:avLst/>
                              <a:gdLst>
                                <a:gd name="T0" fmla="+- 0 4271 4271"/>
                                <a:gd name="T1" fmla="*/ T0 w 48"/>
                                <a:gd name="T2" fmla="+- 0 1235 1211"/>
                                <a:gd name="T3" fmla="*/ 1235 h 48"/>
                                <a:gd name="T4" fmla="+- 0 4271 4271"/>
                                <a:gd name="T5" fmla="*/ T4 w 48"/>
                                <a:gd name="T6" fmla="+- 0 1222 1211"/>
                                <a:gd name="T7" fmla="*/ 1222 h 48"/>
                                <a:gd name="T8" fmla="+- 0 4282 4271"/>
                                <a:gd name="T9" fmla="*/ T8 w 48"/>
                                <a:gd name="T10" fmla="+- 0 1211 1211"/>
                                <a:gd name="T11" fmla="*/ 1211 h 48"/>
                                <a:gd name="T12" fmla="+- 0 4295 4271"/>
                                <a:gd name="T13" fmla="*/ T12 w 48"/>
                                <a:gd name="T14" fmla="+- 0 1211 1211"/>
                                <a:gd name="T15" fmla="*/ 1211 h 48"/>
                                <a:gd name="T16" fmla="+- 0 4308 4271"/>
                                <a:gd name="T17" fmla="*/ T16 w 48"/>
                                <a:gd name="T18" fmla="+- 0 1211 1211"/>
                                <a:gd name="T19" fmla="*/ 1211 h 48"/>
                                <a:gd name="T20" fmla="+- 0 4319 4271"/>
                                <a:gd name="T21" fmla="*/ T20 w 48"/>
                                <a:gd name="T22" fmla="+- 0 1222 1211"/>
                                <a:gd name="T23" fmla="*/ 1222 h 48"/>
                                <a:gd name="T24" fmla="+- 0 4319 4271"/>
                                <a:gd name="T25" fmla="*/ T24 w 48"/>
                                <a:gd name="T26" fmla="+- 0 1235 1211"/>
                                <a:gd name="T27" fmla="*/ 1235 h 48"/>
                                <a:gd name="T28" fmla="+- 0 4319 4271"/>
                                <a:gd name="T29" fmla="*/ T28 w 48"/>
                                <a:gd name="T30" fmla="+- 0 1248 1211"/>
                                <a:gd name="T31" fmla="*/ 1248 h 48"/>
                                <a:gd name="T32" fmla="+- 0 4308 4271"/>
                                <a:gd name="T33" fmla="*/ T32 w 48"/>
                                <a:gd name="T34" fmla="+- 0 1259 1211"/>
                                <a:gd name="T35" fmla="*/ 1259 h 48"/>
                                <a:gd name="T36" fmla="+- 0 4295 4271"/>
                                <a:gd name="T37" fmla="*/ T36 w 48"/>
                                <a:gd name="T38" fmla="+- 0 1259 1211"/>
                                <a:gd name="T39" fmla="*/ 1259 h 48"/>
                                <a:gd name="T40" fmla="+- 0 4282 4271"/>
                                <a:gd name="T41" fmla="*/ T40 w 48"/>
                                <a:gd name="T42" fmla="+- 0 1259 1211"/>
                                <a:gd name="T43" fmla="*/ 1259 h 48"/>
                                <a:gd name="T44" fmla="+- 0 4271 4271"/>
                                <a:gd name="T45" fmla="*/ T44 w 48"/>
                                <a:gd name="T46" fmla="+- 0 1248 1211"/>
                                <a:gd name="T47" fmla="*/ 1248 h 48"/>
                                <a:gd name="T48" fmla="+- 0 4271 4271"/>
                                <a:gd name="T49" fmla="*/ T48 w 48"/>
                                <a:gd name="T50" fmla="+- 0 1235 1211"/>
                                <a:gd name="T51" fmla="*/ 123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docshape122"/>
                          <wps:cNvSpPr>
                            <a:spLocks/>
                          </wps:cNvSpPr>
                          <wps:spPr bwMode="auto">
                            <a:xfrm>
                              <a:off x="4567" y="1707"/>
                              <a:ext cx="48" cy="48"/>
                            </a:xfrm>
                            <a:custGeom>
                              <a:avLst/>
                              <a:gdLst>
                                <a:gd name="T0" fmla="+- 0 4605 4568"/>
                                <a:gd name="T1" fmla="*/ T0 w 48"/>
                                <a:gd name="T2" fmla="+- 0 1708 1708"/>
                                <a:gd name="T3" fmla="*/ 1708 h 48"/>
                                <a:gd name="T4" fmla="+- 0 4579 4568"/>
                                <a:gd name="T5" fmla="*/ T4 w 48"/>
                                <a:gd name="T6" fmla="+- 0 1708 1708"/>
                                <a:gd name="T7" fmla="*/ 1708 h 48"/>
                                <a:gd name="T8" fmla="+- 0 4568 4568"/>
                                <a:gd name="T9" fmla="*/ T8 w 48"/>
                                <a:gd name="T10" fmla="+- 0 1719 1708"/>
                                <a:gd name="T11" fmla="*/ 1719 h 48"/>
                                <a:gd name="T12" fmla="+- 0 4568 4568"/>
                                <a:gd name="T13" fmla="*/ T12 w 48"/>
                                <a:gd name="T14" fmla="+- 0 1732 1708"/>
                                <a:gd name="T15" fmla="*/ 1732 h 48"/>
                                <a:gd name="T16" fmla="+- 0 4568 4568"/>
                                <a:gd name="T17" fmla="*/ T16 w 48"/>
                                <a:gd name="T18" fmla="+- 0 1745 1708"/>
                                <a:gd name="T19" fmla="*/ 1745 h 48"/>
                                <a:gd name="T20" fmla="+- 0 4579 4568"/>
                                <a:gd name="T21" fmla="*/ T20 w 48"/>
                                <a:gd name="T22" fmla="+- 0 1755 1708"/>
                                <a:gd name="T23" fmla="*/ 1755 h 48"/>
                                <a:gd name="T24" fmla="+- 0 4605 4568"/>
                                <a:gd name="T25" fmla="*/ T24 w 48"/>
                                <a:gd name="T26" fmla="+- 0 1755 1708"/>
                                <a:gd name="T27" fmla="*/ 1755 h 48"/>
                                <a:gd name="T28" fmla="+- 0 4615 4568"/>
                                <a:gd name="T29" fmla="*/ T28 w 48"/>
                                <a:gd name="T30" fmla="+- 0 1745 1708"/>
                                <a:gd name="T31" fmla="*/ 1745 h 48"/>
                                <a:gd name="T32" fmla="+- 0 4615 4568"/>
                                <a:gd name="T33" fmla="*/ T32 w 48"/>
                                <a:gd name="T34" fmla="+- 0 1719 1708"/>
                                <a:gd name="T35" fmla="*/ 1719 h 48"/>
                                <a:gd name="T36" fmla="+- 0 4605 4568"/>
                                <a:gd name="T37" fmla="*/ T36 w 48"/>
                                <a:gd name="T38" fmla="+- 0 1708 1708"/>
                                <a:gd name="T39" fmla="*/ 17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 name="docshape123"/>
                          <wps:cNvSpPr>
                            <a:spLocks/>
                          </wps:cNvSpPr>
                          <wps:spPr bwMode="auto">
                            <a:xfrm>
                              <a:off x="4567" y="1707"/>
                              <a:ext cx="48" cy="48"/>
                            </a:xfrm>
                            <a:custGeom>
                              <a:avLst/>
                              <a:gdLst>
                                <a:gd name="T0" fmla="+- 0 4568 4568"/>
                                <a:gd name="T1" fmla="*/ T0 w 48"/>
                                <a:gd name="T2" fmla="+- 0 1732 1708"/>
                                <a:gd name="T3" fmla="*/ 1732 h 48"/>
                                <a:gd name="T4" fmla="+- 0 4568 4568"/>
                                <a:gd name="T5" fmla="*/ T4 w 48"/>
                                <a:gd name="T6" fmla="+- 0 1719 1708"/>
                                <a:gd name="T7" fmla="*/ 1719 h 48"/>
                                <a:gd name="T8" fmla="+- 0 4579 4568"/>
                                <a:gd name="T9" fmla="*/ T8 w 48"/>
                                <a:gd name="T10" fmla="+- 0 1708 1708"/>
                                <a:gd name="T11" fmla="*/ 1708 h 48"/>
                                <a:gd name="T12" fmla="+- 0 4592 4568"/>
                                <a:gd name="T13" fmla="*/ T12 w 48"/>
                                <a:gd name="T14" fmla="+- 0 1708 1708"/>
                                <a:gd name="T15" fmla="*/ 1708 h 48"/>
                                <a:gd name="T16" fmla="+- 0 4605 4568"/>
                                <a:gd name="T17" fmla="*/ T16 w 48"/>
                                <a:gd name="T18" fmla="+- 0 1708 1708"/>
                                <a:gd name="T19" fmla="*/ 1708 h 48"/>
                                <a:gd name="T20" fmla="+- 0 4615 4568"/>
                                <a:gd name="T21" fmla="*/ T20 w 48"/>
                                <a:gd name="T22" fmla="+- 0 1719 1708"/>
                                <a:gd name="T23" fmla="*/ 1719 h 48"/>
                                <a:gd name="T24" fmla="+- 0 4615 4568"/>
                                <a:gd name="T25" fmla="*/ T24 w 48"/>
                                <a:gd name="T26" fmla="+- 0 1732 1708"/>
                                <a:gd name="T27" fmla="*/ 1732 h 48"/>
                                <a:gd name="T28" fmla="+- 0 4615 4568"/>
                                <a:gd name="T29" fmla="*/ T28 w 48"/>
                                <a:gd name="T30" fmla="+- 0 1745 1708"/>
                                <a:gd name="T31" fmla="*/ 1745 h 48"/>
                                <a:gd name="T32" fmla="+- 0 4605 4568"/>
                                <a:gd name="T33" fmla="*/ T32 w 48"/>
                                <a:gd name="T34" fmla="+- 0 1755 1708"/>
                                <a:gd name="T35" fmla="*/ 1755 h 48"/>
                                <a:gd name="T36" fmla="+- 0 4592 4568"/>
                                <a:gd name="T37" fmla="*/ T36 w 48"/>
                                <a:gd name="T38" fmla="+- 0 1755 1708"/>
                                <a:gd name="T39" fmla="*/ 1755 h 48"/>
                                <a:gd name="T40" fmla="+- 0 4579 4568"/>
                                <a:gd name="T41" fmla="*/ T40 w 48"/>
                                <a:gd name="T42" fmla="+- 0 1755 1708"/>
                                <a:gd name="T43" fmla="*/ 1755 h 48"/>
                                <a:gd name="T44" fmla="+- 0 4568 4568"/>
                                <a:gd name="T45" fmla="*/ T44 w 48"/>
                                <a:gd name="T46" fmla="+- 0 1745 1708"/>
                                <a:gd name="T47" fmla="*/ 1745 h 48"/>
                                <a:gd name="T48" fmla="+- 0 4568 4568"/>
                                <a:gd name="T49" fmla="*/ T48 w 48"/>
                                <a:gd name="T50" fmla="+- 0 1732 1708"/>
                                <a:gd name="T51" fmla="*/ 173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4" name="docshape124"/>
                          <wps:cNvSpPr>
                            <a:spLocks/>
                          </wps:cNvSpPr>
                          <wps:spPr bwMode="auto">
                            <a:xfrm>
                              <a:off x="4864" y="1771"/>
                              <a:ext cx="48" cy="48"/>
                            </a:xfrm>
                            <a:custGeom>
                              <a:avLst/>
                              <a:gdLst>
                                <a:gd name="T0" fmla="+- 0 4901 4865"/>
                                <a:gd name="T1" fmla="*/ T0 w 48"/>
                                <a:gd name="T2" fmla="+- 0 1771 1771"/>
                                <a:gd name="T3" fmla="*/ 1771 h 48"/>
                                <a:gd name="T4" fmla="+- 0 4875 4865"/>
                                <a:gd name="T5" fmla="*/ T4 w 48"/>
                                <a:gd name="T6" fmla="+- 0 1771 1771"/>
                                <a:gd name="T7" fmla="*/ 1771 h 48"/>
                                <a:gd name="T8" fmla="+- 0 4865 4865"/>
                                <a:gd name="T9" fmla="*/ T8 w 48"/>
                                <a:gd name="T10" fmla="+- 0 1782 1771"/>
                                <a:gd name="T11" fmla="*/ 1782 h 48"/>
                                <a:gd name="T12" fmla="+- 0 4865 4865"/>
                                <a:gd name="T13" fmla="*/ T12 w 48"/>
                                <a:gd name="T14" fmla="+- 0 1795 1771"/>
                                <a:gd name="T15" fmla="*/ 1795 h 48"/>
                                <a:gd name="T16" fmla="+- 0 4865 4865"/>
                                <a:gd name="T17" fmla="*/ T16 w 48"/>
                                <a:gd name="T18" fmla="+- 0 1808 1771"/>
                                <a:gd name="T19" fmla="*/ 1808 h 48"/>
                                <a:gd name="T20" fmla="+- 0 4875 4865"/>
                                <a:gd name="T21" fmla="*/ T20 w 48"/>
                                <a:gd name="T22" fmla="+- 0 1819 1771"/>
                                <a:gd name="T23" fmla="*/ 1819 h 48"/>
                                <a:gd name="T24" fmla="+- 0 4901 4865"/>
                                <a:gd name="T25" fmla="*/ T24 w 48"/>
                                <a:gd name="T26" fmla="+- 0 1819 1771"/>
                                <a:gd name="T27" fmla="*/ 1819 h 48"/>
                                <a:gd name="T28" fmla="+- 0 4912 4865"/>
                                <a:gd name="T29" fmla="*/ T28 w 48"/>
                                <a:gd name="T30" fmla="+- 0 1808 1771"/>
                                <a:gd name="T31" fmla="*/ 1808 h 48"/>
                                <a:gd name="T32" fmla="+- 0 4912 4865"/>
                                <a:gd name="T33" fmla="*/ T32 w 48"/>
                                <a:gd name="T34" fmla="+- 0 1782 1771"/>
                                <a:gd name="T35" fmla="*/ 1782 h 48"/>
                                <a:gd name="T36" fmla="+- 0 4901 4865"/>
                                <a:gd name="T37" fmla="*/ T36 w 48"/>
                                <a:gd name="T38" fmla="+- 0 1771 1771"/>
                                <a:gd name="T39" fmla="*/ 177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5" name="docshape125"/>
                          <wps:cNvSpPr>
                            <a:spLocks/>
                          </wps:cNvSpPr>
                          <wps:spPr bwMode="auto">
                            <a:xfrm>
                              <a:off x="4864" y="1771"/>
                              <a:ext cx="48" cy="48"/>
                            </a:xfrm>
                            <a:custGeom>
                              <a:avLst/>
                              <a:gdLst>
                                <a:gd name="T0" fmla="+- 0 4865 4865"/>
                                <a:gd name="T1" fmla="*/ T0 w 48"/>
                                <a:gd name="T2" fmla="+- 0 1795 1771"/>
                                <a:gd name="T3" fmla="*/ 1795 h 48"/>
                                <a:gd name="T4" fmla="+- 0 4865 4865"/>
                                <a:gd name="T5" fmla="*/ T4 w 48"/>
                                <a:gd name="T6" fmla="+- 0 1782 1771"/>
                                <a:gd name="T7" fmla="*/ 1782 h 48"/>
                                <a:gd name="T8" fmla="+- 0 4875 4865"/>
                                <a:gd name="T9" fmla="*/ T8 w 48"/>
                                <a:gd name="T10" fmla="+- 0 1771 1771"/>
                                <a:gd name="T11" fmla="*/ 1771 h 48"/>
                                <a:gd name="T12" fmla="+- 0 4888 4865"/>
                                <a:gd name="T13" fmla="*/ T12 w 48"/>
                                <a:gd name="T14" fmla="+- 0 1771 1771"/>
                                <a:gd name="T15" fmla="*/ 1771 h 48"/>
                                <a:gd name="T16" fmla="+- 0 4901 4865"/>
                                <a:gd name="T17" fmla="*/ T16 w 48"/>
                                <a:gd name="T18" fmla="+- 0 1771 1771"/>
                                <a:gd name="T19" fmla="*/ 1771 h 48"/>
                                <a:gd name="T20" fmla="+- 0 4912 4865"/>
                                <a:gd name="T21" fmla="*/ T20 w 48"/>
                                <a:gd name="T22" fmla="+- 0 1782 1771"/>
                                <a:gd name="T23" fmla="*/ 1782 h 48"/>
                                <a:gd name="T24" fmla="+- 0 4912 4865"/>
                                <a:gd name="T25" fmla="*/ T24 w 48"/>
                                <a:gd name="T26" fmla="+- 0 1795 1771"/>
                                <a:gd name="T27" fmla="*/ 1795 h 48"/>
                                <a:gd name="T28" fmla="+- 0 4912 4865"/>
                                <a:gd name="T29" fmla="*/ T28 w 48"/>
                                <a:gd name="T30" fmla="+- 0 1808 1771"/>
                                <a:gd name="T31" fmla="*/ 1808 h 48"/>
                                <a:gd name="T32" fmla="+- 0 4901 4865"/>
                                <a:gd name="T33" fmla="*/ T32 w 48"/>
                                <a:gd name="T34" fmla="+- 0 1819 1771"/>
                                <a:gd name="T35" fmla="*/ 1819 h 48"/>
                                <a:gd name="T36" fmla="+- 0 4888 4865"/>
                                <a:gd name="T37" fmla="*/ T36 w 48"/>
                                <a:gd name="T38" fmla="+- 0 1819 1771"/>
                                <a:gd name="T39" fmla="*/ 1819 h 48"/>
                                <a:gd name="T40" fmla="+- 0 4875 4865"/>
                                <a:gd name="T41" fmla="*/ T40 w 48"/>
                                <a:gd name="T42" fmla="+- 0 1819 1771"/>
                                <a:gd name="T43" fmla="*/ 1819 h 48"/>
                                <a:gd name="T44" fmla="+- 0 4865 4865"/>
                                <a:gd name="T45" fmla="*/ T44 w 48"/>
                                <a:gd name="T46" fmla="+- 0 1808 1771"/>
                                <a:gd name="T47" fmla="*/ 1808 h 48"/>
                                <a:gd name="T48" fmla="+- 0 4865 4865"/>
                                <a:gd name="T49" fmla="*/ T48 w 48"/>
                                <a:gd name="T50" fmla="+- 0 1795 1771"/>
                                <a:gd name="T51" fmla="*/ 17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6" name="docshape126"/>
                          <wps:cNvSpPr>
                            <a:spLocks/>
                          </wps:cNvSpPr>
                          <wps:spPr bwMode="auto">
                            <a:xfrm>
                              <a:off x="5161" y="1785"/>
                              <a:ext cx="48" cy="48"/>
                            </a:xfrm>
                            <a:custGeom>
                              <a:avLst/>
                              <a:gdLst>
                                <a:gd name="T0" fmla="+- 0 5198 5161"/>
                                <a:gd name="T1" fmla="*/ T0 w 48"/>
                                <a:gd name="T2" fmla="+- 0 1785 1785"/>
                                <a:gd name="T3" fmla="*/ 1785 h 48"/>
                                <a:gd name="T4" fmla="+- 0 5172 5161"/>
                                <a:gd name="T5" fmla="*/ T4 w 48"/>
                                <a:gd name="T6" fmla="+- 0 1785 1785"/>
                                <a:gd name="T7" fmla="*/ 1785 h 48"/>
                                <a:gd name="T8" fmla="+- 0 5161 5161"/>
                                <a:gd name="T9" fmla="*/ T8 w 48"/>
                                <a:gd name="T10" fmla="+- 0 1796 1785"/>
                                <a:gd name="T11" fmla="*/ 1796 h 48"/>
                                <a:gd name="T12" fmla="+- 0 5161 5161"/>
                                <a:gd name="T13" fmla="*/ T12 w 48"/>
                                <a:gd name="T14" fmla="+- 0 1809 1785"/>
                                <a:gd name="T15" fmla="*/ 1809 h 48"/>
                                <a:gd name="T16" fmla="+- 0 5161 5161"/>
                                <a:gd name="T17" fmla="*/ T16 w 48"/>
                                <a:gd name="T18" fmla="+- 0 1822 1785"/>
                                <a:gd name="T19" fmla="*/ 1822 h 48"/>
                                <a:gd name="T20" fmla="+- 0 5172 5161"/>
                                <a:gd name="T21" fmla="*/ T20 w 48"/>
                                <a:gd name="T22" fmla="+- 0 1832 1785"/>
                                <a:gd name="T23" fmla="*/ 1832 h 48"/>
                                <a:gd name="T24" fmla="+- 0 5198 5161"/>
                                <a:gd name="T25" fmla="*/ T24 w 48"/>
                                <a:gd name="T26" fmla="+- 0 1832 1785"/>
                                <a:gd name="T27" fmla="*/ 1832 h 48"/>
                                <a:gd name="T28" fmla="+- 0 5209 5161"/>
                                <a:gd name="T29" fmla="*/ T28 w 48"/>
                                <a:gd name="T30" fmla="+- 0 1822 1785"/>
                                <a:gd name="T31" fmla="*/ 1822 h 48"/>
                                <a:gd name="T32" fmla="+- 0 5209 5161"/>
                                <a:gd name="T33" fmla="*/ T32 w 48"/>
                                <a:gd name="T34" fmla="+- 0 1796 1785"/>
                                <a:gd name="T35" fmla="*/ 1796 h 48"/>
                                <a:gd name="T36" fmla="+- 0 5198 5161"/>
                                <a:gd name="T37" fmla="*/ T36 w 48"/>
                                <a:gd name="T38" fmla="+- 0 1785 1785"/>
                                <a:gd name="T39" fmla="*/ 17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7" name="docshape127"/>
                          <wps:cNvSpPr>
                            <a:spLocks/>
                          </wps:cNvSpPr>
                          <wps:spPr bwMode="auto">
                            <a:xfrm>
                              <a:off x="5161" y="1785"/>
                              <a:ext cx="48" cy="48"/>
                            </a:xfrm>
                            <a:custGeom>
                              <a:avLst/>
                              <a:gdLst>
                                <a:gd name="T0" fmla="+- 0 5161 5161"/>
                                <a:gd name="T1" fmla="*/ T0 w 48"/>
                                <a:gd name="T2" fmla="+- 0 1809 1785"/>
                                <a:gd name="T3" fmla="*/ 1809 h 48"/>
                                <a:gd name="T4" fmla="+- 0 5161 5161"/>
                                <a:gd name="T5" fmla="*/ T4 w 48"/>
                                <a:gd name="T6" fmla="+- 0 1796 1785"/>
                                <a:gd name="T7" fmla="*/ 1796 h 48"/>
                                <a:gd name="T8" fmla="+- 0 5172 5161"/>
                                <a:gd name="T9" fmla="*/ T8 w 48"/>
                                <a:gd name="T10" fmla="+- 0 1785 1785"/>
                                <a:gd name="T11" fmla="*/ 1785 h 48"/>
                                <a:gd name="T12" fmla="+- 0 5185 5161"/>
                                <a:gd name="T13" fmla="*/ T12 w 48"/>
                                <a:gd name="T14" fmla="+- 0 1785 1785"/>
                                <a:gd name="T15" fmla="*/ 1785 h 48"/>
                                <a:gd name="T16" fmla="+- 0 5198 5161"/>
                                <a:gd name="T17" fmla="*/ T16 w 48"/>
                                <a:gd name="T18" fmla="+- 0 1785 1785"/>
                                <a:gd name="T19" fmla="*/ 1785 h 48"/>
                                <a:gd name="T20" fmla="+- 0 5209 5161"/>
                                <a:gd name="T21" fmla="*/ T20 w 48"/>
                                <a:gd name="T22" fmla="+- 0 1796 1785"/>
                                <a:gd name="T23" fmla="*/ 1796 h 48"/>
                                <a:gd name="T24" fmla="+- 0 5209 5161"/>
                                <a:gd name="T25" fmla="*/ T24 w 48"/>
                                <a:gd name="T26" fmla="+- 0 1809 1785"/>
                                <a:gd name="T27" fmla="*/ 1809 h 48"/>
                                <a:gd name="T28" fmla="+- 0 5209 5161"/>
                                <a:gd name="T29" fmla="*/ T28 w 48"/>
                                <a:gd name="T30" fmla="+- 0 1822 1785"/>
                                <a:gd name="T31" fmla="*/ 1822 h 48"/>
                                <a:gd name="T32" fmla="+- 0 5198 5161"/>
                                <a:gd name="T33" fmla="*/ T32 w 48"/>
                                <a:gd name="T34" fmla="+- 0 1832 1785"/>
                                <a:gd name="T35" fmla="*/ 1832 h 48"/>
                                <a:gd name="T36" fmla="+- 0 5185 5161"/>
                                <a:gd name="T37" fmla="*/ T36 w 48"/>
                                <a:gd name="T38" fmla="+- 0 1832 1785"/>
                                <a:gd name="T39" fmla="*/ 1832 h 48"/>
                                <a:gd name="T40" fmla="+- 0 5172 5161"/>
                                <a:gd name="T41" fmla="*/ T40 w 48"/>
                                <a:gd name="T42" fmla="+- 0 1832 1785"/>
                                <a:gd name="T43" fmla="*/ 1832 h 48"/>
                                <a:gd name="T44" fmla="+- 0 5161 5161"/>
                                <a:gd name="T45" fmla="*/ T44 w 48"/>
                                <a:gd name="T46" fmla="+- 0 1822 1785"/>
                                <a:gd name="T47" fmla="*/ 1822 h 48"/>
                                <a:gd name="T48" fmla="+- 0 5161 5161"/>
                                <a:gd name="T49" fmla="*/ T48 w 48"/>
                                <a:gd name="T50" fmla="+- 0 1809 1785"/>
                                <a:gd name="T51" fmla="*/ 18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docshape128"/>
                          <wps:cNvSpPr>
                            <a:spLocks/>
                          </wps:cNvSpPr>
                          <wps:spPr bwMode="auto">
                            <a:xfrm>
                              <a:off x="3961" y="208"/>
                              <a:ext cx="1261" cy="1602"/>
                            </a:xfrm>
                            <a:custGeom>
                              <a:avLst/>
                              <a:gdLst>
                                <a:gd name="T0" fmla="+- 0 3961 3961"/>
                                <a:gd name="T1" fmla="*/ T0 w 1261"/>
                                <a:gd name="T2" fmla="+- 0 208 208"/>
                                <a:gd name="T3" fmla="*/ 208 h 1602"/>
                                <a:gd name="T4" fmla="+- 0 4036 3961"/>
                                <a:gd name="T5" fmla="*/ T4 w 1261"/>
                                <a:gd name="T6" fmla="+- 0 208 208"/>
                                <a:gd name="T7" fmla="*/ 208 h 1602"/>
                                <a:gd name="T8" fmla="+- 0 3998 3961"/>
                                <a:gd name="T9" fmla="*/ T8 w 1261"/>
                                <a:gd name="T10" fmla="+- 0 208 208"/>
                                <a:gd name="T11" fmla="*/ 208 h 1602"/>
                                <a:gd name="T12" fmla="+- 0 3998 3961"/>
                                <a:gd name="T13" fmla="*/ T12 w 1261"/>
                                <a:gd name="T14" fmla="+- 0 261 208"/>
                                <a:gd name="T15" fmla="*/ 261 h 1602"/>
                                <a:gd name="T16" fmla="+- 0 3961 3961"/>
                                <a:gd name="T17" fmla="*/ T16 w 1261"/>
                                <a:gd name="T18" fmla="+- 0 261 208"/>
                                <a:gd name="T19" fmla="*/ 261 h 1602"/>
                                <a:gd name="T20" fmla="+- 0 4036 3961"/>
                                <a:gd name="T21" fmla="*/ T20 w 1261"/>
                                <a:gd name="T22" fmla="+- 0 261 208"/>
                                <a:gd name="T23" fmla="*/ 261 h 1602"/>
                                <a:gd name="T24" fmla="+- 0 4258 3961"/>
                                <a:gd name="T25" fmla="*/ T24 w 1261"/>
                                <a:gd name="T26" fmla="+- 0 512 208"/>
                                <a:gd name="T27" fmla="*/ 512 h 1602"/>
                                <a:gd name="T28" fmla="+- 0 4332 3961"/>
                                <a:gd name="T29" fmla="*/ T28 w 1261"/>
                                <a:gd name="T30" fmla="+- 0 512 208"/>
                                <a:gd name="T31" fmla="*/ 512 h 1602"/>
                                <a:gd name="T32" fmla="+- 0 4295 3961"/>
                                <a:gd name="T33" fmla="*/ T32 w 1261"/>
                                <a:gd name="T34" fmla="+- 0 512 208"/>
                                <a:gd name="T35" fmla="*/ 512 h 1602"/>
                                <a:gd name="T36" fmla="+- 0 4295 3961"/>
                                <a:gd name="T37" fmla="*/ T36 w 1261"/>
                                <a:gd name="T38" fmla="+- 0 608 208"/>
                                <a:gd name="T39" fmla="*/ 608 h 1602"/>
                                <a:gd name="T40" fmla="+- 0 4258 3961"/>
                                <a:gd name="T41" fmla="*/ T40 w 1261"/>
                                <a:gd name="T42" fmla="+- 0 608 208"/>
                                <a:gd name="T43" fmla="*/ 608 h 1602"/>
                                <a:gd name="T44" fmla="+- 0 4332 3961"/>
                                <a:gd name="T45" fmla="*/ T44 w 1261"/>
                                <a:gd name="T46" fmla="+- 0 608 208"/>
                                <a:gd name="T47" fmla="*/ 608 h 1602"/>
                                <a:gd name="T48" fmla="+- 0 4555 3961"/>
                                <a:gd name="T49" fmla="*/ T48 w 1261"/>
                                <a:gd name="T50" fmla="+- 0 1036 208"/>
                                <a:gd name="T51" fmla="*/ 1036 h 1602"/>
                                <a:gd name="T52" fmla="+- 0 4629 3961"/>
                                <a:gd name="T53" fmla="*/ T52 w 1261"/>
                                <a:gd name="T54" fmla="+- 0 1036 208"/>
                                <a:gd name="T55" fmla="*/ 1036 h 1602"/>
                                <a:gd name="T56" fmla="+- 0 4592 3961"/>
                                <a:gd name="T57" fmla="*/ T56 w 1261"/>
                                <a:gd name="T58" fmla="+- 0 1036 208"/>
                                <a:gd name="T59" fmla="*/ 1036 h 1602"/>
                                <a:gd name="T60" fmla="+- 0 4592 3961"/>
                                <a:gd name="T61" fmla="*/ T60 w 1261"/>
                                <a:gd name="T62" fmla="+- 0 1140 208"/>
                                <a:gd name="T63" fmla="*/ 1140 h 1602"/>
                                <a:gd name="T64" fmla="+- 0 4555 3961"/>
                                <a:gd name="T65" fmla="*/ T64 w 1261"/>
                                <a:gd name="T66" fmla="+- 0 1140 208"/>
                                <a:gd name="T67" fmla="*/ 1140 h 1602"/>
                                <a:gd name="T68" fmla="+- 0 4629 3961"/>
                                <a:gd name="T69" fmla="*/ T68 w 1261"/>
                                <a:gd name="T70" fmla="+- 0 1140 208"/>
                                <a:gd name="T71" fmla="*/ 1140 h 1602"/>
                                <a:gd name="T72" fmla="+- 0 4851 3961"/>
                                <a:gd name="T73" fmla="*/ T72 w 1261"/>
                                <a:gd name="T74" fmla="+- 0 1722 208"/>
                                <a:gd name="T75" fmla="*/ 1722 h 1602"/>
                                <a:gd name="T76" fmla="+- 0 4925 3961"/>
                                <a:gd name="T77" fmla="*/ T76 w 1261"/>
                                <a:gd name="T78" fmla="+- 0 1722 208"/>
                                <a:gd name="T79" fmla="*/ 1722 h 1602"/>
                                <a:gd name="T80" fmla="+- 0 4888 3961"/>
                                <a:gd name="T81" fmla="*/ T80 w 1261"/>
                                <a:gd name="T82" fmla="+- 0 1722 208"/>
                                <a:gd name="T83" fmla="*/ 1722 h 1602"/>
                                <a:gd name="T84" fmla="+- 0 4888 3961"/>
                                <a:gd name="T85" fmla="*/ T84 w 1261"/>
                                <a:gd name="T86" fmla="+- 0 1747 208"/>
                                <a:gd name="T87" fmla="*/ 1747 h 1602"/>
                                <a:gd name="T88" fmla="+- 0 4851 3961"/>
                                <a:gd name="T89" fmla="*/ T88 w 1261"/>
                                <a:gd name="T90" fmla="+- 0 1747 208"/>
                                <a:gd name="T91" fmla="*/ 1747 h 1602"/>
                                <a:gd name="T92" fmla="+- 0 4925 3961"/>
                                <a:gd name="T93" fmla="*/ T92 w 1261"/>
                                <a:gd name="T94" fmla="+- 0 1747 208"/>
                                <a:gd name="T95" fmla="*/ 1747 h 1602"/>
                                <a:gd name="T96" fmla="+- 0 5148 3961"/>
                                <a:gd name="T97" fmla="*/ T96 w 1261"/>
                                <a:gd name="T98" fmla="+- 0 1805 208"/>
                                <a:gd name="T99" fmla="*/ 1805 h 1602"/>
                                <a:gd name="T100" fmla="+- 0 5222 3961"/>
                                <a:gd name="T101" fmla="*/ T100 w 1261"/>
                                <a:gd name="T102" fmla="+- 0 1805 208"/>
                                <a:gd name="T103" fmla="*/ 1805 h 1602"/>
                                <a:gd name="T104" fmla="+- 0 5185 3961"/>
                                <a:gd name="T105" fmla="*/ T104 w 1261"/>
                                <a:gd name="T106" fmla="+- 0 1805 208"/>
                                <a:gd name="T107" fmla="*/ 1805 h 1602"/>
                                <a:gd name="T108" fmla="+- 0 5185 3961"/>
                                <a:gd name="T109" fmla="*/ T108 w 1261"/>
                                <a:gd name="T110" fmla="+- 0 1810 208"/>
                                <a:gd name="T111" fmla="*/ 1810 h 1602"/>
                                <a:gd name="T112" fmla="+- 0 5148 3961"/>
                                <a:gd name="T113" fmla="*/ T112 w 1261"/>
                                <a:gd name="T114" fmla="+- 0 1810 208"/>
                                <a:gd name="T115" fmla="*/ 1810 h 1602"/>
                                <a:gd name="T116" fmla="+- 0 5222 3961"/>
                                <a:gd name="T117" fmla="*/ T116 w 1261"/>
                                <a:gd name="T118" fmla="+- 0 1810 208"/>
                                <a:gd name="T119" fmla="*/ 1810 h 16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2">
                                  <a:moveTo>
                                    <a:pt x="0" y="0"/>
                                  </a:moveTo>
                                  <a:lnTo>
                                    <a:pt x="75" y="0"/>
                                  </a:lnTo>
                                  <a:moveTo>
                                    <a:pt x="37" y="0"/>
                                  </a:moveTo>
                                  <a:lnTo>
                                    <a:pt x="37" y="53"/>
                                  </a:lnTo>
                                  <a:moveTo>
                                    <a:pt x="0" y="53"/>
                                  </a:moveTo>
                                  <a:lnTo>
                                    <a:pt x="75" y="53"/>
                                  </a:lnTo>
                                  <a:moveTo>
                                    <a:pt x="297" y="304"/>
                                  </a:moveTo>
                                  <a:lnTo>
                                    <a:pt x="371" y="304"/>
                                  </a:lnTo>
                                  <a:moveTo>
                                    <a:pt x="334" y="304"/>
                                  </a:moveTo>
                                  <a:lnTo>
                                    <a:pt x="334" y="400"/>
                                  </a:lnTo>
                                  <a:moveTo>
                                    <a:pt x="297" y="400"/>
                                  </a:moveTo>
                                  <a:lnTo>
                                    <a:pt x="371" y="400"/>
                                  </a:lnTo>
                                  <a:moveTo>
                                    <a:pt x="594" y="828"/>
                                  </a:moveTo>
                                  <a:lnTo>
                                    <a:pt x="668" y="828"/>
                                  </a:lnTo>
                                  <a:moveTo>
                                    <a:pt x="631" y="828"/>
                                  </a:moveTo>
                                  <a:lnTo>
                                    <a:pt x="631" y="932"/>
                                  </a:lnTo>
                                  <a:moveTo>
                                    <a:pt x="594" y="932"/>
                                  </a:moveTo>
                                  <a:lnTo>
                                    <a:pt x="668" y="932"/>
                                  </a:lnTo>
                                  <a:moveTo>
                                    <a:pt x="890" y="1514"/>
                                  </a:moveTo>
                                  <a:lnTo>
                                    <a:pt x="964" y="1514"/>
                                  </a:lnTo>
                                  <a:moveTo>
                                    <a:pt x="927" y="1514"/>
                                  </a:moveTo>
                                  <a:lnTo>
                                    <a:pt x="927" y="1539"/>
                                  </a:lnTo>
                                  <a:moveTo>
                                    <a:pt x="890" y="1539"/>
                                  </a:moveTo>
                                  <a:lnTo>
                                    <a:pt x="964" y="1539"/>
                                  </a:lnTo>
                                  <a:moveTo>
                                    <a:pt x="1187" y="1597"/>
                                  </a:moveTo>
                                  <a:lnTo>
                                    <a:pt x="1261" y="1597"/>
                                  </a:lnTo>
                                  <a:moveTo>
                                    <a:pt x="1224" y="1597"/>
                                  </a:moveTo>
                                  <a:lnTo>
                                    <a:pt x="1224" y="1602"/>
                                  </a:lnTo>
                                  <a:moveTo>
                                    <a:pt x="1187" y="1602"/>
                                  </a:moveTo>
                                  <a:lnTo>
                                    <a:pt x="1261" y="1602"/>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9" name="docshape129"/>
                          <wps:cNvSpPr>
                            <a:spLocks/>
                          </wps:cNvSpPr>
                          <wps:spPr bwMode="auto">
                            <a:xfrm>
                              <a:off x="3961" y="429"/>
                              <a:ext cx="1261" cy="1382"/>
                            </a:xfrm>
                            <a:custGeom>
                              <a:avLst/>
                              <a:gdLst>
                                <a:gd name="T0" fmla="+- 0 3961 3961"/>
                                <a:gd name="T1" fmla="*/ T0 w 1261"/>
                                <a:gd name="T2" fmla="+- 0 429 429"/>
                                <a:gd name="T3" fmla="*/ 429 h 1382"/>
                                <a:gd name="T4" fmla="+- 0 4036 3961"/>
                                <a:gd name="T5" fmla="*/ T4 w 1261"/>
                                <a:gd name="T6" fmla="+- 0 429 429"/>
                                <a:gd name="T7" fmla="*/ 429 h 1382"/>
                                <a:gd name="T8" fmla="+- 0 3998 3961"/>
                                <a:gd name="T9" fmla="*/ T8 w 1261"/>
                                <a:gd name="T10" fmla="+- 0 429 429"/>
                                <a:gd name="T11" fmla="*/ 429 h 1382"/>
                                <a:gd name="T12" fmla="+- 0 3998 3961"/>
                                <a:gd name="T13" fmla="*/ T12 w 1261"/>
                                <a:gd name="T14" fmla="+- 0 524 429"/>
                                <a:gd name="T15" fmla="*/ 524 h 1382"/>
                                <a:gd name="T16" fmla="+- 0 3961 3961"/>
                                <a:gd name="T17" fmla="*/ T16 w 1261"/>
                                <a:gd name="T18" fmla="+- 0 524 429"/>
                                <a:gd name="T19" fmla="*/ 524 h 1382"/>
                                <a:gd name="T20" fmla="+- 0 4036 3961"/>
                                <a:gd name="T21" fmla="*/ T20 w 1261"/>
                                <a:gd name="T22" fmla="+- 0 524 429"/>
                                <a:gd name="T23" fmla="*/ 524 h 1382"/>
                                <a:gd name="T24" fmla="+- 0 4258 3961"/>
                                <a:gd name="T25" fmla="*/ T24 w 1261"/>
                                <a:gd name="T26" fmla="+- 0 1189 429"/>
                                <a:gd name="T27" fmla="*/ 1189 h 1382"/>
                                <a:gd name="T28" fmla="+- 0 4332 3961"/>
                                <a:gd name="T29" fmla="*/ T28 w 1261"/>
                                <a:gd name="T30" fmla="+- 0 1189 429"/>
                                <a:gd name="T31" fmla="*/ 1189 h 1382"/>
                                <a:gd name="T32" fmla="+- 0 4295 3961"/>
                                <a:gd name="T33" fmla="*/ T32 w 1261"/>
                                <a:gd name="T34" fmla="+- 0 1189 429"/>
                                <a:gd name="T35" fmla="*/ 1189 h 1382"/>
                                <a:gd name="T36" fmla="+- 0 4295 3961"/>
                                <a:gd name="T37" fmla="*/ T36 w 1261"/>
                                <a:gd name="T38" fmla="+- 0 1281 429"/>
                                <a:gd name="T39" fmla="*/ 1281 h 1382"/>
                                <a:gd name="T40" fmla="+- 0 4258 3961"/>
                                <a:gd name="T41" fmla="*/ T40 w 1261"/>
                                <a:gd name="T42" fmla="+- 0 1281 429"/>
                                <a:gd name="T43" fmla="*/ 1281 h 1382"/>
                                <a:gd name="T44" fmla="+- 0 4332 3961"/>
                                <a:gd name="T45" fmla="*/ T44 w 1261"/>
                                <a:gd name="T46" fmla="+- 0 1281 429"/>
                                <a:gd name="T47" fmla="*/ 1281 h 1382"/>
                                <a:gd name="T48" fmla="+- 0 4555 3961"/>
                                <a:gd name="T49" fmla="*/ T48 w 1261"/>
                                <a:gd name="T50" fmla="+- 0 1720 429"/>
                                <a:gd name="T51" fmla="*/ 1720 h 1382"/>
                                <a:gd name="T52" fmla="+- 0 4629 3961"/>
                                <a:gd name="T53" fmla="*/ T52 w 1261"/>
                                <a:gd name="T54" fmla="+- 0 1720 429"/>
                                <a:gd name="T55" fmla="*/ 1720 h 1382"/>
                                <a:gd name="T56" fmla="+- 0 4592 3961"/>
                                <a:gd name="T57" fmla="*/ T56 w 1261"/>
                                <a:gd name="T58" fmla="+- 0 1720 429"/>
                                <a:gd name="T59" fmla="*/ 1720 h 1382"/>
                                <a:gd name="T60" fmla="+- 0 4592 3961"/>
                                <a:gd name="T61" fmla="*/ T60 w 1261"/>
                                <a:gd name="T62" fmla="+- 0 1743 429"/>
                                <a:gd name="T63" fmla="*/ 1743 h 1382"/>
                                <a:gd name="T64" fmla="+- 0 4555 3961"/>
                                <a:gd name="T65" fmla="*/ T64 w 1261"/>
                                <a:gd name="T66" fmla="+- 0 1743 429"/>
                                <a:gd name="T67" fmla="*/ 1743 h 1382"/>
                                <a:gd name="T68" fmla="+- 0 4629 3961"/>
                                <a:gd name="T69" fmla="*/ T68 w 1261"/>
                                <a:gd name="T70" fmla="+- 0 1743 429"/>
                                <a:gd name="T71" fmla="*/ 1743 h 1382"/>
                                <a:gd name="T72" fmla="+- 0 4851 3961"/>
                                <a:gd name="T73" fmla="*/ T72 w 1261"/>
                                <a:gd name="T74" fmla="+- 0 1791 429"/>
                                <a:gd name="T75" fmla="*/ 1791 h 1382"/>
                                <a:gd name="T76" fmla="+- 0 4925 3961"/>
                                <a:gd name="T77" fmla="*/ T76 w 1261"/>
                                <a:gd name="T78" fmla="+- 0 1791 429"/>
                                <a:gd name="T79" fmla="*/ 1791 h 1382"/>
                                <a:gd name="T80" fmla="+- 0 4888 3961"/>
                                <a:gd name="T81" fmla="*/ T80 w 1261"/>
                                <a:gd name="T82" fmla="+- 0 1791 429"/>
                                <a:gd name="T83" fmla="*/ 1791 h 1382"/>
                                <a:gd name="T84" fmla="+- 0 4888 3961"/>
                                <a:gd name="T85" fmla="*/ T84 w 1261"/>
                                <a:gd name="T86" fmla="+- 0 1799 429"/>
                                <a:gd name="T87" fmla="*/ 1799 h 1382"/>
                                <a:gd name="T88" fmla="+- 0 4851 3961"/>
                                <a:gd name="T89" fmla="*/ T88 w 1261"/>
                                <a:gd name="T90" fmla="+- 0 1799 429"/>
                                <a:gd name="T91" fmla="*/ 1799 h 1382"/>
                                <a:gd name="T92" fmla="+- 0 4925 3961"/>
                                <a:gd name="T93" fmla="*/ T92 w 1261"/>
                                <a:gd name="T94" fmla="+- 0 1799 429"/>
                                <a:gd name="T95" fmla="*/ 1799 h 1382"/>
                                <a:gd name="T96" fmla="+- 0 5148 3961"/>
                                <a:gd name="T97" fmla="*/ T96 w 1261"/>
                                <a:gd name="T98" fmla="+- 0 1806 429"/>
                                <a:gd name="T99" fmla="*/ 1806 h 1382"/>
                                <a:gd name="T100" fmla="+- 0 5222 3961"/>
                                <a:gd name="T101" fmla="*/ T100 w 1261"/>
                                <a:gd name="T102" fmla="+- 0 1806 429"/>
                                <a:gd name="T103" fmla="*/ 1806 h 1382"/>
                                <a:gd name="T104" fmla="+- 0 5185 3961"/>
                                <a:gd name="T105" fmla="*/ T104 w 1261"/>
                                <a:gd name="T106" fmla="+- 0 1806 429"/>
                                <a:gd name="T107" fmla="*/ 1806 h 1382"/>
                                <a:gd name="T108" fmla="+- 0 5185 3961"/>
                                <a:gd name="T109" fmla="*/ T108 w 1261"/>
                                <a:gd name="T110" fmla="+- 0 1811 429"/>
                                <a:gd name="T111" fmla="*/ 1811 h 1382"/>
                                <a:gd name="T112" fmla="+- 0 5148 3961"/>
                                <a:gd name="T113" fmla="*/ T112 w 1261"/>
                                <a:gd name="T114" fmla="+- 0 1811 429"/>
                                <a:gd name="T115" fmla="*/ 1811 h 1382"/>
                                <a:gd name="T116" fmla="+- 0 5222 3961"/>
                                <a:gd name="T117" fmla="*/ T116 w 1261"/>
                                <a:gd name="T118" fmla="+- 0 1811 429"/>
                                <a:gd name="T119" fmla="*/ 1811 h 13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82">
                                  <a:moveTo>
                                    <a:pt x="0" y="0"/>
                                  </a:moveTo>
                                  <a:lnTo>
                                    <a:pt x="75" y="0"/>
                                  </a:lnTo>
                                  <a:moveTo>
                                    <a:pt x="37" y="0"/>
                                  </a:moveTo>
                                  <a:lnTo>
                                    <a:pt x="37" y="95"/>
                                  </a:lnTo>
                                  <a:moveTo>
                                    <a:pt x="0" y="95"/>
                                  </a:moveTo>
                                  <a:lnTo>
                                    <a:pt x="75" y="95"/>
                                  </a:lnTo>
                                  <a:moveTo>
                                    <a:pt x="297" y="760"/>
                                  </a:moveTo>
                                  <a:lnTo>
                                    <a:pt x="371" y="760"/>
                                  </a:lnTo>
                                  <a:moveTo>
                                    <a:pt x="334" y="760"/>
                                  </a:moveTo>
                                  <a:lnTo>
                                    <a:pt x="334" y="852"/>
                                  </a:lnTo>
                                  <a:moveTo>
                                    <a:pt x="297" y="852"/>
                                  </a:moveTo>
                                  <a:lnTo>
                                    <a:pt x="371" y="852"/>
                                  </a:lnTo>
                                  <a:moveTo>
                                    <a:pt x="594" y="1291"/>
                                  </a:moveTo>
                                  <a:lnTo>
                                    <a:pt x="668" y="1291"/>
                                  </a:lnTo>
                                  <a:moveTo>
                                    <a:pt x="631" y="1291"/>
                                  </a:moveTo>
                                  <a:lnTo>
                                    <a:pt x="631" y="1314"/>
                                  </a:lnTo>
                                  <a:moveTo>
                                    <a:pt x="594" y="1314"/>
                                  </a:moveTo>
                                  <a:lnTo>
                                    <a:pt x="668" y="1314"/>
                                  </a:lnTo>
                                  <a:moveTo>
                                    <a:pt x="890" y="1362"/>
                                  </a:moveTo>
                                  <a:lnTo>
                                    <a:pt x="964" y="1362"/>
                                  </a:lnTo>
                                  <a:moveTo>
                                    <a:pt x="927" y="1362"/>
                                  </a:moveTo>
                                  <a:lnTo>
                                    <a:pt x="927" y="1370"/>
                                  </a:lnTo>
                                  <a:moveTo>
                                    <a:pt x="890" y="1370"/>
                                  </a:moveTo>
                                  <a:lnTo>
                                    <a:pt x="964" y="1370"/>
                                  </a:lnTo>
                                  <a:moveTo>
                                    <a:pt x="1187" y="1377"/>
                                  </a:moveTo>
                                  <a:lnTo>
                                    <a:pt x="1261" y="1377"/>
                                  </a:lnTo>
                                  <a:moveTo>
                                    <a:pt x="1224" y="1377"/>
                                  </a:moveTo>
                                  <a:lnTo>
                                    <a:pt x="1224" y="1382"/>
                                  </a:lnTo>
                                  <a:moveTo>
                                    <a:pt x="1187" y="1382"/>
                                  </a:moveTo>
                                  <a:lnTo>
                                    <a:pt x="1261" y="138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0" name="docshape130"/>
                          <wps:cNvSpPr>
                            <a:spLocks/>
                          </wps:cNvSpPr>
                          <wps:spPr bwMode="auto">
                            <a:xfrm>
                              <a:off x="3898"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1" name="docshape131"/>
                          <wps:cNvSpPr>
                            <a:spLocks/>
                          </wps:cNvSpPr>
                          <wps:spPr bwMode="auto">
                            <a:xfrm>
                              <a:off x="3898"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2" name="docshape132"/>
                          <wps:cNvSpPr>
                            <a:spLocks/>
                          </wps:cNvSpPr>
                          <wps:spPr bwMode="auto">
                            <a:xfrm>
                              <a:off x="3865" y="93"/>
                              <a:ext cx="1320" cy="1847"/>
                            </a:xfrm>
                            <a:custGeom>
                              <a:avLst/>
                              <a:gdLst>
                                <a:gd name="T0" fmla="+- 0 3998 3865"/>
                                <a:gd name="T1" fmla="*/ T0 w 1320"/>
                                <a:gd name="T2" fmla="+- 0 1940 94"/>
                                <a:gd name="T3" fmla="*/ 1940 h 1847"/>
                                <a:gd name="T4" fmla="+- 0 3998 3865"/>
                                <a:gd name="T5" fmla="*/ T4 w 1320"/>
                                <a:gd name="T6" fmla="+- 0 1907 94"/>
                                <a:gd name="T7" fmla="*/ 1907 h 1847"/>
                                <a:gd name="T8" fmla="+- 0 4295 3865"/>
                                <a:gd name="T9" fmla="*/ T8 w 1320"/>
                                <a:gd name="T10" fmla="+- 0 1940 94"/>
                                <a:gd name="T11" fmla="*/ 1940 h 1847"/>
                                <a:gd name="T12" fmla="+- 0 4295 3865"/>
                                <a:gd name="T13" fmla="*/ T12 w 1320"/>
                                <a:gd name="T14" fmla="+- 0 1907 94"/>
                                <a:gd name="T15" fmla="*/ 1907 h 1847"/>
                                <a:gd name="T16" fmla="+- 0 4592 3865"/>
                                <a:gd name="T17" fmla="*/ T16 w 1320"/>
                                <a:gd name="T18" fmla="+- 0 1940 94"/>
                                <a:gd name="T19" fmla="*/ 1940 h 1847"/>
                                <a:gd name="T20" fmla="+- 0 4592 3865"/>
                                <a:gd name="T21" fmla="*/ T20 w 1320"/>
                                <a:gd name="T22" fmla="+- 0 1907 94"/>
                                <a:gd name="T23" fmla="*/ 1907 h 1847"/>
                                <a:gd name="T24" fmla="+- 0 4888 3865"/>
                                <a:gd name="T25" fmla="*/ T24 w 1320"/>
                                <a:gd name="T26" fmla="+- 0 1940 94"/>
                                <a:gd name="T27" fmla="*/ 1940 h 1847"/>
                                <a:gd name="T28" fmla="+- 0 4888 3865"/>
                                <a:gd name="T29" fmla="*/ T28 w 1320"/>
                                <a:gd name="T30" fmla="+- 0 1907 94"/>
                                <a:gd name="T31" fmla="*/ 1907 h 1847"/>
                                <a:gd name="T32" fmla="+- 0 5185 3865"/>
                                <a:gd name="T33" fmla="*/ T32 w 1320"/>
                                <a:gd name="T34" fmla="+- 0 1940 94"/>
                                <a:gd name="T35" fmla="*/ 1940 h 1847"/>
                                <a:gd name="T36" fmla="+- 0 5185 3865"/>
                                <a:gd name="T37" fmla="*/ T36 w 1320"/>
                                <a:gd name="T38" fmla="+- 0 1907 94"/>
                                <a:gd name="T39" fmla="*/ 1907 h 1847"/>
                                <a:gd name="T40" fmla="+- 0 3865 3865"/>
                                <a:gd name="T41" fmla="*/ T40 w 1320"/>
                                <a:gd name="T42" fmla="+- 0 1821 94"/>
                                <a:gd name="T43" fmla="*/ 1821 h 1847"/>
                                <a:gd name="T44" fmla="+- 0 3898 3865"/>
                                <a:gd name="T45" fmla="*/ T44 w 1320"/>
                                <a:gd name="T46" fmla="+- 0 1821 94"/>
                                <a:gd name="T47" fmla="*/ 1821 h 1847"/>
                                <a:gd name="T48" fmla="+- 0 3865 3865"/>
                                <a:gd name="T49" fmla="*/ T48 w 1320"/>
                                <a:gd name="T50" fmla="+- 0 1389 94"/>
                                <a:gd name="T51" fmla="*/ 1389 h 1847"/>
                                <a:gd name="T52" fmla="+- 0 3898 3865"/>
                                <a:gd name="T53" fmla="*/ T52 w 1320"/>
                                <a:gd name="T54" fmla="+- 0 1389 94"/>
                                <a:gd name="T55" fmla="*/ 1389 h 1847"/>
                                <a:gd name="T56" fmla="+- 0 3865 3865"/>
                                <a:gd name="T57" fmla="*/ T56 w 1320"/>
                                <a:gd name="T58" fmla="+- 0 957 94"/>
                                <a:gd name="T59" fmla="*/ 957 h 1847"/>
                                <a:gd name="T60" fmla="+- 0 3898 3865"/>
                                <a:gd name="T61" fmla="*/ T60 w 1320"/>
                                <a:gd name="T62" fmla="+- 0 957 94"/>
                                <a:gd name="T63" fmla="*/ 957 h 1847"/>
                                <a:gd name="T64" fmla="+- 0 3865 3865"/>
                                <a:gd name="T65" fmla="*/ T64 w 1320"/>
                                <a:gd name="T66" fmla="+- 0 525 94"/>
                                <a:gd name="T67" fmla="*/ 525 h 1847"/>
                                <a:gd name="T68" fmla="+- 0 3898 3865"/>
                                <a:gd name="T69" fmla="*/ T68 w 1320"/>
                                <a:gd name="T70" fmla="+- 0 525 94"/>
                                <a:gd name="T71" fmla="*/ 525 h 1847"/>
                                <a:gd name="T72" fmla="+- 0 3865 3865"/>
                                <a:gd name="T73" fmla="*/ T72 w 1320"/>
                                <a:gd name="T74" fmla="+- 0 94 94"/>
                                <a:gd name="T75" fmla="*/ 94 h 1847"/>
                                <a:gd name="T76" fmla="+- 0 3898 3865"/>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3" name="docshape133"/>
                          <wps:cNvSpPr txBox="1">
                            <a:spLocks/>
                          </wps:cNvSpPr>
                          <wps:spPr bwMode="auto">
                            <a:xfrm>
                              <a:off x="4391" y="-209"/>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542DF9" w14:textId="77777777" w:rsidR="00A529FC" w:rsidRDefault="00000000">
                                <w:pPr>
                                  <w:spacing w:line="179" w:lineRule="exact"/>
                                  <w:rPr>
                                    <w:ins w:id="318" w:author="Author" w:date="2022-09-10T01:53:00Z"/>
                                    <w:rFonts w:ascii="Arial"/>
                                    <w:sz w:val="16"/>
                                  </w:rPr>
                                </w:pPr>
                                <w:ins w:id="319" w:author="Author" w:date="2022-09-10T01:53: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C7EB3E" id="_x0000_s1082" style="position:absolute;left:0;text-align:left;margin-left:193.25pt;margin-top:-12.45pt;width:71.35pt;height:109.5pt;z-index:15740416;mso-position-horizontal-relative:page" coordorigin="3865,-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">
                  <v:shape id="docshape104" o:spid="_x0000_s1083"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" path="m,1598r1387,m,1166r1387,m,734r1387,m,303r1387,m249,1900l249,m545,1900l545,m842,1900l842,t297,1900l1139,e" filled="f" strokecolor="#dedede" strokeweight=".16pt">
                    <v:path arrowok="t" o:connecttype="custom" o:connectlocs="0,1605;1387,1605;0,1173;1387,1173;0,741;1387,741;0,310;1387,310;249,1907;249,7;545,1907;545,7;842,1907;842,7;1139,1907;1139,7" o:connectangles="0,0,0,0,0,0,0,0,0,0,0,0,0,0,0,0"/>
                  </v:shape>
                  <v:shape id="docshape105" o:spid="_x0000_s1084" style="position:absolute;left:3898;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nfv6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Jk9ga/j9Ib0MsfAAAA//8DAFBLAQItABQABgAIAAAAIQDb4fbL7gAAAIUBAAATAAAAAAAA&#13;&#10;AAAAAAAAAAAAAABbQ29udGVudF9UeXBlc10ueG1sUEsBAi0AFAAGAAgAAAAhAFr0LFu/AAAAFQEA&#13;&#10;AAsAAAAAAAAAAAAAAAAAHwEAAF9yZWxzLy5yZWxzUEsBAi0AFAAGAAgAAAAhAHKd+/rHAAAA4QAA&#13;&#10;AA8AAAAAAAAAAAAAAAAABwIAAGRycy9kb3ducmV2LnhtbFBLBQYAAAAAAwADALcAAAD7AgAAAAA=&#13;&#10;" path="m,1814r1387,m,1382r1387,m,950r1387,m,518r1387,m,87r1387,m100,1900l100,m397,1900l397,m694,1900l694,m990,1900l990,t297,1900l1287,e" filled="f" strokecolor="#dedede" strokeweight=".1141mm">
                    <v:path arrowok="t" o:connecttype="custom" o:connectlocs="0,1821;1387,1821;0,1389;1387,1389;0,957;1387,957;0,525;1387,525;0,94;1387,94;100,1907;100,7;397,1907;397,7;694,1907;694,7;990,1907;990,7;1287,1907;1287,7" o:connectangles="0,0,0,0,0,0,0,0,0,0,0,0,0,0,0,0,0,0,0,0"/>
                  </v:shape>
                  <v:shape id="docshape106" o:spid="_x0000_s1085" style="position:absolute;left:3998;top:234;width:1187;height:1573;visibility:visible;mso-wrap-style:square;v-text-anchor:top" coordsize="1187,15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" path="m,l297,325,594,853r296,647l1187,1573e" filled="f" strokecolor="#66c2a5" strokeweight=".71pt">
                    <v:path arrowok="t" o:connecttype="custom" o:connectlocs="0,235;297,560;594,1088;890,1735;1187,1808" o:connectangles="0,0,0,0,0"/>
                  </v:shape>
                  <v:shape id="docshape107" o:spid="_x0000_s1086" style="position:absolute;left:3998;top:476;width:1187;height:1333;visibility:visible;mso-wrap-style:square;v-text-anchor:top" coordsize="1187,13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" path="m,l297,758r297,497l890,1318r297,14e" filled="f" strokecolor="#fc8d62" strokeweight=".71pt">
                    <v:path arrowok="t" o:connecttype="custom" o:connectlocs="0,477;297,1235;594,1732;890,1795;1187,1809" o:connectangles="0,0,0,0,0"/>
                  </v:shape>
                  <v:shape id="docshape108" o:spid="_x0000_s1087"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" path="m37,l10,,,11,,24,,37,10,47r27,l47,37r,-26l37,xe" fillcolor="#66c2a5" stroked="f">
                    <v:path arrowok="t" o:connecttype="custom" o:connectlocs="37,211;10,211;0,222;0,235;0,248;10,258;37,258;47,248;47,222;37,211" o:connectangles="0,0,0,0,0,0,0,0,0,0"/>
                  </v:shape>
                  <v:shape id="docshape109" o:spid="_x0000_s1088" style="position:absolute;left:3974;top: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" path="m,24l,11,10,,23,,37,,47,11r,13l47,37,37,47r-14,l10,47,,37,,24e" filled="f" strokecolor="#66c2a5" strokeweight=".0835mm">
                    <v:path arrowok="t" o:connecttype="custom" o:connectlocs="0,235;0,222;10,211;23,211;37,211;47,222;47,235;47,248;37,258;23,258;10,258;0,248;0,235" o:connectangles="0,0,0,0,0,0,0,0,0,0,0,0,0"/>
                  </v:shape>
                  <v:shape id="docshape110" o:spid="_x0000_s1089"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" path="m37,l11,,,11,,24,,37,11,48r26,l48,37r,-26l37,xe" fillcolor="#66c2a5" stroked="f">
                    <v:path arrowok="t" o:connecttype="custom" o:connectlocs="37,536;11,536;0,547;0,560;0,573;11,584;37,584;48,573;48,547;37,536" o:connectangles="0,0,0,0,0,0,0,0,0,0"/>
                  </v:shape>
                  <v:shape id="docshape111" o:spid="_x0000_s1090" style="position:absolute;left:4271;top:5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" path="m,24l,11,11,,24,,37,,48,11r,13l48,37,37,48r-13,l11,48,,37,,24e" filled="f" strokecolor="#66c2a5" strokeweight=".0835mm">
                    <v:path arrowok="t" o:connecttype="custom" o:connectlocs="0,560;0,547;11,536;24,536;37,536;48,547;48,560;48,573;37,584;24,584;11,584;0,573;0,560" o:connectangles="0,0,0,0,0,0,0,0,0,0,0,0,0"/>
                  </v:shape>
                  <v:shape id="docshape112" o:spid="_x0000_s1091"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" path="m37,l11,,,11,,24,,37,11,47r26,l47,37r,-26l37,xe" fillcolor="#66c2a5" stroked="f">
                    <v:path arrowok="t" o:connecttype="custom" o:connectlocs="37,1064;11,1064;0,1075;0,1088;0,1101;11,1111;37,1111;47,1101;47,1075;37,1064" o:connectangles="0,0,0,0,0,0,0,0,0,0"/>
                  </v:shape>
                  <v:shape id="docshape113" o:spid="_x0000_s1092" style="position:absolute;left:4567;top:106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" path="m,24l,11,11,,24,,37,,47,11r,13l47,37,37,47r-13,l11,47,,37,,24e" filled="f" strokecolor="#66c2a5" strokeweight=".0835mm">
                    <v:path arrowok="t" o:connecttype="custom" o:connectlocs="0,1088;0,1075;11,1064;24,1064;37,1064;47,1075;47,1088;47,1101;37,1111;24,1111;11,1111;0,1101;0,1088" o:connectangles="0,0,0,0,0,0,0,0,0,0,0,0,0"/>
                  </v:shape>
                  <v:shape id="docshape114" o:spid="_x0000_s1093"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" path="m36,l10,,,10,,24,,37,10,47r26,l47,37r,-27l36,xe" fillcolor="#66c2a5" stroked="f">
                    <v:path arrowok="t" o:connecttype="custom" o:connectlocs="36,1711;10,1711;0,1721;0,1735;0,1748;10,1758;36,1758;47,1748;47,1721;36,1711" o:connectangles="0,0,0,0,0,0,0,0,0,0"/>
                  </v:shape>
                  <v:shape id="docshape115" o:spid="_x0000_s1094" style="position:absolute;left:4864;top:17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" path="m,24l,10,10,,23,,36,,47,10r,14l47,37,36,47r-13,l10,47,,37,,24e" filled="f" strokecolor="#66c2a5" strokeweight=".0835mm">
                    <v:path arrowok="t" o:connecttype="custom" o:connectlocs="0,1735;0,1721;10,1711;23,1711;36,1711;47,1721;47,1735;47,1748;36,1758;23,1758;10,1758;0,1748;0,1735" o:connectangles="0,0,0,0,0,0,0,0,0,0,0,0,0"/>
                  </v:shape>
                  <v:shape id="docshape116" o:spid="_x0000_s1095"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" path="m37,l11,,,11,,24,,37,11,47r26,l48,37r,-26l37,xe" fillcolor="#66c2a5" stroked="f">
                    <v:path arrowok="t" o:connecttype="custom" o:connectlocs="37,1784;11,1784;0,1795;0,1808;0,1821;11,1831;37,1831;48,1821;48,1795;37,1784" o:connectangles="0,0,0,0,0,0,0,0,0,0"/>
                  </v:shape>
                  <v:shape id="docshape117" o:spid="_x0000_s1096" style="position:absolute;left:5161;top:178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" path="m,24l,11,11,,24,,37,,48,11r,13l48,37,37,47r-13,l11,47,,37,,24e" filled="f" strokecolor="#66c2a5" strokeweight=".0835mm">
                    <v:path arrowok="t" o:connecttype="custom" o:connectlocs="0,1808;0,1795;11,1784;24,1784;37,1784;48,1795;48,1808;48,1821;37,1831;24,1831;11,1831;0,1821;0,1808" o:connectangles="0,0,0,0,0,0,0,0,0,0,0,0,0"/>
                  </v:shape>
                  <v:shape id="docshape118" o:spid="_x0000_s1097"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" path="m37,l10,,,10,,24,,37,10,47r27,l47,37r,-27l37,xe" fillcolor="#fc8d62" stroked="f">
                    <v:path arrowok="t" o:connecttype="custom" o:connectlocs="37,453;10,453;0,463;0,477;0,490;10,500;37,500;47,490;47,463;37,453" o:connectangles="0,0,0,0,0,0,0,0,0,0"/>
                  </v:shape>
                  <v:shape id="docshape119" o:spid="_x0000_s1098" style="position:absolute;left:3974;top:4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" path="m,24l,10,10,,23,,37,,47,10r,14l47,37,37,47r-14,l10,47,,37,,24e" filled="f" strokecolor="#fc8d62" strokeweight=".0835mm">
                    <v:path arrowok="t" o:connecttype="custom" o:connectlocs="0,477;0,463;10,453;23,453;37,453;47,463;47,477;47,490;37,500;23,500;10,500;0,490;0,477" o:connectangles="0,0,0,0,0,0,0,0,0,0,0,0,0"/>
                  </v:shape>
                  <v:shape id="docshape120" o:spid="_x0000_s1099"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" path="m37,l11,,,11,,24,,37,11,48r26,l48,37r,-26l37,xe" fillcolor="#fc8d62" stroked="f">
                    <v:path arrowok="t" o:connecttype="custom" o:connectlocs="37,1211;11,1211;0,1222;0,1235;0,1248;11,1259;37,1259;48,1248;48,1222;37,1211" o:connectangles="0,0,0,0,0,0,0,0,0,0"/>
                  </v:shape>
                  <v:shape id="docshape121" o:spid="_x0000_s1100" style="position:absolute;left:4271;top:121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" path="m,24l,11,11,,24,,37,,48,11r,13l48,37,37,48r-13,l11,48,,37,,24e" filled="f" strokecolor="#fc8d62" strokeweight=".0835mm">
                    <v:path arrowok="t" o:connecttype="custom" o:connectlocs="0,1235;0,1222;11,1211;24,1211;37,1211;48,1222;48,1235;48,1248;37,1259;24,1259;11,1259;0,1248;0,1235" o:connectangles="0,0,0,0,0,0,0,0,0,0,0,0,0"/>
                  </v:shape>
                  <v:shape id="docshape122" o:spid="_x0000_s1101"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" path="m37,l11,,,11,,24,,37,11,47r26,l47,37r,-26l37,xe" fillcolor="#fc8d62" stroked="f">
                    <v:path arrowok="t" o:connecttype="custom" o:connectlocs="37,1708;11,1708;0,1719;0,1732;0,1745;11,1755;37,1755;47,1745;47,1719;37,1708" o:connectangles="0,0,0,0,0,0,0,0,0,0"/>
                  </v:shape>
                  <v:shape id="docshape123" o:spid="_x0000_s1102" style="position:absolute;left:4567;top:17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" path="m,24l,11,11,,24,,37,,47,11r,13l47,37,37,47r-13,l11,47,,37,,24e" filled="f" strokecolor="#fc8d62" strokeweight=".0835mm">
                    <v:path arrowok="t" o:connecttype="custom" o:connectlocs="0,1732;0,1719;11,1708;24,1708;37,1708;47,1719;47,1732;47,1745;37,1755;24,1755;11,1755;0,1745;0,1732" o:connectangles="0,0,0,0,0,0,0,0,0,0,0,0,0"/>
                  </v:shape>
                  <v:shape id="docshape124" o:spid="_x0000_s1103"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" path="m36,l10,,,11,,24,,37,10,48r26,l47,37r,-26l36,xe" fillcolor="#fc8d62" stroked="f">
                    <v:path arrowok="t" o:connecttype="custom" o:connectlocs="36,1771;10,1771;0,1782;0,1795;0,1808;10,1819;36,1819;47,1808;47,1782;36,1771" o:connectangles="0,0,0,0,0,0,0,0,0,0"/>
                  </v:shape>
                  <v:shape id="docshape125" o:spid="_x0000_s1104" style="position:absolute;left:4864;top:177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" path="m,24l,11,10,,23,,36,,47,11r,13l47,37,36,48r-13,l10,48,,37,,24e" filled="f" strokecolor="#fc8d62" strokeweight=".0835mm">
                    <v:path arrowok="t" o:connecttype="custom" o:connectlocs="0,1795;0,1782;10,1771;23,1771;36,1771;47,1782;47,1795;47,1808;36,1819;23,1819;10,1819;0,1808;0,1795" o:connectangles="0,0,0,0,0,0,0,0,0,0,0,0,0"/>
                  </v:shape>
                  <v:shape id="docshape126" o:spid="_x0000_s1105"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" path="m37,l11,,,11,,24,,37,11,47r26,l48,37r,-26l37,xe" fillcolor="#fc8d62" stroked="f">
                    <v:path arrowok="t" o:connecttype="custom" o:connectlocs="37,1785;11,1785;0,1796;0,1809;0,1822;11,1832;37,1832;48,1822;48,1796;37,1785" o:connectangles="0,0,0,0,0,0,0,0,0,0"/>
                  </v:shape>
                  <v:shape id="docshape127" o:spid="_x0000_s1106" style="position:absolute;left:5161;top:17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" path="m,24l,11,11,,24,,37,,48,11r,13l48,37,37,47r-13,l11,47,,37,,24e" filled="f" strokecolor="#fc8d62" strokeweight=".0835mm">
                    <v:path arrowok="t" o:connecttype="custom" o:connectlocs="0,1809;0,1796;11,1785;24,1785;37,1785;48,1796;48,1809;48,1822;37,1832;24,1832;11,1832;0,1822;0,1809" o:connectangles="0,0,0,0,0,0,0,0,0,0,0,0,0"/>
                  </v:shape>
                  <v:shape id="docshape128" o:spid="_x0000_s1107" style="position:absolute;left:3961;top:208;width:1261;height:1602;visibility:visible;mso-wrap-style:square;v-text-anchor:top" coordsize="1261,16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" path="m,l75,m37,r,53m,53r75,m297,304r74,m334,304r,96m297,400r74,m594,828r74,m631,828r,104m594,932r74,m890,1514r74,m927,1514r,25m890,1539r74,m1187,1597r74,m1224,1597r,5m1187,1602r74,e" filled="f" strokecolor="#66c2a5" strokeweight=".71pt">
                    <v:path arrowok="t" o:connecttype="custom" o:connectlocs="0,208;75,208;37,208;37,261;0,261;75,261;297,512;371,512;334,512;334,608;297,608;371,608;594,1036;668,1036;631,1036;631,1140;594,1140;668,1140;890,1722;964,1722;927,1722;927,1747;890,1747;964,1747;1187,1805;1261,1805;1224,1805;1224,1810;1187,1810;1261,1810" o:connectangles="0,0,0,0,0,0,0,0,0,0,0,0,0,0,0,0,0,0,0,0,0,0,0,0,0,0,0,0,0,0"/>
                  </v:shape>
                  <v:shape id="docshape129" o:spid="_x0000_s1108" style="position:absolute;left:3961;top:429;width:1261;height:1382;visibility:visible;mso-wrap-style:square;v-text-anchor:top" coordsize="1261,138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" path="m,l75,m37,r,95m,95r75,m297,760r74,m334,760r,92m297,852r74,m594,1291r74,m631,1291r,23m594,1314r74,m890,1362r74,m927,1362r,8m890,1370r74,m1187,1377r74,m1224,1377r,5m1187,1382r74,e" filled="f" strokecolor="#fc8d62" strokeweight=".71pt">
                    <v:path arrowok="t" o:connecttype="custom" o:connectlocs="0,429;75,429;37,429;37,524;0,524;75,524;297,1189;371,1189;334,1189;334,1281;297,1281;371,1281;594,1720;668,1720;631,1720;631,1743;594,1743;668,1743;890,1791;964,1791;927,1791;927,1799;890,1799;964,1799;1187,1806;1261,1806;1224,1806;1224,1811;1187,1811;1261,1811" o:connectangles="0,0,0,0,0,0,0,0,0,0,0,0,0,0,0,0,0,0,0,0,0,0,0,0,0,0,0,0,0,0"/>
                  </v:shape>
                  <v:rect id="docshape130" o:spid="_x0000_s1109" style="position:absolute;left:3898;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" filled="f" strokecolor="#b3b3b3" strokeweight=".22814mm">
                    <v:path arrowok="t"/>
                  </v:rect>
                  <v:rect id="docshape131" o:spid="_x0000_s1110" style="position:absolute;left:3898;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" fillcolor="#b3b3b3" stroked="f">
                    <v:path arrowok="t"/>
                  </v:rect>
                  <v:shape id="docshape132" o:spid="_x0000_s1111" style="position:absolute;left:3865;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" path="m133,1846r,-33m430,1846r,-33m727,1846r,-33m1023,1846r,-33m1320,1846r,-33m,1727r33,m,1295r33,m,863r33,m,431r33,m,l33,e" filled="f" strokecolor="#b3b3b3" strokeweight=".1141mm">
                    <v:path arrowok="t" o:connecttype="custom" o:connectlocs="133,1940;133,1907;430,1940;430,1907;727,1940;727,1907;1023,1940;1023,1907;1320,1940;1320,1907;0,1821;33,1821;0,1389;33,1389;0,957;33,957;0,525;33,525;0,94;33,94" o:connectangles="0,0,0,0,0,0,0,0,0,0,0,0,0,0,0,0,0,0,0,0"/>
                  </v:shape>
                  <v:shape id="docshape133" o:spid="_x0000_s1112" type="#_x0000_t202" style="position:absolute;left:4391;top:-209;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" filled="f" stroked="f">
                    <v:path arrowok="t"/>
                    <v:textbox inset="0,0,0,0">
                      <w:txbxContent>
                        <w:p w14:paraId="05542DF9" w14:textId="77777777" w:rsidR="00A529FC" w:rsidRDefault="00000000">
                          <w:pPr>
                            <w:spacing w:line="179" w:lineRule="exact"/>
                            <w:rPr>
                              <w:ins w:id="320" w:author="Author" w:date="2022-09-10T01:53:00Z"/>
                              <w:rFonts w:ascii="Arial"/>
                              <w:sz w:val="16"/>
                            </w:rPr>
                          </w:pPr>
                          <w:ins w:id="321" w:author="Author" w:date="2022-09-10T01:53:00Z">
                            <w:r>
                              <w:rPr>
                                <w:rFonts w:ascii="Arial"/>
                                <w:color w:val="FFFFFF"/>
                                <w:spacing w:val="-2"/>
                                <w:sz w:val="16"/>
                              </w:rPr>
                              <w:t>Small</w:t>
                            </w:r>
                          </w:ins>
                        </w:p>
                      </w:txbxContent>
                    </v:textbox>
                  </v:shape>
                  <w10:wrap anchorx="page"/>
                </v:group>
              </w:pict>
            </mc:Fallback>
          </mc:AlternateContent>
        </w:r>
      </w:ins>
      <w:r w:rsidR="00000000">
        <w:rPr>
          <w:rFonts w:ascii="Arial"/>
          <w:color w:val="4D4D4D"/>
          <w:spacing w:val="-4"/>
          <w:sz w:val="16"/>
        </w:rPr>
        <w:t>1.00</w:t>
      </w:r>
    </w:p>
    <w:p w14:paraId="6CBFAE30" w14:textId="77777777" w:rsidR="00A529FC" w:rsidRDefault="00000000">
      <w:pPr>
        <w:spacing w:before="3"/>
        <w:rPr>
          <w:rFonts w:ascii="Arial"/>
          <w:sz w:val="19"/>
        </w:rPr>
      </w:pPr>
      <w:r>
        <w:br w:type="column"/>
      </w:r>
    </w:p>
    <w:p w14:paraId="108A4FAA" w14:textId="2541017E" w:rsidR="00A529FC" w:rsidRDefault="002F233B">
      <w:pPr>
        <w:spacing w:before="1"/>
        <w:ind w:left="1472"/>
        <w:rPr>
          <w:rFonts w:ascii="Arial"/>
          <w:sz w:val="16"/>
        </w:rPr>
      </w:pPr>
      <w:del w:id="322" w:author="Author" w:date="2022-09-10T01:53:00Z">
        <w:r>
          <w:rPr>
            <w:noProof/>
          </w:rPr>
          <mc:AlternateContent>
            <mc:Choice Requires="wpg">
              <w:drawing>
                <wp:anchor distT="0" distB="0" distL="114300" distR="114300" simplePos="0" relativeHeight="487622656" behindDoc="0" locked="0" layoutInCell="1" allowOverlap="1" wp14:anchorId="49E2FA6B" wp14:editId="23ADA4D4">
                  <wp:simplePos x="0" y="0"/>
                  <wp:positionH relativeFrom="page">
                    <wp:posOffset>3612515</wp:posOffset>
                  </wp:positionH>
                  <wp:positionV relativeFrom="paragraph">
                    <wp:posOffset>-158115</wp:posOffset>
                  </wp:positionV>
                  <wp:extent cx="906145" cy="1390650"/>
                  <wp:effectExtent l="0" t="12700" r="8255" b="6350"/>
                  <wp:wrapNone/>
                  <wp:docPr id="711"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712" name="docshape135"/>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3" name="docshape136"/>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4" name="docshape137"/>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5" name="docshape138"/>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docshape139"/>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7" name="docshape140"/>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8" name="docshape141"/>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9" name="docshape142"/>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0" name="docshape143"/>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1" name="docshape144"/>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2" name="docshape145"/>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3" name="docshape146"/>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4" name="docshape147"/>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 name="docshape148"/>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6" name="docshape149"/>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7" name="docshape150"/>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8" name="docshape151"/>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9" name="docshape152"/>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docshape153"/>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1" name="docshape154"/>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2" name="docshape155"/>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3" name="docshape156"/>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4" name="docshape157"/>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 name="docshape158"/>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6" name="Line 369"/>
                          <wps:cNvCnPr>
                            <a:cxnSpLocks/>
                          </wps:cNvCnPr>
                          <wps:spPr bwMode="auto">
                            <a:xfrm>
                              <a:off x="5786" y="94"/>
                              <a:ext cx="74" cy="0"/>
                            </a:xfrm>
                            <a:prstGeom prst="line">
                              <a:avLst/>
                            </a:prstGeom>
                            <a:noFill/>
                            <a:ln w="9017">
                              <a:solidFill>
                                <a:srgbClr val="66C2A5"/>
                              </a:solidFill>
                              <a:round/>
                              <a:headEnd/>
                              <a:tailEnd/>
                            </a:ln>
                            <a:extLst>
                              <a:ext uri="{909E8E84-426E-40DD-AFC4-6F175D3DCCD1}">
                                <a14:hiddenFill xmlns:a14="http://schemas.microsoft.com/office/drawing/2010/main">
                                  <a:noFill/>
                                </a14:hiddenFill>
                              </a:ext>
                            </a:extLst>
                          </wps:spPr>
                          <wps:bodyPr/>
                        </wps:wsp>
                        <wps:wsp>
                          <wps:cNvPr id="737" name="docshape159"/>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8" name="docshape160"/>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9" name="docshape161"/>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0" name="docshape162"/>
                          <wps:cNvSpPr>
                            <a:spLocks/>
                          </wps:cNvSpPr>
                          <wps:spPr bwMode="auto">
                            <a:xfrm>
                              <a:off x="5722" y="7"/>
                              <a:ext cx="1387" cy="1900"/>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1" name="docshape163"/>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2" name="docshape164"/>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3" name="docshape165"/>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30A49" w14:textId="77777777" w:rsidR="00ED530C" w:rsidRDefault="00000000">
                                <w:pPr>
                                  <w:spacing w:before="35"/>
                                  <w:ind w:left="442"/>
                                  <w:rPr>
                                    <w:del w:id="323" w:author="Author" w:date="2022-09-10T01:53:00Z"/>
                                    <w:rFonts w:ascii="Arial"/>
                                    <w:sz w:val="16"/>
                                  </w:rPr>
                                </w:pPr>
                                <w:del w:id="324" w:author="Author" w:date="2022-09-10T01:53: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E2FA6B" id="docshapegroup134" o:spid="_x0000_s1113" style="position:absolute;left:0;text-align:left;margin-left:284.45pt;margin-top:-12.45pt;width:71.35pt;height:109.5pt;z-index:487622656;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">
                  <v:shape id="docshape135" o:spid="_x0000_s1114"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6" o:spid="_x0000_s1115"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7" o:spid="_x0000_s1116"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8" o:spid="_x0000_s1117"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" path="m,l296,318,593,940r297,449l1186,1579e" filled="f" strokecolor="#fc8d62" strokeweight=".71pt">
                    <v:path arrowok="t" o:connecttype="custom" o:connectlocs="0,151;296,469;593,1091;890,1540;1186,1730" o:connectangles="0,0,0,0,0"/>
                  </v:shape>
                  <v:shape id="docshape139" o:spid="_x0000_s1118"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40" o:spid="_x0000_s1119"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" path="m,24l,11,11,,24,,37,,47,11r,13l47,37,37,47r-13,l11,47,,37,,24e" filled="f" strokecolor="#66c2a5" strokeweight=".0835mm">
                    <v:path arrowok="t" o:connecttype="custom" o:connectlocs="0,94;0,81;11,70;24,70;37,70;47,81;47,94;47,107;37,117;24,117;11,117;0,107;0,94" o:connectangles="0,0,0,0,0,0,0,0,0,0,0,0,0"/>
                  </v:shape>
                  <v:shape id="docshape141" o:spid="_x0000_s1120"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42" o:spid="_x0000_s1121"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" path="m,24l,11,10,,23,,36,,47,11r,13l47,37,36,48r-13,l10,48,,37,,24e" filled="f" strokecolor="#66c2a5" strokeweight=".0835mm">
                    <v:path arrowok="t" o:connecttype="custom" o:connectlocs="0,141;0,128;10,117;23,117;36,117;47,128;47,141;47,154;36,165;23,165;10,165;0,154;0,141" o:connectangles="0,0,0,0,0,0,0,0,0,0,0,0,0"/>
                  </v:shape>
                  <v:shape id="docshape143" o:spid="_x0000_s1122"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44" o:spid="_x0000_s1123"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" path="m,24l,11,11,,24,,37,,48,11r,13l48,37,37,48r-13,l11,48,,37,,24e" filled="f" strokecolor="#66c2a5" strokeweight=".0835mm">
                    <v:path arrowok="t" o:connecttype="custom" o:connectlocs="0,276;0,263;11,252;24,252;37,252;48,263;48,276;48,289;37,300;24,300;11,300;0,289;0,276" o:connectangles="0,0,0,0,0,0,0,0,0,0,0,0,0"/>
                  </v:shape>
                  <v:shape id="docshape145" o:spid="_x0000_s1124"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" path="m37,l10,,,11,,24,,37,10,47r27,l47,37r,-26l37,xe" fillcolor="#66c2a5" stroked="f">
                    <v:path arrowok="t" o:connecttype="custom" o:connectlocs="37,537;10,537;0,548;0,561;0,574;10,584;37,584;47,574;47,548;37,537" o:connectangles="0,0,0,0,0,0,0,0,0,0"/>
                  </v:shape>
                  <v:shape id="docshape146" o:spid="_x0000_s1125"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" path="m,24l,11,10,,24,,37,,47,11r,13l47,37,37,47r-13,l10,47,,37,,24e" filled="f" strokecolor="#66c2a5" strokeweight=".0835mm">
                    <v:path arrowok="t" o:connecttype="custom" o:connectlocs="0,561;0,548;10,537;24,537;37,537;47,548;47,561;47,574;37,584;24,584;10,584;0,574;0,561" o:connectangles="0,0,0,0,0,0,0,0,0,0,0,0,0"/>
                  </v:shape>
                  <v:shape id="docshape147" o:spid="_x0000_s1126"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" path="m37,l11,,,10,,23,,36,11,47r26,l48,36r,-26l37,xe" fillcolor="#66c2a5" stroked="f">
                    <v:path arrowok="t" o:connecttype="custom" o:connectlocs="37,1021;11,1021;0,1031;0,1044;0,1057;11,1068;37,1068;48,1057;48,1031;37,1021" o:connectangles="0,0,0,0,0,0,0,0,0,0"/>
                  </v:shape>
                  <v:shape id="docshape148" o:spid="_x0000_s1127"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" path="m,23l,10,11,,24,,37,,48,10r,13l48,36,37,47r-13,l11,47,,36,,23e" filled="f" strokecolor="#66c2a5" strokeweight=".0835mm">
                    <v:path arrowok="t" o:connecttype="custom" o:connectlocs="0,1044;0,1031;11,1021;24,1021;37,1021;48,1031;48,1044;48,1057;37,1068;24,1068;11,1068;0,1057;0,1044" o:connectangles="0,0,0,0,0,0,0,0,0,0,0,0,0"/>
                  </v:shape>
                  <v:shape id="docshape149" o:spid="_x0000_s1128"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drCz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" path="m37,l11,,,10,,23,,36,11,47r26,l47,36r,-26l37,xe" fillcolor="#fc8d62" stroked="f">
                    <v:path arrowok="t" o:connecttype="custom" o:connectlocs="37,128;11,128;0,138;0,151;0,164;11,175;37,175;47,164;47,138;37,128" o:connectangles="0,0,0,0,0,0,0,0,0,0"/>
                  </v:shape>
                  <v:shape id="docshape150" o:spid="_x0000_s1129"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" path="m,23l,10,11,,24,,37,,47,10r,13l47,36,37,47r-13,l11,47,,36,,23e" filled="f" strokecolor="#fc8d62" strokeweight=".0835mm">
                    <v:path arrowok="t" o:connecttype="custom" o:connectlocs="0,151;0,138;11,128;24,128;37,128;47,138;47,151;47,164;37,175;24,175;11,175;0,164;0,151" o:connectangles="0,0,0,0,0,0,0,0,0,0,0,0,0"/>
                  </v:shape>
                  <v:shape id="docshape151" o:spid="_x0000_s1130"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52" o:spid="_x0000_s1131"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" path="m,23l,10,10,,23,,36,,47,10r,13l47,36,36,47r-13,l10,47,,36,,23e" filled="f" strokecolor="#fc8d62" strokeweight=".0835mm">
                    <v:path arrowok="t" o:connecttype="custom" o:connectlocs="0,469;0,456;10,446;23,446;36,446;47,456;47,469;47,482;36,493;23,493;10,493;0,482;0,469" o:connectangles="0,0,0,0,0,0,0,0,0,0,0,0,0"/>
                  </v:shape>
                  <v:shape id="docshape153" o:spid="_x0000_s1132"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54" o:spid="_x0000_s1133"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" path="m,24l,11,11,,24,,37,,48,11r,13l48,37,37,47r-13,l11,47,,37,,24e" filled="f" strokecolor="#fc8d62" strokeweight=".0835mm">
                    <v:path arrowok="t" o:connecttype="custom" o:connectlocs="0,1091;0,1078;11,1067;24,1067;37,1067;48,1078;48,1091;48,1104;37,1114;24,1114;11,1114;0,1104;0,1091" o:connectangles="0,0,0,0,0,0,0,0,0,0,0,0,0"/>
                  </v:shape>
                  <v:shape id="docshape155" o:spid="_x0000_s1134"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6" o:spid="_x0000_s1135"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" path="m,24l,11,10,,24,,37,,47,11r,13l47,37,37,48r-13,l10,48,,37,,24e" filled="f" strokecolor="#fc8d62" strokeweight=".0835mm">
                    <v:path arrowok="t" o:connecttype="custom" o:connectlocs="0,1540;0,1527;10,1516;24,1516;37,1516;47,1527;47,1540;47,1553;37,1564;24,1564;10,1564;0,1553;0,1540" o:connectangles="0,0,0,0,0,0,0,0,0,0,0,0,0"/>
                  </v:shape>
                  <v:shape id="docshape157" o:spid="_x0000_s1136"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8" o:spid="_x0000_s1137"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" path="m,24l,11,11,,24,,37,,48,11r,13l48,37,37,48r-13,l11,48,,37,,24e" filled="f" strokecolor="#fc8d62" strokeweight=".0835mm">
                    <v:path arrowok="t" o:connecttype="custom" o:connectlocs="0,1730;0,1717;11,1706;24,1706;37,1706;48,1717;48,1730;48,1743;37,1754;24,1754;11,1754;0,1743;0,1730" o:connectangles="0,0,0,0,0,0,0,0,0,0,0,0,0"/>
                  </v:shape>
                  <v:line id="Line 369" o:spid="_x0000_s1138"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" strokecolor="#66c2a5" strokeweight=".71pt">
                    <o:lock v:ext="edit" shapetype="f"/>
                  </v:line>
                  <v:shape id="docshape159" o:spid="_x0000_s1139"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" path="m,7l2,2,7,r5,2l14,7r-2,5l7,14,2,12,,7xe" fillcolor="#66c2a5" stroked="f">
                    <v:path arrowok="t" o:connecttype="custom" o:connectlocs="0,94;2,89;7,87;12,89;14,94;12,99;7,101;2,99;0,94" o:connectangles="0,0,0,0,0,0,0,0,0"/>
                  </v:shape>
                  <v:shape id="docshape160" o:spid="_x0000_s1140"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61" o:spid="_x0000_s1141"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62" o:spid="_x0000_s1142"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" filled="f" strokecolor="#b3b3b3" strokeweight=".22814mm">
                    <v:path arrowok="t"/>
                  </v:rect>
                  <v:rect id="docshape163" o:spid="_x0000_s1143"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" fillcolor="#b3b3b3" stroked="f">
                    <v:path arrowok="t"/>
                  </v:rect>
                  <v:shape id="docshape164" o:spid="_x0000_s1144"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65" o:spid="_x0000_s1145"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" filled="f" stroked="f">
                    <v:path arrowok="t"/>
                    <v:textbox inset="0,0,0,0">
                      <w:txbxContent>
                        <w:p w14:paraId="53D30A49" w14:textId="77777777" w:rsidR="00ED530C" w:rsidRDefault="00000000">
                          <w:pPr>
                            <w:spacing w:before="35"/>
                            <w:ind w:left="442"/>
                            <w:rPr>
                              <w:del w:id="325" w:author="Author" w:date="2022-09-10T01:53:00Z"/>
                              <w:rFonts w:ascii="Arial"/>
                              <w:sz w:val="16"/>
                            </w:rPr>
                          </w:pPr>
                          <w:del w:id="326" w:author="Author" w:date="2022-09-10T01:53: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23680" behindDoc="0" locked="0" layoutInCell="1" allowOverlap="1" wp14:anchorId="57991734" wp14:editId="271C1CF4">
                  <wp:simplePos x="0" y="0"/>
                  <wp:positionH relativeFrom="page">
                    <wp:posOffset>4771390</wp:posOffset>
                  </wp:positionH>
                  <wp:positionV relativeFrom="paragraph">
                    <wp:posOffset>-158115</wp:posOffset>
                  </wp:positionV>
                  <wp:extent cx="906145" cy="1390650"/>
                  <wp:effectExtent l="0" t="0" r="8255" b="6350"/>
                  <wp:wrapNone/>
                  <wp:docPr id="744"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745" name="docshape167"/>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docshape168"/>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7" name="docshape169"/>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8" name="docshape170"/>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docshape171"/>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0" name="docshape172"/>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1" name="docshape173"/>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2" name="docshape174"/>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docshape175"/>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4" name="docshape176"/>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docshape177"/>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6" name="docshape178"/>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docshape179"/>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8" name="docshape180"/>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docshape181"/>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 name="docshape182"/>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1" name="docshape183"/>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2" name="docshape184"/>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3" name="docshape185"/>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4" name="docshape186"/>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docshape187"/>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6" name="docshape188"/>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7" name="docshape189"/>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8" name="docshape190"/>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9" name="Line 336"/>
                          <wps:cNvCnPr>
                            <a:cxnSpLocks/>
                          </wps:cNvCnPr>
                          <wps:spPr bwMode="auto">
                            <a:xfrm>
                              <a:off x="7610" y="94"/>
                              <a:ext cx="74" cy="0"/>
                            </a:xfrm>
                            <a:prstGeom prst="line">
                              <a:avLst/>
                            </a:prstGeom>
                            <a:noFill/>
                            <a:ln w="9017">
                              <a:solidFill>
                                <a:srgbClr val="66C2A5"/>
                              </a:solidFill>
                              <a:round/>
                              <a:headEnd/>
                              <a:tailEnd/>
                            </a:ln>
                            <a:extLst>
                              <a:ext uri="{909E8E84-426E-40DD-AFC4-6F175D3DCCD1}">
                                <a14:hiddenFill xmlns:a14="http://schemas.microsoft.com/office/drawing/2010/main">
                                  <a:noFill/>
                                </a14:hiddenFill>
                              </a:ext>
                            </a:extLst>
                          </wps:spPr>
                          <wps:bodyPr/>
                        </wps:wsp>
                        <wps:wsp>
                          <wps:cNvPr id="770" name="docshape191"/>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1" name="docshape192"/>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2" name="docshape193"/>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3" name="docshape194"/>
                          <wps:cNvSpPr>
                            <a:spLocks/>
                          </wps:cNvSpPr>
                          <wps:spPr bwMode="auto">
                            <a:xfrm>
                              <a:off x="7546" y="7"/>
                              <a:ext cx="1387" cy="1900"/>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4" name="docshape195"/>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5" name="docshape196"/>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6" name="docshape197"/>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FBC24" w14:textId="77777777" w:rsidR="00ED530C" w:rsidRDefault="00000000">
                                <w:pPr>
                                  <w:spacing w:line="179" w:lineRule="exact"/>
                                  <w:rPr>
                                    <w:del w:id="327" w:author="Author" w:date="2022-09-10T01:53:00Z"/>
                                    <w:rFonts w:ascii="Arial"/>
                                    <w:sz w:val="16"/>
                                  </w:rPr>
                                </w:pPr>
                                <w:del w:id="328" w:author="Author" w:date="2022-09-10T01:53: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991734" id="docshapegroup166" o:spid="_x0000_s1146" style="position:absolute;left:0;text-align:left;margin-left:375.7pt;margin-top:-12.45pt;width:71.35pt;height:109.5pt;z-index:48762368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">
                  <v:shape id="docshape167" o:spid="_x0000_s1147"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8" o:spid="_x0000_s1148"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9" o:spid="_x0000_s1149"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" path="m,l297,5,593,37,890,219r296,252e" filled="f" strokecolor="#66c2a5" strokeweight=".71pt">
                    <v:path arrowok="t" o:connecttype="custom" o:connectlocs="0,94;297,99;593,131;890,313;1186,565" o:connectangles="0,0,0,0,0"/>
                  </v:shape>
                  <v:shape id="docshape170" o:spid="_x0000_s1150"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" path="m,l297,138,593,414r297,611l1186,1407e" filled="f" strokecolor="#fc8d62" strokeweight=".71pt">
                    <v:path arrowok="t" o:connecttype="custom" o:connectlocs="0,120;297,258;593,534;890,1145;1186,1527" o:connectangles="0,0,0,0,0"/>
                  </v:shape>
                  <v:shape id="docshape171" o:spid="_x0000_s1151"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" path="m37,l11,,,11,,24,,37,11,47r26,l48,37r,-26l37,xe" fillcolor="#66c2a5" stroked="f">
                    <v:path arrowok="t" o:connecttype="custom" o:connectlocs="37,70;11,70;0,81;0,94;0,107;11,117;37,117;48,107;48,81;37,70" o:connectangles="0,0,0,0,0,0,0,0,0,0"/>
                  </v:shape>
                  <v:shape id="docshape172" o:spid="_x0000_s1152"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" path="m,24l,11,11,,24,,37,,48,11r,13l48,37,37,47r-13,l11,47,,37,,24e" filled="f" strokecolor="#66c2a5" strokeweight=".0835mm">
                    <v:path arrowok="t" o:connecttype="custom" o:connectlocs="0,94;0,81;11,70;24,70;37,70;48,81;48,94;48,107;37,117;24,117;11,117;0,107;0,94" o:connectangles="0,0,0,0,0,0,0,0,0,0,0,0,0"/>
                  </v:shape>
                  <v:shape id="docshape173" o:spid="_x0000_s1153"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" path="m37,l11,,,10,,23,,36,11,47r26,l47,36r,-26l37,xe" fillcolor="#66c2a5" stroked="f">
                    <v:path arrowok="t" o:connecttype="custom" o:connectlocs="37,76;11,76;0,86;0,99;0,112;11,123;37,123;47,112;47,86;37,76" o:connectangles="0,0,0,0,0,0,0,0,0,0"/>
                  </v:shape>
                  <v:shape id="docshape174" o:spid="_x0000_s1154"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" path="m,23l,10,11,,24,,37,,47,10r,13l47,36,37,47r-13,l11,47,,36,,23e" filled="f" strokecolor="#66c2a5" strokeweight=".0835mm">
                    <v:path arrowok="t" o:connecttype="custom" o:connectlocs="0,99;0,86;11,76;24,76;37,76;47,86;47,99;47,112;37,123;24,123;11,123;0,112;0,99" o:connectangles="0,0,0,0,0,0,0,0,0,0,0,0,0"/>
                  </v:shape>
                  <v:shape id="docshape175" o:spid="_x0000_s1155"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" path="m37,l11,,,11,,24,,37,11,48r26,l48,37r,-26l37,xe" fillcolor="#66c2a5" stroked="f">
                    <v:path arrowok="t" o:connecttype="custom" o:connectlocs="37,107;11,107;0,118;0,131;0,144;11,155;37,155;48,144;48,118;37,107" o:connectangles="0,0,0,0,0,0,0,0,0,0"/>
                  </v:shape>
                  <v:shape id="docshape176" o:spid="_x0000_s1156"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" path="m,24l,11,11,,24,,37,,48,11r,13l48,37,37,48r-13,l11,48,,37,,24e" filled="f" strokecolor="#66c2a5" strokeweight=".0835mm">
                    <v:path arrowok="t" o:connecttype="custom" o:connectlocs="0,131;0,118;11,107;24,107;37,107;48,118;48,131;48,144;37,155;24,155;11,155;0,144;0,131" o:connectangles="0,0,0,0,0,0,0,0,0,0,0,0,0"/>
                  </v:shape>
                  <v:shape id="docshape177" o:spid="_x0000_s1157"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" path="m37,l11,,,11,,24,,37,11,48r26,l47,37r,-26l37,xe" fillcolor="#66c2a5" stroked="f">
                    <v:path arrowok="t" o:connecttype="custom" o:connectlocs="37,289;11,289;0,300;0,313;0,326;11,337;37,337;47,326;47,300;37,289" o:connectangles="0,0,0,0,0,0,0,0,0,0"/>
                  </v:shape>
                  <v:shape id="docshape178" o:spid="_x0000_s1158"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" path="m,24l,11,11,,24,,37,,47,11r,13l47,37,37,48r-13,l11,48,,37,,24e" filled="f" strokecolor="#66c2a5" strokeweight=".0835mm">
                    <v:path arrowok="t" o:connecttype="custom" o:connectlocs="0,313;0,300;11,289;24,289;37,289;47,300;47,313;47,326;37,337;24,337;11,337;0,326;0,313" o:connectangles="0,0,0,0,0,0,0,0,0,0,0,0,0"/>
                  </v:shape>
                  <v:shape id="docshape179" o:spid="_x0000_s1159"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" path="m36,l10,,,11,,24,,37,10,48r26,l47,37r,-26l36,xe" fillcolor="#66c2a5" stroked="f">
                    <v:path arrowok="t" o:connecttype="custom" o:connectlocs="36,541;10,541;0,552;0,565;0,578;10,589;36,589;47,578;47,552;36,541" o:connectangles="0,0,0,0,0,0,0,0,0,0"/>
                  </v:shape>
                  <v:shape id="docshape180" o:spid="_x0000_s1160"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81" o:spid="_x0000_s1161"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" path="m37,l11,,,11,,24,,37,11,47r26,l48,37r,-26l37,xe" fillcolor="#fc8d62" stroked="f">
                    <v:path arrowok="t" o:connecttype="custom" o:connectlocs="37,96;11,96;0,107;0,120;0,133;11,143;37,143;48,133;48,107;37,96" o:connectangles="0,0,0,0,0,0,0,0,0,0"/>
                  </v:shape>
                  <v:shape id="docshape182" o:spid="_x0000_s1162"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" path="m,24l,11,11,,24,,37,,48,11r,13l48,37,37,47r-13,l11,47,,37,,24e" filled="f" strokecolor="#fc8d62" strokeweight=".0835mm">
                    <v:path arrowok="t" o:connecttype="custom" o:connectlocs="0,120;0,107;11,96;24,96;37,96;48,107;48,120;48,133;37,143;24,143;11,143;0,133;0,120" o:connectangles="0,0,0,0,0,0,0,0,0,0,0,0,0"/>
                  </v:shape>
                  <v:shape id="docshape183" o:spid="_x0000_s1163"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" path="m37,l11,,,11,,24,,37,11,47r26,l47,37r,-26l37,xe" fillcolor="#fc8d62" stroked="f">
                    <v:path arrowok="t" o:connecttype="custom" o:connectlocs="37,234;11,234;0,245;0,258;0,271;11,281;37,281;47,271;47,245;37,234" o:connectangles="0,0,0,0,0,0,0,0,0,0"/>
                  </v:shape>
                  <v:shape id="docshape184" o:spid="_x0000_s1164"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85" o:spid="_x0000_s1165"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6" o:spid="_x0000_s1166"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7" o:spid="_x0000_s1167"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" path="m37,l11,,,11,,24,,37,11,48r26,l47,37r,-26l37,xe" fillcolor="#fc8d62" stroked="f">
                    <v:path arrowok="t" o:connecttype="custom" o:connectlocs="37,1121;11,1121;0,1132;0,1145;0,1158;11,1169;37,1169;47,1158;47,1132;37,1121" o:connectangles="0,0,0,0,0,0,0,0,0,0"/>
                  </v:shape>
                  <v:shape id="docshape188" o:spid="_x0000_s1168"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" path="m,24l,11,11,,24,,37,,47,11r,13l47,37,37,48r-13,l11,48,,37,,24e" filled="f" strokecolor="#fc8d62" strokeweight=".0835mm">
                    <v:path arrowok="t" o:connecttype="custom" o:connectlocs="0,1145;0,1132;11,1121;24,1121;37,1121;47,1132;47,1145;47,1158;37,1169;24,1169;11,1169;0,1158;0,1145" o:connectangles="0,0,0,0,0,0,0,0,0,0,0,0,0"/>
                  </v:shape>
                  <v:shape id="docshape189" o:spid="_x0000_s1169"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" path="m36,l10,,,10,,23,,36,10,47r26,l47,36r,-26l36,xe" fillcolor="#fc8d62" stroked="f">
                    <v:path arrowok="t" o:connecttype="custom" o:connectlocs="36,1504;10,1504;0,1514;0,1527;0,1540;10,1551;36,1551;47,1540;47,1514;36,1504" o:connectangles="0,0,0,0,0,0,0,0,0,0"/>
                  </v:shape>
                  <v:shape id="docshape190" o:spid="_x0000_s1170"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" path="m,23l,10,10,,23,,36,,47,10r,13l47,36,36,47r-13,l10,47,,36,,23e" filled="f" strokecolor="#fc8d62" strokeweight=".0835mm">
                    <v:path arrowok="t" o:connecttype="custom" o:connectlocs="0,1527;0,1514;10,1504;23,1504;36,1504;47,1514;47,1527;47,1540;36,1551;23,1551;10,1551;0,1540;0,1527" o:connectangles="0,0,0,0,0,0,0,0,0,0,0,0,0"/>
                  </v:shape>
                  <v:line id="Line 336" o:spid="_x0000_s1171"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" strokecolor="#66c2a5" strokeweight=".71pt">
                    <o:lock v:ext="edit" shapetype="f"/>
                  </v:line>
                  <v:shape id="docshape191" o:spid="_x0000_s1172"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" path="m,7l2,2,7,r5,2l14,7r-2,5l7,14,2,12,,7xe" fillcolor="#66c2a5" stroked="f">
                    <v:path arrowok="t" o:connecttype="custom" o:connectlocs="0,94;2,89;7,87;12,89;14,94;12,99;7,101;2,99;0,94" o:connectangles="0,0,0,0,0,0,0,0,0"/>
                  </v:shape>
                  <v:shape id="docshape192" o:spid="_x0000_s1173"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93" o:spid="_x0000_s1174"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94" o:spid="_x0000_s1175"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" filled="f" strokecolor="#b3b3b3" strokeweight=".22814mm">
                    <v:path arrowok="t"/>
                  </v:rect>
                  <v:rect id="docshape195" o:spid="_x0000_s1176"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" fillcolor="#b3b3b3" stroked="f">
                    <v:path arrowok="t"/>
                  </v:rect>
                  <v:shape id="docshape196" o:spid="_x0000_s1177"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7" o:spid="_x0000_s1178"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" filled="f" stroked="f">
                    <v:path arrowok="t"/>
                    <v:textbox inset="0,0,0,0">
                      <w:txbxContent>
                        <w:p w14:paraId="0F5FBC24" w14:textId="77777777" w:rsidR="00ED530C" w:rsidRDefault="00000000">
                          <w:pPr>
                            <w:spacing w:line="179" w:lineRule="exact"/>
                            <w:rPr>
                              <w:del w:id="329" w:author="Author" w:date="2022-09-10T01:53:00Z"/>
                              <w:rFonts w:ascii="Arial"/>
                              <w:sz w:val="16"/>
                            </w:rPr>
                          </w:pPr>
                          <w:del w:id="330" w:author="Author" w:date="2022-09-10T01:53:00Z">
                            <w:r>
                              <w:rPr>
                                <w:rFonts w:ascii="Arial"/>
                                <w:color w:val="FFFFFF"/>
                                <w:spacing w:val="-2"/>
                                <w:sz w:val="16"/>
                              </w:rPr>
                              <w:delText>Large</w:delText>
                            </w:r>
                          </w:del>
                        </w:p>
                      </w:txbxContent>
                    </v:textbox>
                  </v:shape>
                  <w10:wrap anchorx="page"/>
                </v:group>
              </w:pict>
            </mc:Fallback>
          </mc:AlternateContent>
        </w:r>
      </w:del>
      <w:ins w:id="331" w:author="Author" w:date="2022-09-10T01:53:00Z">
        <w:r w:rsidR="006228F8">
          <w:rPr>
            <w:noProof/>
          </w:rPr>
          <mc:AlternateContent>
            <mc:Choice Requires="wpg">
              <w:drawing>
                <wp:anchor distT="0" distB="0" distL="114300" distR="114300" simplePos="0" relativeHeight="15740928" behindDoc="0" locked="0" layoutInCell="1" allowOverlap="1" wp14:anchorId="614DF6FA" wp14:editId="0708BBB3">
                  <wp:simplePos x="0" y="0"/>
                  <wp:positionH relativeFrom="page">
                    <wp:posOffset>3612515</wp:posOffset>
                  </wp:positionH>
                  <wp:positionV relativeFrom="paragraph">
                    <wp:posOffset>-158115</wp:posOffset>
                  </wp:positionV>
                  <wp:extent cx="906145" cy="1390650"/>
                  <wp:effectExtent l="0" t="12700" r="8255" b="6350"/>
                  <wp:wrapNone/>
                  <wp:docPr id="350" name="docshapegroup1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249"/>
                            <a:chExt cx="1427" cy="2190"/>
                          </a:xfrm>
                        </wpg:grpSpPr>
                        <wps:wsp>
                          <wps:cNvPr id="351" name="docshape135"/>
                          <wps:cNvSpPr>
                            <a:spLocks/>
                          </wps:cNvSpPr>
                          <wps:spPr bwMode="auto">
                            <a:xfrm>
                              <a:off x="5722" y="7"/>
                              <a:ext cx="1387" cy="1900"/>
                            </a:xfrm>
                            <a:custGeom>
                              <a:avLst/>
                              <a:gdLst>
                                <a:gd name="T0" fmla="+- 0 5723 5723"/>
                                <a:gd name="T1" fmla="*/ T0 w 1387"/>
                                <a:gd name="T2" fmla="+- 0 1605 7"/>
                                <a:gd name="T3" fmla="*/ 1605 h 1900"/>
                                <a:gd name="T4" fmla="+- 0 7109 5723"/>
                                <a:gd name="T5" fmla="*/ T4 w 1387"/>
                                <a:gd name="T6" fmla="+- 0 1605 7"/>
                                <a:gd name="T7" fmla="*/ 1605 h 1900"/>
                                <a:gd name="T8" fmla="+- 0 5723 5723"/>
                                <a:gd name="T9" fmla="*/ T8 w 1387"/>
                                <a:gd name="T10" fmla="+- 0 1173 7"/>
                                <a:gd name="T11" fmla="*/ 1173 h 1900"/>
                                <a:gd name="T12" fmla="+- 0 7109 5723"/>
                                <a:gd name="T13" fmla="*/ T12 w 1387"/>
                                <a:gd name="T14" fmla="+- 0 1173 7"/>
                                <a:gd name="T15" fmla="*/ 1173 h 1900"/>
                                <a:gd name="T16" fmla="+- 0 5723 5723"/>
                                <a:gd name="T17" fmla="*/ T16 w 1387"/>
                                <a:gd name="T18" fmla="+- 0 741 7"/>
                                <a:gd name="T19" fmla="*/ 741 h 1900"/>
                                <a:gd name="T20" fmla="+- 0 7109 5723"/>
                                <a:gd name="T21" fmla="*/ T20 w 1387"/>
                                <a:gd name="T22" fmla="+- 0 741 7"/>
                                <a:gd name="T23" fmla="*/ 741 h 1900"/>
                                <a:gd name="T24" fmla="+- 0 5723 5723"/>
                                <a:gd name="T25" fmla="*/ T24 w 1387"/>
                                <a:gd name="T26" fmla="+- 0 310 7"/>
                                <a:gd name="T27" fmla="*/ 310 h 1900"/>
                                <a:gd name="T28" fmla="+- 0 7109 5723"/>
                                <a:gd name="T29" fmla="*/ T28 w 1387"/>
                                <a:gd name="T30" fmla="+- 0 310 7"/>
                                <a:gd name="T31" fmla="*/ 310 h 1900"/>
                                <a:gd name="T32" fmla="+- 0 5971 5723"/>
                                <a:gd name="T33" fmla="*/ T32 w 1387"/>
                                <a:gd name="T34" fmla="+- 0 1907 7"/>
                                <a:gd name="T35" fmla="*/ 1907 h 1900"/>
                                <a:gd name="T36" fmla="+- 0 5971 5723"/>
                                <a:gd name="T37" fmla="*/ T36 w 1387"/>
                                <a:gd name="T38" fmla="+- 0 7 7"/>
                                <a:gd name="T39" fmla="*/ 7 h 1900"/>
                                <a:gd name="T40" fmla="+- 0 6268 5723"/>
                                <a:gd name="T41" fmla="*/ T40 w 1387"/>
                                <a:gd name="T42" fmla="+- 0 1907 7"/>
                                <a:gd name="T43" fmla="*/ 1907 h 1900"/>
                                <a:gd name="T44" fmla="+- 0 6268 5723"/>
                                <a:gd name="T45" fmla="*/ T44 w 1387"/>
                                <a:gd name="T46" fmla="+- 0 7 7"/>
                                <a:gd name="T47" fmla="*/ 7 h 1900"/>
                                <a:gd name="T48" fmla="+- 0 6564 5723"/>
                                <a:gd name="T49" fmla="*/ T48 w 1387"/>
                                <a:gd name="T50" fmla="+- 0 1907 7"/>
                                <a:gd name="T51" fmla="*/ 1907 h 1900"/>
                                <a:gd name="T52" fmla="+- 0 6564 5723"/>
                                <a:gd name="T53" fmla="*/ T52 w 1387"/>
                                <a:gd name="T54" fmla="+- 0 7 7"/>
                                <a:gd name="T55" fmla="*/ 7 h 1900"/>
                                <a:gd name="T56" fmla="+- 0 6861 5723"/>
                                <a:gd name="T57" fmla="*/ T56 w 1387"/>
                                <a:gd name="T58" fmla="+- 0 1907 7"/>
                                <a:gd name="T59" fmla="*/ 1907 h 1900"/>
                                <a:gd name="T60" fmla="+- 0 6861 5723"/>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6" y="1598"/>
                                  </a:lnTo>
                                  <a:moveTo>
                                    <a:pt x="0" y="1166"/>
                                  </a:moveTo>
                                  <a:lnTo>
                                    <a:pt x="1386" y="1166"/>
                                  </a:lnTo>
                                  <a:moveTo>
                                    <a:pt x="0" y="734"/>
                                  </a:moveTo>
                                  <a:lnTo>
                                    <a:pt x="1386" y="734"/>
                                  </a:lnTo>
                                  <a:moveTo>
                                    <a:pt x="0" y="303"/>
                                  </a:moveTo>
                                  <a:lnTo>
                                    <a:pt x="1386"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2" name="docshape136"/>
                          <wps:cNvSpPr>
                            <a:spLocks/>
                          </wps:cNvSpPr>
                          <wps:spPr bwMode="auto">
                            <a:xfrm>
                              <a:off x="5722" y="7"/>
                              <a:ext cx="1387" cy="1900"/>
                            </a:xfrm>
                            <a:custGeom>
                              <a:avLst/>
                              <a:gdLst>
                                <a:gd name="T0" fmla="+- 0 5723 5723"/>
                                <a:gd name="T1" fmla="*/ T0 w 1387"/>
                                <a:gd name="T2" fmla="+- 0 1821 7"/>
                                <a:gd name="T3" fmla="*/ 1821 h 1900"/>
                                <a:gd name="T4" fmla="+- 0 7109 5723"/>
                                <a:gd name="T5" fmla="*/ T4 w 1387"/>
                                <a:gd name="T6" fmla="+- 0 1821 7"/>
                                <a:gd name="T7" fmla="*/ 1821 h 1900"/>
                                <a:gd name="T8" fmla="+- 0 5723 5723"/>
                                <a:gd name="T9" fmla="*/ T8 w 1387"/>
                                <a:gd name="T10" fmla="+- 0 1389 7"/>
                                <a:gd name="T11" fmla="*/ 1389 h 1900"/>
                                <a:gd name="T12" fmla="+- 0 7109 5723"/>
                                <a:gd name="T13" fmla="*/ T12 w 1387"/>
                                <a:gd name="T14" fmla="+- 0 1389 7"/>
                                <a:gd name="T15" fmla="*/ 1389 h 1900"/>
                                <a:gd name="T16" fmla="+- 0 5723 5723"/>
                                <a:gd name="T17" fmla="*/ T16 w 1387"/>
                                <a:gd name="T18" fmla="+- 0 957 7"/>
                                <a:gd name="T19" fmla="*/ 957 h 1900"/>
                                <a:gd name="T20" fmla="+- 0 7109 5723"/>
                                <a:gd name="T21" fmla="*/ T20 w 1387"/>
                                <a:gd name="T22" fmla="+- 0 957 7"/>
                                <a:gd name="T23" fmla="*/ 957 h 1900"/>
                                <a:gd name="T24" fmla="+- 0 5723 5723"/>
                                <a:gd name="T25" fmla="*/ T24 w 1387"/>
                                <a:gd name="T26" fmla="+- 0 525 7"/>
                                <a:gd name="T27" fmla="*/ 525 h 1900"/>
                                <a:gd name="T28" fmla="+- 0 7109 5723"/>
                                <a:gd name="T29" fmla="*/ T28 w 1387"/>
                                <a:gd name="T30" fmla="+- 0 525 7"/>
                                <a:gd name="T31" fmla="*/ 525 h 1900"/>
                                <a:gd name="T32" fmla="+- 0 5723 5723"/>
                                <a:gd name="T33" fmla="*/ T32 w 1387"/>
                                <a:gd name="T34" fmla="+- 0 94 7"/>
                                <a:gd name="T35" fmla="*/ 94 h 1900"/>
                                <a:gd name="T36" fmla="+- 0 7109 5723"/>
                                <a:gd name="T37" fmla="*/ T36 w 1387"/>
                                <a:gd name="T38" fmla="+- 0 94 7"/>
                                <a:gd name="T39" fmla="*/ 94 h 1900"/>
                                <a:gd name="T40" fmla="+- 0 5823 5723"/>
                                <a:gd name="T41" fmla="*/ T40 w 1387"/>
                                <a:gd name="T42" fmla="+- 0 1907 7"/>
                                <a:gd name="T43" fmla="*/ 1907 h 1900"/>
                                <a:gd name="T44" fmla="+- 0 5823 5723"/>
                                <a:gd name="T45" fmla="*/ T44 w 1387"/>
                                <a:gd name="T46" fmla="+- 0 7 7"/>
                                <a:gd name="T47" fmla="*/ 7 h 1900"/>
                                <a:gd name="T48" fmla="+- 0 6119 5723"/>
                                <a:gd name="T49" fmla="*/ T48 w 1387"/>
                                <a:gd name="T50" fmla="+- 0 1907 7"/>
                                <a:gd name="T51" fmla="*/ 1907 h 1900"/>
                                <a:gd name="T52" fmla="+- 0 6119 5723"/>
                                <a:gd name="T53" fmla="*/ T52 w 1387"/>
                                <a:gd name="T54" fmla="+- 0 7 7"/>
                                <a:gd name="T55" fmla="*/ 7 h 1900"/>
                                <a:gd name="T56" fmla="+- 0 6416 5723"/>
                                <a:gd name="T57" fmla="*/ T56 w 1387"/>
                                <a:gd name="T58" fmla="+- 0 1907 7"/>
                                <a:gd name="T59" fmla="*/ 1907 h 1900"/>
                                <a:gd name="T60" fmla="+- 0 6416 5723"/>
                                <a:gd name="T61" fmla="*/ T60 w 1387"/>
                                <a:gd name="T62" fmla="+- 0 7 7"/>
                                <a:gd name="T63" fmla="*/ 7 h 1900"/>
                                <a:gd name="T64" fmla="+- 0 6713 5723"/>
                                <a:gd name="T65" fmla="*/ T64 w 1387"/>
                                <a:gd name="T66" fmla="+- 0 1907 7"/>
                                <a:gd name="T67" fmla="*/ 1907 h 1900"/>
                                <a:gd name="T68" fmla="+- 0 6713 5723"/>
                                <a:gd name="T69" fmla="*/ T68 w 1387"/>
                                <a:gd name="T70" fmla="+- 0 7 7"/>
                                <a:gd name="T71" fmla="*/ 7 h 1900"/>
                                <a:gd name="T72" fmla="+- 0 7009 5723"/>
                                <a:gd name="T73" fmla="*/ T72 w 1387"/>
                                <a:gd name="T74" fmla="+- 0 1907 7"/>
                                <a:gd name="T75" fmla="*/ 1907 h 1900"/>
                                <a:gd name="T76" fmla="+- 0 7009 5723"/>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6" y="1814"/>
                                  </a:lnTo>
                                  <a:moveTo>
                                    <a:pt x="0" y="1382"/>
                                  </a:moveTo>
                                  <a:lnTo>
                                    <a:pt x="1386" y="1382"/>
                                  </a:lnTo>
                                  <a:moveTo>
                                    <a:pt x="0" y="950"/>
                                  </a:moveTo>
                                  <a:lnTo>
                                    <a:pt x="1386" y="950"/>
                                  </a:lnTo>
                                  <a:moveTo>
                                    <a:pt x="0" y="518"/>
                                  </a:moveTo>
                                  <a:lnTo>
                                    <a:pt x="1386" y="518"/>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3" name="docshape137"/>
                          <wps:cNvSpPr>
                            <a:spLocks/>
                          </wps:cNvSpPr>
                          <wps:spPr bwMode="auto">
                            <a:xfrm>
                              <a:off x="5822" y="93"/>
                              <a:ext cx="1187" cy="951"/>
                            </a:xfrm>
                            <a:custGeom>
                              <a:avLst/>
                              <a:gdLst>
                                <a:gd name="T0" fmla="+- 0 5823 5823"/>
                                <a:gd name="T1" fmla="*/ T0 w 1187"/>
                                <a:gd name="T2" fmla="+- 0 94 94"/>
                                <a:gd name="T3" fmla="*/ 94 h 951"/>
                                <a:gd name="T4" fmla="+- 0 6119 5823"/>
                                <a:gd name="T5" fmla="*/ T4 w 1187"/>
                                <a:gd name="T6" fmla="+- 0 141 94"/>
                                <a:gd name="T7" fmla="*/ 141 h 951"/>
                                <a:gd name="T8" fmla="+- 0 6416 5823"/>
                                <a:gd name="T9" fmla="*/ T8 w 1187"/>
                                <a:gd name="T10" fmla="+- 0 276 94"/>
                                <a:gd name="T11" fmla="*/ 276 h 951"/>
                                <a:gd name="T12" fmla="+- 0 6713 5823"/>
                                <a:gd name="T13" fmla="*/ T12 w 1187"/>
                                <a:gd name="T14" fmla="+- 0 561 94"/>
                                <a:gd name="T15" fmla="*/ 561 h 951"/>
                                <a:gd name="T16" fmla="+- 0 7009 5823"/>
                                <a:gd name="T17" fmla="*/ T16 w 1187"/>
                                <a:gd name="T18" fmla="+- 0 1044 94"/>
                                <a:gd name="T19" fmla="*/ 1044 h 951"/>
                              </a:gdLst>
                              <a:ahLst/>
                              <a:cxnLst>
                                <a:cxn ang="0">
                                  <a:pos x="T1" y="T3"/>
                                </a:cxn>
                                <a:cxn ang="0">
                                  <a:pos x="T5" y="T7"/>
                                </a:cxn>
                                <a:cxn ang="0">
                                  <a:pos x="T9" y="T11"/>
                                </a:cxn>
                                <a:cxn ang="0">
                                  <a:pos x="T13" y="T15"/>
                                </a:cxn>
                                <a:cxn ang="0">
                                  <a:pos x="T17" y="T19"/>
                                </a:cxn>
                              </a:cxnLst>
                              <a:rect l="0" t="0" r="r" b="b"/>
                              <a:pathLst>
                                <a:path w="1187" h="951">
                                  <a:moveTo>
                                    <a:pt x="0" y="0"/>
                                  </a:moveTo>
                                  <a:lnTo>
                                    <a:pt x="296" y="47"/>
                                  </a:lnTo>
                                  <a:lnTo>
                                    <a:pt x="593" y="182"/>
                                  </a:lnTo>
                                  <a:lnTo>
                                    <a:pt x="890" y="467"/>
                                  </a:lnTo>
                                  <a:lnTo>
                                    <a:pt x="1186" y="95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docshape138"/>
                          <wps:cNvSpPr>
                            <a:spLocks/>
                          </wps:cNvSpPr>
                          <wps:spPr bwMode="auto">
                            <a:xfrm>
                              <a:off x="5822" y="151"/>
                              <a:ext cx="1187" cy="1579"/>
                            </a:xfrm>
                            <a:custGeom>
                              <a:avLst/>
                              <a:gdLst>
                                <a:gd name="T0" fmla="+- 0 5823 5823"/>
                                <a:gd name="T1" fmla="*/ T0 w 1187"/>
                                <a:gd name="T2" fmla="+- 0 151 151"/>
                                <a:gd name="T3" fmla="*/ 151 h 1579"/>
                                <a:gd name="T4" fmla="+- 0 6119 5823"/>
                                <a:gd name="T5" fmla="*/ T4 w 1187"/>
                                <a:gd name="T6" fmla="+- 0 469 151"/>
                                <a:gd name="T7" fmla="*/ 469 h 1579"/>
                                <a:gd name="T8" fmla="+- 0 6416 5823"/>
                                <a:gd name="T9" fmla="*/ T8 w 1187"/>
                                <a:gd name="T10" fmla="+- 0 1091 151"/>
                                <a:gd name="T11" fmla="*/ 1091 h 1579"/>
                                <a:gd name="T12" fmla="+- 0 6713 5823"/>
                                <a:gd name="T13" fmla="*/ T12 w 1187"/>
                                <a:gd name="T14" fmla="+- 0 1540 151"/>
                                <a:gd name="T15" fmla="*/ 1540 h 1579"/>
                                <a:gd name="T16" fmla="+- 0 7009 5823"/>
                                <a:gd name="T17" fmla="*/ T16 w 1187"/>
                                <a:gd name="T18" fmla="+- 0 1730 151"/>
                                <a:gd name="T19" fmla="*/ 1730 h 1579"/>
                              </a:gdLst>
                              <a:ahLst/>
                              <a:cxnLst>
                                <a:cxn ang="0">
                                  <a:pos x="T1" y="T3"/>
                                </a:cxn>
                                <a:cxn ang="0">
                                  <a:pos x="T5" y="T7"/>
                                </a:cxn>
                                <a:cxn ang="0">
                                  <a:pos x="T9" y="T11"/>
                                </a:cxn>
                                <a:cxn ang="0">
                                  <a:pos x="T13" y="T15"/>
                                </a:cxn>
                                <a:cxn ang="0">
                                  <a:pos x="T17" y="T19"/>
                                </a:cxn>
                              </a:cxnLst>
                              <a:rect l="0" t="0" r="r" b="b"/>
                              <a:pathLst>
                                <a:path w="1187" h="1579">
                                  <a:moveTo>
                                    <a:pt x="0" y="0"/>
                                  </a:moveTo>
                                  <a:lnTo>
                                    <a:pt x="296" y="318"/>
                                  </a:lnTo>
                                  <a:lnTo>
                                    <a:pt x="593" y="940"/>
                                  </a:lnTo>
                                  <a:lnTo>
                                    <a:pt x="890" y="1389"/>
                                  </a:lnTo>
                                  <a:lnTo>
                                    <a:pt x="1186" y="1579"/>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5" name="docshape139"/>
                          <wps:cNvSpPr>
                            <a:spLocks/>
                          </wps:cNvSpPr>
                          <wps:spPr bwMode="auto">
                            <a:xfrm>
                              <a:off x="5798" y="69"/>
                              <a:ext cx="48" cy="48"/>
                            </a:xfrm>
                            <a:custGeom>
                              <a:avLst/>
                              <a:gdLst>
                                <a:gd name="T0" fmla="+- 0 5836 5799"/>
                                <a:gd name="T1" fmla="*/ T0 w 48"/>
                                <a:gd name="T2" fmla="+- 0 70 70"/>
                                <a:gd name="T3" fmla="*/ 70 h 48"/>
                                <a:gd name="T4" fmla="+- 0 5810 5799"/>
                                <a:gd name="T5" fmla="*/ T4 w 48"/>
                                <a:gd name="T6" fmla="+- 0 70 70"/>
                                <a:gd name="T7" fmla="*/ 70 h 48"/>
                                <a:gd name="T8" fmla="+- 0 5799 5799"/>
                                <a:gd name="T9" fmla="*/ T8 w 48"/>
                                <a:gd name="T10" fmla="+- 0 81 70"/>
                                <a:gd name="T11" fmla="*/ 81 h 48"/>
                                <a:gd name="T12" fmla="+- 0 5799 5799"/>
                                <a:gd name="T13" fmla="*/ T12 w 48"/>
                                <a:gd name="T14" fmla="+- 0 94 70"/>
                                <a:gd name="T15" fmla="*/ 94 h 48"/>
                                <a:gd name="T16" fmla="+- 0 5799 5799"/>
                                <a:gd name="T17" fmla="*/ T16 w 48"/>
                                <a:gd name="T18" fmla="+- 0 107 70"/>
                                <a:gd name="T19" fmla="*/ 107 h 48"/>
                                <a:gd name="T20" fmla="+- 0 5810 5799"/>
                                <a:gd name="T21" fmla="*/ T20 w 48"/>
                                <a:gd name="T22" fmla="+- 0 117 70"/>
                                <a:gd name="T23" fmla="*/ 117 h 48"/>
                                <a:gd name="T24" fmla="+- 0 5836 5799"/>
                                <a:gd name="T25" fmla="*/ T24 w 48"/>
                                <a:gd name="T26" fmla="+- 0 117 70"/>
                                <a:gd name="T27" fmla="*/ 117 h 48"/>
                                <a:gd name="T28" fmla="+- 0 5846 5799"/>
                                <a:gd name="T29" fmla="*/ T28 w 48"/>
                                <a:gd name="T30" fmla="+- 0 107 70"/>
                                <a:gd name="T31" fmla="*/ 107 h 48"/>
                                <a:gd name="T32" fmla="+- 0 5846 5799"/>
                                <a:gd name="T33" fmla="*/ T32 w 48"/>
                                <a:gd name="T34" fmla="+- 0 81 70"/>
                                <a:gd name="T35" fmla="*/ 81 h 48"/>
                                <a:gd name="T36" fmla="+- 0 5836 5799"/>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6" name="docshape140"/>
                          <wps:cNvSpPr>
                            <a:spLocks/>
                          </wps:cNvSpPr>
                          <wps:spPr bwMode="auto">
                            <a:xfrm>
                              <a:off x="5798" y="69"/>
                              <a:ext cx="48" cy="48"/>
                            </a:xfrm>
                            <a:custGeom>
                              <a:avLst/>
                              <a:gdLst>
                                <a:gd name="T0" fmla="+- 0 5799 5799"/>
                                <a:gd name="T1" fmla="*/ T0 w 48"/>
                                <a:gd name="T2" fmla="+- 0 94 70"/>
                                <a:gd name="T3" fmla="*/ 94 h 48"/>
                                <a:gd name="T4" fmla="+- 0 5799 5799"/>
                                <a:gd name="T5" fmla="*/ T4 w 48"/>
                                <a:gd name="T6" fmla="+- 0 81 70"/>
                                <a:gd name="T7" fmla="*/ 81 h 48"/>
                                <a:gd name="T8" fmla="+- 0 5810 5799"/>
                                <a:gd name="T9" fmla="*/ T8 w 48"/>
                                <a:gd name="T10" fmla="+- 0 70 70"/>
                                <a:gd name="T11" fmla="*/ 70 h 48"/>
                                <a:gd name="T12" fmla="+- 0 5823 5799"/>
                                <a:gd name="T13" fmla="*/ T12 w 48"/>
                                <a:gd name="T14" fmla="+- 0 70 70"/>
                                <a:gd name="T15" fmla="*/ 70 h 48"/>
                                <a:gd name="T16" fmla="+- 0 5836 5799"/>
                                <a:gd name="T17" fmla="*/ T16 w 48"/>
                                <a:gd name="T18" fmla="+- 0 70 70"/>
                                <a:gd name="T19" fmla="*/ 70 h 48"/>
                                <a:gd name="T20" fmla="+- 0 5846 5799"/>
                                <a:gd name="T21" fmla="*/ T20 w 48"/>
                                <a:gd name="T22" fmla="+- 0 81 70"/>
                                <a:gd name="T23" fmla="*/ 81 h 48"/>
                                <a:gd name="T24" fmla="+- 0 5846 5799"/>
                                <a:gd name="T25" fmla="*/ T24 w 48"/>
                                <a:gd name="T26" fmla="+- 0 94 70"/>
                                <a:gd name="T27" fmla="*/ 94 h 48"/>
                                <a:gd name="T28" fmla="+- 0 5846 5799"/>
                                <a:gd name="T29" fmla="*/ T28 w 48"/>
                                <a:gd name="T30" fmla="+- 0 107 70"/>
                                <a:gd name="T31" fmla="*/ 107 h 48"/>
                                <a:gd name="T32" fmla="+- 0 5836 5799"/>
                                <a:gd name="T33" fmla="*/ T32 w 48"/>
                                <a:gd name="T34" fmla="+- 0 117 70"/>
                                <a:gd name="T35" fmla="*/ 117 h 48"/>
                                <a:gd name="T36" fmla="+- 0 5823 5799"/>
                                <a:gd name="T37" fmla="*/ T36 w 48"/>
                                <a:gd name="T38" fmla="+- 0 117 70"/>
                                <a:gd name="T39" fmla="*/ 117 h 48"/>
                                <a:gd name="T40" fmla="+- 0 5810 5799"/>
                                <a:gd name="T41" fmla="*/ T40 w 48"/>
                                <a:gd name="T42" fmla="+- 0 117 70"/>
                                <a:gd name="T43" fmla="*/ 117 h 48"/>
                                <a:gd name="T44" fmla="+- 0 5799 5799"/>
                                <a:gd name="T45" fmla="*/ T44 w 48"/>
                                <a:gd name="T46" fmla="+- 0 107 70"/>
                                <a:gd name="T47" fmla="*/ 107 h 48"/>
                                <a:gd name="T48" fmla="+- 0 5799 5799"/>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docshape141"/>
                          <wps:cNvSpPr>
                            <a:spLocks/>
                          </wps:cNvSpPr>
                          <wps:spPr bwMode="auto">
                            <a:xfrm>
                              <a:off x="6095" y="117"/>
                              <a:ext cx="48" cy="48"/>
                            </a:xfrm>
                            <a:custGeom>
                              <a:avLst/>
                              <a:gdLst>
                                <a:gd name="T0" fmla="+- 0 6132 6096"/>
                                <a:gd name="T1" fmla="*/ T0 w 48"/>
                                <a:gd name="T2" fmla="+- 0 117 117"/>
                                <a:gd name="T3" fmla="*/ 117 h 48"/>
                                <a:gd name="T4" fmla="+- 0 6106 6096"/>
                                <a:gd name="T5" fmla="*/ T4 w 48"/>
                                <a:gd name="T6" fmla="+- 0 117 117"/>
                                <a:gd name="T7" fmla="*/ 117 h 48"/>
                                <a:gd name="T8" fmla="+- 0 6096 6096"/>
                                <a:gd name="T9" fmla="*/ T8 w 48"/>
                                <a:gd name="T10" fmla="+- 0 128 117"/>
                                <a:gd name="T11" fmla="*/ 128 h 48"/>
                                <a:gd name="T12" fmla="+- 0 6096 6096"/>
                                <a:gd name="T13" fmla="*/ T12 w 48"/>
                                <a:gd name="T14" fmla="+- 0 141 117"/>
                                <a:gd name="T15" fmla="*/ 141 h 48"/>
                                <a:gd name="T16" fmla="+- 0 6096 6096"/>
                                <a:gd name="T17" fmla="*/ T16 w 48"/>
                                <a:gd name="T18" fmla="+- 0 154 117"/>
                                <a:gd name="T19" fmla="*/ 154 h 48"/>
                                <a:gd name="T20" fmla="+- 0 6106 6096"/>
                                <a:gd name="T21" fmla="*/ T20 w 48"/>
                                <a:gd name="T22" fmla="+- 0 165 117"/>
                                <a:gd name="T23" fmla="*/ 165 h 48"/>
                                <a:gd name="T24" fmla="+- 0 6132 6096"/>
                                <a:gd name="T25" fmla="*/ T24 w 48"/>
                                <a:gd name="T26" fmla="+- 0 165 117"/>
                                <a:gd name="T27" fmla="*/ 165 h 48"/>
                                <a:gd name="T28" fmla="+- 0 6143 6096"/>
                                <a:gd name="T29" fmla="*/ T28 w 48"/>
                                <a:gd name="T30" fmla="+- 0 154 117"/>
                                <a:gd name="T31" fmla="*/ 154 h 48"/>
                                <a:gd name="T32" fmla="+- 0 6143 6096"/>
                                <a:gd name="T33" fmla="*/ T32 w 48"/>
                                <a:gd name="T34" fmla="+- 0 128 117"/>
                                <a:gd name="T35" fmla="*/ 128 h 48"/>
                                <a:gd name="T36" fmla="+- 0 6132 6096"/>
                                <a:gd name="T37" fmla="*/ T36 w 48"/>
                                <a:gd name="T38" fmla="+- 0 117 117"/>
                                <a:gd name="T39" fmla="*/ 11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docshape142"/>
                          <wps:cNvSpPr>
                            <a:spLocks/>
                          </wps:cNvSpPr>
                          <wps:spPr bwMode="auto">
                            <a:xfrm>
                              <a:off x="6095" y="117"/>
                              <a:ext cx="48" cy="48"/>
                            </a:xfrm>
                            <a:custGeom>
                              <a:avLst/>
                              <a:gdLst>
                                <a:gd name="T0" fmla="+- 0 6096 6096"/>
                                <a:gd name="T1" fmla="*/ T0 w 48"/>
                                <a:gd name="T2" fmla="+- 0 141 117"/>
                                <a:gd name="T3" fmla="*/ 141 h 48"/>
                                <a:gd name="T4" fmla="+- 0 6096 6096"/>
                                <a:gd name="T5" fmla="*/ T4 w 48"/>
                                <a:gd name="T6" fmla="+- 0 128 117"/>
                                <a:gd name="T7" fmla="*/ 128 h 48"/>
                                <a:gd name="T8" fmla="+- 0 6106 6096"/>
                                <a:gd name="T9" fmla="*/ T8 w 48"/>
                                <a:gd name="T10" fmla="+- 0 117 117"/>
                                <a:gd name="T11" fmla="*/ 117 h 48"/>
                                <a:gd name="T12" fmla="+- 0 6119 6096"/>
                                <a:gd name="T13" fmla="*/ T12 w 48"/>
                                <a:gd name="T14" fmla="+- 0 117 117"/>
                                <a:gd name="T15" fmla="*/ 117 h 48"/>
                                <a:gd name="T16" fmla="+- 0 6132 6096"/>
                                <a:gd name="T17" fmla="*/ T16 w 48"/>
                                <a:gd name="T18" fmla="+- 0 117 117"/>
                                <a:gd name="T19" fmla="*/ 117 h 48"/>
                                <a:gd name="T20" fmla="+- 0 6143 6096"/>
                                <a:gd name="T21" fmla="*/ T20 w 48"/>
                                <a:gd name="T22" fmla="+- 0 128 117"/>
                                <a:gd name="T23" fmla="*/ 128 h 48"/>
                                <a:gd name="T24" fmla="+- 0 6143 6096"/>
                                <a:gd name="T25" fmla="*/ T24 w 48"/>
                                <a:gd name="T26" fmla="+- 0 141 117"/>
                                <a:gd name="T27" fmla="*/ 141 h 48"/>
                                <a:gd name="T28" fmla="+- 0 6143 6096"/>
                                <a:gd name="T29" fmla="*/ T28 w 48"/>
                                <a:gd name="T30" fmla="+- 0 154 117"/>
                                <a:gd name="T31" fmla="*/ 154 h 48"/>
                                <a:gd name="T32" fmla="+- 0 6132 6096"/>
                                <a:gd name="T33" fmla="*/ T32 w 48"/>
                                <a:gd name="T34" fmla="+- 0 165 117"/>
                                <a:gd name="T35" fmla="*/ 165 h 48"/>
                                <a:gd name="T36" fmla="+- 0 6119 6096"/>
                                <a:gd name="T37" fmla="*/ T36 w 48"/>
                                <a:gd name="T38" fmla="+- 0 165 117"/>
                                <a:gd name="T39" fmla="*/ 165 h 48"/>
                                <a:gd name="T40" fmla="+- 0 6106 6096"/>
                                <a:gd name="T41" fmla="*/ T40 w 48"/>
                                <a:gd name="T42" fmla="+- 0 165 117"/>
                                <a:gd name="T43" fmla="*/ 165 h 48"/>
                                <a:gd name="T44" fmla="+- 0 6096 6096"/>
                                <a:gd name="T45" fmla="*/ T44 w 48"/>
                                <a:gd name="T46" fmla="+- 0 154 117"/>
                                <a:gd name="T47" fmla="*/ 154 h 48"/>
                                <a:gd name="T48" fmla="+- 0 6096 6096"/>
                                <a:gd name="T49" fmla="*/ T48 w 48"/>
                                <a:gd name="T50" fmla="+- 0 141 117"/>
                                <a:gd name="T51" fmla="*/ 1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docshape143"/>
                          <wps:cNvSpPr>
                            <a:spLocks/>
                          </wps:cNvSpPr>
                          <wps:spPr bwMode="auto">
                            <a:xfrm>
                              <a:off x="6392" y="252"/>
                              <a:ext cx="48" cy="48"/>
                            </a:xfrm>
                            <a:custGeom>
                              <a:avLst/>
                              <a:gdLst>
                                <a:gd name="T0" fmla="+- 0 6429 6392"/>
                                <a:gd name="T1" fmla="*/ T0 w 48"/>
                                <a:gd name="T2" fmla="+- 0 252 252"/>
                                <a:gd name="T3" fmla="*/ 252 h 48"/>
                                <a:gd name="T4" fmla="+- 0 6403 6392"/>
                                <a:gd name="T5" fmla="*/ T4 w 48"/>
                                <a:gd name="T6" fmla="+- 0 252 252"/>
                                <a:gd name="T7" fmla="*/ 252 h 48"/>
                                <a:gd name="T8" fmla="+- 0 6392 6392"/>
                                <a:gd name="T9" fmla="*/ T8 w 48"/>
                                <a:gd name="T10" fmla="+- 0 263 252"/>
                                <a:gd name="T11" fmla="*/ 263 h 48"/>
                                <a:gd name="T12" fmla="+- 0 6392 6392"/>
                                <a:gd name="T13" fmla="*/ T12 w 48"/>
                                <a:gd name="T14" fmla="+- 0 276 252"/>
                                <a:gd name="T15" fmla="*/ 276 h 48"/>
                                <a:gd name="T16" fmla="+- 0 6392 6392"/>
                                <a:gd name="T17" fmla="*/ T16 w 48"/>
                                <a:gd name="T18" fmla="+- 0 289 252"/>
                                <a:gd name="T19" fmla="*/ 289 h 48"/>
                                <a:gd name="T20" fmla="+- 0 6403 6392"/>
                                <a:gd name="T21" fmla="*/ T20 w 48"/>
                                <a:gd name="T22" fmla="+- 0 300 252"/>
                                <a:gd name="T23" fmla="*/ 300 h 48"/>
                                <a:gd name="T24" fmla="+- 0 6429 6392"/>
                                <a:gd name="T25" fmla="*/ T24 w 48"/>
                                <a:gd name="T26" fmla="+- 0 300 252"/>
                                <a:gd name="T27" fmla="*/ 300 h 48"/>
                                <a:gd name="T28" fmla="+- 0 6440 6392"/>
                                <a:gd name="T29" fmla="*/ T28 w 48"/>
                                <a:gd name="T30" fmla="+- 0 289 252"/>
                                <a:gd name="T31" fmla="*/ 289 h 48"/>
                                <a:gd name="T32" fmla="+- 0 6440 6392"/>
                                <a:gd name="T33" fmla="*/ T32 w 48"/>
                                <a:gd name="T34" fmla="+- 0 263 252"/>
                                <a:gd name="T35" fmla="*/ 263 h 48"/>
                                <a:gd name="T36" fmla="+- 0 6429 6392"/>
                                <a:gd name="T37" fmla="*/ T36 w 48"/>
                                <a:gd name="T38" fmla="+- 0 252 252"/>
                                <a:gd name="T39" fmla="*/ 2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docshape144"/>
                          <wps:cNvSpPr>
                            <a:spLocks/>
                          </wps:cNvSpPr>
                          <wps:spPr bwMode="auto">
                            <a:xfrm>
                              <a:off x="6392" y="252"/>
                              <a:ext cx="48" cy="48"/>
                            </a:xfrm>
                            <a:custGeom>
                              <a:avLst/>
                              <a:gdLst>
                                <a:gd name="T0" fmla="+- 0 6392 6392"/>
                                <a:gd name="T1" fmla="*/ T0 w 48"/>
                                <a:gd name="T2" fmla="+- 0 276 252"/>
                                <a:gd name="T3" fmla="*/ 276 h 48"/>
                                <a:gd name="T4" fmla="+- 0 6392 6392"/>
                                <a:gd name="T5" fmla="*/ T4 w 48"/>
                                <a:gd name="T6" fmla="+- 0 263 252"/>
                                <a:gd name="T7" fmla="*/ 263 h 48"/>
                                <a:gd name="T8" fmla="+- 0 6403 6392"/>
                                <a:gd name="T9" fmla="*/ T8 w 48"/>
                                <a:gd name="T10" fmla="+- 0 252 252"/>
                                <a:gd name="T11" fmla="*/ 252 h 48"/>
                                <a:gd name="T12" fmla="+- 0 6416 6392"/>
                                <a:gd name="T13" fmla="*/ T12 w 48"/>
                                <a:gd name="T14" fmla="+- 0 252 252"/>
                                <a:gd name="T15" fmla="*/ 252 h 48"/>
                                <a:gd name="T16" fmla="+- 0 6429 6392"/>
                                <a:gd name="T17" fmla="*/ T16 w 48"/>
                                <a:gd name="T18" fmla="+- 0 252 252"/>
                                <a:gd name="T19" fmla="*/ 252 h 48"/>
                                <a:gd name="T20" fmla="+- 0 6440 6392"/>
                                <a:gd name="T21" fmla="*/ T20 w 48"/>
                                <a:gd name="T22" fmla="+- 0 263 252"/>
                                <a:gd name="T23" fmla="*/ 263 h 48"/>
                                <a:gd name="T24" fmla="+- 0 6440 6392"/>
                                <a:gd name="T25" fmla="*/ T24 w 48"/>
                                <a:gd name="T26" fmla="+- 0 276 252"/>
                                <a:gd name="T27" fmla="*/ 276 h 48"/>
                                <a:gd name="T28" fmla="+- 0 6440 6392"/>
                                <a:gd name="T29" fmla="*/ T28 w 48"/>
                                <a:gd name="T30" fmla="+- 0 289 252"/>
                                <a:gd name="T31" fmla="*/ 289 h 48"/>
                                <a:gd name="T32" fmla="+- 0 6429 6392"/>
                                <a:gd name="T33" fmla="*/ T32 w 48"/>
                                <a:gd name="T34" fmla="+- 0 300 252"/>
                                <a:gd name="T35" fmla="*/ 300 h 48"/>
                                <a:gd name="T36" fmla="+- 0 6416 6392"/>
                                <a:gd name="T37" fmla="*/ T36 w 48"/>
                                <a:gd name="T38" fmla="+- 0 300 252"/>
                                <a:gd name="T39" fmla="*/ 300 h 48"/>
                                <a:gd name="T40" fmla="+- 0 6403 6392"/>
                                <a:gd name="T41" fmla="*/ T40 w 48"/>
                                <a:gd name="T42" fmla="+- 0 300 252"/>
                                <a:gd name="T43" fmla="*/ 300 h 48"/>
                                <a:gd name="T44" fmla="+- 0 6392 6392"/>
                                <a:gd name="T45" fmla="*/ T44 w 48"/>
                                <a:gd name="T46" fmla="+- 0 289 252"/>
                                <a:gd name="T47" fmla="*/ 289 h 48"/>
                                <a:gd name="T48" fmla="+- 0 6392 6392"/>
                                <a:gd name="T49" fmla="*/ T48 w 48"/>
                                <a:gd name="T50" fmla="+- 0 276 252"/>
                                <a:gd name="T51" fmla="*/ 2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docshape145"/>
                          <wps:cNvSpPr>
                            <a:spLocks/>
                          </wps:cNvSpPr>
                          <wps:spPr bwMode="auto">
                            <a:xfrm>
                              <a:off x="6688" y="537"/>
                              <a:ext cx="48" cy="48"/>
                            </a:xfrm>
                            <a:custGeom>
                              <a:avLst/>
                              <a:gdLst>
                                <a:gd name="T0" fmla="+- 0 6726 6689"/>
                                <a:gd name="T1" fmla="*/ T0 w 48"/>
                                <a:gd name="T2" fmla="+- 0 537 537"/>
                                <a:gd name="T3" fmla="*/ 537 h 48"/>
                                <a:gd name="T4" fmla="+- 0 6699 6689"/>
                                <a:gd name="T5" fmla="*/ T4 w 48"/>
                                <a:gd name="T6" fmla="+- 0 537 537"/>
                                <a:gd name="T7" fmla="*/ 537 h 48"/>
                                <a:gd name="T8" fmla="+- 0 6689 6689"/>
                                <a:gd name="T9" fmla="*/ T8 w 48"/>
                                <a:gd name="T10" fmla="+- 0 548 537"/>
                                <a:gd name="T11" fmla="*/ 548 h 48"/>
                                <a:gd name="T12" fmla="+- 0 6689 6689"/>
                                <a:gd name="T13" fmla="*/ T12 w 48"/>
                                <a:gd name="T14" fmla="+- 0 561 537"/>
                                <a:gd name="T15" fmla="*/ 561 h 48"/>
                                <a:gd name="T16" fmla="+- 0 6689 6689"/>
                                <a:gd name="T17" fmla="*/ T16 w 48"/>
                                <a:gd name="T18" fmla="+- 0 574 537"/>
                                <a:gd name="T19" fmla="*/ 574 h 48"/>
                                <a:gd name="T20" fmla="+- 0 6699 6689"/>
                                <a:gd name="T21" fmla="*/ T20 w 48"/>
                                <a:gd name="T22" fmla="+- 0 584 537"/>
                                <a:gd name="T23" fmla="*/ 584 h 48"/>
                                <a:gd name="T24" fmla="+- 0 6726 6689"/>
                                <a:gd name="T25" fmla="*/ T24 w 48"/>
                                <a:gd name="T26" fmla="+- 0 584 537"/>
                                <a:gd name="T27" fmla="*/ 584 h 48"/>
                                <a:gd name="T28" fmla="+- 0 6736 6689"/>
                                <a:gd name="T29" fmla="*/ T28 w 48"/>
                                <a:gd name="T30" fmla="+- 0 574 537"/>
                                <a:gd name="T31" fmla="*/ 574 h 48"/>
                                <a:gd name="T32" fmla="+- 0 6736 6689"/>
                                <a:gd name="T33" fmla="*/ T32 w 48"/>
                                <a:gd name="T34" fmla="+- 0 548 537"/>
                                <a:gd name="T35" fmla="*/ 548 h 48"/>
                                <a:gd name="T36" fmla="+- 0 6726 6689"/>
                                <a:gd name="T37" fmla="*/ T36 w 48"/>
                                <a:gd name="T38" fmla="+- 0 537 537"/>
                                <a:gd name="T39" fmla="*/ 5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 name="docshape146"/>
                          <wps:cNvSpPr>
                            <a:spLocks/>
                          </wps:cNvSpPr>
                          <wps:spPr bwMode="auto">
                            <a:xfrm>
                              <a:off x="6688" y="537"/>
                              <a:ext cx="48" cy="48"/>
                            </a:xfrm>
                            <a:custGeom>
                              <a:avLst/>
                              <a:gdLst>
                                <a:gd name="T0" fmla="+- 0 6689 6689"/>
                                <a:gd name="T1" fmla="*/ T0 w 48"/>
                                <a:gd name="T2" fmla="+- 0 561 537"/>
                                <a:gd name="T3" fmla="*/ 561 h 48"/>
                                <a:gd name="T4" fmla="+- 0 6689 6689"/>
                                <a:gd name="T5" fmla="*/ T4 w 48"/>
                                <a:gd name="T6" fmla="+- 0 548 537"/>
                                <a:gd name="T7" fmla="*/ 548 h 48"/>
                                <a:gd name="T8" fmla="+- 0 6699 6689"/>
                                <a:gd name="T9" fmla="*/ T8 w 48"/>
                                <a:gd name="T10" fmla="+- 0 537 537"/>
                                <a:gd name="T11" fmla="*/ 537 h 48"/>
                                <a:gd name="T12" fmla="+- 0 6713 6689"/>
                                <a:gd name="T13" fmla="*/ T12 w 48"/>
                                <a:gd name="T14" fmla="+- 0 537 537"/>
                                <a:gd name="T15" fmla="*/ 537 h 48"/>
                                <a:gd name="T16" fmla="+- 0 6726 6689"/>
                                <a:gd name="T17" fmla="*/ T16 w 48"/>
                                <a:gd name="T18" fmla="+- 0 537 537"/>
                                <a:gd name="T19" fmla="*/ 537 h 48"/>
                                <a:gd name="T20" fmla="+- 0 6736 6689"/>
                                <a:gd name="T21" fmla="*/ T20 w 48"/>
                                <a:gd name="T22" fmla="+- 0 548 537"/>
                                <a:gd name="T23" fmla="*/ 548 h 48"/>
                                <a:gd name="T24" fmla="+- 0 6736 6689"/>
                                <a:gd name="T25" fmla="*/ T24 w 48"/>
                                <a:gd name="T26" fmla="+- 0 561 537"/>
                                <a:gd name="T27" fmla="*/ 561 h 48"/>
                                <a:gd name="T28" fmla="+- 0 6736 6689"/>
                                <a:gd name="T29" fmla="*/ T28 w 48"/>
                                <a:gd name="T30" fmla="+- 0 574 537"/>
                                <a:gd name="T31" fmla="*/ 574 h 48"/>
                                <a:gd name="T32" fmla="+- 0 6726 6689"/>
                                <a:gd name="T33" fmla="*/ T32 w 48"/>
                                <a:gd name="T34" fmla="+- 0 584 537"/>
                                <a:gd name="T35" fmla="*/ 584 h 48"/>
                                <a:gd name="T36" fmla="+- 0 6713 6689"/>
                                <a:gd name="T37" fmla="*/ T36 w 48"/>
                                <a:gd name="T38" fmla="+- 0 584 537"/>
                                <a:gd name="T39" fmla="*/ 584 h 48"/>
                                <a:gd name="T40" fmla="+- 0 6699 6689"/>
                                <a:gd name="T41" fmla="*/ T40 w 48"/>
                                <a:gd name="T42" fmla="+- 0 584 537"/>
                                <a:gd name="T43" fmla="*/ 584 h 48"/>
                                <a:gd name="T44" fmla="+- 0 6689 6689"/>
                                <a:gd name="T45" fmla="*/ T44 w 48"/>
                                <a:gd name="T46" fmla="+- 0 574 537"/>
                                <a:gd name="T47" fmla="*/ 574 h 48"/>
                                <a:gd name="T48" fmla="+- 0 6689 6689"/>
                                <a:gd name="T49" fmla="*/ T48 w 48"/>
                                <a:gd name="T50" fmla="+- 0 561 537"/>
                                <a:gd name="T51" fmla="*/ 5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3" name="docshape147"/>
                          <wps:cNvSpPr>
                            <a:spLocks/>
                          </wps:cNvSpPr>
                          <wps:spPr bwMode="auto">
                            <a:xfrm>
                              <a:off x="6985" y="1020"/>
                              <a:ext cx="48" cy="48"/>
                            </a:xfrm>
                            <a:custGeom>
                              <a:avLst/>
                              <a:gdLst>
                                <a:gd name="T0" fmla="+- 0 7022 6985"/>
                                <a:gd name="T1" fmla="*/ T0 w 48"/>
                                <a:gd name="T2" fmla="+- 0 1021 1021"/>
                                <a:gd name="T3" fmla="*/ 1021 h 48"/>
                                <a:gd name="T4" fmla="+- 0 6996 6985"/>
                                <a:gd name="T5" fmla="*/ T4 w 48"/>
                                <a:gd name="T6" fmla="+- 0 1021 1021"/>
                                <a:gd name="T7" fmla="*/ 1021 h 48"/>
                                <a:gd name="T8" fmla="+- 0 6985 6985"/>
                                <a:gd name="T9" fmla="*/ T8 w 48"/>
                                <a:gd name="T10" fmla="+- 0 1031 1021"/>
                                <a:gd name="T11" fmla="*/ 1031 h 48"/>
                                <a:gd name="T12" fmla="+- 0 6985 6985"/>
                                <a:gd name="T13" fmla="*/ T12 w 48"/>
                                <a:gd name="T14" fmla="+- 0 1044 1021"/>
                                <a:gd name="T15" fmla="*/ 1044 h 48"/>
                                <a:gd name="T16" fmla="+- 0 6985 6985"/>
                                <a:gd name="T17" fmla="*/ T16 w 48"/>
                                <a:gd name="T18" fmla="+- 0 1057 1021"/>
                                <a:gd name="T19" fmla="*/ 1057 h 48"/>
                                <a:gd name="T20" fmla="+- 0 6996 6985"/>
                                <a:gd name="T21" fmla="*/ T20 w 48"/>
                                <a:gd name="T22" fmla="+- 0 1068 1021"/>
                                <a:gd name="T23" fmla="*/ 1068 h 48"/>
                                <a:gd name="T24" fmla="+- 0 7022 6985"/>
                                <a:gd name="T25" fmla="*/ T24 w 48"/>
                                <a:gd name="T26" fmla="+- 0 1068 1021"/>
                                <a:gd name="T27" fmla="*/ 1068 h 48"/>
                                <a:gd name="T28" fmla="+- 0 7033 6985"/>
                                <a:gd name="T29" fmla="*/ T28 w 48"/>
                                <a:gd name="T30" fmla="+- 0 1057 1021"/>
                                <a:gd name="T31" fmla="*/ 1057 h 48"/>
                                <a:gd name="T32" fmla="+- 0 7033 6985"/>
                                <a:gd name="T33" fmla="*/ T32 w 48"/>
                                <a:gd name="T34" fmla="+- 0 1031 1021"/>
                                <a:gd name="T35" fmla="*/ 1031 h 48"/>
                                <a:gd name="T36" fmla="+- 0 7022 6985"/>
                                <a:gd name="T37" fmla="*/ T36 w 48"/>
                                <a:gd name="T38" fmla="+- 0 1021 1021"/>
                                <a:gd name="T39" fmla="*/ 10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4" name="docshape148"/>
                          <wps:cNvSpPr>
                            <a:spLocks/>
                          </wps:cNvSpPr>
                          <wps:spPr bwMode="auto">
                            <a:xfrm>
                              <a:off x="6985" y="1020"/>
                              <a:ext cx="48" cy="48"/>
                            </a:xfrm>
                            <a:custGeom>
                              <a:avLst/>
                              <a:gdLst>
                                <a:gd name="T0" fmla="+- 0 6985 6985"/>
                                <a:gd name="T1" fmla="*/ T0 w 48"/>
                                <a:gd name="T2" fmla="+- 0 1044 1021"/>
                                <a:gd name="T3" fmla="*/ 1044 h 48"/>
                                <a:gd name="T4" fmla="+- 0 6985 6985"/>
                                <a:gd name="T5" fmla="*/ T4 w 48"/>
                                <a:gd name="T6" fmla="+- 0 1031 1021"/>
                                <a:gd name="T7" fmla="*/ 1031 h 48"/>
                                <a:gd name="T8" fmla="+- 0 6996 6985"/>
                                <a:gd name="T9" fmla="*/ T8 w 48"/>
                                <a:gd name="T10" fmla="+- 0 1021 1021"/>
                                <a:gd name="T11" fmla="*/ 1021 h 48"/>
                                <a:gd name="T12" fmla="+- 0 7009 6985"/>
                                <a:gd name="T13" fmla="*/ T12 w 48"/>
                                <a:gd name="T14" fmla="+- 0 1021 1021"/>
                                <a:gd name="T15" fmla="*/ 1021 h 48"/>
                                <a:gd name="T16" fmla="+- 0 7022 6985"/>
                                <a:gd name="T17" fmla="*/ T16 w 48"/>
                                <a:gd name="T18" fmla="+- 0 1021 1021"/>
                                <a:gd name="T19" fmla="*/ 1021 h 48"/>
                                <a:gd name="T20" fmla="+- 0 7033 6985"/>
                                <a:gd name="T21" fmla="*/ T20 w 48"/>
                                <a:gd name="T22" fmla="+- 0 1031 1021"/>
                                <a:gd name="T23" fmla="*/ 1031 h 48"/>
                                <a:gd name="T24" fmla="+- 0 7033 6985"/>
                                <a:gd name="T25" fmla="*/ T24 w 48"/>
                                <a:gd name="T26" fmla="+- 0 1044 1021"/>
                                <a:gd name="T27" fmla="*/ 1044 h 48"/>
                                <a:gd name="T28" fmla="+- 0 7033 6985"/>
                                <a:gd name="T29" fmla="*/ T28 w 48"/>
                                <a:gd name="T30" fmla="+- 0 1057 1021"/>
                                <a:gd name="T31" fmla="*/ 1057 h 48"/>
                                <a:gd name="T32" fmla="+- 0 7022 6985"/>
                                <a:gd name="T33" fmla="*/ T32 w 48"/>
                                <a:gd name="T34" fmla="+- 0 1068 1021"/>
                                <a:gd name="T35" fmla="*/ 1068 h 48"/>
                                <a:gd name="T36" fmla="+- 0 7009 6985"/>
                                <a:gd name="T37" fmla="*/ T36 w 48"/>
                                <a:gd name="T38" fmla="+- 0 1068 1021"/>
                                <a:gd name="T39" fmla="*/ 1068 h 48"/>
                                <a:gd name="T40" fmla="+- 0 6996 6985"/>
                                <a:gd name="T41" fmla="*/ T40 w 48"/>
                                <a:gd name="T42" fmla="+- 0 1068 1021"/>
                                <a:gd name="T43" fmla="*/ 1068 h 48"/>
                                <a:gd name="T44" fmla="+- 0 6985 6985"/>
                                <a:gd name="T45" fmla="*/ T44 w 48"/>
                                <a:gd name="T46" fmla="+- 0 1057 1021"/>
                                <a:gd name="T47" fmla="*/ 1057 h 48"/>
                                <a:gd name="T48" fmla="+- 0 6985 6985"/>
                                <a:gd name="T49" fmla="*/ T48 w 48"/>
                                <a:gd name="T50" fmla="+- 0 1044 1021"/>
                                <a:gd name="T51" fmla="*/ 104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docshape149"/>
                          <wps:cNvSpPr>
                            <a:spLocks/>
                          </wps:cNvSpPr>
                          <wps:spPr bwMode="auto">
                            <a:xfrm>
                              <a:off x="5798" y="127"/>
                              <a:ext cx="48" cy="48"/>
                            </a:xfrm>
                            <a:custGeom>
                              <a:avLst/>
                              <a:gdLst>
                                <a:gd name="T0" fmla="+- 0 5836 5799"/>
                                <a:gd name="T1" fmla="*/ T0 w 48"/>
                                <a:gd name="T2" fmla="+- 0 128 128"/>
                                <a:gd name="T3" fmla="*/ 128 h 48"/>
                                <a:gd name="T4" fmla="+- 0 5810 5799"/>
                                <a:gd name="T5" fmla="*/ T4 w 48"/>
                                <a:gd name="T6" fmla="+- 0 128 128"/>
                                <a:gd name="T7" fmla="*/ 128 h 48"/>
                                <a:gd name="T8" fmla="+- 0 5799 5799"/>
                                <a:gd name="T9" fmla="*/ T8 w 48"/>
                                <a:gd name="T10" fmla="+- 0 138 128"/>
                                <a:gd name="T11" fmla="*/ 138 h 48"/>
                                <a:gd name="T12" fmla="+- 0 5799 5799"/>
                                <a:gd name="T13" fmla="*/ T12 w 48"/>
                                <a:gd name="T14" fmla="+- 0 151 128"/>
                                <a:gd name="T15" fmla="*/ 151 h 48"/>
                                <a:gd name="T16" fmla="+- 0 5799 5799"/>
                                <a:gd name="T17" fmla="*/ T16 w 48"/>
                                <a:gd name="T18" fmla="+- 0 164 128"/>
                                <a:gd name="T19" fmla="*/ 164 h 48"/>
                                <a:gd name="T20" fmla="+- 0 5810 5799"/>
                                <a:gd name="T21" fmla="*/ T20 w 48"/>
                                <a:gd name="T22" fmla="+- 0 175 128"/>
                                <a:gd name="T23" fmla="*/ 175 h 48"/>
                                <a:gd name="T24" fmla="+- 0 5836 5799"/>
                                <a:gd name="T25" fmla="*/ T24 w 48"/>
                                <a:gd name="T26" fmla="+- 0 175 128"/>
                                <a:gd name="T27" fmla="*/ 175 h 48"/>
                                <a:gd name="T28" fmla="+- 0 5846 5799"/>
                                <a:gd name="T29" fmla="*/ T28 w 48"/>
                                <a:gd name="T30" fmla="+- 0 164 128"/>
                                <a:gd name="T31" fmla="*/ 164 h 48"/>
                                <a:gd name="T32" fmla="+- 0 5846 5799"/>
                                <a:gd name="T33" fmla="*/ T32 w 48"/>
                                <a:gd name="T34" fmla="+- 0 138 128"/>
                                <a:gd name="T35" fmla="*/ 138 h 48"/>
                                <a:gd name="T36" fmla="+- 0 5836 5799"/>
                                <a:gd name="T37" fmla="*/ T36 w 48"/>
                                <a:gd name="T38" fmla="+- 0 128 128"/>
                                <a:gd name="T39" fmla="*/ 1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6" name="docshape150"/>
                          <wps:cNvSpPr>
                            <a:spLocks/>
                          </wps:cNvSpPr>
                          <wps:spPr bwMode="auto">
                            <a:xfrm>
                              <a:off x="5798" y="127"/>
                              <a:ext cx="48" cy="48"/>
                            </a:xfrm>
                            <a:custGeom>
                              <a:avLst/>
                              <a:gdLst>
                                <a:gd name="T0" fmla="+- 0 5799 5799"/>
                                <a:gd name="T1" fmla="*/ T0 w 48"/>
                                <a:gd name="T2" fmla="+- 0 151 128"/>
                                <a:gd name="T3" fmla="*/ 151 h 48"/>
                                <a:gd name="T4" fmla="+- 0 5799 5799"/>
                                <a:gd name="T5" fmla="*/ T4 w 48"/>
                                <a:gd name="T6" fmla="+- 0 138 128"/>
                                <a:gd name="T7" fmla="*/ 138 h 48"/>
                                <a:gd name="T8" fmla="+- 0 5810 5799"/>
                                <a:gd name="T9" fmla="*/ T8 w 48"/>
                                <a:gd name="T10" fmla="+- 0 128 128"/>
                                <a:gd name="T11" fmla="*/ 128 h 48"/>
                                <a:gd name="T12" fmla="+- 0 5823 5799"/>
                                <a:gd name="T13" fmla="*/ T12 w 48"/>
                                <a:gd name="T14" fmla="+- 0 128 128"/>
                                <a:gd name="T15" fmla="*/ 128 h 48"/>
                                <a:gd name="T16" fmla="+- 0 5836 5799"/>
                                <a:gd name="T17" fmla="*/ T16 w 48"/>
                                <a:gd name="T18" fmla="+- 0 128 128"/>
                                <a:gd name="T19" fmla="*/ 128 h 48"/>
                                <a:gd name="T20" fmla="+- 0 5846 5799"/>
                                <a:gd name="T21" fmla="*/ T20 w 48"/>
                                <a:gd name="T22" fmla="+- 0 138 128"/>
                                <a:gd name="T23" fmla="*/ 138 h 48"/>
                                <a:gd name="T24" fmla="+- 0 5846 5799"/>
                                <a:gd name="T25" fmla="*/ T24 w 48"/>
                                <a:gd name="T26" fmla="+- 0 151 128"/>
                                <a:gd name="T27" fmla="*/ 151 h 48"/>
                                <a:gd name="T28" fmla="+- 0 5846 5799"/>
                                <a:gd name="T29" fmla="*/ T28 w 48"/>
                                <a:gd name="T30" fmla="+- 0 164 128"/>
                                <a:gd name="T31" fmla="*/ 164 h 48"/>
                                <a:gd name="T32" fmla="+- 0 5836 5799"/>
                                <a:gd name="T33" fmla="*/ T32 w 48"/>
                                <a:gd name="T34" fmla="+- 0 175 128"/>
                                <a:gd name="T35" fmla="*/ 175 h 48"/>
                                <a:gd name="T36" fmla="+- 0 5823 5799"/>
                                <a:gd name="T37" fmla="*/ T36 w 48"/>
                                <a:gd name="T38" fmla="+- 0 175 128"/>
                                <a:gd name="T39" fmla="*/ 175 h 48"/>
                                <a:gd name="T40" fmla="+- 0 5810 5799"/>
                                <a:gd name="T41" fmla="*/ T40 w 48"/>
                                <a:gd name="T42" fmla="+- 0 175 128"/>
                                <a:gd name="T43" fmla="*/ 175 h 48"/>
                                <a:gd name="T44" fmla="+- 0 5799 5799"/>
                                <a:gd name="T45" fmla="*/ T44 w 48"/>
                                <a:gd name="T46" fmla="+- 0 164 128"/>
                                <a:gd name="T47" fmla="*/ 164 h 48"/>
                                <a:gd name="T48" fmla="+- 0 5799 5799"/>
                                <a:gd name="T49" fmla="*/ T48 w 48"/>
                                <a:gd name="T50" fmla="+- 0 151 128"/>
                                <a:gd name="T51" fmla="*/ 1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7" name="docshape151"/>
                          <wps:cNvSpPr>
                            <a:spLocks/>
                          </wps:cNvSpPr>
                          <wps:spPr bwMode="auto">
                            <a:xfrm>
                              <a:off x="6095" y="445"/>
                              <a:ext cx="48" cy="48"/>
                            </a:xfrm>
                            <a:custGeom>
                              <a:avLst/>
                              <a:gdLst>
                                <a:gd name="T0" fmla="+- 0 6132 6096"/>
                                <a:gd name="T1" fmla="*/ T0 w 48"/>
                                <a:gd name="T2" fmla="+- 0 446 446"/>
                                <a:gd name="T3" fmla="*/ 446 h 48"/>
                                <a:gd name="T4" fmla="+- 0 6106 6096"/>
                                <a:gd name="T5" fmla="*/ T4 w 48"/>
                                <a:gd name="T6" fmla="+- 0 446 446"/>
                                <a:gd name="T7" fmla="*/ 446 h 48"/>
                                <a:gd name="T8" fmla="+- 0 6096 6096"/>
                                <a:gd name="T9" fmla="*/ T8 w 48"/>
                                <a:gd name="T10" fmla="+- 0 456 446"/>
                                <a:gd name="T11" fmla="*/ 456 h 48"/>
                                <a:gd name="T12" fmla="+- 0 6096 6096"/>
                                <a:gd name="T13" fmla="*/ T12 w 48"/>
                                <a:gd name="T14" fmla="+- 0 469 446"/>
                                <a:gd name="T15" fmla="*/ 469 h 48"/>
                                <a:gd name="T16" fmla="+- 0 6096 6096"/>
                                <a:gd name="T17" fmla="*/ T16 w 48"/>
                                <a:gd name="T18" fmla="+- 0 482 446"/>
                                <a:gd name="T19" fmla="*/ 482 h 48"/>
                                <a:gd name="T20" fmla="+- 0 6106 6096"/>
                                <a:gd name="T21" fmla="*/ T20 w 48"/>
                                <a:gd name="T22" fmla="+- 0 493 446"/>
                                <a:gd name="T23" fmla="*/ 493 h 48"/>
                                <a:gd name="T24" fmla="+- 0 6132 6096"/>
                                <a:gd name="T25" fmla="*/ T24 w 48"/>
                                <a:gd name="T26" fmla="+- 0 493 446"/>
                                <a:gd name="T27" fmla="*/ 493 h 48"/>
                                <a:gd name="T28" fmla="+- 0 6143 6096"/>
                                <a:gd name="T29" fmla="*/ T28 w 48"/>
                                <a:gd name="T30" fmla="+- 0 482 446"/>
                                <a:gd name="T31" fmla="*/ 482 h 48"/>
                                <a:gd name="T32" fmla="+- 0 6143 6096"/>
                                <a:gd name="T33" fmla="*/ T32 w 48"/>
                                <a:gd name="T34" fmla="+- 0 456 446"/>
                                <a:gd name="T35" fmla="*/ 456 h 48"/>
                                <a:gd name="T36" fmla="+- 0 6132 6096"/>
                                <a:gd name="T37" fmla="*/ T36 w 48"/>
                                <a:gd name="T38" fmla="+- 0 446 446"/>
                                <a:gd name="T39" fmla="*/ 4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8" name="docshape152"/>
                          <wps:cNvSpPr>
                            <a:spLocks/>
                          </wps:cNvSpPr>
                          <wps:spPr bwMode="auto">
                            <a:xfrm>
                              <a:off x="6095" y="445"/>
                              <a:ext cx="48" cy="48"/>
                            </a:xfrm>
                            <a:custGeom>
                              <a:avLst/>
                              <a:gdLst>
                                <a:gd name="T0" fmla="+- 0 6096 6096"/>
                                <a:gd name="T1" fmla="*/ T0 w 48"/>
                                <a:gd name="T2" fmla="+- 0 469 446"/>
                                <a:gd name="T3" fmla="*/ 469 h 48"/>
                                <a:gd name="T4" fmla="+- 0 6096 6096"/>
                                <a:gd name="T5" fmla="*/ T4 w 48"/>
                                <a:gd name="T6" fmla="+- 0 456 446"/>
                                <a:gd name="T7" fmla="*/ 456 h 48"/>
                                <a:gd name="T8" fmla="+- 0 6106 6096"/>
                                <a:gd name="T9" fmla="*/ T8 w 48"/>
                                <a:gd name="T10" fmla="+- 0 446 446"/>
                                <a:gd name="T11" fmla="*/ 446 h 48"/>
                                <a:gd name="T12" fmla="+- 0 6119 6096"/>
                                <a:gd name="T13" fmla="*/ T12 w 48"/>
                                <a:gd name="T14" fmla="+- 0 446 446"/>
                                <a:gd name="T15" fmla="*/ 446 h 48"/>
                                <a:gd name="T16" fmla="+- 0 6132 6096"/>
                                <a:gd name="T17" fmla="*/ T16 w 48"/>
                                <a:gd name="T18" fmla="+- 0 446 446"/>
                                <a:gd name="T19" fmla="*/ 446 h 48"/>
                                <a:gd name="T20" fmla="+- 0 6143 6096"/>
                                <a:gd name="T21" fmla="*/ T20 w 48"/>
                                <a:gd name="T22" fmla="+- 0 456 446"/>
                                <a:gd name="T23" fmla="*/ 456 h 48"/>
                                <a:gd name="T24" fmla="+- 0 6143 6096"/>
                                <a:gd name="T25" fmla="*/ T24 w 48"/>
                                <a:gd name="T26" fmla="+- 0 469 446"/>
                                <a:gd name="T27" fmla="*/ 469 h 48"/>
                                <a:gd name="T28" fmla="+- 0 6143 6096"/>
                                <a:gd name="T29" fmla="*/ T28 w 48"/>
                                <a:gd name="T30" fmla="+- 0 482 446"/>
                                <a:gd name="T31" fmla="*/ 482 h 48"/>
                                <a:gd name="T32" fmla="+- 0 6132 6096"/>
                                <a:gd name="T33" fmla="*/ T32 w 48"/>
                                <a:gd name="T34" fmla="+- 0 493 446"/>
                                <a:gd name="T35" fmla="*/ 493 h 48"/>
                                <a:gd name="T36" fmla="+- 0 6119 6096"/>
                                <a:gd name="T37" fmla="*/ T36 w 48"/>
                                <a:gd name="T38" fmla="+- 0 493 446"/>
                                <a:gd name="T39" fmla="*/ 493 h 48"/>
                                <a:gd name="T40" fmla="+- 0 6106 6096"/>
                                <a:gd name="T41" fmla="*/ T40 w 48"/>
                                <a:gd name="T42" fmla="+- 0 493 446"/>
                                <a:gd name="T43" fmla="*/ 493 h 48"/>
                                <a:gd name="T44" fmla="+- 0 6096 6096"/>
                                <a:gd name="T45" fmla="*/ T44 w 48"/>
                                <a:gd name="T46" fmla="+- 0 482 446"/>
                                <a:gd name="T47" fmla="*/ 482 h 48"/>
                                <a:gd name="T48" fmla="+- 0 6096 6096"/>
                                <a:gd name="T49" fmla="*/ T48 w 48"/>
                                <a:gd name="T50" fmla="+- 0 469 446"/>
                                <a:gd name="T51" fmla="*/ 4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 name="docshape153"/>
                          <wps:cNvSpPr>
                            <a:spLocks/>
                          </wps:cNvSpPr>
                          <wps:spPr bwMode="auto">
                            <a:xfrm>
                              <a:off x="6392" y="1066"/>
                              <a:ext cx="48" cy="48"/>
                            </a:xfrm>
                            <a:custGeom>
                              <a:avLst/>
                              <a:gdLst>
                                <a:gd name="T0" fmla="+- 0 6429 6392"/>
                                <a:gd name="T1" fmla="*/ T0 w 48"/>
                                <a:gd name="T2" fmla="+- 0 1067 1067"/>
                                <a:gd name="T3" fmla="*/ 1067 h 48"/>
                                <a:gd name="T4" fmla="+- 0 6403 6392"/>
                                <a:gd name="T5" fmla="*/ T4 w 48"/>
                                <a:gd name="T6" fmla="+- 0 1067 1067"/>
                                <a:gd name="T7" fmla="*/ 1067 h 48"/>
                                <a:gd name="T8" fmla="+- 0 6392 6392"/>
                                <a:gd name="T9" fmla="*/ T8 w 48"/>
                                <a:gd name="T10" fmla="+- 0 1078 1067"/>
                                <a:gd name="T11" fmla="*/ 1078 h 48"/>
                                <a:gd name="T12" fmla="+- 0 6392 6392"/>
                                <a:gd name="T13" fmla="*/ T12 w 48"/>
                                <a:gd name="T14" fmla="+- 0 1091 1067"/>
                                <a:gd name="T15" fmla="*/ 1091 h 48"/>
                                <a:gd name="T16" fmla="+- 0 6392 6392"/>
                                <a:gd name="T17" fmla="*/ T16 w 48"/>
                                <a:gd name="T18" fmla="+- 0 1104 1067"/>
                                <a:gd name="T19" fmla="*/ 1104 h 48"/>
                                <a:gd name="T20" fmla="+- 0 6403 6392"/>
                                <a:gd name="T21" fmla="*/ T20 w 48"/>
                                <a:gd name="T22" fmla="+- 0 1114 1067"/>
                                <a:gd name="T23" fmla="*/ 1114 h 48"/>
                                <a:gd name="T24" fmla="+- 0 6429 6392"/>
                                <a:gd name="T25" fmla="*/ T24 w 48"/>
                                <a:gd name="T26" fmla="+- 0 1114 1067"/>
                                <a:gd name="T27" fmla="*/ 1114 h 48"/>
                                <a:gd name="T28" fmla="+- 0 6440 6392"/>
                                <a:gd name="T29" fmla="*/ T28 w 48"/>
                                <a:gd name="T30" fmla="+- 0 1104 1067"/>
                                <a:gd name="T31" fmla="*/ 1104 h 48"/>
                                <a:gd name="T32" fmla="+- 0 6440 6392"/>
                                <a:gd name="T33" fmla="*/ T32 w 48"/>
                                <a:gd name="T34" fmla="+- 0 1078 1067"/>
                                <a:gd name="T35" fmla="*/ 1078 h 48"/>
                                <a:gd name="T36" fmla="+- 0 6429 6392"/>
                                <a:gd name="T37" fmla="*/ T36 w 48"/>
                                <a:gd name="T38" fmla="+- 0 1067 1067"/>
                                <a:gd name="T39" fmla="*/ 106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0" name="docshape154"/>
                          <wps:cNvSpPr>
                            <a:spLocks/>
                          </wps:cNvSpPr>
                          <wps:spPr bwMode="auto">
                            <a:xfrm>
                              <a:off x="6392" y="1066"/>
                              <a:ext cx="48" cy="48"/>
                            </a:xfrm>
                            <a:custGeom>
                              <a:avLst/>
                              <a:gdLst>
                                <a:gd name="T0" fmla="+- 0 6392 6392"/>
                                <a:gd name="T1" fmla="*/ T0 w 48"/>
                                <a:gd name="T2" fmla="+- 0 1091 1067"/>
                                <a:gd name="T3" fmla="*/ 1091 h 48"/>
                                <a:gd name="T4" fmla="+- 0 6392 6392"/>
                                <a:gd name="T5" fmla="*/ T4 w 48"/>
                                <a:gd name="T6" fmla="+- 0 1078 1067"/>
                                <a:gd name="T7" fmla="*/ 1078 h 48"/>
                                <a:gd name="T8" fmla="+- 0 6403 6392"/>
                                <a:gd name="T9" fmla="*/ T8 w 48"/>
                                <a:gd name="T10" fmla="+- 0 1067 1067"/>
                                <a:gd name="T11" fmla="*/ 1067 h 48"/>
                                <a:gd name="T12" fmla="+- 0 6416 6392"/>
                                <a:gd name="T13" fmla="*/ T12 w 48"/>
                                <a:gd name="T14" fmla="+- 0 1067 1067"/>
                                <a:gd name="T15" fmla="*/ 1067 h 48"/>
                                <a:gd name="T16" fmla="+- 0 6429 6392"/>
                                <a:gd name="T17" fmla="*/ T16 w 48"/>
                                <a:gd name="T18" fmla="+- 0 1067 1067"/>
                                <a:gd name="T19" fmla="*/ 1067 h 48"/>
                                <a:gd name="T20" fmla="+- 0 6440 6392"/>
                                <a:gd name="T21" fmla="*/ T20 w 48"/>
                                <a:gd name="T22" fmla="+- 0 1078 1067"/>
                                <a:gd name="T23" fmla="*/ 1078 h 48"/>
                                <a:gd name="T24" fmla="+- 0 6440 6392"/>
                                <a:gd name="T25" fmla="*/ T24 w 48"/>
                                <a:gd name="T26" fmla="+- 0 1091 1067"/>
                                <a:gd name="T27" fmla="*/ 1091 h 48"/>
                                <a:gd name="T28" fmla="+- 0 6440 6392"/>
                                <a:gd name="T29" fmla="*/ T28 w 48"/>
                                <a:gd name="T30" fmla="+- 0 1104 1067"/>
                                <a:gd name="T31" fmla="*/ 1104 h 48"/>
                                <a:gd name="T32" fmla="+- 0 6429 6392"/>
                                <a:gd name="T33" fmla="*/ T32 w 48"/>
                                <a:gd name="T34" fmla="+- 0 1114 1067"/>
                                <a:gd name="T35" fmla="*/ 1114 h 48"/>
                                <a:gd name="T36" fmla="+- 0 6416 6392"/>
                                <a:gd name="T37" fmla="*/ T36 w 48"/>
                                <a:gd name="T38" fmla="+- 0 1114 1067"/>
                                <a:gd name="T39" fmla="*/ 1114 h 48"/>
                                <a:gd name="T40" fmla="+- 0 6403 6392"/>
                                <a:gd name="T41" fmla="*/ T40 w 48"/>
                                <a:gd name="T42" fmla="+- 0 1114 1067"/>
                                <a:gd name="T43" fmla="*/ 1114 h 48"/>
                                <a:gd name="T44" fmla="+- 0 6392 6392"/>
                                <a:gd name="T45" fmla="*/ T44 w 48"/>
                                <a:gd name="T46" fmla="+- 0 1104 1067"/>
                                <a:gd name="T47" fmla="*/ 1104 h 48"/>
                                <a:gd name="T48" fmla="+- 0 6392 6392"/>
                                <a:gd name="T49" fmla="*/ T48 w 48"/>
                                <a:gd name="T50" fmla="+- 0 1091 1067"/>
                                <a:gd name="T51" fmla="*/ 109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1" name="docshape155"/>
                          <wps:cNvSpPr>
                            <a:spLocks/>
                          </wps:cNvSpPr>
                          <wps:spPr bwMode="auto">
                            <a:xfrm>
                              <a:off x="6688" y="1516"/>
                              <a:ext cx="48" cy="48"/>
                            </a:xfrm>
                            <a:custGeom>
                              <a:avLst/>
                              <a:gdLst>
                                <a:gd name="T0" fmla="+- 0 6726 6689"/>
                                <a:gd name="T1" fmla="*/ T0 w 48"/>
                                <a:gd name="T2" fmla="+- 0 1516 1516"/>
                                <a:gd name="T3" fmla="*/ 1516 h 48"/>
                                <a:gd name="T4" fmla="+- 0 6699 6689"/>
                                <a:gd name="T5" fmla="*/ T4 w 48"/>
                                <a:gd name="T6" fmla="+- 0 1516 1516"/>
                                <a:gd name="T7" fmla="*/ 1516 h 48"/>
                                <a:gd name="T8" fmla="+- 0 6689 6689"/>
                                <a:gd name="T9" fmla="*/ T8 w 48"/>
                                <a:gd name="T10" fmla="+- 0 1527 1516"/>
                                <a:gd name="T11" fmla="*/ 1527 h 48"/>
                                <a:gd name="T12" fmla="+- 0 6689 6689"/>
                                <a:gd name="T13" fmla="*/ T12 w 48"/>
                                <a:gd name="T14" fmla="+- 0 1540 1516"/>
                                <a:gd name="T15" fmla="*/ 1540 h 48"/>
                                <a:gd name="T16" fmla="+- 0 6689 6689"/>
                                <a:gd name="T17" fmla="*/ T16 w 48"/>
                                <a:gd name="T18" fmla="+- 0 1553 1516"/>
                                <a:gd name="T19" fmla="*/ 1553 h 48"/>
                                <a:gd name="T20" fmla="+- 0 6699 6689"/>
                                <a:gd name="T21" fmla="*/ T20 w 48"/>
                                <a:gd name="T22" fmla="+- 0 1564 1516"/>
                                <a:gd name="T23" fmla="*/ 1564 h 48"/>
                                <a:gd name="T24" fmla="+- 0 6726 6689"/>
                                <a:gd name="T25" fmla="*/ T24 w 48"/>
                                <a:gd name="T26" fmla="+- 0 1564 1516"/>
                                <a:gd name="T27" fmla="*/ 1564 h 48"/>
                                <a:gd name="T28" fmla="+- 0 6736 6689"/>
                                <a:gd name="T29" fmla="*/ T28 w 48"/>
                                <a:gd name="T30" fmla="+- 0 1553 1516"/>
                                <a:gd name="T31" fmla="*/ 1553 h 48"/>
                                <a:gd name="T32" fmla="+- 0 6736 6689"/>
                                <a:gd name="T33" fmla="*/ T32 w 48"/>
                                <a:gd name="T34" fmla="+- 0 1527 1516"/>
                                <a:gd name="T35" fmla="*/ 1527 h 48"/>
                                <a:gd name="T36" fmla="+- 0 6726 6689"/>
                                <a:gd name="T37" fmla="*/ T36 w 48"/>
                                <a:gd name="T38" fmla="+- 0 1516 1516"/>
                                <a:gd name="T39" fmla="*/ 151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2" name="docshape156"/>
                          <wps:cNvSpPr>
                            <a:spLocks/>
                          </wps:cNvSpPr>
                          <wps:spPr bwMode="auto">
                            <a:xfrm>
                              <a:off x="6688" y="1516"/>
                              <a:ext cx="48" cy="48"/>
                            </a:xfrm>
                            <a:custGeom>
                              <a:avLst/>
                              <a:gdLst>
                                <a:gd name="T0" fmla="+- 0 6689 6689"/>
                                <a:gd name="T1" fmla="*/ T0 w 48"/>
                                <a:gd name="T2" fmla="+- 0 1540 1516"/>
                                <a:gd name="T3" fmla="*/ 1540 h 48"/>
                                <a:gd name="T4" fmla="+- 0 6689 6689"/>
                                <a:gd name="T5" fmla="*/ T4 w 48"/>
                                <a:gd name="T6" fmla="+- 0 1527 1516"/>
                                <a:gd name="T7" fmla="*/ 1527 h 48"/>
                                <a:gd name="T8" fmla="+- 0 6699 6689"/>
                                <a:gd name="T9" fmla="*/ T8 w 48"/>
                                <a:gd name="T10" fmla="+- 0 1516 1516"/>
                                <a:gd name="T11" fmla="*/ 1516 h 48"/>
                                <a:gd name="T12" fmla="+- 0 6713 6689"/>
                                <a:gd name="T13" fmla="*/ T12 w 48"/>
                                <a:gd name="T14" fmla="+- 0 1516 1516"/>
                                <a:gd name="T15" fmla="*/ 1516 h 48"/>
                                <a:gd name="T16" fmla="+- 0 6726 6689"/>
                                <a:gd name="T17" fmla="*/ T16 w 48"/>
                                <a:gd name="T18" fmla="+- 0 1516 1516"/>
                                <a:gd name="T19" fmla="*/ 1516 h 48"/>
                                <a:gd name="T20" fmla="+- 0 6736 6689"/>
                                <a:gd name="T21" fmla="*/ T20 w 48"/>
                                <a:gd name="T22" fmla="+- 0 1527 1516"/>
                                <a:gd name="T23" fmla="*/ 1527 h 48"/>
                                <a:gd name="T24" fmla="+- 0 6736 6689"/>
                                <a:gd name="T25" fmla="*/ T24 w 48"/>
                                <a:gd name="T26" fmla="+- 0 1540 1516"/>
                                <a:gd name="T27" fmla="*/ 1540 h 48"/>
                                <a:gd name="T28" fmla="+- 0 6736 6689"/>
                                <a:gd name="T29" fmla="*/ T28 w 48"/>
                                <a:gd name="T30" fmla="+- 0 1553 1516"/>
                                <a:gd name="T31" fmla="*/ 1553 h 48"/>
                                <a:gd name="T32" fmla="+- 0 6726 6689"/>
                                <a:gd name="T33" fmla="*/ T32 w 48"/>
                                <a:gd name="T34" fmla="+- 0 1564 1516"/>
                                <a:gd name="T35" fmla="*/ 1564 h 48"/>
                                <a:gd name="T36" fmla="+- 0 6713 6689"/>
                                <a:gd name="T37" fmla="*/ T36 w 48"/>
                                <a:gd name="T38" fmla="+- 0 1564 1516"/>
                                <a:gd name="T39" fmla="*/ 1564 h 48"/>
                                <a:gd name="T40" fmla="+- 0 6699 6689"/>
                                <a:gd name="T41" fmla="*/ T40 w 48"/>
                                <a:gd name="T42" fmla="+- 0 1564 1516"/>
                                <a:gd name="T43" fmla="*/ 1564 h 48"/>
                                <a:gd name="T44" fmla="+- 0 6689 6689"/>
                                <a:gd name="T45" fmla="*/ T44 w 48"/>
                                <a:gd name="T46" fmla="+- 0 1553 1516"/>
                                <a:gd name="T47" fmla="*/ 1553 h 48"/>
                                <a:gd name="T48" fmla="+- 0 6689 6689"/>
                                <a:gd name="T49" fmla="*/ T48 w 48"/>
                                <a:gd name="T50" fmla="+- 0 1540 1516"/>
                                <a:gd name="T51" fmla="*/ 154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8"/>
                                  </a:lnTo>
                                  <a:lnTo>
                                    <a:pt x="24"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3" name="docshape157"/>
                          <wps:cNvSpPr>
                            <a:spLocks/>
                          </wps:cNvSpPr>
                          <wps:spPr bwMode="auto">
                            <a:xfrm>
                              <a:off x="6985" y="1706"/>
                              <a:ext cx="48" cy="48"/>
                            </a:xfrm>
                            <a:custGeom>
                              <a:avLst/>
                              <a:gdLst>
                                <a:gd name="T0" fmla="+- 0 7022 6985"/>
                                <a:gd name="T1" fmla="*/ T0 w 48"/>
                                <a:gd name="T2" fmla="+- 0 1706 1706"/>
                                <a:gd name="T3" fmla="*/ 1706 h 48"/>
                                <a:gd name="T4" fmla="+- 0 6996 6985"/>
                                <a:gd name="T5" fmla="*/ T4 w 48"/>
                                <a:gd name="T6" fmla="+- 0 1706 1706"/>
                                <a:gd name="T7" fmla="*/ 1706 h 48"/>
                                <a:gd name="T8" fmla="+- 0 6985 6985"/>
                                <a:gd name="T9" fmla="*/ T8 w 48"/>
                                <a:gd name="T10" fmla="+- 0 1717 1706"/>
                                <a:gd name="T11" fmla="*/ 1717 h 48"/>
                                <a:gd name="T12" fmla="+- 0 6985 6985"/>
                                <a:gd name="T13" fmla="*/ T12 w 48"/>
                                <a:gd name="T14" fmla="+- 0 1730 1706"/>
                                <a:gd name="T15" fmla="*/ 1730 h 48"/>
                                <a:gd name="T16" fmla="+- 0 6985 6985"/>
                                <a:gd name="T17" fmla="*/ T16 w 48"/>
                                <a:gd name="T18" fmla="+- 0 1743 1706"/>
                                <a:gd name="T19" fmla="*/ 1743 h 48"/>
                                <a:gd name="T20" fmla="+- 0 6996 6985"/>
                                <a:gd name="T21" fmla="*/ T20 w 48"/>
                                <a:gd name="T22" fmla="+- 0 1754 1706"/>
                                <a:gd name="T23" fmla="*/ 1754 h 48"/>
                                <a:gd name="T24" fmla="+- 0 7022 6985"/>
                                <a:gd name="T25" fmla="*/ T24 w 48"/>
                                <a:gd name="T26" fmla="+- 0 1754 1706"/>
                                <a:gd name="T27" fmla="*/ 1754 h 48"/>
                                <a:gd name="T28" fmla="+- 0 7033 6985"/>
                                <a:gd name="T29" fmla="*/ T28 w 48"/>
                                <a:gd name="T30" fmla="+- 0 1743 1706"/>
                                <a:gd name="T31" fmla="*/ 1743 h 48"/>
                                <a:gd name="T32" fmla="+- 0 7033 6985"/>
                                <a:gd name="T33" fmla="*/ T32 w 48"/>
                                <a:gd name="T34" fmla="+- 0 1717 1706"/>
                                <a:gd name="T35" fmla="*/ 1717 h 48"/>
                                <a:gd name="T36" fmla="+- 0 7022 6985"/>
                                <a:gd name="T37" fmla="*/ T36 w 48"/>
                                <a:gd name="T38" fmla="+- 0 1706 1706"/>
                                <a:gd name="T39" fmla="*/ 17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4" name="docshape158"/>
                          <wps:cNvSpPr>
                            <a:spLocks/>
                          </wps:cNvSpPr>
                          <wps:spPr bwMode="auto">
                            <a:xfrm>
                              <a:off x="6985" y="1706"/>
                              <a:ext cx="48" cy="48"/>
                            </a:xfrm>
                            <a:custGeom>
                              <a:avLst/>
                              <a:gdLst>
                                <a:gd name="T0" fmla="+- 0 6985 6985"/>
                                <a:gd name="T1" fmla="*/ T0 w 48"/>
                                <a:gd name="T2" fmla="+- 0 1730 1706"/>
                                <a:gd name="T3" fmla="*/ 1730 h 48"/>
                                <a:gd name="T4" fmla="+- 0 6985 6985"/>
                                <a:gd name="T5" fmla="*/ T4 w 48"/>
                                <a:gd name="T6" fmla="+- 0 1717 1706"/>
                                <a:gd name="T7" fmla="*/ 1717 h 48"/>
                                <a:gd name="T8" fmla="+- 0 6996 6985"/>
                                <a:gd name="T9" fmla="*/ T8 w 48"/>
                                <a:gd name="T10" fmla="+- 0 1706 1706"/>
                                <a:gd name="T11" fmla="*/ 1706 h 48"/>
                                <a:gd name="T12" fmla="+- 0 7009 6985"/>
                                <a:gd name="T13" fmla="*/ T12 w 48"/>
                                <a:gd name="T14" fmla="+- 0 1706 1706"/>
                                <a:gd name="T15" fmla="*/ 1706 h 48"/>
                                <a:gd name="T16" fmla="+- 0 7022 6985"/>
                                <a:gd name="T17" fmla="*/ T16 w 48"/>
                                <a:gd name="T18" fmla="+- 0 1706 1706"/>
                                <a:gd name="T19" fmla="*/ 1706 h 48"/>
                                <a:gd name="T20" fmla="+- 0 7033 6985"/>
                                <a:gd name="T21" fmla="*/ T20 w 48"/>
                                <a:gd name="T22" fmla="+- 0 1717 1706"/>
                                <a:gd name="T23" fmla="*/ 1717 h 48"/>
                                <a:gd name="T24" fmla="+- 0 7033 6985"/>
                                <a:gd name="T25" fmla="*/ T24 w 48"/>
                                <a:gd name="T26" fmla="+- 0 1730 1706"/>
                                <a:gd name="T27" fmla="*/ 1730 h 48"/>
                                <a:gd name="T28" fmla="+- 0 7033 6985"/>
                                <a:gd name="T29" fmla="*/ T28 w 48"/>
                                <a:gd name="T30" fmla="+- 0 1743 1706"/>
                                <a:gd name="T31" fmla="*/ 1743 h 48"/>
                                <a:gd name="T32" fmla="+- 0 7022 6985"/>
                                <a:gd name="T33" fmla="*/ T32 w 48"/>
                                <a:gd name="T34" fmla="+- 0 1754 1706"/>
                                <a:gd name="T35" fmla="*/ 1754 h 48"/>
                                <a:gd name="T36" fmla="+- 0 7009 6985"/>
                                <a:gd name="T37" fmla="*/ T36 w 48"/>
                                <a:gd name="T38" fmla="+- 0 1754 1706"/>
                                <a:gd name="T39" fmla="*/ 1754 h 48"/>
                                <a:gd name="T40" fmla="+- 0 6996 6985"/>
                                <a:gd name="T41" fmla="*/ T40 w 48"/>
                                <a:gd name="T42" fmla="+- 0 1754 1706"/>
                                <a:gd name="T43" fmla="*/ 1754 h 48"/>
                                <a:gd name="T44" fmla="+- 0 6985 6985"/>
                                <a:gd name="T45" fmla="*/ T44 w 48"/>
                                <a:gd name="T46" fmla="+- 0 1743 1706"/>
                                <a:gd name="T47" fmla="*/ 1743 h 48"/>
                                <a:gd name="T48" fmla="+- 0 6985 6985"/>
                                <a:gd name="T49" fmla="*/ T48 w 48"/>
                                <a:gd name="T50" fmla="+- 0 1730 1706"/>
                                <a:gd name="T51" fmla="*/ 17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5" name="Line 352"/>
                          <wps:cNvCnPr>
                            <a:cxnSpLocks/>
                          </wps:cNvCnPr>
                          <wps:spPr bwMode="auto">
                            <a:xfrm>
                              <a:off x="5786"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76" name="docshape159"/>
                          <wps:cNvSpPr>
                            <a:spLocks/>
                          </wps:cNvSpPr>
                          <wps:spPr bwMode="auto">
                            <a:xfrm>
                              <a:off x="5815" y="86"/>
                              <a:ext cx="15" cy="15"/>
                            </a:xfrm>
                            <a:custGeom>
                              <a:avLst/>
                              <a:gdLst>
                                <a:gd name="T0" fmla="+- 0 5816 5816"/>
                                <a:gd name="T1" fmla="*/ T0 w 15"/>
                                <a:gd name="T2" fmla="+- 0 94 87"/>
                                <a:gd name="T3" fmla="*/ 94 h 15"/>
                                <a:gd name="T4" fmla="+- 0 5818 5816"/>
                                <a:gd name="T5" fmla="*/ T4 w 15"/>
                                <a:gd name="T6" fmla="+- 0 89 87"/>
                                <a:gd name="T7" fmla="*/ 89 h 15"/>
                                <a:gd name="T8" fmla="+- 0 5823 5816"/>
                                <a:gd name="T9" fmla="*/ T8 w 15"/>
                                <a:gd name="T10" fmla="+- 0 87 87"/>
                                <a:gd name="T11" fmla="*/ 87 h 15"/>
                                <a:gd name="T12" fmla="+- 0 5828 5816"/>
                                <a:gd name="T13" fmla="*/ T12 w 15"/>
                                <a:gd name="T14" fmla="+- 0 89 87"/>
                                <a:gd name="T15" fmla="*/ 89 h 15"/>
                                <a:gd name="T16" fmla="+- 0 5830 5816"/>
                                <a:gd name="T17" fmla="*/ T16 w 15"/>
                                <a:gd name="T18" fmla="+- 0 94 87"/>
                                <a:gd name="T19" fmla="*/ 94 h 15"/>
                                <a:gd name="T20" fmla="+- 0 5828 5816"/>
                                <a:gd name="T21" fmla="*/ T20 w 15"/>
                                <a:gd name="T22" fmla="+- 0 99 87"/>
                                <a:gd name="T23" fmla="*/ 99 h 15"/>
                                <a:gd name="T24" fmla="+- 0 5823 5816"/>
                                <a:gd name="T25" fmla="*/ T24 w 15"/>
                                <a:gd name="T26" fmla="+- 0 101 87"/>
                                <a:gd name="T27" fmla="*/ 101 h 15"/>
                                <a:gd name="T28" fmla="+- 0 5818 5816"/>
                                <a:gd name="T29" fmla="*/ T28 w 15"/>
                                <a:gd name="T30" fmla="+- 0 99 87"/>
                                <a:gd name="T31" fmla="*/ 99 h 15"/>
                                <a:gd name="T32" fmla="+- 0 5816 5816"/>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7" name="docshape160"/>
                          <wps:cNvSpPr>
                            <a:spLocks/>
                          </wps:cNvSpPr>
                          <wps:spPr bwMode="auto">
                            <a:xfrm>
                              <a:off x="5785" y="93"/>
                              <a:ext cx="1261" cy="999"/>
                            </a:xfrm>
                            <a:custGeom>
                              <a:avLst/>
                              <a:gdLst>
                                <a:gd name="T0" fmla="+- 0 5786 5786"/>
                                <a:gd name="T1" fmla="*/ T0 w 1261"/>
                                <a:gd name="T2" fmla="+- 0 94 94"/>
                                <a:gd name="T3" fmla="*/ 94 h 999"/>
                                <a:gd name="T4" fmla="+- 0 5860 5786"/>
                                <a:gd name="T5" fmla="*/ T4 w 1261"/>
                                <a:gd name="T6" fmla="+- 0 94 94"/>
                                <a:gd name="T7" fmla="*/ 94 h 999"/>
                                <a:gd name="T8" fmla="+- 0 6082 5786"/>
                                <a:gd name="T9" fmla="*/ T8 w 1261"/>
                                <a:gd name="T10" fmla="+- 0 130 94"/>
                                <a:gd name="T11" fmla="*/ 130 h 999"/>
                                <a:gd name="T12" fmla="+- 0 6156 5786"/>
                                <a:gd name="T13" fmla="*/ T12 w 1261"/>
                                <a:gd name="T14" fmla="+- 0 130 94"/>
                                <a:gd name="T15" fmla="*/ 130 h 999"/>
                                <a:gd name="T16" fmla="+- 0 6119 5786"/>
                                <a:gd name="T17" fmla="*/ T16 w 1261"/>
                                <a:gd name="T18" fmla="+- 0 130 94"/>
                                <a:gd name="T19" fmla="*/ 130 h 999"/>
                                <a:gd name="T20" fmla="+- 0 6119 5786"/>
                                <a:gd name="T21" fmla="*/ T20 w 1261"/>
                                <a:gd name="T22" fmla="+- 0 152 94"/>
                                <a:gd name="T23" fmla="*/ 152 h 999"/>
                                <a:gd name="T24" fmla="+- 0 6082 5786"/>
                                <a:gd name="T25" fmla="*/ T24 w 1261"/>
                                <a:gd name="T26" fmla="+- 0 152 94"/>
                                <a:gd name="T27" fmla="*/ 152 h 999"/>
                                <a:gd name="T28" fmla="+- 0 6156 5786"/>
                                <a:gd name="T29" fmla="*/ T28 w 1261"/>
                                <a:gd name="T30" fmla="+- 0 152 94"/>
                                <a:gd name="T31" fmla="*/ 152 h 999"/>
                                <a:gd name="T32" fmla="+- 0 6379 5786"/>
                                <a:gd name="T33" fmla="*/ T32 w 1261"/>
                                <a:gd name="T34" fmla="+- 0 248 94"/>
                                <a:gd name="T35" fmla="*/ 248 h 999"/>
                                <a:gd name="T36" fmla="+- 0 6453 5786"/>
                                <a:gd name="T37" fmla="*/ T36 w 1261"/>
                                <a:gd name="T38" fmla="+- 0 248 94"/>
                                <a:gd name="T39" fmla="*/ 248 h 999"/>
                                <a:gd name="T40" fmla="+- 0 6416 5786"/>
                                <a:gd name="T41" fmla="*/ T40 w 1261"/>
                                <a:gd name="T42" fmla="+- 0 248 94"/>
                                <a:gd name="T43" fmla="*/ 248 h 999"/>
                                <a:gd name="T44" fmla="+- 0 6416 5786"/>
                                <a:gd name="T45" fmla="*/ T44 w 1261"/>
                                <a:gd name="T46" fmla="+- 0 304 94"/>
                                <a:gd name="T47" fmla="*/ 304 h 999"/>
                                <a:gd name="T48" fmla="+- 0 6379 5786"/>
                                <a:gd name="T49" fmla="*/ T48 w 1261"/>
                                <a:gd name="T50" fmla="+- 0 304 94"/>
                                <a:gd name="T51" fmla="*/ 304 h 999"/>
                                <a:gd name="T52" fmla="+- 0 6453 5786"/>
                                <a:gd name="T53" fmla="*/ T52 w 1261"/>
                                <a:gd name="T54" fmla="+- 0 304 94"/>
                                <a:gd name="T55" fmla="*/ 304 h 999"/>
                                <a:gd name="T56" fmla="+- 0 6675 5786"/>
                                <a:gd name="T57" fmla="*/ T56 w 1261"/>
                                <a:gd name="T58" fmla="+- 0 520 94"/>
                                <a:gd name="T59" fmla="*/ 520 h 999"/>
                                <a:gd name="T60" fmla="+- 0 6750 5786"/>
                                <a:gd name="T61" fmla="*/ T60 w 1261"/>
                                <a:gd name="T62" fmla="+- 0 520 94"/>
                                <a:gd name="T63" fmla="*/ 520 h 999"/>
                                <a:gd name="T64" fmla="+- 0 6713 5786"/>
                                <a:gd name="T65" fmla="*/ T64 w 1261"/>
                                <a:gd name="T66" fmla="+- 0 520 94"/>
                                <a:gd name="T67" fmla="*/ 520 h 999"/>
                                <a:gd name="T68" fmla="+- 0 6713 5786"/>
                                <a:gd name="T69" fmla="*/ T68 w 1261"/>
                                <a:gd name="T70" fmla="+- 0 602 94"/>
                                <a:gd name="T71" fmla="*/ 602 h 999"/>
                                <a:gd name="T72" fmla="+- 0 6675 5786"/>
                                <a:gd name="T73" fmla="*/ T72 w 1261"/>
                                <a:gd name="T74" fmla="+- 0 602 94"/>
                                <a:gd name="T75" fmla="*/ 602 h 999"/>
                                <a:gd name="T76" fmla="+- 0 6750 5786"/>
                                <a:gd name="T77" fmla="*/ T76 w 1261"/>
                                <a:gd name="T78" fmla="+- 0 602 94"/>
                                <a:gd name="T79" fmla="*/ 602 h 999"/>
                                <a:gd name="T80" fmla="+- 0 6972 5786"/>
                                <a:gd name="T81" fmla="*/ T80 w 1261"/>
                                <a:gd name="T82" fmla="+- 0 996 94"/>
                                <a:gd name="T83" fmla="*/ 996 h 999"/>
                                <a:gd name="T84" fmla="+- 0 7046 5786"/>
                                <a:gd name="T85" fmla="*/ T84 w 1261"/>
                                <a:gd name="T86" fmla="+- 0 996 94"/>
                                <a:gd name="T87" fmla="*/ 996 h 999"/>
                                <a:gd name="T88" fmla="+- 0 7009 5786"/>
                                <a:gd name="T89" fmla="*/ T88 w 1261"/>
                                <a:gd name="T90" fmla="+- 0 996 94"/>
                                <a:gd name="T91" fmla="*/ 996 h 999"/>
                                <a:gd name="T92" fmla="+- 0 7009 5786"/>
                                <a:gd name="T93" fmla="*/ T92 w 1261"/>
                                <a:gd name="T94" fmla="+- 0 1092 94"/>
                                <a:gd name="T95" fmla="*/ 1092 h 999"/>
                                <a:gd name="T96" fmla="+- 0 6972 5786"/>
                                <a:gd name="T97" fmla="*/ T96 w 1261"/>
                                <a:gd name="T98" fmla="+- 0 1092 94"/>
                                <a:gd name="T99" fmla="*/ 1092 h 999"/>
                                <a:gd name="T100" fmla="+- 0 7046 5786"/>
                                <a:gd name="T101" fmla="*/ T100 w 1261"/>
                                <a:gd name="T102" fmla="+- 0 1092 94"/>
                                <a:gd name="T103" fmla="*/ 1092 h 9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999">
                                  <a:moveTo>
                                    <a:pt x="0" y="0"/>
                                  </a:moveTo>
                                  <a:lnTo>
                                    <a:pt x="74" y="0"/>
                                  </a:lnTo>
                                  <a:moveTo>
                                    <a:pt x="296" y="36"/>
                                  </a:moveTo>
                                  <a:lnTo>
                                    <a:pt x="370" y="36"/>
                                  </a:lnTo>
                                  <a:moveTo>
                                    <a:pt x="333" y="36"/>
                                  </a:moveTo>
                                  <a:lnTo>
                                    <a:pt x="333" y="58"/>
                                  </a:lnTo>
                                  <a:moveTo>
                                    <a:pt x="296" y="58"/>
                                  </a:moveTo>
                                  <a:lnTo>
                                    <a:pt x="370" y="58"/>
                                  </a:lnTo>
                                  <a:moveTo>
                                    <a:pt x="593" y="154"/>
                                  </a:moveTo>
                                  <a:lnTo>
                                    <a:pt x="667" y="154"/>
                                  </a:lnTo>
                                  <a:moveTo>
                                    <a:pt x="630" y="154"/>
                                  </a:moveTo>
                                  <a:lnTo>
                                    <a:pt x="630" y="210"/>
                                  </a:lnTo>
                                  <a:moveTo>
                                    <a:pt x="593" y="210"/>
                                  </a:moveTo>
                                  <a:lnTo>
                                    <a:pt x="667" y="210"/>
                                  </a:lnTo>
                                  <a:moveTo>
                                    <a:pt x="889" y="426"/>
                                  </a:moveTo>
                                  <a:lnTo>
                                    <a:pt x="964" y="426"/>
                                  </a:lnTo>
                                  <a:moveTo>
                                    <a:pt x="927" y="426"/>
                                  </a:moveTo>
                                  <a:lnTo>
                                    <a:pt x="927" y="508"/>
                                  </a:lnTo>
                                  <a:moveTo>
                                    <a:pt x="889" y="508"/>
                                  </a:moveTo>
                                  <a:lnTo>
                                    <a:pt x="964" y="508"/>
                                  </a:lnTo>
                                  <a:moveTo>
                                    <a:pt x="1186" y="902"/>
                                  </a:moveTo>
                                  <a:lnTo>
                                    <a:pt x="1260" y="902"/>
                                  </a:lnTo>
                                  <a:moveTo>
                                    <a:pt x="1223" y="902"/>
                                  </a:moveTo>
                                  <a:lnTo>
                                    <a:pt x="1223" y="998"/>
                                  </a:lnTo>
                                  <a:moveTo>
                                    <a:pt x="1186" y="998"/>
                                  </a:moveTo>
                                  <a:lnTo>
                                    <a:pt x="1260" y="99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8" name="docshape161"/>
                          <wps:cNvSpPr>
                            <a:spLocks/>
                          </wps:cNvSpPr>
                          <wps:spPr bwMode="auto">
                            <a:xfrm>
                              <a:off x="5785" y="137"/>
                              <a:ext cx="1261" cy="1607"/>
                            </a:xfrm>
                            <a:custGeom>
                              <a:avLst/>
                              <a:gdLst>
                                <a:gd name="T0" fmla="+- 0 5786 5786"/>
                                <a:gd name="T1" fmla="*/ T0 w 1261"/>
                                <a:gd name="T2" fmla="+- 0 138 138"/>
                                <a:gd name="T3" fmla="*/ 138 h 1607"/>
                                <a:gd name="T4" fmla="+- 0 5860 5786"/>
                                <a:gd name="T5" fmla="*/ T4 w 1261"/>
                                <a:gd name="T6" fmla="+- 0 138 138"/>
                                <a:gd name="T7" fmla="*/ 138 h 1607"/>
                                <a:gd name="T8" fmla="+- 0 5823 5786"/>
                                <a:gd name="T9" fmla="*/ T8 w 1261"/>
                                <a:gd name="T10" fmla="+- 0 138 138"/>
                                <a:gd name="T11" fmla="*/ 138 h 1607"/>
                                <a:gd name="T12" fmla="+- 0 5823 5786"/>
                                <a:gd name="T13" fmla="*/ T12 w 1261"/>
                                <a:gd name="T14" fmla="+- 0 165 138"/>
                                <a:gd name="T15" fmla="*/ 165 h 1607"/>
                                <a:gd name="T16" fmla="+- 0 5786 5786"/>
                                <a:gd name="T17" fmla="*/ T16 w 1261"/>
                                <a:gd name="T18" fmla="+- 0 165 138"/>
                                <a:gd name="T19" fmla="*/ 165 h 1607"/>
                                <a:gd name="T20" fmla="+- 0 5860 5786"/>
                                <a:gd name="T21" fmla="*/ T20 w 1261"/>
                                <a:gd name="T22" fmla="+- 0 165 138"/>
                                <a:gd name="T23" fmla="*/ 165 h 1607"/>
                                <a:gd name="T24" fmla="+- 0 6082 5786"/>
                                <a:gd name="T25" fmla="*/ T24 w 1261"/>
                                <a:gd name="T26" fmla="+- 0 433 138"/>
                                <a:gd name="T27" fmla="*/ 433 h 1607"/>
                                <a:gd name="T28" fmla="+- 0 6156 5786"/>
                                <a:gd name="T29" fmla="*/ T28 w 1261"/>
                                <a:gd name="T30" fmla="+- 0 433 138"/>
                                <a:gd name="T31" fmla="*/ 433 h 1607"/>
                                <a:gd name="T32" fmla="+- 0 6119 5786"/>
                                <a:gd name="T33" fmla="*/ T32 w 1261"/>
                                <a:gd name="T34" fmla="+- 0 433 138"/>
                                <a:gd name="T35" fmla="*/ 433 h 1607"/>
                                <a:gd name="T36" fmla="+- 0 6119 5786"/>
                                <a:gd name="T37" fmla="*/ T36 w 1261"/>
                                <a:gd name="T38" fmla="+- 0 506 138"/>
                                <a:gd name="T39" fmla="*/ 506 h 1607"/>
                                <a:gd name="T40" fmla="+- 0 6082 5786"/>
                                <a:gd name="T41" fmla="*/ T40 w 1261"/>
                                <a:gd name="T42" fmla="+- 0 506 138"/>
                                <a:gd name="T43" fmla="*/ 506 h 1607"/>
                                <a:gd name="T44" fmla="+- 0 6156 5786"/>
                                <a:gd name="T45" fmla="*/ T44 w 1261"/>
                                <a:gd name="T46" fmla="+- 0 506 138"/>
                                <a:gd name="T47" fmla="*/ 506 h 1607"/>
                                <a:gd name="T48" fmla="+- 0 6379 5786"/>
                                <a:gd name="T49" fmla="*/ T48 w 1261"/>
                                <a:gd name="T50" fmla="+- 0 1042 138"/>
                                <a:gd name="T51" fmla="*/ 1042 h 1607"/>
                                <a:gd name="T52" fmla="+- 0 6453 5786"/>
                                <a:gd name="T53" fmla="*/ T52 w 1261"/>
                                <a:gd name="T54" fmla="+- 0 1042 138"/>
                                <a:gd name="T55" fmla="*/ 1042 h 1607"/>
                                <a:gd name="T56" fmla="+- 0 6416 5786"/>
                                <a:gd name="T57" fmla="*/ T56 w 1261"/>
                                <a:gd name="T58" fmla="+- 0 1042 138"/>
                                <a:gd name="T59" fmla="*/ 1042 h 1607"/>
                                <a:gd name="T60" fmla="+- 0 6416 5786"/>
                                <a:gd name="T61" fmla="*/ T60 w 1261"/>
                                <a:gd name="T62" fmla="+- 0 1140 138"/>
                                <a:gd name="T63" fmla="*/ 1140 h 1607"/>
                                <a:gd name="T64" fmla="+- 0 6379 5786"/>
                                <a:gd name="T65" fmla="*/ T64 w 1261"/>
                                <a:gd name="T66" fmla="+- 0 1140 138"/>
                                <a:gd name="T67" fmla="*/ 1140 h 1607"/>
                                <a:gd name="T68" fmla="+- 0 6453 5786"/>
                                <a:gd name="T69" fmla="*/ T68 w 1261"/>
                                <a:gd name="T70" fmla="+- 0 1140 138"/>
                                <a:gd name="T71" fmla="*/ 1140 h 1607"/>
                                <a:gd name="T72" fmla="+- 0 6675 5786"/>
                                <a:gd name="T73" fmla="*/ T72 w 1261"/>
                                <a:gd name="T74" fmla="+- 0 1505 138"/>
                                <a:gd name="T75" fmla="*/ 1505 h 1607"/>
                                <a:gd name="T76" fmla="+- 0 6750 5786"/>
                                <a:gd name="T77" fmla="*/ T76 w 1261"/>
                                <a:gd name="T78" fmla="+- 0 1505 138"/>
                                <a:gd name="T79" fmla="*/ 1505 h 1607"/>
                                <a:gd name="T80" fmla="+- 0 6713 5786"/>
                                <a:gd name="T81" fmla="*/ T80 w 1261"/>
                                <a:gd name="T82" fmla="+- 0 1505 138"/>
                                <a:gd name="T83" fmla="*/ 1505 h 1607"/>
                                <a:gd name="T84" fmla="+- 0 6713 5786"/>
                                <a:gd name="T85" fmla="*/ T84 w 1261"/>
                                <a:gd name="T86" fmla="+- 0 1575 138"/>
                                <a:gd name="T87" fmla="*/ 1575 h 1607"/>
                                <a:gd name="T88" fmla="+- 0 6675 5786"/>
                                <a:gd name="T89" fmla="*/ T88 w 1261"/>
                                <a:gd name="T90" fmla="+- 0 1575 138"/>
                                <a:gd name="T91" fmla="*/ 1575 h 1607"/>
                                <a:gd name="T92" fmla="+- 0 6750 5786"/>
                                <a:gd name="T93" fmla="*/ T92 w 1261"/>
                                <a:gd name="T94" fmla="+- 0 1575 138"/>
                                <a:gd name="T95" fmla="*/ 1575 h 1607"/>
                                <a:gd name="T96" fmla="+- 0 6972 5786"/>
                                <a:gd name="T97" fmla="*/ T96 w 1261"/>
                                <a:gd name="T98" fmla="+- 0 1715 138"/>
                                <a:gd name="T99" fmla="*/ 1715 h 1607"/>
                                <a:gd name="T100" fmla="+- 0 7046 5786"/>
                                <a:gd name="T101" fmla="*/ T100 w 1261"/>
                                <a:gd name="T102" fmla="+- 0 1715 138"/>
                                <a:gd name="T103" fmla="*/ 1715 h 1607"/>
                                <a:gd name="T104" fmla="+- 0 7009 5786"/>
                                <a:gd name="T105" fmla="*/ T104 w 1261"/>
                                <a:gd name="T106" fmla="+- 0 1715 138"/>
                                <a:gd name="T107" fmla="*/ 1715 h 1607"/>
                                <a:gd name="T108" fmla="+- 0 7009 5786"/>
                                <a:gd name="T109" fmla="*/ T108 w 1261"/>
                                <a:gd name="T110" fmla="+- 0 1745 138"/>
                                <a:gd name="T111" fmla="*/ 1745 h 1607"/>
                                <a:gd name="T112" fmla="+- 0 6972 5786"/>
                                <a:gd name="T113" fmla="*/ T112 w 1261"/>
                                <a:gd name="T114" fmla="+- 0 1745 138"/>
                                <a:gd name="T115" fmla="*/ 1745 h 1607"/>
                                <a:gd name="T116" fmla="+- 0 7046 5786"/>
                                <a:gd name="T117" fmla="*/ T116 w 1261"/>
                                <a:gd name="T118" fmla="+- 0 1745 138"/>
                                <a:gd name="T119" fmla="*/ 1745 h 16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607">
                                  <a:moveTo>
                                    <a:pt x="0" y="0"/>
                                  </a:moveTo>
                                  <a:lnTo>
                                    <a:pt x="74" y="0"/>
                                  </a:lnTo>
                                  <a:moveTo>
                                    <a:pt x="37" y="0"/>
                                  </a:moveTo>
                                  <a:lnTo>
                                    <a:pt x="37" y="27"/>
                                  </a:lnTo>
                                  <a:moveTo>
                                    <a:pt x="0" y="27"/>
                                  </a:moveTo>
                                  <a:lnTo>
                                    <a:pt x="74" y="27"/>
                                  </a:lnTo>
                                  <a:moveTo>
                                    <a:pt x="296" y="295"/>
                                  </a:moveTo>
                                  <a:lnTo>
                                    <a:pt x="370" y="295"/>
                                  </a:lnTo>
                                  <a:moveTo>
                                    <a:pt x="333" y="295"/>
                                  </a:moveTo>
                                  <a:lnTo>
                                    <a:pt x="333" y="368"/>
                                  </a:lnTo>
                                  <a:moveTo>
                                    <a:pt x="296" y="368"/>
                                  </a:moveTo>
                                  <a:lnTo>
                                    <a:pt x="370" y="368"/>
                                  </a:lnTo>
                                  <a:moveTo>
                                    <a:pt x="593" y="904"/>
                                  </a:moveTo>
                                  <a:lnTo>
                                    <a:pt x="667" y="904"/>
                                  </a:lnTo>
                                  <a:moveTo>
                                    <a:pt x="630" y="904"/>
                                  </a:moveTo>
                                  <a:lnTo>
                                    <a:pt x="630" y="1002"/>
                                  </a:lnTo>
                                  <a:moveTo>
                                    <a:pt x="593" y="1002"/>
                                  </a:moveTo>
                                  <a:lnTo>
                                    <a:pt x="667" y="1002"/>
                                  </a:lnTo>
                                  <a:moveTo>
                                    <a:pt x="889" y="1367"/>
                                  </a:moveTo>
                                  <a:lnTo>
                                    <a:pt x="964" y="1367"/>
                                  </a:lnTo>
                                  <a:moveTo>
                                    <a:pt x="927" y="1367"/>
                                  </a:moveTo>
                                  <a:lnTo>
                                    <a:pt x="927" y="1437"/>
                                  </a:lnTo>
                                  <a:moveTo>
                                    <a:pt x="889" y="1437"/>
                                  </a:moveTo>
                                  <a:lnTo>
                                    <a:pt x="964" y="1437"/>
                                  </a:lnTo>
                                  <a:moveTo>
                                    <a:pt x="1186" y="1577"/>
                                  </a:moveTo>
                                  <a:lnTo>
                                    <a:pt x="1260" y="1577"/>
                                  </a:lnTo>
                                  <a:moveTo>
                                    <a:pt x="1223" y="1577"/>
                                  </a:moveTo>
                                  <a:lnTo>
                                    <a:pt x="1223" y="1607"/>
                                  </a:lnTo>
                                  <a:moveTo>
                                    <a:pt x="1186" y="1607"/>
                                  </a:moveTo>
                                  <a:lnTo>
                                    <a:pt x="1260" y="16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9" name="docshape162"/>
                          <wps:cNvSpPr>
                            <a:spLocks/>
                          </wps:cNvSpPr>
                          <wps:spPr bwMode="auto">
                            <a:xfrm>
                              <a:off x="5722"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docshape163"/>
                          <wps:cNvSpPr>
                            <a:spLocks/>
                          </wps:cNvSpPr>
                          <wps:spPr bwMode="auto">
                            <a:xfrm>
                              <a:off x="5722"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1" name="docshape164"/>
                          <wps:cNvSpPr>
                            <a:spLocks/>
                          </wps:cNvSpPr>
                          <wps:spPr bwMode="auto">
                            <a:xfrm>
                              <a:off x="5689" y="93"/>
                              <a:ext cx="1320" cy="1847"/>
                            </a:xfrm>
                            <a:custGeom>
                              <a:avLst/>
                              <a:gdLst>
                                <a:gd name="T0" fmla="+- 0 5823 5689"/>
                                <a:gd name="T1" fmla="*/ T0 w 1320"/>
                                <a:gd name="T2" fmla="+- 0 1940 94"/>
                                <a:gd name="T3" fmla="*/ 1940 h 1847"/>
                                <a:gd name="T4" fmla="+- 0 5823 5689"/>
                                <a:gd name="T5" fmla="*/ T4 w 1320"/>
                                <a:gd name="T6" fmla="+- 0 1907 94"/>
                                <a:gd name="T7" fmla="*/ 1907 h 1847"/>
                                <a:gd name="T8" fmla="+- 0 6119 5689"/>
                                <a:gd name="T9" fmla="*/ T8 w 1320"/>
                                <a:gd name="T10" fmla="+- 0 1940 94"/>
                                <a:gd name="T11" fmla="*/ 1940 h 1847"/>
                                <a:gd name="T12" fmla="+- 0 6119 5689"/>
                                <a:gd name="T13" fmla="*/ T12 w 1320"/>
                                <a:gd name="T14" fmla="+- 0 1907 94"/>
                                <a:gd name="T15" fmla="*/ 1907 h 1847"/>
                                <a:gd name="T16" fmla="+- 0 6416 5689"/>
                                <a:gd name="T17" fmla="*/ T16 w 1320"/>
                                <a:gd name="T18" fmla="+- 0 1940 94"/>
                                <a:gd name="T19" fmla="*/ 1940 h 1847"/>
                                <a:gd name="T20" fmla="+- 0 6416 5689"/>
                                <a:gd name="T21" fmla="*/ T20 w 1320"/>
                                <a:gd name="T22" fmla="+- 0 1907 94"/>
                                <a:gd name="T23" fmla="*/ 1907 h 1847"/>
                                <a:gd name="T24" fmla="+- 0 6713 5689"/>
                                <a:gd name="T25" fmla="*/ T24 w 1320"/>
                                <a:gd name="T26" fmla="+- 0 1940 94"/>
                                <a:gd name="T27" fmla="*/ 1940 h 1847"/>
                                <a:gd name="T28" fmla="+- 0 6713 5689"/>
                                <a:gd name="T29" fmla="*/ T28 w 1320"/>
                                <a:gd name="T30" fmla="+- 0 1907 94"/>
                                <a:gd name="T31" fmla="*/ 1907 h 1847"/>
                                <a:gd name="T32" fmla="+- 0 7009 5689"/>
                                <a:gd name="T33" fmla="*/ T32 w 1320"/>
                                <a:gd name="T34" fmla="+- 0 1940 94"/>
                                <a:gd name="T35" fmla="*/ 1940 h 1847"/>
                                <a:gd name="T36" fmla="+- 0 7009 5689"/>
                                <a:gd name="T37" fmla="*/ T36 w 1320"/>
                                <a:gd name="T38" fmla="+- 0 1907 94"/>
                                <a:gd name="T39" fmla="*/ 1907 h 1847"/>
                                <a:gd name="T40" fmla="+- 0 5689 5689"/>
                                <a:gd name="T41" fmla="*/ T40 w 1320"/>
                                <a:gd name="T42" fmla="+- 0 1821 94"/>
                                <a:gd name="T43" fmla="*/ 1821 h 1847"/>
                                <a:gd name="T44" fmla="+- 0 5723 5689"/>
                                <a:gd name="T45" fmla="*/ T44 w 1320"/>
                                <a:gd name="T46" fmla="+- 0 1821 94"/>
                                <a:gd name="T47" fmla="*/ 1821 h 1847"/>
                                <a:gd name="T48" fmla="+- 0 5689 5689"/>
                                <a:gd name="T49" fmla="*/ T48 w 1320"/>
                                <a:gd name="T50" fmla="+- 0 1389 94"/>
                                <a:gd name="T51" fmla="*/ 1389 h 1847"/>
                                <a:gd name="T52" fmla="+- 0 5723 5689"/>
                                <a:gd name="T53" fmla="*/ T52 w 1320"/>
                                <a:gd name="T54" fmla="+- 0 1389 94"/>
                                <a:gd name="T55" fmla="*/ 1389 h 1847"/>
                                <a:gd name="T56" fmla="+- 0 5689 5689"/>
                                <a:gd name="T57" fmla="*/ T56 w 1320"/>
                                <a:gd name="T58" fmla="+- 0 957 94"/>
                                <a:gd name="T59" fmla="*/ 957 h 1847"/>
                                <a:gd name="T60" fmla="+- 0 5723 5689"/>
                                <a:gd name="T61" fmla="*/ T60 w 1320"/>
                                <a:gd name="T62" fmla="+- 0 957 94"/>
                                <a:gd name="T63" fmla="*/ 957 h 1847"/>
                                <a:gd name="T64" fmla="+- 0 5689 5689"/>
                                <a:gd name="T65" fmla="*/ T64 w 1320"/>
                                <a:gd name="T66" fmla="+- 0 525 94"/>
                                <a:gd name="T67" fmla="*/ 525 h 1847"/>
                                <a:gd name="T68" fmla="+- 0 5723 5689"/>
                                <a:gd name="T69" fmla="*/ T68 w 1320"/>
                                <a:gd name="T70" fmla="+- 0 525 94"/>
                                <a:gd name="T71" fmla="*/ 525 h 1847"/>
                                <a:gd name="T72" fmla="+- 0 5689 5689"/>
                                <a:gd name="T73" fmla="*/ T72 w 1320"/>
                                <a:gd name="T74" fmla="+- 0 94 94"/>
                                <a:gd name="T75" fmla="*/ 94 h 1847"/>
                                <a:gd name="T76" fmla="+- 0 5723 5689"/>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295"/>
                                  </a:moveTo>
                                  <a:lnTo>
                                    <a:pt x="34" y="1295"/>
                                  </a:lnTo>
                                  <a:moveTo>
                                    <a:pt x="0" y="863"/>
                                  </a:moveTo>
                                  <a:lnTo>
                                    <a:pt x="34" y="863"/>
                                  </a:lnTo>
                                  <a:moveTo>
                                    <a:pt x="0" y="431"/>
                                  </a:moveTo>
                                  <a:lnTo>
                                    <a:pt x="34" y="431"/>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2" name="docshape165"/>
                          <wps:cNvSpPr txBox="1">
                            <a:spLocks/>
                          </wps:cNvSpPr>
                          <wps:spPr bwMode="auto">
                            <a:xfrm>
                              <a:off x="5689" y="-250"/>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29E500" w14:textId="77777777" w:rsidR="00A529FC" w:rsidRDefault="00000000">
                                <w:pPr>
                                  <w:spacing w:before="35"/>
                                  <w:ind w:left="442"/>
                                  <w:rPr>
                                    <w:ins w:id="332" w:author="Author" w:date="2022-09-10T01:53:00Z"/>
                                    <w:rFonts w:ascii="Arial"/>
                                    <w:sz w:val="16"/>
                                  </w:rPr>
                                </w:pPr>
                                <w:ins w:id="333" w:author="Author" w:date="2022-09-10T01:53: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4DF6FA" id="_x0000_s1179" style="position:absolute;left:0;text-align:left;margin-left:284.45pt;margin-top:-12.45pt;width:71.35pt;height:109.5pt;z-index:15740928;mso-position-horizontal-relative:page" coordorigin="5689,-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">
                  <v:shape id="docshape135" o:spid="_x0000_s1180"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" path="m,1598r1386,m,1166r1386,m,734r1386,m,303r1386,m248,1900l248,m545,1900l545,m841,1900l841,t297,1900l1138,e" filled="f" strokecolor="#dedede" strokeweight=".16pt">
                    <v:path arrowok="t" o:connecttype="custom" o:connectlocs="0,1605;1386,1605;0,1173;1386,1173;0,741;1386,741;0,310;1386,310;248,1907;248,7;545,1907;545,7;841,1907;841,7;1138,1907;1138,7" o:connectangles="0,0,0,0,0,0,0,0,0,0,0,0,0,0,0,0"/>
                  </v:shape>
                  <v:shape id="docshape136" o:spid="_x0000_s1181" style="position:absolute;left:5722;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" path="m,1814r1386,m,1382r1386,m,950r1386,m,518r1386,m,87r1386,m100,1900l100,m396,1900l396,m693,1900l693,m990,1900l990,t296,1900l1286,e" filled="f" strokecolor="#dedede" strokeweight=".1141mm">
                    <v:path arrowok="t" o:connecttype="custom" o:connectlocs="0,1821;1386,1821;0,1389;1386,1389;0,957;1386,957;0,525;1386,525;0,94;1386,94;100,1907;100,7;396,1907;396,7;693,1907;693,7;990,1907;990,7;1286,1907;1286,7" o:connectangles="0,0,0,0,0,0,0,0,0,0,0,0,0,0,0,0,0,0,0,0"/>
                  </v:shape>
                  <v:shape id="docshape137" o:spid="_x0000_s1182" style="position:absolute;left:5822;top:93;width:1187;height:951;visibility:visible;mso-wrap-style:square;v-text-anchor:top" coordsize="1187,95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" path="m,l296,47,593,182,890,467r296,483e" filled="f" strokecolor="#66c2a5" strokeweight=".71pt">
                    <v:path arrowok="t" o:connecttype="custom" o:connectlocs="0,94;296,141;593,276;890,561;1186,1044" o:connectangles="0,0,0,0,0"/>
                  </v:shape>
                  <v:shape id="docshape138" o:spid="_x0000_s1183" style="position:absolute;left:5822;top:151;width:1187;height:1579;visibility:visible;mso-wrap-style:square;v-text-anchor:top" coordsize="1187,1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" path="m,l296,318,593,940r297,449l1186,1579e" filled="f" strokecolor="#fc8d62" strokeweight=".71pt">
                    <v:path arrowok="t" o:connecttype="custom" o:connectlocs="0,151;296,469;593,1091;890,1540;1186,1730" o:connectangles="0,0,0,0,0"/>
                  </v:shape>
                  <v:shape id="docshape139" o:spid="_x0000_s1184"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" path="m37,l11,,,11,,24,,37,11,47r26,l47,37r,-26l37,xe" fillcolor="#66c2a5" stroked="f">
                    <v:path arrowok="t" o:connecttype="custom" o:connectlocs="37,70;11,70;0,81;0,94;0,107;11,117;37,117;47,107;47,81;37,70" o:connectangles="0,0,0,0,0,0,0,0,0,0"/>
                  </v:shape>
                  <v:shape id="docshape140" o:spid="_x0000_s1185" style="position:absolute;left:5798;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" path="m,24l,11,11,,24,,37,,47,11r,13l47,37,37,47r-13,l11,47,,37,,24e" filled="f" strokecolor="#66c2a5" strokeweight=".0835mm">
                    <v:path arrowok="t" o:connecttype="custom" o:connectlocs="0,94;0,81;11,70;24,70;37,70;47,81;47,94;47,107;37,117;24,117;11,117;0,107;0,94" o:connectangles="0,0,0,0,0,0,0,0,0,0,0,0,0"/>
                  </v:shape>
                  <v:shape id="docshape141" o:spid="_x0000_s1186"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" path="m36,l10,,,11,,24,,37,10,48r26,l47,37r,-26l36,xe" fillcolor="#66c2a5" stroked="f">
                    <v:path arrowok="t" o:connecttype="custom" o:connectlocs="36,117;10,117;0,128;0,141;0,154;10,165;36,165;47,154;47,128;36,117" o:connectangles="0,0,0,0,0,0,0,0,0,0"/>
                  </v:shape>
                  <v:shape id="docshape142" o:spid="_x0000_s1187" style="position:absolute;left:6095;top:11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" path="m,24l,11,10,,23,,36,,47,11r,13l47,37,36,48r-13,l10,48,,37,,24e" filled="f" strokecolor="#66c2a5" strokeweight=".0835mm">
                    <v:path arrowok="t" o:connecttype="custom" o:connectlocs="0,141;0,128;10,117;23,117;36,117;47,128;47,141;47,154;36,165;23,165;10,165;0,154;0,141" o:connectangles="0,0,0,0,0,0,0,0,0,0,0,0,0"/>
                  </v:shape>
                  <v:shape id="docshape143" o:spid="_x0000_s1188"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" path="m37,l11,,,11,,24,,37,11,48r26,l48,37r,-26l37,xe" fillcolor="#66c2a5" stroked="f">
                    <v:path arrowok="t" o:connecttype="custom" o:connectlocs="37,252;11,252;0,263;0,276;0,289;11,300;37,300;48,289;48,263;37,252" o:connectangles="0,0,0,0,0,0,0,0,0,0"/>
                  </v:shape>
                  <v:shape id="docshape144" o:spid="_x0000_s1189" style="position:absolute;left:6392;top:25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" path="m,24l,11,11,,24,,37,,48,11r,13l48,37,37,48r-13,l11,48,,37,,24e" filled="f" strokecolor="#66c2a5" strokeweight=".0835mm">
                    <v:path arrowok="t" o:connecttype="custom" o:connectlocs="0,276;0,263;11,252;24,252;37,252;48,263;48,276;48,289;37,300;24,300;11,300;0,289;0,276" o:connectangles="0,0,0,0,0,0,0,0,0,0,0,0,0"/>
                  </v:shape>
                  <v:shape id="docshape145" o:spid="_x0000_s1190"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" path="m37,l10,,,11,,24,,37,10,47r27,l47,37r,-26l37,xe" fillcolor="#66c2a5" stroked="f">
                    <v:path arrowok="t" o:connecttype="custom" o:connectlocs="37,537;10,537;0,548;0,561;0,574;10,584;37,584;47,574;47,548;37,537" o:connectangles="0,0,0,0,0,0,0,0,0,0"/>
                  </v:shape>
                  <v:shape id="docshape146" o:spid="_x0000_s1191" style="position:absolute;left:6688;top:5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" path="m,24l,11,10,,24,,37,,47,11r,13l47,37,37,47r-13,l10,47,,37,,24e" filled="f" strokecolor="#66c2a5" strokeweight=".0835mm">
                    <v:path arrowok="t" o:connecttype="custom" o:connectlocs="0,561;0,548;10,537;24,537;37,537;47,548;47,561;47,574;37,584;24,584;10,584;0,574;0,561" o:connectangles="0,0,0,0,0,0,0,0,0,0,0,0,0"/>
                  </v:shape>
                  <v:shape id="docshape147" o:spid="_x0000_s1192"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" path="m37,l11,,,10,,23,,36,11,47r26,l48,36r,-26l37,xe" fillcolor="#66c2a5" stroked="f">
                    <v:path arrowok="t" o:connecttype="custom" o:connectlocs="37,1021;11,1021;0,1031;0,1044;0,1057;11,1068;37,1068;48,1057;48,1031;37,1021" o:connectangles="0,0,0,0,0,0,0,0,0,0"/>
                  </v:shape>
                  <v:shape id="docshape148" o:spid="_x0000_s1193" style="position:absolute;left:6985;top:102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" path="m,23l,10,11,,24,,37,,48,10r,13l48,36,37,47r-13,l11,47,,36,,23e" filled="f" strokecolor="#66c2a5" strokeweight=".0835mm">
                    <v:path arrowok="t" o:connecttype="custom" o:connectlocs="0,1044;0,1031;11,1021;24,1021;37,1021;48,1031;48,1044;48,1057;37,1068;24,1068;11,1068;0,1057;0,1044" o:connectangles="0,0,0,0,0,0,0,0,0,0,0,0,0"/>
                  </v:shape>
                  <v:shape id="docshape149" o:spid="_x0000_s1194"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" path="m37,l11,,,10,,23,,36,11,47r26,l47,36r,-26l37,xe" fillcolor="#fc8d62" stroked="f">
                    <v:path arrowok="t" o:connecttype="custom" o:connectlocs="37,128;11,128;0,138;0,151;0,164;11,175;37,175;47,164;47,138;37,128" o:connectangles="0,0,0,0,0,0,0,0,0,0"/>
                  </v:shape>
                  <v:shape id="docshape150" o:spid="_x0000_s1195" style="position:absolute;left:5798;top:12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" path="m,23l,10,11,,24,,37,,47,10r,13l47,36,37,47r-13,l11,47,,36,,23e" filled="f" strokecolor="#fc8d62" strokeweight=".0835mm">
                    <v:path arrowok="t" o:connecttype="custom" o:connectlocs="0,151;0,138;11,128;24,128;37,128;47,138;47,151;47,164;37,175;24,175;11,175;0,164;0,151" o:connectangles="0,0,0,0,0,0,0,0,0,0,0,0,0"/>
                  </v:shape>
                  <v:shape id="docshape151" o:spid="_x0000_s1196"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" path="m36,l10,,,10,,23,,36,10,47r26,l47,36r,-26l36,xe" fillcolor="#fc8d62" stroked="f">
                    <v:path arrowok="t" o:connecttype="custom" o:connectlocs="36,446;10,446;0,456;0,469;0,482;10,493;36,493;47,482;47,456;36,446" o:connectangles="0,0,0,0,0,0,0,0,0,0"/>
                  </v:shape>
                  <v:shape id="docshape152" o:spid="_x0000_s1197" style="position:absolute;left:6095;top:4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" path="m,23l,10,10,,23,,36,,47,10r,13l47,36,36,47r-13,l10,47,,36,,23e" filled="f" strokecolor="#fc8d62" strokeweight=".0835mm">
                    <v:path arrowok="t" o:connecttype="custom" o:connectlocs="0,469;0,456;10,446;23,446;36,446;47,456;47,469;47,482;36,493;23,493;10,493;0,482;0,469" o:connectangles="0,0,0,0,0,0,0,0,0,0,0,0,0"/>
                  </v:shape>
                  <v:shape id="docshape153" o:spid="_x0000_s1198"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" path="m37,l11,,,11,,24,,37,11,47r26,l48,37r,-26l37,xe" fillcolor="#fc8d62" stroked="f">
                    <v:path arrowok="t" o:connecttype="custom" o:connectlocs="37,1067;11,1067;0,1078;0,1091;0,1104;11,1114;37,1114;48,1104;48,1078;37,1067" o:connectangles="0,0,0,0,0,0,0,0,0,0"/>
                  </v:shape>
                  <v:shape id="docshape154" o:spid="_x0000_s1199" style="position:absolute;left:6392;top:106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" path="m,24l,11,11,,24,,37,,48,11r,13l48,37,37,47r-13,l11,47,,37,,24e" filled="f" strokecolor="#fc8d62" strokeweight=".0835mm">
                    <v:path arrowok="t" o:connecttype="custom" o:connectlocs="0,1091;0,1078;11,1067;24,1067;37,1067;48,1078;48,1091;48,1104;37,1114;24,1114;11,1114;0,1104;0,1091" o:connectangles="0,0,0,0,0,0,0,0,0,0,0,0,0"/>
                  </v:shape>
                  <v:shape id="docshape155" o:spid="_x0000_s1200"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" path="m37,l10,,,11,,24,,37,10,48r27,l47,37r,-26l37,xe" fillcolor="#fc8d62" stroked="f">
                    <v:path arrowok="t" o:connecttype="custom" o:connectlocs="37,1516;10,1516;0,1527;0,1540;0,1553;10,1564;37,1564;47,1553;47,1527;37,1516" o:connectangles="0,0,0,0,0,0,0,0,0,0"/>
                  </v:shape>
                  <v:shape id="docshape156" o:spid="_x0000_s1201" style="position:absolute;left:6688;top:151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51H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" path="m,24l,11,10,,24,,37,,47,11r,13l47,37,37,48r-13,l10,48,,37,,24e" filled="f" strokecolor="#fc8d62" strokeweight=".0835mm">
                    <v:path arrowok="t" o:connecttype="custom" o:connectlocs="0,1540;0,1527;10,1516;24,1516;37,1516;47,1527;47,1540;47,1553;37,1564;24,1564;10,1564;0,1553;0,1540" o:connectangles="0,0,0,0,0,0,0,0,0,0,0,0,0"/>
                  </v:shape>
                  <v:shape id="docshape157" o:spid="_x0000_s1202"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" path="m37,l11,,,11,,24,,37,11,48r26,l48,37r,-26l37,xe" fillcolor="#fc8d62" stroked="f">
                    <v:path arrowok="t" o:connecttype="custom" o:connectlocs="37,1706;11,1706;0,1717;0,1730;0,1743;11,1754;37,1754;48,1743;48,1717;37,1706" o:connectangles="0,0,0,0,0,0,0,0,0,0"/>
                  </v:shape>
                  <v:shape id="docshape158" o:spid="_x0000_s1203" style="position:absolute;left:6985;top:170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" path="m,24l,11,11,,24,,37,,48,11r,13l48,37,37,48r-13,l11,48,,37,,24e" filled="f" strokecolor="#fc8d62" strokeweight=".0835mm">
                    <v:path arrowok="t" o:connecttype="custom" o:connectlocs="0,1730;0,1717;11,1706;24,1706;37,1706;48,1717;48,1730;48,1743;37,1754;24,1754;11,1754;0,1743;0,1730" o:connectangles="0,0,0,0,0,0,0,0,0,0,0,0,0"/>
                  </v:shape>
                  <v:line id="Line 352" o:spid="_x0000_s1204" style="position:absolute;visibility:visible;mso-wrap-style:square" from="5786,94" to="5860,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" strokecolor="#66c2a5" strokeweight=".71pt">
                    <o:lock v:ext="edit" shapetype="f"/>
                  </v:line>
                  <v:shape id="docshape159" o:spid="_x0000_s1205" style="position:absolute;left:5815;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" path="m,7l2,2,7,r5,2l14,7r-2,5l7,14,2,12,,7xe" fillcolor="#66c2a5" stroked="f">
                    <v:path arrowok="t" o:connecttype="custom" o:connectlocs="0,94;2,89;7,87;12,89;14,94;12,99;7,101;2,99;0,94" o:connectangles="0,0,0,0,0,0,0,0,0"/>
                  </v:shape>
                  <v:shape id="docshape160" o:spid="_x0000_s1206" style="position:absolute;left:5785;top:93;width:1261;height:999;visibility:visible;mso-wrap-style:square;v-text-anchor:top" coordsize="1261,9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" path="m,l74,m296,36r74,m333,36r,22m296,58r74,m593,154r74,m630,154r,56m593,210r74,m889,426r75,m927,426r,82m889,508r75,m1186,902r74,m1223,902r,96m1186,998r74,e" filled="f" strokecolor="#66c2a5" strokeweight=".71pt">
                    <v:path arrowok="t" o:connecttype="custom" o:connectlocs="0,94;74,94;296,130;370,130;333,130;333,152;296,152;370,152;593,248;667,248;630,248;630,304;593,304;667,304;889,520;964,520;927,520;927,602;889,602;964,602;1186,996;1260,996;1223,996;1223,1092;1186,1092;1260,1092" o:connectangles="0,0,0,0,0,0,0,0,0,0,0,0,0,0,0,0,0,0,0,0,0,0,0,0,0,0"/>
                  </v:shape>
                  <v:shape id="docshape161" o:spid="_x0000_s1207" style="position:absolute;left:5785;top:137;width:1261;height:1607;visibility:visible;mso-wrap-style:square;v-text-anchor:top" coordsize="1261,160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" path="m,l74,m37,r,27m,27r74,m296,295r74,m333,295r,73m296,368r74,m593,904r74,m630,904r,98m593,1002r74,m889,1367r75,m927,1367r,70m889,1437r75,m1186,1577r74,m1223,1577r,30m1186,1607r74,e" filled="f" strokecolor="#fc8d62" strokeweight=".71pt">
                    <v:path arrowok="t" o:connecttype="custom" o:connectlocs="0,138;74,138;37,138;37,165;0,165;74,165;296,433;370,433;333,433;333,506;296,506;370,506;593,1042;667,1042;630,1042;630,1140;593,1140;667,1140;889,1505;964,1505;927,1505;927,1575;889,1575;964,1575;1186,1715;1260,1715;1223,1715;1223,1745;1186,1745;1260,1745" o:connectangles="0,0,0,0,0,0,0,0,0,0,0,0,0,0,0,0,0,0,0,0,0,0,0,0,0,0,0,0,0,0"/>
                  </v:shape>
                  <v:rect id="docshape162" o:spid="_x0000_s1208" style="position:absolute;left:5722;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" filled="f" strokecolor="#b3b3b3" strokeweight=".22814mm">
                    <v:path arrowok="t"/>
                  </v:rect>
                  <v:rect id="docshape163" o:spid="_x0000_s1209" style="position:absolute;left:5722;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" fillcolor="#b3b3b3" stroked="f">
                    <v:path arrowok="t"/>
                  </v:rect>
                  <v:shape id="docshape164" o:spid="_x0000_s1210" style="position:absolute;left:5689;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" path="m134,1846r,-33m430,1846r,-33m727,1846r,-33m1024,1846r,-33m1320,1846r,-33m,1727r34,m,1295r34,m,863r34,m,431r34,m,l34,e" filled="f" strokecolor="#b3b3b3" strokeweight=".1141mm">
                    <v:path arrowok="t" o:connecttype="custom" o:connectlocs="134,1940;134,1907;430,1940;430,1907;727,1940;727,1907;1024,1940;1024,1907;1320,1940;1320,1907;0,1821;34,1821;0,1389;34,1389;0,957;34,957;0,525;34,525;0,94;34,94" o:connectangles="0,0,0,0,0,0,0,0,0,0,0,0,0,0,0,0,0,0,0,0"/>
                  </v:shape>
                  <v:shape id="docshape165" o:spid="_x0000_s1211" type="#_x0000_t202" style="position:absolute;left:5689;top:-250;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" filled="f" stroked="f">
                    <v:path arrowok="t"/>
                    <v:textbox inset="0,0,0,0">
                      <w:txbxContent>
                        <w:p w14:paraId="4E29E500" w14:textId="77777777" w:rsidR="00A529FC" w:rsidRDefault="00000000">
                          <w:pPr>
                            <w:spacing w:before="35"/>
                            <w:ind w:left="442"/>
                            <w:rPr>
                              <w:ins w:id="334" w:author="Author" w:date="2022-09-10T01:53:00Z"/>
                              <w:rFonts w:ascii="Arial"/>
                              <w:sz w:val="16"/>
                            </w:rPr>
                          </w:pPr>
                          <w:ins w:id="335" w:author="Author" w:date="2022-09-10T01:53:00Z">
                            <w:r>
                              <w:rPr>
                                <w:rFonts w:ascii="Arial"/>
                                <w:color w:val="FFFFFF"/>
                                <w:spacing w:val="-2"/>
                                <w:sz w:val="16"/>
                              </w:rPr>
                              <w:t>Medium</w:t>
                            </w:r>
                          </w:ins>
                        </w:p>
                      </w:txbxContent>
                    </v:textbox>
                  </v:shape>
                  <w10:wrap anchorx="page"/>
                </v:group>
              </w:pict>
            </mc:Fallback>
          </mc:AlternateContent>
        </w:r>
        <w:r w:rsidR="006228F8">
          <w:rPr>
            <w:noProof/>
          </w:rPr>
          <mc:AlternateContent>
            <mc:Choice Requires="wpg">
              <w:drawing>
                <wp:anchor distT="0" distB="0" distL="114300" distR="114300" simplePos="0" relativeHeight="15741440" behindDoc="0" locked="0" layoutInCell="1" allowOverlap="1" wp14:anchorId="75158490" wp14:editId="558B6D8A">
                  <wp:simplePos x="0" y="0"/>
                  <wp:positionH relativeFrom="page">
                    <wp:posOffset>4771390</wp:posOffset>
                  </wp:positionH>
                  <wp:positionV relativeFrom="paragraph">
                    <wp:posOffset>-158115</wp:posOffset>
                  </wp:positionV>
                  <wp:extent cx="906145" cy="1390650"/>
                  <wp:effectExtent l="0" t="0" r="8255" b="6350"/>
                  <wp:wrapNone/>
                  <wp:docPr id="317" name="docshapegroup1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249"/>
                            <a:chExt cx="1427" cy="2190"/>
                          </a:xfrm>
                        </wpg:grpSpPr>
                        <wps:wsp>
                          <wps:cNvPr id="318" name="docshape167"/>
                          <wps:cNvSpPr>
                            <a:spLocks/>
                          </wps:cNvSpPr>
                          <wps:spPr bwMode="auto">
                            <a:xfrm>
                              <a:off x="7546" y="7"/>
                              <a:ext cx="1387" cy="1900"/>
                            </a:xfrm>
                            <a:custGeom>
                              <a:avLst/>
                              <a:gdLst>
                                <a:gd name="T0" fmla="+- 0 7547 7547"/>
                                <a:gd name="T1" fmla="*/ T0 w 1387"/>
                                <a:gd name="T2" fmla="+- 0 1605 7"/>
                                <a:gd name="T3" fmla="*/ 1605 h 1900"/>
                                <a:gd name="T4" fmla="+- 0 8934 7547"/>
                                <a:gd name="T5" fmla="*/ T4 w 1387"/>
                                <a:gd name="T6" fmla="+- 0 1605 7"/>
                                <a:gd name="T7" fmla="*/ 1605 h 1900"/>
                                <a:gd name="T8" fmla="+- 0 7547 7547"/>
                                <a:gd name="T9" fmla="*/ T8 w 1387"/>
                                <a:gd name="T10" fmla="+- 0 1173 7"/>
                                <a:gd name="T11" fmla="*/ 1173 h 1900"/>
                                <a:gd name="T12" fmla="+- 0 8934 7547"/>
                                <a:gd name="T13" fmla="*/ T12 w 1387"/>
                                <a:gd name="T14" fmla="+- 0 1173 7"/>
                                <a:gd name="T15" fmla="*/ 1173 h 1900"/>
                                <a:gd name="T16" fmla="+- 0 7547 7547"/>
                                <a:gd name="T17" fmla="*/ T16 w 1387"/>
                                <a:gd name="T18" fmla="+- 0 741 7"/>
                                <a:gd name="T19" fmla="*/ 741 h 1900"/>
                                <a:gd name="T20" fmla="+- 0 8934 7547"/>
                                <a:gd name="T21" fmla="*/ T20 w 1387"/>
                                <a:gd name="T22" fmla="+- 0 741 7"/>
                                <a:gd name="T23" fmla="*/ 741 h 1900"/>
                                <a:gd name="T24" fmla="+- 0 7547 7547"/>
                                <a:gd name="T25" fmla="*/ T24 w 1387"/>
                                <a:gd name="T26" fmla="+- 0 310 7"/>
                                <a:gd name="T27" fmla="*/ 310 h 1900"/>
                                <a:gd name="T28" fmla="+- 0 8934 7547"/>
                                <a:gd name="T29" fmla="*/ T28 w 1387"/>
                                <a:gd name="T30" fmla="+- 0 310 7"/>
                                <a:gd name="T31" fmla="*/ 310 h 1900"/>
                                <a:gd name="T32" fmla="+- 0 7795 7547"/>
                                <a:gd name="T33" fmla="*/ T32 w 1387"/>
                                <a:gd name="T34" fmla="+- 0 1907 7"/>
                                <a:gd name="T35" fmla="*/ 1907 h 1900"/>
                                <a:gd name="T36" fmla="+- 0 7795 7547"/>
                                <a:gd name="T37" fmla="*/ T36 w 1387"/>
                                <a:gd name="T38" fmla="+- 0 7 7"/>
                                <a:gd name="T39" fmla="*/ 7 h 1900"/>
                                <a:gd name="T40" fmla="+- 0 8092 7547"/>
                                <a:gd name="T41" fmla="*/ T40 w 1387"/>
                                <a:gd name="T42" fmla="+- 0 1907 7"/>
                                <a:gd name="T43" fmla="*/ 1907 h 1900"/>
                                <a:gd name="T44" fmla="+- 0 8092 7547"/>
                                <a:gd name="T45" fmla="*/ T44 w 1387"/>
                                <a:gd name="T46" fmla="+- 0 7 7"/>
                                <a:gd name="T47" fmla="*/ 7 h 1900"/>
                                <a:gd name="T48" fmla="+- 0 8388 7547"/>
                                <a:gd name="T49" fmla="*/ T48 w 1387"/>
                                <a:gd name="T50" fmla="+- 0 1907 7"/>
                                <a:gd name="T51" fmla="*/ 1907 h 1900"/>
                                <a:gd name="T52" fmla="+- 0 8388 7547"/>
                                <a:gd name="T53" fmla="*/ T52 w 1387"/>
                                <a:gd name="T54" fmla="+- 0 7 7"/>
                                <a:gd name="T55" fmla="*/ 7 h 1900"/>
                                <a:gd name="T56" fmla="+- 0 8685 7547"/>
                                <a:gd name="T57" fmla="*/ T56 w 1387"/>
                                <a:gd name="T58" fmla="+- 0 1907 7"/>
                                <a:gd name="T59" fmla="*/ 1907 h 1900"/>
                                <a:gd name="T60" fmla="+- 0 8685 7547"/>
                                <a:gd name="T61" fmla="*/ T60 w 1387"/>
                                <a:gd name="T62" fmla="+- 0 7 7"/>
                                <a:gd name="T63"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387" h="1900">
                                  <a:moveTo>
                                    <a:pt x="0" y="1598"/>
                                  </a:moveTo>
                                  <a:lnTo>
                                    <a:pt x="1387" y="1598"/>
                                  </a:lnTo>
                                  <a:moveTo>
                                    <a:pt x="0" y="1166"/>
                                  </a:moveTo>
                                  <a:lnTo>
                                    <a:pt x="1387" y="1166"/>
                                  </a:lnTo>
                                  <a:moveTo>
                                    <a:pt x="0" y="734"/>
                                  </a:moveTo>
                                  <a:lnTo>
                                    <a:pt x="1387" y="734"/>
                                  </a:lnTo>
                                  <a:moveTo>
                                    <a:pt x="0" y="303"/>
                                  </a:moveTo>
                                  <a:lnTo>
                                    <a:pt x="1387" y="303"/>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9" name="docshape168"/>
                          <wps:cNvSpPr>
                            <a:spLocks/>
                          </wps:cNvSpPr>
                          <wps:spPr bwMode="auto">
                            <a:xfrm>
                              <a:off x="7546" y="7"/>
                              <a:ext cx="1387" cy="1900"/>
                            </a:xfrm>
                            <a:custGeom>
                              <a:avLst/>
                              <a:gdLst>
                                <a:gd name="T0" fmla="+- 0 7547 7547"/>
                                <a:gd name="T1" fmla="*/ T0 w 1387"/>
                                <a:gd name="T2" fmla="+- 0 1821 7"/>
                                <a:gd name="T3" fmla="*/ 1821 h 1900"/>
                                <a:gd name="T4" fmla="+- 0 8934 7547"/>
                                <a:gd name="T5" fmla="*/ T4 w 1387"/>
                                <a:gd name="T6" fmla="+- 0 1821 7"/>
                                <a:gd name="T7" fmla="*/ 1821 h 1900"/>
                                <a:gd name="T8" fmla="+- 0 7547 7547"/>
                                <a:gd name="T9" fmla="*/ T8 w 1387"/>
                                <a:gd name="T10" fmla="+- 0 1389 7"/>
                                <a:gd name="T11" fmla="*/ 1389 h 1900"/>
                                <a:gd name="T12" fmla="+- 0 8934 7547"/>
                                <a:gd name="T13" fmla="*/ T12 w 1387"/>
                                <a:gd name="T14" fmla="+- 0 1389 7"/>
                                <a:gd name="T15" fmla="*/ 1389 h 1900"/>
                                <a:gd name="T16" fmla="+- 0 7547 7547"/>
                                <a:gd name="T17" fmla="*/ T16 w 1387"/>
                                <a:gd name="T18" fmla="+- 0 957 7"/>
                                <a:gd name="T19" fmla="*/ 957 h 1900"/>
                                <a:gd name="T20" fmla="+- 0 8934 7547"/>
                                <a:gd name="T21" fmla="*/ T20 w 1387"/>
                                <a:gd name="T22" fmla="+- 0 957 7"/>
                                <a:gd name="T23" fmla="*/ 957 h 1900"/>
                                <a:gd name="T24" fmla="+- 0 7547 7547"/>
                                <a:gd name="T25" fmla="*/ T24 w 1387"/>
                                <a:gd name="T26" fmla="+- 0 525 7"/>
                                <a:gd name="T27" fmla="*/ 525 h 1900"/>
                                <a:gd name="T28" fmla="+- 0 8934 7547"/>
                                <a:gd name="T29" fmla="*/ T28 w 1387"/>
                                <a:gd name="T30" fmla="+- 0 525 7"/>
                                <a:gd name="T31" fmla="*/ 525 h 1900"/>
                                <a:gd name="T32" fmla="+- 0 7547 7547"/>
                                <a:gd name="T33" fmla="*/ T32 w 1387"/>
                                <a:gd name="T34" fmla="+- 0 94 7"/>
                                <a:gd name="T35" fmla="*/ 94 h 1900"/>
                                <a:gd name="T36" fmla="+- 0 8934 7547"/>
                                <a:gd name="T37" fmla="*/ T36 w 1387"/>
                                <a:gd name="T38" fmla="+- 0 94 7"/>
                                <a:gd name="T39" fmla="*/ 94 h 1900"/>
                                <a:gd name="T40" fmla="+- 0 7647 7547"/>
                                <a:gd name="T41" fmla="*/ T40 w 1387"/>
                                <a:gd name="T42" fmla="+- 0 1907 7"/>
                                <a:gd name="T43" fmla="*/ 1907 h 1900"/>
                                <a:gd name="T44" fmla="+- 0 7647 7547"/>
                                <a:gd name="T45" fmla="*/ T44 w 1387"/>
                                <a:gd name="T46" fmla="+- 0 7 7"/>
                                <a:gd name="T47" fmla="*/ 7 h 1900"/>
                                <a:gd name="T48" fmla="+- 0 7944 7547"/>
                                <a:gd name="T49" fmla="*/ T48 w 1387"/>
                                <a:gd name="T50" fmla="+- 0 1907 7"/>
                                <a:gd name="T51" fmla="*/ 1907 h 1900"/>
                                <a:gd name="T52" fmla="+- 0 7944 7547"/>
                                <a:gd name="T53" fmla="*/ T52 w 1387"/>
                                <a:gd name="T54" fmla="+- 0 7 7"/>
                                <a:gd name="T55" fmla="*/ 7 h 1900"/>
                                <a:gd name="T56" fmla="+- 0 8240 7547"/>
                                <a:gd name="T57" fmla="*/ T56 w 1387"/>
                                <a:gd name="T58" fmla="+- 0 1907 7"/>
                                <a:gd name="T59" fmla="*/ 1907 h 1900"/>
                                <a:gd name="T60" fmla="+- 0 8240 7547"/>
                                <a:gd name="T61" fmla="*/ T60 w 1387"/>
                                <a:gd name="T62" fmla="+- 0 7 7"/>
                                <a:gd name="T63" fmla="*/ 7 h 1900"/>
                                <a:gd name="T64" fmla="+- 0 8537 7547"/>
                                <a:gd name="T65" fmla="*/ T64 w 1387"/>
                                <a:gd name="T66" fmla="+- 0 1907 7"/>
                                <a:gd name="T67" fmla="*/ 1907 h 1900"/>
                                <a:gd name="T68" fmla="+- 0 8537 7547"/>
                                <a:gd name="T69" fmla="*/ T68 w 1387"/>
                                <a:gd name="T70" fmla="+- 0 7 7"/>
                                <a:gd name="T71" fmla="*/ 7 h 1900"/>
                                <a:gd name="T72" fmla="+- 0 8833 7547"/>
                                <a:gd name="T73" fmla="*/ T72 w 1387"/>
                                <a:gd name="T74" fmla="+- 0 1907 7"/>
                                <a:gd name="T75" fmla="*/ 1907 h 1900"/>
                                <a:gd name="T76" fmla="+- 0 8833 7547"/>
                                <a:gd name="T77" fmla="*/ T76 w 1387"/>
                                <a:gd name="T78" fmla="+- 0 7 7"/>
                                <a:gd name="T79" fmla="*/ 7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87" h="1900">
                                  <a:moveTo>
                                    <a:pt x="0" y="1814"/>
                                  </a:moveTo>
                                  <a:lnTo>
                                    <a:pt x="1387" y="1814"/>
                                  </a:lnTo>
                                  <a:moveTo>
                                    <a:pt x="0" y="1382"/>
                                  </a:moveTo>
                                  <a:lnTo>
                                    <a:pt x="1387" y="1382"/>
                                  </a:lnTo>
                                  <a:moveTo>
                                    <a:pt x="0" y="950"/>
                                  </a:moveTo>
                                  <a:lnTo>
                                    <a:pt x="1387" y="950"/>
                                  </a:lnTo>
                                  <a:moveTo>
                                    <a:pt x="0" y="518"/>
                                  </a:moveTo>
                                  <a:lnTo>
                                    <a:pt x="1387" y="518"/>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0" name="docshape169"/>
                          <wps:cNvSpPr>
                            <a:spLocks/>
                          </wps:cNvSpPr>
                          <wps:spPr bwMode="auto">
                            <a:xfrm>
                              <a:off x="7646" y="93"/>
                              <a:ext cx="1187" cy="472"/>
                            </a:xfrm>
                            <a:custGeom>
                              <a:avLst/>
                              <a:gdLst>
                                <a:gd name="T0" fmla="+- 0 7647 7647"/>
                                <a:gd name="T1" fmla="*/ T0 w 1187"/>
                                <a:gd name="T2" fmla="+- 0 94 94"/>
                                <a:gd name="T3" fmla="*/ 94 h 472"/>
                                <a:gd name="T4" fmla="+- 0 7944 7647"/>
                                <a:gd name="T5" fmla="*/ T4 w 1187"/>
                                <a:gd name="T6" fmla="+- 0 99 94"/>
                                <a:gd name="T7" fmla="*/ 99 h 472"/>
                                <a:gd name="T8" fmla="+- 0 8240 7647"/>
                                <a:gd name="T9" fmla="*/ T8 w 1187"/>
                                <a:gd name="T10" fmla="+- 0 131 94"/>
                                <a:gd name="T11" fmla="*/ 131 h 472"/>
                                <a:gd name="T12" fmla="+- 0 8537 7647"/>
                                <a:gd name="T13" fmla="*/ T12 w 1187"/>
                                <a:gd name="T14" fmla="+- 0 313 94"/>
                                <a:gd name="T15" fmla="*/ 313 h 472"/>
                                <a:gd name="T16" fmla="+- 0 8833 7647"/>
                                <a:gd name="T17" fmla="*/ T16 w 1187"/>
                                <a:gd name="T18" fmla="+- 0 565 94"/>
                                <a:gd name="T19" fmla="*/ 565 h 472"/>
                              </a:gdLst>
                              <a:ahLst/>
                              <a:cxnLst>
                                <a:cxn ang="0">
                                  <a:pos x="T1" y="T3"/>
                                </a:cxn>
                                <a:cxn ang="0">
                                  <a:pos x="T5" y="T7"/>
                                </a:cxn>
                                <a:cxn ang="0">
                                  <a:pos x="T9" y="T11"/>
                                </a:cxn>
                                <a:cxn ang="0">
                                  <a:pos x="T13" y="T15"/>
                                </a:cxn>
                                <a:cxn ang="0">
                                  <a:pos x="T17" y="T19"/>
                                </a:cxn>
                              </a:cxnLst>
                              <a:rect l="0" t="0" r="r" b="b"/>
                              <a:pathLst>
                                <a:path w="1187" h="472">
                                  <a:moveTo>
                                    <a:pt x="0" y="0"/>
                                  </a:moveTo>
                                  <a:lnTo>
                                    <a:pt x="297" y="5"/>
                                  </a:lnTo>
                                  <a:lnTo>
                                    <a:pt x="593" y="37"/>
                                  </a:lnTo>
                                  <a:lnTo>
                                    <a:pt x="890" y="219"/>
                                  </a:lnTo>
                                  <a:lnTo>
                                    <a:pt x="1186" y="471"/>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1" name="docshape170"/>
                          <wps:cNvSpPr>
                            <a:spLocks/>
                          </wps:cNvSpPr>
                          <wps:spPr bwMode="auto">
                            <a:xfrm>
                              <a:off x="7646" y="119"/>
                              <a:ext cx="1187" cy="1408"/>
                            </a:xfrm>
                            <a:custGeom>
                              <a:avLst/>
                              <a:gdLst>
                                <a:gd name="T0" fmla="+- 0 7647 7647"/>
                                <a:gd name="T1" fmla="*/ T0 w 1187"/>
                                <a:gd name="T2" fmla="+- 0 120 120"/>
                                <a:gd name="T3" fmla="*/ 120 h 1408"/>
                                <a:gd name="T4" fmla="+- 0 7944 7647"/>
                                <a:gd name="T5" fmla="*/ T4 w 1187"/>
                                <a:gd name="T6" fmla="+- 0 258 120"/>
                                <a:gd name="T7" fmla="*/ 258 h 1408"/>
                                <a:gd name="T8" fmla="+- 0 8240 7647"/>
                                <a:gd name="T9" fmla="*/ T8 w 1187"/>
                                <a:gd name="T10" fmla="+- 0 534 120"/>
                                <a:gd name="T11" fmla="*/ 534 h 1408"/>
                                <a:gd name="T12" fmla="+- 0 8537 7647"/>
                                <a:gd name="T13" fmla="*/ T12 w 1187"/>
                                <a:gd name="T14" fmla="+- 0 1145 120"/>
                                <a:gd name="T15" fmla="*/ 1145 h 1408"/>
                                <a:gd name="T16" fmla="+- 0 8833 7647"/>
                                <a:gd name="T17" fmla="*/ T16 w 1187"/>
                                <a:gd name="T18" fmla="+- 0 1527 120"/>
                                <a:gd name="T19" fmla="*/ 1527 h 1408"/>
                              </a:gdLst>
                              <a:ahLst/>
                              <a:cxnLst>
                                <a:cxn ang="0">
                                  <a:pos x="T1" y="T3"/>
                                </a:cxn>
                                <a:cxn ang="0">
                                  <a:pos x="T5" y="T7"/>
                                </a:cxn>
                                <a:cxn ang="0">
                                  <a:pos x="T9" y="T11"/>
                                </a:cxn>
                                <a:cxn ang="0">
                                  <a:pos x="T13" y="T15"/>
                                </a:cxn>
                                <a:cxn ang="0">
                                  <a:pos x="T17" y="T19"/>
                                </a:cxn>
                              </a:cxnLst>
                              <a:rect l="0" t="0" r="r" b="b"/>
                              <a:pathLst>
                                <a:path w="1187" h="1408">
                                  <a:moveTo>
                                    <a:pt x="0" y="0"/>
                                  </a:moveTo>
                                  <a:lnTo>
                                    <a:pt x="297" y="138"/>
                                  </a:lnTo>
                                  <a:lnTo>
                                    <a:pt x="593" y="414"/>
                                  </a:lnTo>
                                  <a:lnTo>
                                    <a:pt x="890" y="1025"/>
                                  </a:lnTo>
                                  <a:lnTo>
                                    <a:pt x="1186" y="1407"/>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2" name="docshape171"/>
                          <wps:cNvSpPr>
                            <a:spLocks/>
                          </wps:cNvSpPr>
                          <wps:spPr bwMode="auto">
                            <a:xfrm>
                              <a:off x="7623" y="69"/>
                              <a:ext cx="48" cy="48"/>
                            </a:xfrm>
                            <a:custGeom>
                              <a:avLst/>
                              <a:gdLst>
                                <a:gd name="T0" fmla="+- 0 7660 7623"/>
                                <a:gd name="T1" fmla="*/ T0 w 48"/>
                                <a:gd name="T2" fmla="+- 0 70 70"/>
                                <a:gd name="T3" fmla="*/ 70 h 48"/>
                                <a:gd name="T4" fmla="+- 0 7634 7623"/>
                                <a:gd name="T5" fmla="*/ T4 w 48"/>
                                <a:gd name="T6" fmla="+- 0 70 70"/>
                                <a:gd name="T7" fmla="*/ 70 h 48"/>
                                <a:gd name="T8" fmla="+- 0 7623 7623"/>
                                <a:gd name="T9" fmla="*/ T8 w 48"/>
                                <a:gd name="T10" fmla="+- 0 81 70"/>
                                <a:gd name="T11" fmla="*/ 81 h 48"/>
                                <a:gd name="T12" fmla="+- 0 7623 7623"/>
                                <a:gd name="T13" fmla="*/ T12 w 48"/>
                                <a:gd name="T14" fmla="+- 0 94 70"/>
                                <a:gd name="T15" fmla="*/ 94 h 48"/>
                                <a:gd name="T16" fmla="+- 0 7623 7623"/>
                                <a:gd name="T17" fmla="*/ T16 w 48"/>
                                <a:gd name="T18" fmla="+- 0 107 70"/>
                                <a:gd name="T19" fmla="*/ 107 h 48"/>
                                <a:gd name="T20" fmla="+- 0 7634 7623"/>
                                <a:gd name="T21" fmla="*/ T20 w 48"/>
                                <a:gd name="T22" fmla="+- 0 117 70"/>
                                <a:gd name="T23" fmla="*/ 117 h 48"/>
                                <a:gd name="T24" fmla="+- 0 7660 7623"/>
                                <a:gd name="T25" fmla="*/ T24 w 48"/>
                                <a:gd name="T26" fmla="+- 0 117 70"/>
                                <a:gd name="T27" fmla="*/ 117 h 48"/>
                                <a:gd name="T28" fmla="+- 0 7671 7623"/>
                                <a:gd name="T29" fmla="*/ T28 w 48"/>
                                <a:gd name="T30" fmla="+- 0 107 70"/>
                                <a:gd name="T31" fmla="*/ 107 h 48"/>
                                <a:gd name="T32" fmla="+- 0 7671 7623"/>
                                <a:gd name="T33" fmla="*/ T32 w 48"/>
                                <a:gd name="T34" fmla="+- 0 81 70"/>
                                <a:gd name="T35" fmla="*/ 81 h 48"/>
                                <a:gd name="T36" fmla="+- 0 7660 7623"/>
                                <a:gd name="T37" fmla="*/ T36 w 48"/>
                                <a:gd name="T38" fmla="+- 0 70 70"/>
                                <a:gd name="T39" fmla="*/ 7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docshape172"/>
                          <wps:cNvSpPr>
                            <a:spLocks/>
                          </wps:cNvSpPr>
                          <wps:spPr bwMode="auto">
                            <a:xfrm>
                              <a:off x="7623" y="69"/>
                              <a:ext cx="48" cy="48"/>
                            </a:xfrm>
                            <a:custGeom>
                              <a:avLst/>
                              <a:gdLst>
                                <a:gd name="T0" fmla="+- 0 7623 7623"/>
                                <a:gd name="T1" fmla="*/ T0 w 48"/>
                                <a:gd name="T2" fmla="+- 0 94 70"/>
                                <a:gd name="T3" fmla="*/ 94 h 48"/>
                                <a:gd name="T4" fmla="+- 0 7623 7623"/>
                                <a:gd name="T5" fmla="*/ T4 w 48"/>
                                <a:gd name="T6" fmla="+- 0 81 70"/>
                                <a:gd name="T7" fmla="*/ 81 h 48"/>
                                <a:gd name="T8" fmla="+- 0 7634 7623"/>
                                <a:gd name="T9" fmla="*/ T8 w 48"/>
                                <a:gd name="T10" fmla="+- 0 70 70"/>
                                <a:gd name="T11" fmla="*/ 70 h 48"/>
                                <a:gd name="T12" fmla="+- 0 7647 7623"/>
                                <a:gd name="T13" fmla="*/ T12 w 48"/>
                                <a:gd name="T14" fmla="+- 0 70 70"/>
                                <a:gd name="T15" fmla="*/ 70 h 48"/>
                                <a:gd name="T16" fmla="+- 0 7660 7623"/>
                                <a:gd name="T17" fmla="*/ T16 w 48"/>
                                <a:gd name="T18" fmla="+- 0 70 70"/>
                                <a:gd name="T19" fmla="*/ 70 h 48"/>
                                <a:gd name="T20" fmla="+- 0 7671 7623"/>
                                <a:gd name="T21" fmla="*/ T20 w 48"/>
                                <a:gd name="T22" fmla="+- 0 81 70"/>
                                <a:gd name="T23" fmla="*/ 81 h 48"/>
                                <a:gd name="T24" fmla="+- 0 7671 7623"/>
                                <a:gd name="T25" fmla="*/ T24 w 48"/>
                                <a:gd name="T26" fmla="+- 0 94 70"/>
                                <a:gd name="T27" fmla="*/ 94 h 48"/>
                                <a:gd name="T28" fmla="+- 0 7671 7623"/>
                                <a:gd name="T29" fmla="*/ T28 w 48"/>
                                <a:gd name="T30" fmla="+- 0 107 70"/>
                                <a:gd name="T31" fmla="*/ 107 h 48"/>
                                <a:gd name="T32" fmla="+- 0 7660 7623"/>
                                <a:gd name="T33" fmla="*/ T32 w 48"/>
                                <a:gd name="T34" fmla="+- 0 117 70"/>
                                <a:gd name="T35" fmla="*/ 117 h 48"/>
                                <a:gd name="T36" fmla="+- 0 7647 7623"/>
                                <a:gd name="T37" fmla="*/ T36 w 48"/>
                                <a:gd name="T38" fmla="+- 0 117 70"/>
                                <a:gd name="T39" fmla="*/ 117 h 48"/>
                                <a:gd name="T40" fmla="+- 0 7634 7623"/>
                                <a:gd name="T41" fmla="*/ T40 w 48"/>
                                <a:gd name="T42" fmla="+- 0 117 70"/>
                                <a:gd name="T43" fmla="*/ 117 h 48"/>
                                <a:gd name="T44" fmla="+- 0 7623 7623"/>
                                <a:gd name="T45" fmla="*/ T44 w 48"/>
                                <a:gd name="T46" fmla="+- 0 107 70"/>
                                <a:gd name="T47" fmla="*/ 107 h 48"/>
                                <a:gd name="T48" fmla="+- 0 7623 7623"/>
                                <a:gd name="T49" fmla="*/ T48 w 48"/>
                                <a:gd name="T50" fmla="+- 0 94 70"/>
                                <a:gd name="T51" fmla="*/ 9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4" name="docshape173"/>
                          <wps:cNvSpPr>
                            <a:spLocks/>
                          </wps:cNvSpPr>
                          <wps:spPr bwMode="auto">
                            <a:xfrm>
                              <a:off x="7919" y="75"/>
                              <a:ext cx="48" cy="48"/>
                            </a:xfrm>
                            <a:custGeom>
                              <a:avLst/>
                              <a:gdLst>
                                <a:gd name="T0" fmla="+- 0 7957 7920"/>
                                <a:gd name="T1" fmla="*/ T0 w 48"/>
                                <a:gd name="T2" fmla="+- 0 76 76"/>
                                <a:gd name="T3" fmla="*/ 76 h 48"/>
                                <a:gd name="T4" fmla="+- 0 7931 7920"/>
                                <a:gd name="T5" fmla="*/ T4 w 48"/>
                                <a:gd name="T6" fmla="+- 0 76 76"/>
                                <a:gd name="T7" fmla="*/ 76 h 48"/>
                                <a:gd name="T8" fmla="+- 0 7920 7920"/>
                                <a:gd name="T9" fmla="*/ T8 w 48"/>
                                <a:gd name="T10" fmla="+- 0 86 76"/>
                                <a:gd name="T11" fmla="*/ 86 h 48"/>
                                <a:gd name="T12" fmla="+- 0 7920 7920"/>
                                <a:gd name="T13" fmla="*/ T12 w 48"/>
                                <a:gd name="T14" fmla="+- 0 99 76"/>
                                <a:gd name="T15" fmla="*/ 99 h 48"/>
                                <a:gd name="T16" fmla="+- 0 7920 7920"/>
                                <a:gd name="T17" fmla="*/ T16 w 48"/>
                                <a:gd name="T18" fmla="+- 0 112 76"/>
                                <a:gd name="T19" fmla="*/ 112 h 48"/>
                                <a:gd name="T20" fmla="+- 0 7931 7920"/>
                                <a:gd name="T21" fmla="*/ T20 w 48"/>
                                <a:gd name="T22" fmla="+- 0 123 76"/>
                                <a:gd name="T23" fmla="*/ 123 h 48"/>
                                <a:gd name="T24" fmla="+- 0 7957 7920"/>
                                <a:gd name="T25" fmla="*/ T24 w 48"/>
                                <a:gd name="T26" fmla="+- 0 123 76"/>
                                <a:gd name="T27" fmla="*/ 123 h 48"/>
                                <a:gd name="T28" fmla="+- 0 7967 7920"/>
                                <a:gd name="T29" fmla="*/ T28 w 48"/>
                                <a:gd name="T30" fmla="+- 0 112 76"/>
                                <a:gd name="T31" fmla="*/ 112 h 48"/>
                                <a:gd name="T32" fmla="+- 0 7967 7920"/>
                                <a:gd name="T33" fmla="*/ T32 w 48"/>
                                <a:gd name="T34" fmla="+- 0 86 76"/>
                                <a:gd name="T35" fmla="*/ 86 h 48"/>
                                <a:gd name="T36" fmla="+- 0 7957 7920"/>
                                <a:gd name="T37" fmla="*/ T36 w 48"/>
                                <a:gd name="T38" fmla="+- 0 76 76"/>
                                <a:gd name="T39" fmla="*/ 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docshape174"/>
                          <wps:cNvSpPr>
                            <a:spLocks/>
                          </wps:cNvSpPr>
                          <wps:spPr bwMode="auto">
                            <a:xfrm>
                              <a:off x="7919" y="75"/>
                              <a:ext cx="48" cy="48"/>
                            </a:xfrm>
                            <a:custGeom>
                              <a:avLst/>
                              <a:gdLst>
                                <a:gd name="T0" fmla="+- 0 7920 7920"/>
                                <a:gd name="T1" fmla="*/ T0 w 48"/>
                                <a:gd name="T2" fmla="+- 0 99 76"/>
                                <a:gd name="T3" fmla="*/ 99 h 48"/>
                                <a:gd name="T4" fmla="+- 0 7920 7920"/>
                                <a:gd name="T5" fmla="*/ T4 w 48"/>
                                <a:gd name="T6" fmla="+- 0 86 76"/>
                                <a:gd name="T7" fmla="*/ 86 h 48"/>
                                <a:gd name="T8" fmla="+- 0 7931 7920"/>
                                <a:gd name="T9" fmla="*/ T8 w 48"/>
                                <a:gd name="T10" fmla="+- 0 76 76"/>
                                <a:gd name="T11" fmla="*/ 76 h 48"/>
                                <a:gd name="T12" fmla="+- 0 7944 7920"/>
                                <a:gd name="T13" fmla="*/ T12 w 48"/>
                                <a:gd name="T14" fmla="+- 0 76 76"/>
                                <a:gd name="T15" fmla="*/ 76 h 48"/>
                                <a:gd name="T16" fmla="+- 0 7957 7920"/>
                                <a:gd name="T17" fmla="*/ T16 w 48"/>
                                <a:gd name="T18" fmla="+- 0 76 76"/>
                                <a:gd name="T19" fmla="*/ 76 h 48"/>
                                <a:gd name="T20" fmla="+- 0 7967 7920"/>
                                <a:gd name="T21" fmla="*/ T20 w 48"/>
                                <a:gd name="T22" fmla="+- 0 86 76"/>
                                <a:gd name="T23" fmla="*/ 86 h 48"/>
                                <a:gd name="T24" fmla="+- 0 7967 7920"/>
                                <a:gd name="T25" fmla="*/ T24 w 48"/>
                                <a:gd name="T26" fmla="+- 0 99 76"/>
                                <a:gd name="T27" fmla="*/ 99 h 48"/>
                                <a:gd name="T28" fmla="+- 0 7967 7920"/>
                                <a:gd name="T29" fmla="*/ T28 w 48"/>
                                <a:gd name="T30" fmla="+- 0 112 76"/>
                                <a:gd name="T31" fmla="*/ 112 h 48"/>
                                <a:gd name="T32" fmla="+- 0 7957 7920"/>
                                <a:gd name="T33" fmla="*/ T32 w 48"/>
                                <a:gd name="T34" fmla="+- 0 123 76"/>
                                <a:gd name="T35" fmla="*/ 123 h 48"/>
                                <a:gd name="T36" fmla="+- 0 7944 7920"/>
                                <a:gd name="T37" fmla="*/ T36 w 48"/>
                                <a:gd name="T38" fmla="+- 0 123 76"/>
                                <a:gd name="T39" fmla="*/ 123 h 48"/>
                                <a:gd name="T40" fmla="+- 0 7931 7920"/>
                                <a:gd name="T41" fmla="*/ T40 w 48"/>
                                <a:gd name="T42" fmla="+- 0 123 76"/>
                                <a:gd name="T43" fmla="*/ 123 h 48"/>
                                <a:gd name="T44" fmla="+- 0 7920 7920"/>
                                <a:gd name="T45" fmla="*/ T44 w 48"/>
                                <a:gd name="T46" fmla="+- 0 112 76"/>
                                <a:gd name="T47" fmla="*/ 112 h 48"/>
                                <a:gd name="T48" fmla="+- 0 7920 7920"/>
                                <a:gd name="T49" fmla="*/ T48 w 48"/>
                                <a:gd name="T50" fmla="+- 0 99 76"/>
                                <a:gd name="T51" fmla="*/ 9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6" name="docshape175"/>
                          <wps:cNvSpPr>
                            <a:spLocks/>
                          </wps:cNvSpPr>
                          <wps:spPr bwMode="auto">
                            <a:xfrm>
                              <a:off x="8216" y="107"/>
                              <a:ext cx="48" cy="48"/>
                            </a:xfrm>
                            <a:custGeom>
                              <a:avLst/>
                              <a:gdLst>
                                <a:gd name="T0" fmla="+- 0 8253 8216"/>
                                <a:gd name="T1" fmla="*/ T0 w 48"/>
                                <a:gd name="T2" fmla="+- 0 107 107"/>
                                <a:gd name="T3" fmla="*/ 107 h 48"/>
                                <a:gd name="T4" fmla="+- 0 8227 8216"/>
                                <a:gd name="T5" fmla="*/ T4 w 48"/>
                                <a:gd name="T6" fmla="+- 0 107 107"/>
                                <a:gd name="T7" fmla="*/ 107 h 48"/>
                                <a:gd name="T8" fmla="+- 0 8216 8216"/>
                                <a:gd name="T9" fmla="*/ T8 w 48"/>
                                <a:gd name="T10" fmla="+- 0 118 107"/>
                                <a:gd name="T11" fmla="*/ 118 h 48"/>
                                <a:gd name="T12" fmla="+- 0 8216 8216"/>
                                <a:gd name="T13" fmla="*/ T12 w 48"/>
                                <a:gd name="T14" fmla="+- 0 131 107"/>
                                <a:gd name="T15" fmla="*/ 131 h 48"/>
                                <a:gd name="T16" fmla="+- 0 8216 8216"/>
                                <a:gd name="T17" fmla="*/ T16 w 48"/>
                                <a:gd name="T18" fmla="+- 0 144 107"/>
                                <a:gd name="T19" fmla="*/ 144 h 48"/>
                                <a:gd name="T20" fmla="+- 0 8227 8216"/>
                                <a:gd name="T21" fmla="*/ T20 w 48"/>
                                <a:gd name="T22" fmla="+- 0 155 107"/>
                                <a:gd name="T23" fmla="*/ 155 h 48"/>
                                <a:gd name="T24" fmla="+- 0 8253 8216"/>
                                <a:gd name="T25" fmla="*/ T24 w 48"/>
                                <a:gd name="T26" fmla="+- 0 155 107"/>
                                <a:gd name="T27" fmla="*/ 155 h 48"/>
                                <a:gd name="T28" fmla="+- 0 8264 8216"/>
                                <a:gd name="T29" fmla="*/ T28 w 48"/>
                                <a:gd name="T30" fmla="+- 0 144 107"/>
                                <a:gd name="T31" fmla="*/ 144 h 48"/>
                                <a:gd name="T32" fmla="+- 0 8264 8216"/>
                                <a:gd name="T33" fmla="*/ T32 w 48"/>
                                <a:gd name="T34" fmla="+- 0 118 107"/>
                                <a:gd name="T35" fmla="*/ 118 h 48"/>
                                <a:gd name="T36" fmla="+- 0 8253 8216"/>
                                <a:gd name="T37" fmla="*/ T36 w 48"/>
                                <a:gd name="T38" fmla="+- 0 107 107"/>
                                <a:gd name="T39" fmla="*/ 10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docshape176"/>
                          <wps:cNvSpPr>
                            <a:spLocks/>
                          </wps:cNvSpPr>
                          <wps:spPr bwMode="auto">
                            <a:xfrm>
                              <a:off x="8216" y="107"/>
                              <a:ext cx="48" cy="48"/>
                            </a:xfrm>
                            <a:custGeom>
                              <a:avLst/>
                              <a:gdLst>
                                <a:gd name="T0" fmla="+- 0 8216 8216"/>
                                <a:gd name="T1" fmla="*/ T0 w 48"/>
                                <a:gd name="T2" fmla="+- 0 131 107"/>
                                <a:gd name="T3" fmla="*/ 131 h 48"/>
                                <a:gd name="T4" fmla="+- 0 8216 8216"/>
                                <a:gd name="T5" fmla="*/ T4 w 48"/>
                                <a:gd name="T6" fmla="+- 0 118 107"/>
                                <a:gd name="T7" fmla="*/ 118 h 48"/>
                                <a:gd name="T8" fmla="+- 0 8227 8216"/>
                                <a:gd name="T9" fmla="*/ T8 w 48"/>
                                <a:gd name="T10" fmla="+- 0 107 107"/>
                                <a:gd name="T11" fmla="*/ 107 h 48"/>
                                <a:gd name="T12" fmla="+- 0 8240 8216"/>
                                <a:gd name="T13" fmla="*/ T12 w 48"/>
                                <a:gd name="T14" fmla="+- 0 107 107"/>
                                <a:gd name="T15" fmla="*/ 107 h 48"/>
                                <a:gd name="T16" fmla="+- 0 8253 8216"/>
                                <a:gd name="T17" fmla="*/ T16 w 48"/>
                                <a:gd name="T18" fmla="+- 0 107 107"/>
                                <a:gd name="T19" fmla="*/ 107 h 48"/>
                                <a:gd name="T20" fmla="+- 0 8264 8216"/>
                                <a:gd name="T21" fmla="*/ T20 w 48"/>
                                <a:gd name="T22" fmla="+- 0 118 107"/>
                                <a:gd name="T23" fmla="*/ 118 h 48"/>
                                <a:gd name="T24" fmla="+- 0 8264 8216"/>
                                <a:gd name="T25" fmla="*/ T24 w 48"/>
                                <a:gd name="T26" fmla="+- 0 131 107"/>
                                <a:gd name="T27" fmla="*/ 131 h 48"/>
                                <a:gd name="T28" fmla="+- 0 8264 8216"/>
                                <a:gd name="T29" fmla="*/ T28 w 48"/>
                                <a:gd name="T30" fmla="+- 0 144 107"/>
                                <a:gd name="T31" fmla="*/ 144 h 48"/>
                                <a:gd name="T32" fmla="+- 0 8253 8216"/>
                                <a:gd name="T33" fmla="*/ T32 w 48"/>
                                <a:gd name="T34" fmla="+- 0 155 107"/>
                                <a:gd name="T35" fmla="*/ 155 h 48"/>
                                <a:gd name="T36" fmla="+- 0 8240 8216"/>
                                <a:gd name="T37" fmla="*/ T36 w 48"/>
                                <a:gd name="T38" fmla="+- 0 155 107"/>
                                <a:gd name="T39" fmla="*/ 155 h 48"/>
                                <a:gd name="T40" fmla="+- 0 8227 8216"/>
                                <a:gd name="T41" fmla="*/ T40 w 48"/>
                                <a:gd name="T42" fmla="+- 0 155 107"/>
                                <a:gd name="T43" fmla="*/ 155 h 48"/>
                                <a:gd name="T44" fmla="+- 0 8216 8216"/>
                                <a:gd name="T45" fmla="*/ T44 w 48"/>
                                <a:gd name="T46" fmla="+- 0 144 107"/>
                                <a:gd name="T47" fmla="*/ 144 h 48"/>
                                <a:gd name="T48" fmla="+- 0 8216 8216"/>
                                <a:gd name="T49" fmla="*/ T48 w 48"/>
                                <a:gd name="T50" fmla="+- 0 131 107"/>
                                <a:gd name="T51" fmla="*/ 13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8" name="docshape177"/>
                          <wps:cNvSpPr>
                            <a:spLocks/>
                          </wps:cNvSpPr>
                          <wps:spPr bwMode="auto">
                            <a:xfrm>
                              <a:off x="8513" y="289"/>
                              <a:ext cx="48" cy="48"/>
                            </a:xfrm>
                            <a:custGeom>
                              <a:avLst/>
                              <a:gdLst>
                                <a:gd name="T0" fmla="+- 0 8550 8513"/>
                                <a:gd name="T1" fmla="*/ T0 w 48"/>
                                <a:gd name="T2" fmla="+- 0 289 289"/>
                                <a:gd name="T3" fmla="*/ 289 h 48"/>
                                <a:gd name="T4" fmla="+- 0 8524 8513"/>
                                <a:gd name="T5" fmla="*/ T4 w 48"/>
                                <a:gd name="T6" fmla="+- 0 289 289"/>
                                <a:gd name="T7" fmla="*/ 289 h 48"/>
                                <a:gd name="T8" fmla="+- 0 8513 8513"/>
                                <a:gd name="T9" fmla="*/ T8 w 48"/>
                                <a:gd name="T10" fmla="+- 0 300 289"/>
                                <a:gd name="T11" fmla="*/ 300 h 48"/>
                                <a:gd name="T12" fmla="+- 0 8513 8513"/>
                                <a:gd name="T13" fmla="*/ T12 w 48"/>
                                <a:gd name="T14" fmla="+- 0 313 289"/>
                                <a:gd name="T15" fmla="*/ 313 h 48"/>
                                <a:gd name="T16" fmla="+- 0 8513 8513"/>
                                <a:gd name="T17" fmla="*/ T16 w 48"/>
                                <a:gd name="T18" fmla="+- 0 326 289"/>
                                <a:gd name="T19" fmla="*/ 326 h 48"/>
                                <a:gd name="T20" fmla="+- 0 8524 8513"/>
                                <a:gd name="T21" fmla="*/ T20 w 48"/>
                                <a:gd name="T22" fmla="+- 0 337 289"/>
                                <a:gd name="T23" fmla="*/ 337 h 48"/>
                                <a:gd name="T24" fmla="+- 0 8550 8513"/>
                                <a:gd name="T25" fmla="*/ T24 w 48"/>
                                <a:gd name="T26" fmla="+- 0 337 289"/>
                                <a:gd name="T27" fmla="*/ 337 h 48"/>
                                <a:gd name="T28" fmla="+- 0 8560 8513"/>
                                <a:gd name="T29" fmla="*/ T28 w 48"/>
                                <a:gd name="T30" fmla="+- 0 326 289"/>
                                <a:gd name="T31" fmla="*/ 326 h 48"/>
                                <a:gd name="T32" fmla="+- 0 8560 8513"/>
                                <a:gd name="T33" fmla="*/ T32 w 48"/>
                                <a:gd name="T34" fmla="+- 0 300 289"/>
                                <a:gd name="T35" fmla="*/ 300 h 48"/>
                                <a:gd name="T36" fmla="+- 0 8550 8513"/>
                                <a:gd name="T37" fmla="*/ T36 w 48"/>
                                <a:gd name="T38" fmla="+- 0 289 289"/>
                                <a:gd name="T39" fmla="*/ 28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docshape178"/>
                          <wps:cNvSpPr>
                            <a:spLocks/>
                          </wps:cNvSpPr>
                          <wps:spPr bwMode="auto">
                            <a:xfrm>
                              <a:off x="8513" y="289"/>
                              <a:ext cx="48" cy="48"/>
                            </a:xfrm>
                            <a:custGeom>
                              <a:avLst/>
                              <a:gdLst>
                                <a:gd name="T0" fmla="+- 0 8513 8513"/>
                                <a:gd name="T1" fmla="*/ T0 w 48"/>
                                <a:gd name="T2" fmla="+- 0 313 289"/>
                                <a:gd name="T3" fmla="*/ 313 h 48"/>
                                <a:gd name="T4" fmla="+- 0 8513 8513"/>
                                <a:gd name="T5" fmla="*/ T4 w 48"/>
                                <a:gd name="T6" fmla="+- 0 300 289"/>
                                <a:gd name="T7" fmla="*/ 300 h 48"/>
                                <a:gd name="T8" fmla="+- 0 8524 8513"/>
                                <a:gd name="T9" fmla="*/ T8 w 48"/>
                                <a:gd name="T10" fmla="+- 0 289 289"/>
                                <a:gd name="T11" fmla="*/ 289 h 48"/>
                                <a:gd name="T12" fmla="+- 0 8537 8513"/>
                                <a:gd name="T13" fmla="*/ T12 w 48"/>
                                <a:gd name="T14" fmla="+- 0 289 289"/>
                                <a:gd name="T15" fmla="*/ 289 h 48"/>
                                <a:gd name="T16" fmla="+- 0 8550 8513"/>
                                <a:gd name="T17" fmla="*/ T16 w 48"/>
                                <a:gd name="T18" fmla="+- 0 289 289"/>
                                <a:gd name="T19" fmla="*/ 289 h 48"/>
                                <a:gd name="T20" fmla="+- 0 8560 8513"/>
                                <a:gd name="T21" fmla="*/ T20 w 48"/>
                                <a:gd name="T22" fmla="+- 0 300 289"/>
                                <a:gd name="T23" fmla="*/ 300 h 48"/>
                                <a:gd name="T24" fmla="+- 0 8560 8513"/>
                                <a:gd name="T25" fmla="*/ T24 w 48"/>
                                <a:gd name="T26" fmla="+- 0 313 289"/>
                                <a:gd name="T27" fmla="*/ 313 h 48"/>
                                <a:gd name="T28" fmla="+- 0 8560 8513"/>
                                <a:gd name="T29" fmla="*/ T28 w 48"/>
                                <a:gd name="T30" fmla="+- 0 326 289"/>
                                <a:gd name="T31" fmla="*/ 326 h 48"/>
                                <a:gd name="T32" fmla="+- 0 8550 8513"/>
                                <a:gd name="T33" fmla="*/ T32 w 48"/>
                                <a:gd name="T34" fmla="+- 0 337 289"/>
                                <a:gd name="T35" fmla="*/ 337 h 48"/>
                                <a:gd name="T36" fmla="+- 0 8537 8513"/>
                                <a:gd name="T37" fmla="*/ T36 w 48"/>
                                <a:gd name="T38" fmla="+- 0 337 289"/>
                                <a:gd name="T39" fmla="*/ 337 h 48"/>
                                <a:gd name="T40" fmla="+- 0 8524 8513"/>
                                <a:gd name="T41" fmla="*/ T40 w 48"/>
                                <a:gd name="T42" fmla="+- 0 337 289"/>
                                <a:gd name="T43" fmla="*/ 337 h 48"/>
                                <a:gd name="T44" fmla="+- 0 8513 8513"/>
                                <a:gd name="T45" fmla="*/ T44 w 48"/>
                                <a:gd name="T46" fmla="+- 0 326 289"/>
                                <a:gd name="T47" fmla="*/ 326 h 48"/>
                                <a:gd name="T48" fmla="+- 0 8513 8513"/>
                                <a:gd name="T49" fmla="*/ T48 w 48"/>
                                <a:gd name="T50" fmla="+- 0 313 289"/>
                                <a:gd name="T51" fmla="*/ 3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docshape179"/>
                          <wps:cNvSpPr>
                            <a:spLocks/>
                          </wps:cNvSpPr>
                          <wps:spPr bwMode="auto">
                            <a:xfrm>
                              <a:off x="8809" y="541"/>
                              <a:ext cx="48" cy="48"/>
                            </a:xfrm>
                            <a:custGeom>
                              <a:avLst/>
                              <a:gdLst>
                                <a:gd name="T0" fmla="+- 0 8846 8810"/>
                                <a:gd name="T1" fmla="*/ T0 w 48"/>
                                <a:gd name="T2" fmla="+- 0 541 541"/>
                                <a:gd name="T3" fmla="*/ 541 h 48"/>
                                <a:gd name="T4" fmla="+- 0 8820 8810"/>
                                <a:gd name="T5" fmla="*/ T4 w 48"/>
                                <a:gd name="T6" fmla="+- 0 541 541"/>
                                <a:gd name="T7" fmla="*/ 541 h 48"/>
                                <a:gd name="T8" fmla="+- 0 8810 8810"/>
                                <a:gd name="T9" fmla="*/ T8 w 48"/>
                                <a:gd name="T10" fmla="+- 0 552 541"/>
                                <a:gd name="T11" fmla="*/ 552 h 48"/>
                                <a:gd name="T12" fmla="+- 0 8810 8810"/>
                                <a:gd name="T13" fmla="*/ T12 w 48"/>
                                <a:gd name="T14" fmla="+- 0 565 541"/>
                                <a:gd name="T15" fmla="*/ 565 h 48"/>
                                <a:gd name="T16" fmla="+- 0 8810 8810"/>
                                <a:gd name="T17" fmla="*/ T16 w 48"/>
                                <a:gd name="T18" fmla="+- 0 578 541"/>
                                <a:gd name="T19" fmla="*/ 578 h 48"/>
                                <a:gd name="T20" fmla="+- 0 8820 8810"/>
                                <a:gd name="T21" fmla="*/ T20 w 48"/>
                                <a:gd name="T22" fmla="+- 0 589 541"/>
                                <a:gd name="T23" fmla="*/ 589 h 48"/>
                                <a:gd name="T24" fmla="+- 0 8846 8810"/>
                                <a:gd name="T25" fmla="*/ T24 w 48"/>
                                <a:gd name="T26" fmla="+- 0 589 541"/>
                                <a:gd name="T27" fmla="*/ 589 h 48"/>
                                <a:gd name="T28" fmla="+- 0 8857 8810"/>
                                <a:gd name="T29" fmla="*/ T28 w 48"/>
                                <a:gd name="T30" fmla="+- 0 578 541"/>
                                <a:gd name="T31" fmla="*/ 578 h 48"/>
                                <a:gd name="T32" fmla="+- 0 8857 8810"/>
                                <a:gd name="T33" fmla="*/ T32 w 48"/>
                                <a:gd name="T34" fmla="+- 0 552 541"/>
                                <a:gd name="T35" fmla="*/ 552 h 48"/>
                                <a:gd name="T36" fmla="+- 0 8846 8810"/>
                                <a:gd name="T37" fmla="*/ T36 w 48"/>
                                <a:gd name="T38" fmla="+- 0 541 541"/>
                                <a:gd name="T39" fmla="*/ 54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docshape180"/>
                          <wps:cNvSpPr>
                            <a:spLocks/>
                          </wps:cNvSpPr>
                          <wps:spPr bwMode="auto">
                            <a:xfrm>
                              <a:off x="8809" y="541"/>
                              <a:ext cx="48" cy="48"/>
                            </a:xfrm>
                            <a:custGeom>
                              <a:avLst/>
                              <a:gdLst>
                                <a:gd name="T0" fmla="+- 0 8810 8810"/>
                                <a:gd name="T1" fmla="*/ T0 w 48"/>
                                <a:gd name="T2" fmla="+- 0 565 541"/>
                                <a:gd name="T3" fmla="*/ 565 h 48"/>
                                <a:gd name="T4" fmla="+- 0 8810 8810"/>
                                <a:gd name="T5" fmla="*/ T4 w 48"/>
                                <a:gd name="T6" fmla="+- 0 552 541"/>
                                <a:gd name="T7" fmla="*/ 552 h 48"/>
                                <a:gd name="T8" fmla="+- 0 8820 8810"/>
                                <a:gd name="T9" fmla="*/ T8 w 48"/>
                                <a:gd name="T10" fmla="+- 0 541 541"/>
                                <a:gd name="T11" fmla="*/ 541 h 48"/>
                                <a:gd name="T12" fmla="+- 0 8833 8810"/>
                                <a:gd name="T13" fmla="*/ T12 w 48"/>
                                <a:gd name="T14" fmla="+- 0 541 541"/>
                                <a:gd name="T15" fmla="*/ 541 h 48"/>
                                <a:gd name="T16" fmla="+- 0 8846 8810"/>
                                <a:gd name="T17" fmla="*/ T16 w 48"/>
                                <a:gd name="T18" fmla="+- 0 541 541"/>
                                <a:gd name="T19" fmla="*/ 541 h 48"/>
                                <a:gd name="T20" fmla="+- 0 8857 8810"/>
                                <a:gd name="T21" fmla="*/ T20 w 48"/>
                                <a:gd name="T22" fmla="+- 0 552 541"/>
                                <a:gd name="T23" fmla="*/ 552 h 48"/>
                                <a:gd name="T24" fmla="+- 0 8857 8810"/>
                                <a:gd name="T25" fmla="*/ T24 w 48"/>
                                <a:gd name="T26" fmla="+- 0 565 541"/>
                                <a:gd name="T27" fmla="*/ 565 h 48"/>
                                <a:gd name="T28" fmla="+- 0 8857 8810"/>
                                <a:gd name="T29" fmla="*/ T28 w 48"/>
                                <a:gd name="T30" fmla="+- 0 578 541"/>
                                <a:gd name="T31" fmla="*/ 578 h 48"/>
                                <a:gd name="T32" fmla="+- 0 8846 8810"/>
                                <a:gd name="T33" fmla="*/ T32 w 48"/>
                                <a:gd name="T34" fmla="+- 0 589 541"/>
                                <a:gd name="T35" fmla="*/ 589 h 48"/>
                                <a:gd name="T36" fmla="+- 0 8833 8810"/>
                                <a:gd name="T37" fmla="*/ T36 w 48"/>
                                <a:gd name="T38" fmla="+- 0 589 541"/>
                                <a:gd name="T39" fmla="*/ 589 h 48"/>
                                <a:gd name="T40" fmla="+- 0 8820 8810"/>
                                <a:gd name="T41" fmla="*/ T40 w 48"/>
                                <a:gd name="T42" fmla="+- 0 589 541"/>
                                <a:gd name="T43" fmla="*/ 589 h 48"/>
                                <a:gd name="T44" fmla="+- 0 8810 8810"/>
                                <a:gd name="T45" fmla="*/ T44 w 48"/>
                                <a:gd name="T46" fmla="+- 0 578 541"/>
                                <a:gd name="T47" fmla="*/ 578 h 48"/>
                                <a:gd name="T48" fmla="+- 0 8810 8810"/>
                                <a:gd name="T49" fmla="*/ T48 w 48"/>
                                <a:gd name="T50" fmla="+- 0 565 541"/>
                                <a:gd name="T51" fmla="*/ 56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2" name="docshape181"/>
                          <wps:cNvSpPr>
                            <a:spLocks/>
                          </wps:cNvSpPr>
                          <wps:spPr bwMode="auto">
                            <a:xfrm>
                              <a:off x="7623" y="95"/>
                              <a:ext cx="48" cy="48"/>
                            </a:xfrm>
                            <a:custGeom>
                              <a:avLst/>
                              <a:gdLst>
                                <a:gd name="T0" fmla="+- 0 7660 7623"/>
                                <a:gd name="T1" fmla="*/ T0 w 48"/>
                                <a:gd name="T2" fmla="+- 0 96 96"/>
                                <a:gd name="T3" fmla="*/ 96 h 48"/>
                                <a:gd name="T4" fmla="+- 0 7634 7623"/>
                                <a:gd name="T5" fmla="*/ T4 w 48"/>
                                <a:gd name="T6" fmla="+- 0 96 96"/>
                                <a:gd name="T7" fmla="*/ 96 h 48"/>
                                <a:gd name="T8" fmla="+- 0 7623 7623"/>
                                <a:gd name="T9" fmla="*/ T8 w 48"/>
                                <a:gd name="T10" fmla="+- 0 107 96"/>
                                <a:gd name="T11" fmla="*/ 107 h 48"/>
                                <a:gd name="T12" fmla="+- 0 7623 7623"/>
                                <a:gd name="T13" fmla="*/ T12 w 48"/>
                                <a:gd name="T14" fmla="+- 0 120 96"/>
                                <a:gd name="T15" fmla="*/ 120 h 48"/>
                                <a:gd name="T16" fmla="+- 0 7623 7623"/>
                                <a:gd name="T17" fmla="*/ T16 w 48"/>
                                <a:gd name="T18" fmla="+- 0 133 96"/>
                                <a:gd name="T19" fmla="*/ 133 h 48"/>
                                <a:gd name="T20" fmla="+- 0 7634 7623"/>
                                <a:gd name="T21" fmla="*/ T20 w 48"/>
                                <a:gd name="T22" fmla="+- 0 143 96"/>
                                <a:gd name="T23" fmla="*/ 143 h 48"/>
                                <a:gd name="T24" fmla="+- 0 7660 7623"/>
                                <a:gd name="T25" fmla="*/ T24 w 48"/>
                                <a:gd name="T26" fmla="+- 0 143 96"/>
                                <a:gd name="T27" fmla="*/ 143 h 48"/>
                                <a:gd name="T28" fmla="+- 0 7671 7623"/>
                                <a:gd name="T29" fmla="*/ T28 w 48"/>
                                <a:gd name="T30" fmla="+- 0 133 96"/>
                                <a:gd name="T31" fmla="*/ 133 h 48"/>
                                <a:gd name="T32" fmla="+- 0 7671 7623"/>
                                <a:gd name="T33" fmla="*/ T32 w 48"/>
                                <a:gd name="T34" fmla="+- 0 107 96"/>
                                <a:gd name="T35" fmla="*/ 107 h 48"/>
                                <a:gd name="T36" fmla="+- 0 7660 7623"/>
                                <a:gd name="T37" fmla="*/ T36 w 48"/>
                                <a:gd name="T38" fmla="+- 0 96 96"/>
                                <a:gd name="T39" fmla="*/ 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docshape182"/>
                          <wps:cNvSpPr>
                            <a:spLocks/>
                          </wps:cNvSpPr>
                          <wps:spPr bwMode="auto">
                            <a:xfrm>
                              <a:off x="7623" y="95"/>
                              <a:ext cx="48" cy="48"/>
                            </a:xfrm>
                            <a:custGeom>
                              <a:avLst/>
                              <a:gdLst>
                                <a:gd name="T0" fmla="+- 0 7623 7623"/>
                                <a:gd name="T1" fmla="*/ T0 w 48"/>
                                <a:gd name="T2" fmla="+- 0 120 96"/>
                                <a:gd name="T3" fmla="*/ 120 h 48"/>
                                <a:gd name="T4" fmla="+- 0 7623 7623"/>
                                <a:gd name="T5" fmla="*/ T4 w 48"/>
                                <a:gd name="T6" fmla="+- 0 107 96"/>
                                <a:gd name="T7" fmla="*/ 107 h 48"/>
                                <a:gd name="T8" fmla="+- 0 7634 7623"/>
                                <a:gd name="T9" fmla="*/ T8 w 48"/>
                                <a:gd name="T10" fmla="+- 0 96 96"/>
                                <a:gd name="T11" fmla="*/ 96 h 48"/>
                                <a:gd name="T12" fmla="+- 0 7647 7623"/>
                                <a:gd name="T13" fmla="*/ T12 w 48"/>
                                <a:gd name="T14" fmla="+- 0 96 96"/>
                                <a:gd name="T15" fmla="*/ 96 h 48"/>
                                <a:gd name="T16" fmla="+- 0 7660 7623"/>
                                <a:gd name="T17" fmla="*/ T16 w 48"/>
                                <a:gd name="T18" fmla="+- 0 96 96"/>
                                <a:gd name="T19" fmla="*/ 96 h 48"/>
                                <a:gd name="T20" fmla="+- 0 7671 7623"/>
                                <a:gd name="T21" fmla="*/ T20 w 48"/>
                                <a:gd name="T22" fmla="+- 0 107 96"/>
                                <a:gd name="T23" fmla="*/ 107 h 48"/>
                                <a:gd name="T24" fmla="+- 0 7671 7623"/>
                                <a:gd name="T25" fmla="*/ T24 w 48"/>
                                <a:gd name="T26" fmla="+- 0 120 96"/>
                                <a:gd name="T27" fmla="*/ 120 h 48"/>
                                <a:gd name="T28" fmla="+- 0 7671 7623"/>
                                <a:gd name="T29" fmla="*/ T28 w 48"/>
                                <a:gd name="T30" fmla="+- 0 133 96"/>
                                <a:gd name="T31" fmla="*/ 133 h 48"/>
                                <a:gd name="T32" fmla="+- 0 7660 7623"/>
                                <a:gd name="T33" fmla="*/ T32 w 48"/>
                                <a:gd name="T34" fmla="+- 0 143 96"/>
                                <a:gd name="T35" fmla="*/ 143 h 48"/>
                                <a:gd name="T36" fmla="+- 0 7647 7623"/>
                                <a:gd name="T37" fmla="*/ T36 w 48"/>
                                <a:gd name="T38" fmla="+- 0 143 96"/>
                                <a:gd name="T39" fmla="*/ 143 h 48"/>
                                <a:gd name="T40" fmla="+- 0 7634 7623"/>
                                <a:gd name="T41" fmla="*/ T40 w 48"/>
                                <a:gd name="T42" fmla="+- 0 143 96"/>
                                <a:gd name="T43" fmla="*/ 143 h 48"/>
                                <a:gd name="T44" fmla="+- 0 7623 7623"/>
                                <a:gd name="T45" fmla="*/ T44 w 48"/>
                                <a:gd name="T46" fmla="+- 0 133 96"/>
                                <a:gd name="T47" fmla="*/ 133 h 48"/>
                                <a:gd name="T48" fmla="+- 0 7623 7623"/>
                                <a:gd name="T49" fmla="*/ T48 w 48"/>
                                <a:gd name="T50" fmla="+- 0 120 96"/>
                                <a:gd name="T51" fmla="*/ 1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4" name="docshape183"/>
                          <wps:cNvSpPr>
                            <a:spLocks/>
                          </wps:cNvSpPr>
                          <wps:spPr bwMode="auto">
                            <a:xfrm>
                              <a:off x="7919" y="234"/>
                              <a:ext cx="48" cy="48"/>
                            </a:xfrm>
                            <a:custGeom>
                              <a:avLst/>
                              <a:gdLst>
                                <a:gd name="T0" fmla="+- 0 7957 7920"/>
                                <a:gd name="T1" fmla="*/ T0 w 48"/>
                                <a:gd name="T2" fmla="+- 0 234 234"/>
                                <a:gd name="T3" fmla="*/ 234 h 48"/>
                                <a:gd name="T4" fmla="+- 0 7931 7920"/>
                                <a:gd name="T5" fmla="*/ T4 w 48"/>
                                <a:gd name="T6" fmla="+- 0 234 234"/>
                                <a:gd name="T7" fmla="*/ 234 h 48"/>
                                <a:gd name="T8" fmla="+- 0 7920 7920"/>
                                <a:gd name="T9" fmla="*/ T8 w 48"/>
                                <a:gd name="T10" fmla="+- 0 245 234"/>
                                <a:gd name="T11" fmla="*/ 245 h 48"/>
                                <a:gd name="T12" fmla="+- 0 7920 7920"/>
                                <a:gd name="T13" fmla="*/ T12 w 48"/>
                                <a:gd name="T14" fmla="+- 0 258 234"/>
                                <a:gd name="T15" fmla="*/ 258 h 48"/>
                                <a:gd name="T16" fmla="+- 0 7920 7920"/>
                                <a:gd name="T17" fmla="*/ T16 w 48"/>
                                <a:gd name="T18" fmla="+- 0 271 234"/>
                                <a:gd name="T19" fmla="*/ 271 h 48"/>
                                <a:gd name="T20" fmla="+- 0 7931 7920"/>
                                <a:gd name="T21" fmla="*/ T20 w 48"/>
                                <a:gd name="T22" fmla="+- 0 281 234"/>
                                <a:gd name="T23" fmla="*/ 281 h 48"/>
                                <a:gd name="T24" fmla="+- 0 7957 7920"/>
                                <a:gd name="T25" fmla="*/ T24 w 48"/>
                                <a:gd name="T26" fmla="+- 0 281 234"/>
                                <a:gd name="T27" fmla="*/ 281 h 48"/>
                                <a:gd name="T28" fmla="+- 0 7967 7920"/>
                                <a:gd name="T29" fmla="*/ T28 w 48"/>
                                <a:gd name="T30" fmla="+- 0 271 234"/>
                                <a:gd name="T31" fmla="*/ 271 h 48"/>
                                <a:gd name="T32" fmla="+- 0 7967 7920"/>
                                <a:gd name="T33" fmla="*/ T32 w 48"/>
                                <a:gd name="T34" fmla="+- 0 245 234"/>
                                <a:gd name="T35" fmla="*/ 245 h 48"/>
                                <a:gd name="T36" fmla="+- 0 7957 7920"/>
                                <a:gd name="T37" fmla="*/ T36 w 48"/>
                                <a:gd name="T38" fmla="+- 0 234 234"/>
                                <a:gd name="T39" fmla="*/ 2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docshape184"/>
                          <wps:cNvSpPr>
                            <a:spLocks/>
                          </wps:cNvSpPr>
                          <wps:spPr bwMode="auto">
                            <a:xfrm>
                              <a:off x="7919" y="234"/>
                              <a:ext cx="48" cy="48"/>
                            </a:xfrm>
                            <a:custGeom>
                              <a:avLst/>
                              <a:gdLst>
                                <a:gd name="T0" fmla="+- 0 7920 7920"/>
                                <a:gd name="T1" fmla="*/ T0 w 48"/>
                                <a:gd name="T2" fmla="+- 0 258 234"/>
                                <a:gd name="T3" fmla="*/ 258 h 48"/>
                                <a:gd name="T4" fmla="+- 0 7920 7920"/>
                                <a:gd name="T5" fmla="*/ T4 w 48"/>
                                <a:gd name="T6" fmla="+- 0 245 234"/>
                                <a:gd name="T7" fmla="*/ 245 h 48"/>
                                <a:gd name="T8" fmla="+- 0 7931 7920"/>
                                <a:gd name="T9" fmla="*/ T8 w 48"/>
                                <a:gd name="T10" fmla="+- 0 234 234"/>
                                <a:gd name="T11" fmla="*/ 234 h 48"/>
                                <a:gd name="T12" fmla="+- 0 7944 7920"/>
                                <a:gd name="T13" fmla="*/ T12 w 48"/>
                                <a:gd name="T14" fmla="+- 0 234 234"/>
                                <a:gd name="T15" fmla="*/ 234 h 48"/>
                                <a:gd name="T16" fmla="+- 0 7957 7920"/>
                                <a:gd name="T17" fmla="*/ T16 w 48"/>
                                <a:gd name="T18" fmla="+- 0 234 234"/>
                                <a:gd name="T19" fmla="*/ 234 h 48"/>
                                <a:gd name="T20" fmla="+- 0 7967 7920"/>
                                <a:gd name="T21" fmla="*/ T20 w 48"/>
                                <a:gd name="T22" fmla="+- 0 245 234"/>
                                <a:gd name="T23" fmla="*/ 245 h 48"/>
                                <a:gd name="T24" fmla="+- 0 7967 7920"/>
                                <a:gd name="T25" fmla="*/ T24 w 48"/>
                                <a:gd name="T26" fmla="+- 0 258 234"/>
                                <a:gd name="T27" fmla="*/ 258 h 48"/>
                                <a:gd name="T28" fmla="+- 0 7967 7920"/>
                                <a:gd name="T29" fmla="*/ T28 w 48"/>
                                <a:gd name="T30" fmla="+- 0 271 234"/>
                                <a:gd name="T31" fmla="*/ 271 h 48"/>
                                <a:gd name="T32" fmla="+- 0 7957 7920"/>
                                <a:gd name="T33" fmla="*/ T32 w 48"/>
                                <a:gd name="T34" fmla="+- 0 281 234"/>
                                <a:gd name="T35" fmla="*/ 281 h 48"/>
                                <a:gd name="T36" fmla="+- 0 7944 7920"/>
                                <a:gd name="T37" fmla="*/ T36 w 48"/>
                                <a:gd name="T38" fmla="+- 0 281 234"/>
                                <a:gd name="T39" fmla="*/ 281 h 48"/>
                                <a:gd name="T40" fmla="+- 0 7931 7920"/>
                                <a:gd name="T41" fmla="*/ T40 w 48"/>
                                <a:gd name="T42" fmla="+- 0 281 234"/>
                                <a:gd name="T43" fmla="*/ 281 h 48"/>
                                <a:gd name="T44" fmla="+- 0 7920 7920"/>
                                <a:gd name="T45" fmla="*/ T44 w 48"/>
                                <a:gd name="T46" fmla="+- 0 271 234"/>
                                <a:gd name="T47" fmla="*/ 271 h 48"/>
                                <a:gd name="T48" fmla="+- 0 7920 7920"/>
                                <a:gd name="T49" fmla="*/ T48 w 48"/>
                                <a:gd name="T50" fmla="+- 0 258 234"/>
                                <a:gd name="T51" fmla="*/ 2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6" name="docshape185"/>
                          <wps:cNvSpPr>
                            <a:spLocks/>
                          </wps:cNvSpPr>
                          <wps:spPr bwMode="auto">
                            <a:xfrm>
                              <a:off x="8216" y="510"/>
                              <a:ext cx="48" cy="48"/>
                            </a:xfrm>
                            <a:custGeom>
                              <a:avLst/>
                              <a:gdLst>
                                <a:gd name="T0" fmla="+- 0 8253 8216"/>
                                <a:gd name="T1" fmla="*/ T0 w 48"/>
                                <a:gd name="T2" fmla="+- 0 510 510"/>
                                <a:gd name="T3" fmla="*/ 510 h 48"/>
                                <a:gd name="T4" fmla="+- 0 8227 8216"/>
                                <a:gd name="T5" fmla="*/ T4 w 48"/>
                                <a:gd name="T6" fmla="+- 0 510 510"/>
                                <a:gd name="T7" fmla="*/ 510 h 48"/>
                                <a:gd name="T8" fmla="+- 0 8216 8216"/>
                                <a:gd name="T9" fmla="*/ T8 w 48"/>
                                <a:gd name="T10" fmla="+- 0 521 510"/>
                                <a:gd name="T11" fmla="*/ 521 h 48"/>
                                <a:gd name="T12" fmla="+- 0 8216 8216"/>
                                <a:gd name="T13" fmla="*/ T12 w 48"/>
                                <a:gd name="T14" fmla="+- 0 534 510"/>
                                <a:gd name="T15" fmla="*/ 534 h 48"/>
                                <a:gd name="T16" fmla="+- 0 8216 8216"/>
                                <a:gd name="T17" fmla="*/ T16 w 48"/>
                                <a:gd name="T18" fmla="+- 0 547 510"/>
                                <a:gd name="T19" fmla="*/ 547 h 48"/>
                                <a:gd name="T20" fmla="+- 0 8227 8216"/>
                                <a:gd name="T21" fmla="*/ T20 w 48"/>
                                <a:gd name="T22" fmla="+- 0 558 510"/>
                                <a:gd name="T23" fmla="*/ 558 h 48"/>
                                <a:gd name="T24" fmla="+- 0 8253 8216"/>
                                <a:gd name="T25" fmla="*/ T24 w 48"/>
                                <a:gd name="T26" fmla="+- 0 558 510"/>
                                <a:gd name="T27" fmla="*/ 558 h 48"/>
                                <a:gd name="T28" fmla="+- 0 8264 8216"/>
                                <a:gd name="T29" fmla="*/ T28 w 48"/>
                                <a:gd name="T30" fmla="+- 0 547 510"/>
                                <a:gd name="T31" fmla="*/ 547 h 48"/>
                                <a:gd name="T32" fmla="+- 0 8264 8216"/>
                                <a:gd name="T33" fmla="*/ T32 w 48"/>
                                <a:gd name="T34" fmla="+- 0 521 510"/>
                                <a:gd name="T35" fmla="*/ 521 h 48"/>
                                <a:gd name="T36" fmla="+- 0 8253 8216"/>
                                <a:gd name="T37" fmla="*/ T36 w 48"/>
                                <a:gd name="T38" fmla="+- 0 510 510"/>
                                <a:gd name="T39" fmla="*/ 51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docshape186"/>
                          <wps:cNvSpPr>
                            <a:spLocks/>
                          </wps:cNvSpPr>
                          <wps:spPr bwMode="auto">
                            <a:xfrm>
                              <a:off x="8216" y="510"/>
                              <a:ext cx="48" cy="48"/>
                            </a:xfrm>
                            <a:custGeom>
                              <a:avLst/>
                              <a:gdLst>
                                <a:gd name="T0" fmla="+- 0 8216 8216"/>
                                <a:gd name="T1" fmla="*/ T0 w 48"/>
                                <a:gd name="T2" fmla="+- 0 534 510"/>
                                <a:gd name="T3" fmla="*/ 534 h 48"/>
                                <a:gd name="T4" fmla="+- 0 8216 8216"/>
                                <a:gd name="T5" fmla="*/ T4 w 48"/>
                                <a:gd name="T6" fmla="+- 0 521 510"/>
                                <a:gd name="T7" fmla="*/ 521 h 48"/>
                                <a:gd name="T8" fmla="+- 0 8227 8216"/>
                                <a:gd name="T9" fmla="*/ T8 w 48"/>
                                <a:gd name="T10" fmla="+- 0 510 510"/>
                                <a:gd name="T11" fmla="*/ 510 h 48"/>
                                <a:gd name="T12" fmla="+- 0 8240 8216"/>
                                <a:gd name="T13" fmla="*/ T12 w 48"/>
                                <a:gd name="T14" fmla="+- 0 510 510"/>
                                <a:gd name="T15" fmla="*/ 510 h 48"/>
                                <a:gd name="T16" fmla="+- 0 8253 8216"/>
                                <a:gd name="T17" fmla="*/ T16 w 48"/>
                                <a:gd name="T18" fmla="+- 0 510 510"/>
                                <a:gd name="T19" fmla="*/ 510 h 48"/>
                                <a:gd name="T20" fmla="+- 0 8264 8216"/>
                                <a:gd name="T21" fmla="*/ T20 w 48"/>
                                <a:gd name="T22" fmla="+- 0 521 510"/>
                                <a:gd name="T23" fmla="*/ 521 h 48"/>
                                <a:gd name="T24" fmla="+- 0 8264 8216"/>
                                <a:gd name="T25" fmla="*/ T24 w 48"/>
                                <a:gd name="T26" fmla="+- 0 534 510"/>
                                <a:gd name="T27" fmla="*/ 534 h 48"/>
                                <a:gd name="T28" fmla="+- 0 8264 8216"/>
                                <a:gd name="T29" fmla="*/ T28 w 48"/>
                                <a:gd name="T30" fmla="+- 0 547 510"/>
                                <a:gd name="T31" fmla="*/ 547 h 48"/>
                                <a:gd name="T32" fmla="+- 0 8253 8216"/>
                                <a:gd name="T33" fmla="*/ T32 w 48"/>
                                <a:gd name="T34" fmla="+- 0 558 510"/>
                                <a:gd name="T35" fmla="*/ 558 h 48"/>
                                <a:gd name="T36" fmla="+- 0 8240 8216"/>
                                <a:gd name="T37" fmla="*/ T36 w 48"/>
                                <a:gd name="T38" fmla="+- 0 558 510"/>
                                <a:gd name="T39" fmla="*/ 558 h 48"/>
                                <a:gd name="T40" fmla="+- 0 8227 8216"/>
                                <a:gd name="T41" fmla="*/ T40 w 48"/>
                                <a:gd name="T42" fmla="+- 0 558 510"/>
                                <a:gd name="T43" fmla="*/ 558 h 48"/>
                                <a:gd name="T44" fmla="+- 0 8216 8216"/>
                                <a:gd name="T45" fmla="*/ T44 w 48"/>
                                <a:gd name="T46" fmla="+- 0 547 510"/>
                                <a:gd name="T47" fmla="*/ 547 h 48"/>
                                <a:gd name="T48" fmla="+- 0 8216 8216"/>
                                <a:gd name="T49" fmla="*/ T48 w 48"/>
                                <a:gd name="T50" fmla="+- 0 534 510"/>
                                <a:gd name="T51" fmla="*/ 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docshape187"/>
                          <wps:cNvSpPr>
                            <a:spLocks/>
                          </wps:cNvSpPr>
                          <wps:spPr bwMode="auto">
                            <a:xfrm>
                              <a:off x="8513" y="1121"/>
                              <a:ext cx="48" cy="48"/>
                            </a:xfrm>
                            <a:custGeom>
                              <a:avLst/>
                              <a:gdLst>
                                <a:gd name="T0" fmla="+- 0 8550 8513"/>
                                <a:gd name="T1" fmla="*/ T0 w 48"/>
                                <a:gd name="T2" fmla="+- 0 1121 1121"/>
                                <a:gd name="T3" fmla="*/ 1121 h 48"/>
                                <a:gd name="T4" fmla="+- 0 8524 8513"/>
                                <a:gd name="T5" fmla="*/ T4 w 48"/>
                                <a:gd name="T6" fmla="+- 0 1121 1121"/>
                                <a:gd name="T7" fmla="*/ 1121 h 48"/>
                                <a:gd name="T8" fmla="+- 0 8513 8513"/>
                                <a:gd name="T9" fmla="*/ T8 w 48"/>
                                <a:gd name="T10" fmla="+- 0 1132 1121"/>
                                <a:gd name="T11" fmla="*/ 1132 h 48"/>
                                <a:gd name="T12" fmla="+- 0 8513 8513"/>
                                <a:gd name="T13" fmla="*/ T12 w 48"/>
                                <a:gd name="T14" fmla="+- 0 1145 1121"/>
                                <a:gd name="T15" fmla="*/ 1145 h 48"/>
                                <a:gd name="T16" fmla="+- 0 8513 8513"/>
                                <a:gd name="T17" fmla="*/ T16 w 48"/>
                                <a:gd name="T18" fmla="+- 0 1158 1121"/>
                                <a:gd name="T19" fmla="*/ 1158 h 48"/>
                                <a:gd name="T20" fmla="+- 0 8524 8513"/>
                                <a:gd name="T21" fmla="*/ T20 w 48"/>
                                <a:gd name="T22" fmla="+- 0 1169 1121"/>
                                <a:gd name="T23" fmla="*/ 1169 h 48"/>
                                <a:gd name="T24" fmla="+- 0 8550 8513"/>
                                <a:gd name="T25" fmla="*/ T24 w 48"/>
                                <a:gd name="T26" fmla="+- 0 1169 1121"/>
                                <a:gd name="T27" fmla="*/ 1169 h 48"/>
                                <a:gd name="T28" fmla="+- 0 8560 8513"/>
                                <a:gd name="T29" fmla="*/ T28 w 48"/>
                                <a:gd name="T30" fmla="+- 0 1158 1121"/>
                                <a:gd name="T31" fmla="*/ 1158 h 48"/>
                                <a:gd name="T32" fmla="+- 0 8560 8513"/>
                                <a:gd name="T33" fmla="*/ T32 w 48"/>
                                <a:gd name="T34" fmla="+- 0 1132 1121"/>
                                <a:gd name="T35" fmla="*/ 1132 h 48"/>
                                <a:gd name="T36" fmla="+- 0 8550 8513"/>
                                <a:gd name="T37" fmla="*/ T36 w 48"/>
                                <a:gd name="T38" fmla="+- 0 1121 1121"/>
                                <a:gd name="T39" fmla="*/ 112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docshape188"/>
                          <wps:cNvSpPr>
                            <a:spLocks/>
                          </wps:cNvSpPr>
                          <wps:spPr bwMode="auto">
                            <a:xfrm>
                              <a:off x="8513" y="1121"/>
                              <a:ext cx="48" cy="48"/>
                            </a:xfrm>
                            <a:custGeom>
                              <a:avLst/>
                              <a:gdLst>
                                <a:gd name="T0" fmla="+- 0 8513 8513"/>
                                <a:gd name="T1" fmla="*/ T0 w 48"/>
                                <a:gd name="T2" fmla="+- 0 1145 1121"/>
                                <a:gd name="T3" fmla="*/ 1145 h 48"/>
                                <a:gd name="T4" fmla="+- 0 8513 8513"/>
                                <a:gd name="T5" fmla="*/ T4 w 48"/>
                                <a:gd name="T6" fmla="+- 0 1132 1121"/>
                                <a:gd name="T7" fmla="*/ 1132 h 48"/>
                                <a:gd name="T8" fmla="+- 0 8524 8513"/>
                                <a:gd name="T9" fmla="*/ T8 w 48"/>
                                <a:gd name="T10" fmla="+- 0 1121 1121"/>
                                <a:gd name="T11" fmla="*/ 1121 h 48"/>
                                <a:gd name="T12" fmla="+- 0 8537 8513"/>
                                <a:gd name="T13" fmla="*/ T12 w 48"/>
                                <a:gd name="T14" fmla="+- 0 1121 1121"/>
                                <a:gd name="T15" fmla="*/ 1121 h 48"/>
                                <a:gd name="T16" fmla="+- 0 8550 8513"/>
                                <a:gd name="T17" fmla="*/ T16 w 48"/>
                                <a:gd name="T18" fmla="+- 0 1121 1121"/>
                                <a:gd name="T19" fmla="*/ 1121 h 48"/>
                                <a:gd name="T20" fmla="+- 0 8560 8513"/>
                                <a:gd name="T21" fmla="*/ T20 w 48"/>
                                <a:gd name="T22" fmla="+- 0 1132 1121"/>
                                <a:gd name="T23" fmla="*/ 1132 h 48"/>
                                <a:gd name="T24" fmla="+- 0 8560 8513"/>
                                <a:gd name="T25" fmla="*/ T24 w 48"/>
                                <a:gd name="T26" fmla="+- 0 1145 1121"/>
                                <a:gd name="T27" fmla="*/ 1145 h 48"/>
                                <a:gd name="T28" fmla="+- 0 8560 8513"/>
                                <a:gd name="T29" fmla="*/ T28 w 48"/>
                                <a:gd name="T30" fmla="+- 0 1158 1121"/>
                                <a:gd name="T31" fmla="*/ 1158 h 48"/>
                                <a:gd name="T32" fmla="+- 0 8550 8513"/>
                                <a:gd name="T33" fmla="*/ T32 w 48"/>
                                <a:gd name="T34" fmla="+- 0 1169 1121"/>
                                <a:gd name="T35" fmla="*/ 1169 h 48"/>
                                <a:gd name="T36" fmla="+- 0 8537 8513"/>
                                <a:gd name="T37" fmla="*/ T36 w 48"/>
                                <a:gd name="T38" fmla="+- 0 1169 1121"/>
                                <a:gd name="T39" fmla="*/ 1169 h 48"/>
                                <a:gd name="T40" fmla="+- 0 8524 8513"/>
                                <a:gd name="T41" fmla="*/ T40 w 48"/>
                                <a:gd name="T42" fmla="+- 0 1169 1121"/>
                                <a:gd name="T43" fmla="*/ 1169 h 48"/>
                                <a:gd name="T44" fmla="+- 0 8513 8513"/>
                                <a:gd name="T45" fmla="*/ T44 w 48"/>
                                <a:gd name="T46" fmla="+- 0 1158 1121"/>
                                <a:gd name="T47" fmla="*/ 1158 h 48"/>
                                <a:gd name="T48" fmla="+- 0 8513 8513"/>
                                <a:gd name="T49" fmla="*/ T48 w 48"/>
                                <a:gd name="T50" fmla="+- 0 1145 1121"/>
                                <a:gd name="T51" fmla="*/ 114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docshape189"/>
                          <wps:cNvSpPr>
                            <a:spLocks/>
                          </wps:cNvSpPr>
                          <wps:spPr bwMode="auto">
                            <a:xfrm>
                              <a:off x="8809" y="1503"/>
                              <a:ext cx="48" cy="48"/>
                            </a:xfrm>
                            <a:custGeom>
                              <a:avLst/>
                              <a:gdLst>
                                <a:gd name="T0" fmla="+- 0 8846 8810"/>
                                <a:gd name="T1" fmla="*/ T0 w 48"/>
                                <a:gd name="T2" fmla="+- 0 1504 1504"/>
                                <a:gd name="T3" fmla="*/ 1504 h 48"/>
                                <a:gd name="T4" fmla="+- 0 8820 8810"/>
                                <a:gd name="T5" fmla="*/ T4 w 48"/>
                                <a:gd name="T6" fmla="+- 0 1504 1504"/>
                                <a:gd name="T7" fmla="*/ 1504 h 48"/>
                                <a:gd name="T8" fmla="+- 0 8810 8810"/>
                                <a:gd name="T9" fmla="*/ T8 w 48"/>
                                <a:gd name="T10" fmla="+- 0 1514 1504"/>
                                <a:gd name="T11" fmla="*/ 1514 h 48"/>
                                <a:gd name="T12" fmla="+- 0 8810 8810"/>
                                <a:gd name="T13" fmla="*/ T12 w 48"/>
                                <a:gd name="T14" fmla="+- 0 1527 1504"/>
                                <a:gd name="T15" fmla="*/ 1527 h 48"/>
                                <a:gd name="T16" fmla="+- 0 8810 8810"/>
                                <a:gd name="T17" fmla="*/ T16 w 48"/>
                                <a:gd name="T18" fmla="+- 0 1540 1504"/>
                                <a:gd name="T19" fmla="*/ 1540 h 48"/>
                                <a:gd name="T20" fmla="+- 0 8820 8810"/>
                                <a:gd name="T21" fmla="*/ T20 w 48"/>
                                <a:gd name="T22" fmla="+- 0 1551 1504"/>
                                <a:gd name="T23" fmla="*/ 1551 h 48"/>
                                <a:gd name="T24" fmla="+- 0 8846 8810"/>
                                <a:gd name="T25" fmla="*/ T24 w 48"/>
                                <a:gd name="T26" fmla="+- 0 1551 1504"/>
                                <a:gd name="T27" fmla="*/ 1551 h 48"/>
                                <a:gd name="T28" fmla="+- 0 8857 8810"/>
                                <a:gd name="T29" fmla="*/ T28 w 48"/>
                                <a:gd name="T30" fmla="+- 0 1540 1504"/>
                                <a:gd name="T31" fmla="*/ 1540 h 48"/>
                                <a:gd name="T32" fmla="+- 0 8857 8810"/>
                                <a:gd name="T33" fmla="*/ T32 w 48"/>
                                <a:gd name="T34" fmla="+- 0 1514 1504"/>
                                <a:gd name="T35" fmla="*/ 1514 h 48"/>
                                <a:gd name="T36" fmla="+- 0 8846 8810"/>
                                <a:gd name="T37" fmla="*/ T36 w 48"/>
                                <a:gd name="T38" fmla="+- 0 1504 1504"/>
                                <a:gd name="T39" fmla="*/ 150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docshape190"/>
                          <wps:cNvSpPr>
                            <a:spLocks/>
                          </wps:cNvSpPr>
                          <wps:spPr bwMode="auto">
                            <a:xfrm>
                              <a:off x="8809" y="1503"/>
                              <a:ext cx="48" cy="48"/>
                            </a:xfrm>
                            <a:custGeom>
                              <a:avLst/>
                              <a:gdLst>
                                <a:gd name="T0" fmla="+- 0 8810 8810"/>
                                <a:gd name="T1" fmla="*/ T0 w 48"/>
                                <a:gd name="T2" fmla="+- 0 1527 1504"/>
                                <a:gd name="T3" fmla="*/ 1527 h 48"/>
                                <a:gd name="T4" fmla="+- 0 8810 8810"/>
                                <a:gd name="T5" fmla="*/ T4 w 48"/>
                                <a:gd name="T6" fmla="+- 0 1514 1504"/>
                                <a:gd name="T7" fmla="*/ 1514 h 48"/>
                                <a:gd name="T8" fmla="+- 0 8820 8810"/>
                                <a:gd name="T9" fmla="*/ T8 w 48"/>
                                <a:gd name="T10" fmla="+- 0 1504 1504"/>
                                <a:gd name="T11" fmla="*/ 1504 h 48"/>
                                <a:gd name="T12" fmla="+- 0 8833 8810"/>
                                <a:gd name="T13" fmla="*/ T12 w 48"/>
                                <a:gd name="T14" fmla="+- 0 1504 1504"/>
                                <a:gd name="T15" fmla="*/ 1504 h 48"/>
                                <a:gd name="T16" fmla="+- 0 8846 8810"/>
                                <a:gd name="T17" fmla="*/ T16 w 48"/>
                                <a:gd name="T18" fmla="+- 0 1504 1504"/>
                                <a:gd name="T19" fmla="*/ 1504 h 48"/>
                                <a:gd name="T20" fmla="+- 0 8857 8810"/>
                                <a:gd name="T21" fmla="*/ T20 w 48"/>
                                <a:gd name="T22" fmla="+- 0 1514 1504"/>
                                <a:gd name="T23" fmla="*/ 1514 h 48"/>
                                <a:gd name="T24" fmla="+- 0 8857 8810"/>
                                <a:gd name="T25" fmla="*/ T24 w 48"/>
                                <a:gd name="T26" fmla="+- 0 1527 1504"/>
                                <a:gd name="T27" fmla="*/ 1527 h 48"/>
                                <a:gd name="T28" fmla="+- 0 8857 8810"/>
                                <a:gd name="T29" fmla="*/ T28 w 48"/>
                                <a:gd name="T30" fmla="+- 0 1540 1504"/>
                                <a:gd name="T31" fmla="*/ 1540 h 48"/>
                                <a:gd name="T32" fmla="+- 0 8846 8810"/>
                                <a:gd name="T33" fmla="*/ T32 w 48"/>
                                <a:gd name="T34" fmla="+- 0 1551 1504"/>
                                <a:gd name="T35" fmla="*/ 1551 h 48"/>
                                <a:gd name="T36" fmla="+- 0 8833 8810"/>
                                <a:gd name="T37" fmla="*/ T36 w 48"/>
                                <a:gd name="T38" fmla="+- 0 1551 1504"/>
                                <a:gd name="T39" fmla="*/ 1551 h 48"/>
                                <a:gd name="T40" fmla="+- 0 8820 8810"/>
                                <a:gd name="T41" fmla="*/ T40 w 48"/>
                                <a:gd name="T42" fmla="+- 0 1551 1504"/>
                                <a:gd name="T43" fmla="*/ 1551 h 48"/>
                                <a:gd name="T44" fmla="+- 0 8810 8810"/>
                                <a:gd name="T45" fmla="*/ T44 w 48"/>
                                <a:gd name="T46" fmla="+- 0 1540 1504"/>
                                <a:gd name="T47" fmla="*/ 1540 h 48"/>
                                <a:gd name="T48" fmla="+- 0 8810 8810"/>
                                <a:gd name="T49" fmla="*/ T48 w 48"/>
                                <a:gd name="T50" fmla="+- 0 1527 1504"/>
                                <a:gd name="T51" fmla="*/ 152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2" name="Line 319"/>
                          <wps:cNvCnPr>
                            <a:cxnSpLocks/>
                          </wps:cNvCnPr>
                          <wps:spPr bwMode="auto">
                            <a:xfrm>
                              <a:off x="7610" y="94"/>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43" name="docshape191"/>
                          <wps:cNvSpPr>
                            <a:spLocks/>
                          </wps:cNvSpPr>
                          <wps:spPr bwMode="auto">
                            <a:xfrm>
                              <a:off x="7639" y="86"/>
                              <a:ext cx="15" cy="15"/>
                            </a:xfrm>
                            <a:custGeom>
                              <a:avLst/>
                              <a:gdLst>
                                <a:gd name="T0" fmla="+- 0 7640 7640"/>
                                <a:gd name="T1" fmla="*/ T0 w 15"/>
                                <a:gd name="T2" fmla="+- 0 94 87"/>
                                <a:gd name="T3" fmla="*/ 94 h 15"/>
                                <a:gd name="T4" fmla="+- 0 7642 7640"/>
                                <a:gd name="T5" fmla="*/ T4 w 15"/>
                                <a:gd name="T6" fmla="+- 0 89 87"/>
                                <a:gd name="T7" fmla="*/ 89 h 15"/>
                                <a:gd name="T8" fmla="+- 0 7647 7640"/>
                                <a:gd name="T9" fmla="*/ T8 w 15"/>
                                <a:gd name="T10" fmla="+- 0 87 87"/>
                                <a:gd name="T11" fmla="*/ 87 h 15"/>
                                <a:gd name="T12" fmla="+- 0 7652 7640"/>
                                <a:gd name="T13" fmla="*/ T12 w 15"/>
                                <a:gd name="T14" fmla="+- 0 89 87"/>
                                <a:gd name="T15" fmla="*/ 89 h 15"/>
                                <a:gd name="T16" fmla="+- 0 7654 7640"/>
                                <a:gd name="T17" fmla="*/ T16 w 15"/>
                                <a:gd name="T18" fmla="+- 0 94 87"/>
                                <a:gd name="T19" fmla="*/ 94 h 15"/>
                                <a:gd name="T20" fmla="+- 0 7652 7640"/>
                                <a:gd name="T21" fmla="*/ T20 w 15"/>
                                <a:gd name="T22" fmla="+- 0 99 87"/>
                                <a:gd name="T23" fmla="*/ 99 h 15"/>
                                <a:gd name="T24" fmla="+- 0 7647 7640"/>
                                <a:gd name="T25" fmla="*/ T24 w 15"/>
                                <a:gd name="T26" fmla="+- 0 101 87"/>
                                <a:gd name="T27" fmla="*/ 101 h 15"/>
                                <a:gd name="T28" fmla="+- 0 7642 7640"/>
                                <a:gd name="T29" fmla="*/ T28 w 15"/>
                                <a:gd name="T30" fmla="+- 0 99 87"/>
                                <a:gd name="T31" fmla="*/ 99 h 15"/>
                                <a:gd name="T32" fmla="+- 0 7640 7640"/>
                                <a:gd name="T33" fmla="*/ T32 w 15"/>
                                <a:gd name="T34" fmla="+- 0 94 87"/>
                                <a:gd name="T35" fmla="*/ 94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docshape192"/>
                          <wps:cNvSpPr>
                            <a:spLocks/>
                          </wps:cNvSpPr>
                          <wps:spPr bwMode="auto">
                            <a:xfrm>
                              <a:off x="7609" y="93"/>
                              <a:ext cx="1261" cy="515"/>
                            </a:xfrm>
                            <a:custGeom>
                              <a:avLst/>
                              <a:gdLst>
                                <a:gd name="T0" fmla="+- 0 7610 7610"/>
                                <a:gd name="T1" fmla="*/ T0 w 1261"/>
                                <a:gd name="T2" fmla="+- 0 94 94"/>
                                <a:gd name="T3" fmla="*/ 94 h 515"/>
                                <a:gd name="T4" fmla="+- 0 7684 7610"/>
                                <a:gd name="T5" fmla="*/ T4 w 1261"/>
                                <a:gd name="T6" fmla="+- 0 94 94"/>
                                <a:gd name="T7" fmla="*/ 94 h 515"/>
                                <a:gd name="T8" fmla="+- 0 7906 7610"/>
                                <a:gd name="T9" fmla="*/ T8 w 1261"/>
                                <a:gd name="T10" fmla="+- 0 97 94"/>
                                <a:gd name="T11" fmla="*/ 97 h 515"/>
                                <a:gd name="T12" fmla="+- 0 7981 7610"/>
                                <a:gd name="T13" fmla="*/ T12 w 1261"/>
                                <a:gd name="T14" fmla="+- 0 97 94"/>
                                <a:gd name="T15" fmla="*/ 97 h 515"/>
                                <a:gd name="T16" fmla="+- 0 7944 7610"/>
                                <a:gd name="T17" fmla="*/ T16 w 1261"/>
                                <a:gd name="T18" fmla="+- 0 97 94"/>
                                <a:gd name="T19" fmla="*/ 97 h 515"/>
                                <a:gd name="T20" fmla="+- 0 7944 7610"/>
                                <a:gd name="T21" fmla="*/ T20 w 1261"/>
                                <a:gd name="T22" fmla="+- 0 102 94"/>
                                <a:gd name="T23" fmla="*/ 102 h 515"/>
                                <a:gd name="T24" fmla="+- 0 7906 7610"/>
                                <a:gd name="T25" fmla="*/ T24 w 1261"/>
                                <a:gd name="T26" fmla="+- 0 102 94"/>
                                <a:gd name="T27" fmla="*/ 102 h 515"/>
                                <a:gd name="T28" fmla="+- 0 7981 7610"/>
                                <a:gd name="T29" fmla="*/ T28 w 1261"/>
                                <a:gd name="T30" fmla="+- 0 102 94"/>
                                <a:gd name="T31" fmla="*/ 102 h 515"/>
                                <a:gd name="T32" fmla="+- 0 8203 7610"/>
                                <a:gd name="T33" fmla="*/ T32 w 1261"/>
                                <a:gd name="T34" fmla="+- 0 123 94"/>
                                <a:gd name="T35" fmla="*/ 123 h 515"/>
                                <a:gd name="T36" fmla="+- 0 8277 7610"/>
                                <a:gd name="T37" fmla="*/ T36 w 1261"/>
                                <a:gd name="T38" fmla="+- 0 123 94"/>
                                <a:gd name="T39" fmla="*/ 123 h 515"/>
                                <a:gd name="T40" fmla="+- 0 8240 7610"/>
                                <a:gd name="T41" fmla="*/ T40 w 1261"/>
                                <a:gd name="T42" fmla="+- 0 123 94"/>
                                <a:gd name="T43" fmla="*/ 123 h 515"/>
                                <a:gd name="T44" fmla="+- 0 8240 7610"/>
                                <a:gd name="T45" fmla="*/ T44 w 1261"/>
                                <a:gd name="T46" fmla="+- 0 139 94"/>
                                <a:gd name="T47" fmla="*/ 139 h 515"/>
                                <a:gd name="T48" fmla="+- 0 8203 7610"/>
                                <a:gd name="T49" fmla="*/ T48 w 1261"/>
                                <a:gd name="T50" fmla="+- 0 139 94"/>
                                <a:gd name="T51" fmla="*/ 139 h 515"/>
                                <a:gd name="T52" fmla="+- 0 8277 7610"/>
                                <a:gd name="T53" fmla="*/ T52 w 1261"/>
                                <a:gd name="T54" fmla="+- 0 139 94"/>
                                <a:gd name="T55" fmla="*/ 139 h 515"/>
                                <a:gd name="T56" fmla="+- 0 8500 7610"/>
                                <a:gd name="T57" fmla="*/ T56 w 1261"/>
                                <a:gd name="T58" fmla="+- 0 283 94"/>
                                <a:gd name="T59" fmla="*/ 283 h 515"/>
                                <a:gd name="T60" fmla="+- 0 8574 7610"/>
                                <a:gd name="T61" fmla="*/ T60 w 1261"/>
                                <a:gd name="T62" fmla="+- 0 283 94"/>
                                <a:gd name="T63" fmla="*/ 283 h 515"/>
                                <a:gd name="T64" fmla="+- 0 8537 7610"/>
                                <a:gd name="T65" fmla="*/ T64 w 1261"/>
                                <a:gd name="T66" fmla="+- 0 283 94"/>
                                <a:gd name="T67" fmla="*/ 283 h 515"/>
                                <a:gd name="T68" fmla="+- 0 8537 7610"/>
                                <a:gd name="T69" fmla="*/ T68 w 1261"/>
                                <a:gd name="T70" fmla="+- 0 343 94"/>
                                <a:gd name="T71" fmla="*/ 343 h 515"/>
                                <a:gd name="T72" fmla="+- 0 8500 7610"/>
                                <a:gd name="T73" fmla="*/ T72 w 1261"/>
                                <a:gd name="T74" fmla="+- 0 343 94"/>
                                <a:gd name="T75" fmla="*/ 343 h 515"/>
                                <a:gd name="T76" fmla="+- 0 8574 7610"/>
                                <a:gd name="T77" fmla="*/ T76 w 1261"/>
                                <a:gd name="T78" fmla="+- 0 343 94"/>
                                <a:gd name="T79" fmla="*/ 343 h 515"/>
                                <a:gd name="T80" fmla="+- 0 8796 7610"/>
                                <a:gd name="T81" fmla="*/ T80 w 1261"/>
                                <a:gd name="T82" fmla="+- 0 522 94"/>
                                <a:gd name="T83" fmla="*/ 522 h 515"/>
                                <a:gd name="T84" fmla="+- 0 8870 7610"/>
                                <a:gd name="T85" fmla="*/ T84 w 1261"/>
                                <a:gd name="T86" fmla="+- 0 522 94"/>
                                <a:gd name="T87" fmla="*/ 522 h 515"/>
                                <a:gd name="T88" fmla="+- 0 8833 7610"/>
                                <a:gd name="T89" fmla="*/ T88 w 1261"/>
                                <a:gd name="T90" fmla="+- 0 522 94"/>
                                <a:gd name="T91" fmla="*/ 522 h 515"/>
                                <a:gd name="T92" fmla="+- 0 8833 7610"/>
                                <a:gd name="T93" fmla="*/ T92 w 1261"/>
                                <a:gd name="T94" fmla="+- 0 609 94"/>
                                <a:gd name="T95" fmla="*/ 609 h 515"/>
                                <a:gd name="T96" fmla="+- 0 8796 7610"/>
                                <a:gd name="T97" fmla="*/ T96 w 1261"/>
                                <a:gd name="T98" fmla="+- 0 609 94"/>
                                <a:gd name="T99" fmla="*/ 609 h 515"/>
                                <a:gd name="T100" fmla="+- 0 8870 7610"/>
                                <a:gd name="T101" fmla="*/ T100 w 1261"/>
                                <a:gd name="T102" fmla="+- 0 609 94"/>
                                <a:gd name="T103" fmla="*/ 609 h 5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515">
                                  <a:moveTo>
                                    <a:pt x="0" y="0"/>
                                  </a:moveTo>
                                  <a:lnTo>
                                    <a:pt x="74" y="0"/>
                                  </a:lnTo>
                                  <a:moveTo>
                                    <a:pt x="296" y="3"/>
                                  </a:moveTo>
                                  <a:lnTo>
                                    <a:pt x="371" y="3"/>
                                  </a:lnTo>
                                  <a:moveTo>
                                    <a:pt x="334" y="3"/>
                                  </a:moveTo>
                                  <a:lnTo>
                                    <a:pt x="334" y="8"/>
                                  </a:lnTo>
                                  <a:moveTo>
                                    <a:pt x="296" y="8"/>
                                  </a:moveTo>
                                  <a:lnTo>
                                    <a:pt x="371" y="8"/>
                                  </a:lnTo>
                                  <a:moveTo>
                                    <a:pt x="593" y="29"/>
                                  </a:moveTo>
                                  <a:lnTo>
                                    <a:pt x="667" y="29"/>
                                  </a:lnTo>
                                  <a:moveTo>
                                    <a:pt x="630" y="29"/>
                                  </a:moveTo>
                                  <a:lnTo>
                                    <a:pt x="630" y="45"/>
                                  </a:lnTo>
                                  <a:moveTo>
                                    <a:pt x="593" y="45"/>
                                  </a:moveTo>
                                  <a:lnTo>
                                    <a:pt x="667" y="45"/>
                                  </a:lnTo>
                                  <a:moveTo>
                                    <a:pt x="890" y="189"/>
                                  </a:moveTo>
                                  <a:lnTo>
                                    <a:pt x="964" y="189"/>
                                  </a:lnTo>
                                  <a:moveTo>
                                    <a:pt x="927" y="189"/>
                                  </a:moveTo>
                                  <a:lnTo>
                                    <a:pt x="927" y="249"/>
                                  </a:lnTo>
                                  <a:moveTo>
                                    <a:pt x="890" y="249"/>
                                  </a:moveTo>
                                  <a:lnTo>
                                    <a:pt x="964" y="249"/>
                                  </a:lnTo>
                                  <a:moveTo>
                                    <a:pt x="1186" y="428"/>
                                  </a:moveTo>
                                  <a:lnTo>
                                    <a:pt x="1260" y="428"/>
                                  </a:lnTo>
                                  <a:moveTo>
                                    <a:pt x="1223" y="428"/>
                                  </a:moveTo>
                                  <a:lnTo>
                                    <a:pt x="1223" y="515"/>
                                  </a:lnTo>
                                  <a:moveTo>
                                    <a:pt x="1186" y="515"/>
                                  </a:moveTo>
                                  <a:lnTo>
                                    <a:pt x="1260" y="515"/>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docshape193"/>
                          <wps:cNvSpPr>
                            <a:spLocks/>
                          </wps:cNvSpPr>
                          <wps:spPr bwMode="auto">
                            <a:xfrm>
                              <a:off x="7609" y="110"/>
                              <a:ext cx="1261" cy="1453"/>
                            </a:xfrm>
                            <a:custGeom>
                              <a:avLst/>
                              <a:gdLst>
                                <a:gd name="T0" fmla="+- 0 7610 7610"/>
                                <a:gd name="T1" fmla="*/ T0 w 1261"/>
                                <a:gd name="T2" fmla="+- 0 110 110"/>
                                <a:gd name="T3" fmla="*/ 110 h 1453"/>
                                <a:gd name="T4" fmla="+- 0 7684 7610"/>
                                <a:gd name="T5" fmla="*/ T4 w 1261"/>
                                <a:gd name="T6" fmla="+- 0 110 110"/>
                                <a:gd name="T7" fmla="*/ 110 h 1453"/>
                                <a:gd name="T8" fmla="+- 0 7647 7610"/>
                                <a:gd name="T9" fmla="*/ T8 w 1261"/>
                                <a:gd name="T10" fmla="+- 0 110 110"/>
                                <a:gd name="T11" fmla="*/ 110 h 1453"/>
                                <a:gd name="T12" fmla="+- 0 7647 7610"/>
                                <a:gd name="T13" fmla="*/ T12 w 1261"/>
                                <a:gd name="T14" fmla="+- 0 129 110"/>
                                <a:gd name="T15" fmla="*/ 129 h 1453"/>
                                <a:gd name="T16" fmla="+- 0 7610 7610"/>
                                <a:gd name="T17" fmla="*/ T16 w 1261"/>
                                <a:gd name="T18" fmla="+- 0 129 110"/>
                                <a:gd name="T19" fmla="*/ 129 h 1453"/>
                                <a:gd name="T20" fmla="+- 0 7684 7610"/>
                                <a:gd name="T21" fmla="*/ T20 w 1261"/>
                                <a:gd name="T22" fmla="+- 0 129 110"/>
                                <a:gd name="T23" fmla="*/ 129 h 1453"/>
                                <a:gd name="T24" fmla="+- 0 7906 7610"/>
                                <a:gd name="T25" fmla="*/ T24 w 1261"/>
                                <a:gd name="T26" fmla="+- 0 240 110"/>
                                <a:gd name="T27" fmla="*/ 240 h 1453"/>
                                <a:gd name="T28" fmla="+- 0 7981 7610"/>
                                <a:gd name="T29" fmla="*/ T28 w 1261"/>
                                <a:gd name="T30" fmla="+- 0 240 110"/>
                                <a:gd name="T31" fmla="*/ 240 h 1453"/>
                                <a:gd name="T32" fmla="+- 0 7944 7610"/>
                                <a:gd name="T33" fmla="*/ T32 w 1261"/>
                                <a:gd name="T34" fmla="+- 0 240 110"/>
                                <a:gd name="T35" fmla="*/ 240 h 1453"/>
                                <a:gd name="T36" fmla="+- 0 7944 7610"/>
                                <a:gd name="T37" fmla="*/ T36 w 1261"/>
                                <a:gd name="T38" fmla="+- 0 275 110"/>
                                <a:gd name="T39" fmla="*/ 275 h 1453"/>
                                <a:gd name="T40" fmla="+- 0 7906 7610"/>
                                <a:gd name="T41" fmla="*/ T40 w 1261"/>
                                <a:gd name="T42" fmla="+- 0 275 110"/>
                                <a:gd name="T43" fmla="*/ 275 h 1453"/>
                                <a:gd name="T44" fmla="+- 0 7981 7610"/>
                                <a:gd name="T45" fmla="*/ T44 w 1261"/>
                                <a:gd name="T46" fmla="+- 0 275 110"/>
                                <a:gd name="T47" fmla="*/ 275 h 1453"/>
                                <a:gd name="T48" fmla="+- 0 8203 7610"/>
                                <a:gd name="T49" fmla="*/ T48 w 1261"/>
                                <a:gd name="T50" fmla="+- 0 496 110"/>
                                <a:gd name="T51" fmla="*/ 496 h 1453"/>
                                <a:gd name="T52" fmla="+- 0 8277 7610"/>
                                <a:gd name="T53" fmla="*/ T52 w 1261"/>
                                <a:gd name="T54" fmla="+- 0 496 110"/>
                                <a:gd name="T55" fmla="*/ 496 h 1453"/>
                                <a:gd name="T56" fmla="+- 0 8240 7610"/>
                                <a:gd name="T57" fmla="*/ T56 w 1261"/>
                                <a:gd name="T58" fmla="+- 0 496 110"/>
                                <a:gd name="T59" fmla="*/ 496 h 1453"/>
                                <a:gd name="T60" fmla="+- 0 8240 7610"/>
                                <a:gd name="T61" fmla="*/ T60 w 1261"/>
                                <a:gd name="T62" fmla="+- 0 572 110"/>
                                <a:gd name="T63" fmla="*/ 572 h 1453"/>
                                <a:gd name="T64" fmla="+- 0 8203 7610"/>
                                <a:gd name="T65" fmla="*/ T64 w 1261"/>
                                <a:gd name="T66" fmla="+- 0 572 110"/>
                                <a:gd name="T67" fmla="*/ 572 h 1453"/>
                                <a:gd name="T68" fmla="+- 0 8277 7610"/>
                                <a:gd name="T69" fmla="*/ T68 w 1261"/>
                                <a:gd name="T70" fmla="+- 0 572 110"/>
                                <a:gd name="T71" fmla="*/ 572 h 1453"/>
                                <a:gd name="T72" fmla="+- 0 8500 7610"/>
                                <a:gd name="T73" fmla="*/ T72 w 1261"/>
                                <a:gd name="T74" fmla="+- 0 1089 110"/>
                                <a:gd name="T75" fmla="*/ 1089 h 1453"/>
                                <a:gd name="T76" fmla="+- 0 8574 7610"/>
                                <a:gd name="T77" fmla="*/ T76 w 1261"/>
                                <a:gd name="T78" fmla="+- 0 1089 110"/>
                                <a:gd name="T79" fmla="*/ 1089 h 1453"/>
                                <a:gd name="T80" fmla="+- 0 8537 7610"/>
                                <a:gd name="T81" fmla="*/ T80 w 1261"/>
                                <a:gd name="T82" fmla="+- 0 1089 110"/>
                                <a:gd name="T83" fmla="*/ 1089 h 1453"/>
                                <a:gd name="T84" fmla="+- 0 8537 7610"/>
                                <a:gd name="T85" fmla="*/ T84 w 1261"/>
                                <a:gd name="T86" fmla="+- 0 1201 110"/>
                                <a:gd name="T87" fmla="*/ 1201 h 1453"/>
                                <a:gd name="T88" fmla="+- 0 8500 7610"/>
                                <a:gd name="T89" fmla="*/ T88 w 1261"/>
                                <a:gd name="T90" fmla="+- 0 1201 110"/>
                                <a:gd name="T91" fmla="*/ 1201 h 1453"/>
                                <a:gd name="T92" fmla="+- 0 8574 7610"/>
                                <a:gd name="T93" fmla="*/ T92 w 1261"/>
                                <a:gd name="T94" fmla="+- 0 1201 110"/>
                                <a:gd name="T95" fmla="*/ 1201 h 1453"/>
                                <a:gd name="T96" fmla="+- 0 8796 7610"/>
                                <a:gd name="T97" fmla="*/ T96 w 1261"/>
                                <a:gd name="T98" fmla="+- 0 1492 110"/>
                                <a:gd name="T99" fmla="*/ 1492 h 1453"/>
                                <a:gd name="T100" fmla="+- 0 8870 7610"/>
                                <a:gd name="T101" fmla="*/ T100 w 1261"/>
                                <a:gd name="T102" fmla="+- 0 1492 110"/>
                                <a:gd name="T103" fmla="*/ 1492 h 1453"/>
                                <a:gd name="T104" fmla="+- 0 8833 7610"/>
                                <a:gd name="T105" fmla="*/ T104 w 1261"/>
                                <a:gd name="T106" fmla="+- 0 1492 110"/>
                                <a:gd name="T107" fmla="*/ 1492 h 1453"/>
                                <a:gd name="T108" fmla="+- 0 8833 7610"/>
                                <a:gd name="T109" fmla="*/ T108 w 1261"/>
                                <a:gd name="T110" fmla="+- 0 1562 110"/>
                                <a:gd name="T111" fmla="*/ 1562 h 1453"/>
                                <a:gd name="T112" fmla="+- 0 8796 7610"/>
                                <a:gd name="T113" fmla="*/ T112 w 1261"/>
                                <a:gd name="T114" fmla="+- 0 1562 110"/>
                                <a:gd name="T115" fmla="*/ 1562 h 1453"/>
                                <a:gd name="T116" fmla="+- 0 8870 7610"/>
                                <a:gd name="T117" fmla="*/ T116 w 1261"/>
                                <a:gd name="T118" fmla="+- 0 1562 110"/>
                                <a:gd name="T119" fmla="*/ 1562 h 145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453">
                                  <a:moveTo>
                                    <a:pt x="0" y="0"/>
                                  </a:moveTo>
                                  <a:lnTo>
                                    <a:pt x="74" y="0"/>
                                  </a:lnTo>
                                  <a:moveTo>
                                    <a:pt x="37" y="0"/>
                                  </a:moveTo>
                                  <a:lnTo>
                                    <a:pt x="37" y="19"/>
                                  </a:lnTo>
                                  <a:moveTo>
                                    <a:pt x="0" y="19"/>
                                  </a:moveTo>
                                  <a:lnTo>
                                    <a:pt x="74" y="19"/>
                                  </a:lnTo>
                                  <a:moveTo>
                                    <a:pt x="296" y="130"/>
                                  </a:moveTo>
                                  <a:lnTo>
                                    <a:pt x="371" y="130"/>
                                  </a:lnTo>
                                  <a:moveTo>
                                    <a:pt x="334" y="130"/>
                                  </a:moveTo>
                                  <a:lnTo>
                                    <a:pt x="334" y="165"/>
                                  </a:lnTo>
                                  <a:moveTo>
                                    <a:pt x="296" y="165"/>
                                  </a:moveTo>
                                  <a:lnTo>
                                    <a:pt x="371" y="165"/>
                                  </a:lnTo>
                                  <a:moveTo>
                                    <a:pt x="593" y="386"/>
                                  </a:moveTo>
                                  <a:lnTo>
                                    <a:pt x="667" y="386"/>
                                  </a:lnTo>
                                  <a:moveTo>
                                    <a:pt x="630" y="386"/>
                                  </a:moveTo>
                                  <a:lnTo>
                                    <a:pt x="630" y="462"/>
                                  </a:lnTo>
                                  <a:moveTo>
                                    <a:pt x="593" y="462"/>
                                  </a:moveTo>
                                  <a:lnTo>
                                    <a:pt x="667" y="462"/>
                                  </a:lnTo>
                                  <a:moveTo>
                                    <a:pt x="890" y="979"/>
                                  </a:moveTo>
                                  <a:lnTo>
                                    <a:pt x="964" y="979"/>
                                  </a:lnTo>
                                  <a:moveTo>
                                    <a:pt x="927" y="979"/>
                                  </a:moveTo>
                                  <a:lnTo>
                                    <a:pt x="927" y="1091"/>
                                  </a:lnTo>
                                  <a:moveTo>
                                    <a:pt x="890" y="1091"/>
                                  </a:moveTo>
                                  <a:lnTo>
                                    <a:pt x="964" y="1091"/>
                                  </a:lnTo>
                                  <a:moveTo>
                                    <a:pt x="1186" y="1382"/>
                                  </a:moveTo>
                                  <a:lnTo>
                                    <a:pt x="1260" y="1382"/>
                                  </a:lnTo>
                                  <a:moveTo>
                                    <a:pt x="1223" y="1382"/>
                                  </a:moveTo>
                                  <a:lnTo>
                                    <a:pt x="1223" y="1452"/>
                                  </a:lnTo>
                                  <a:moveTo>
                                    <a:pt x="1186" y="1452"/>
                                  </a:moveTo>
                                  <a:lnTo>
                                    <a:pt x="1260" y="1452"/>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6" name="docshape194"/>
                          <wps:cNvSpPr>
                            <a:spLocks/>
                          </wps:cNvSpPr>
                          <wps:spPr bwMode="auto">
                            <a:xfrm>
                              <a:off x="7546" y="7"/>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docshape195"/>
                          <wps:cNvSpPr>
                            <a:spLocks/>
                          </wps:cNvSpPr>
                          <wps:spPr bwMode="auto">
                            <a:xfrm>
                              <a:off x="7546" y="-250"/>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48" name="docshape196"/>
                          <wps:cNvSpPr>
                            <a:spLocks/>
                          </wps:cNvSpPr>
                          <wps:spPr bwMode="auto">
                            <a:xfrm>
                              <a:off x="7513" y="93"/>
                              <a:ext cx="1320" cy="1847"/>
                            </a:xfrm>
                            <a:custGeom>
                              <a:avLst/>
                              <a:gdLst>
                                <a:gd name="T0" fmla="+- 0 7647 7514"/>
                                <a:gd name="T1" fmla="*/ T0 w 1320"/>
                                <a:gd name="T2" fmla="+- 0 1940 94"/>
                                <a:gd name="T3" fmla="*/ 1940 h 1847"/>
                                <a:gd name="T4" fmla="+- 0 7647 7514"/>
                                <a:gd name="T5" fmla="*/ T4 w 1320"/>
                                <a:gd name="T6" fmla="+- 0 1907 94"/>
                                <a:gd name="T7" fmla="*/ 1907 h 1847"/>
                                <a:gd name="T8" fmla="+- 0 7944 7514"/>
                                <a:gd name="T9" fmla="*/ T8 w 1320"/>
                                <a:gd name="T10" fmla="+- 0 1940 94"/>
                                <a:gd name="T11" fmla="*/ 1940 h 1847"/>
                                <a:gd name="T12" fmla="+- 0 7944 7514"/>
                                <a:gd name="T13" fmla="*/ T12 w 1320"/>
                                <a:gd name="T14" fmla="+- 0 1907 94"/>
                                <a:gd name="T15" fmla="*/ 1907 h 1847"/>
                                <a:gd name="T16" fmla="+- 0 8240 7514"/>
                                <a:gd name="T17" fmla="*/ T16 w 1320"/>
                                <a:gd name="T18" fmla="+- 0 1940 94"/>
                                <a:gd name="T19" fmla="*/ 1940 h 1847"/>
                                <a:gd name="T20" fmla="+- 0 8240 7514"/>
                                <a:gd name="T21" fmla="*/ T20 w 1320"/>
                                <a:gd name="T22" fmla="+- 0 1907 94"/>
                                <a:gd name="T23" fmla="*/ 1907 h 1847"/>
                                <a:gd name="T24" fmla="+- 0 8537 7514"/>
                                <a:gd name="T25" fmla="*/ T24 w 1320"/>
                                <a:gd name="T26" fmla="+- 0 1940 94"/>
                                <a:gd name="T27" fmla="*/ 1940 h 1847"/>
                                <a:gd name="T28" fmla="+- 0 8537 7514"/>
                                <a:gd name="T29" fmla="*/ T28 w 1320"/>
                                <a:gd name="T30" fmla="+- 0 1907 94"/>
                                <a:gd name="T31" fmla="*/ 1907 h 1847"/>
                                <a:gd name="T32" fmla="+- 0 8833 7514"/>
                                <a:gd name="T33" fmla="*/ T32 w 1320"/>
                                <a:gd name="T34" fmla="+- 0 1940 94"/>
                                <a:gd name="T35" fmla="*/ 1940 h 1847"/>
                                <a:gd name="T36" fmla="+- 0 8833 7514"/>
                                <a:gd name="T37" fmla="*/ T36 w 1320"/>
                                <a:gd name="T38" fmla="+- 0 1907 94"/>
                                <a:gd name="T39" fmla="*/ 1907 h 1847"/>
                                <a:gd name="T40" fmla="+- 0 7514 7514"/>
                                <a:gd name="T41" fmla="*/ T40 w 1320"/>
                                <a:gd name="T42" fmla="+- 0 1821 94"/>
                                <a:gd name="T43" fmla="*/ 1821 h 1847"/>
                                <a:gd name="T44" fmla="+- 0 7547 7514"/>
                                <a:gd name="T45" fmla="*/ T44 w 1320"/>
                                <a:gd name="T46" fmla="+- 0 1821 94"/>
                                <a:gd name="T47" fmla="*/ 1821 h 1847"/>
                                <a:gd name="T48" fmla="+- 0 7514 7514"/>
                                <a:gd name="T49" fmla="*/ T48 w 1320"/>
                                <a:gd name="T50" fmla="+- 0 1389 94"/>
                                <a:gd name="T51" fmla="*/ 1389 h 1847"/>
                                <a:gd name="T52" fmla="+- 0 7547 7514"/>
                                <a:gd name="T53" fmla="*/ T52 w 1320"/>
                                <a:gd name="T54" fmla="+- 0 1389 94"/>
                                <a:gd name="T55" fmla="*/ 1389 h 1847"/>
                                <a:gd name="T56" fmla="+- 0 7514 7514"/>
                                <a:gd name="T57" fmla="*/ T56 w 1320"/>
                                <a:gd name="T58" fmla="+- 0 957 94"/>
                                <a:gd name="T59" fmla="*/ 957 h 1847"/>
                                <a:gd name="T60" fmla="+- 0 7547 7514"/>
                                <a:gd name="T61" fmla="*/ T60 w 1320"/>
                                <a:gd name="T62" fmla="+- 0 957 94"/>
                                <a:gd name="T63" fmla="*/ 957 h 1847"/>
                                <a:gd name="T64" fmla="+- 0 7514 7514"/>
                                <a:gd name="T65" fmla="*/ T64 w 1320"/>
                                <a:gd name="T66" fmla="+- 0 525 94"/>
                                <a:gd name="T67" fmla="*/ 525 h 1847"/>
                                <a:gd name="T68" fmla="+- 0 7547 7514"/>
                                <a:gd name="T69" fmla="*/ T68 w 1320"/>
                                <a:gd name="T70" fmla="+- 0 525 94"/>
                                <a:gd name="T71" fmla="*/ 525 h 1847"/>
                                <a:gd name="T72" fmla="+- 0 7514 7514"/>
                                <a:gd name="T73" fmla="*/ T72 w 1320"/>
                                <a:gd name="T74" fmla="+- 0 94 94"/>
                                <a:gd name="T75" fmla="*/ 94 h 1847"/>
                                <a:gd name="T76" fmla="+- 0 7547 7514"/>
                                <a:gd name="T77" fmla="*/ T76 w 1320"/>
                                <a:gd name="T78" fmla="+- 0 94 94"/>
                                <a:gd name="T79" fmla="*/ 94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295"/>
                                  </a:moveTo>
                                  <a:lnTo>
                                    <a:pt x="33" y="1295"/>
                                  </a:lnTo>
                                  <a:moveTo>
                                    <a:pt x="0" y="863"/>
                                  </a:moveTo>
                                  <a:lnTo>
                                    <a:pt x="33" y="863"/>
                                  </a:lnTo>
                                  <a:moveTo>
                                    <a:pt x="0" y="431"/>
                                  </a:moveTo>
                                  <a:lnTo>
                                    <a:pt x="33" y="431"/>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docshape197"/>
                          <wps:cNvSpPr txBox="1">
                            <a:spLocks/>
                          </wps:cNvSpPr>
                          <wps:spPr bwMode="auto">
                            <a:xfrm>
                              <a:off x="8035" y="-209"/>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2C40FC" w14:textId="77777777" w:rsidR="00A529FC" w:rsidRDefault="00000000">
                                <w:pPr>
                                  <w:spacing w:line="179" w:lineRule="exact"/>
                                  <w:rPr>
                                    <w:ins w:id="336" w:author="Author" w:date="2022-09-10T01:53:00Z"/>
                                    <w:rFonts w:ascii="Arial"/>
                                    <w:sz w:val="16"/>
                                  </w:rPr>
                                </w:pPr>
                                <w:ins w:id="337" w:author="Author" w:date="2022-09-10T01:53: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158490" id="_x0000_s1212" style="position:absolute;left:0;text-align:left;margin-left:375.7pt;margin-top:-12.45pt;width:71.35pt;height:109.5pt;z-index:15741440;mso-position-horizontal-relative:page" coordorigin="7514,-249"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">
                  <v:shape id="docshape167" o:spid="_x0000_s1213"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" path="m,1598r1387,m,1166r1387,m,734r1387,m,303r1387,m248,1900l248,m545,1900l545,m841,1900l841,t297,1900l1138,e" filled="f" strokecolor="#dedede" strokeweight=".16pt">
                    <v:path arrowok="t" o:connecttype="custom" o:connectlocs="0,1605;1387,1605;0,1173;1387,1173;0,741;1387,741;0,310;1387,310;248,1907;248,7;545,1907;545,7;841,1907;841,7;1138,1907;1138,7" o:connectangles="0,0,0,0,0,0,0,0,0,0,0,0,0,0,0,0"/>
                  </v:shape>
                  <v:shape id="docshape168" o:spid="_x0000_s1214" style="position:absolute;left:7546;top:7;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" path="m,1814r1387,m,1382r1387,m,950r1387,m,518r1387,m,87r1387,m100,1900l100,m397,1900l397,m693,1900l693,m990,1900l990,t296,1900l1286,e" filled="f" strokecolor="#dedede" strokeweight=".1141mm">
                    <v:path arrowok="t" o:connecttype="custom" o:connectlocs="0,1821;1387,1821;0,1389;1387,1389;0,957;1387,957;0,525;1387,525;0,94;1387,94;100,1907;100,7;397,1907;397,7;693,1907;693,7;990,1907;990,7;1286,1907;1286,7" o:connectangles="0,0,0,0,0,0,0,0,0,0,0,0,0,0,0,0,0,0,0,0"/>
                  </v:shape>
                  <v:shape id="docshape169" o:spid="_x0000_s1215" style="position:absolute;left:7646;top:93;width:1187;height:472;visibility:visible;mso-wrap-style:square;v-text-anchor:top" coordsize="1187,4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" path="m,l297,5,593,37,890,219r296,252e" filled="f" strokecolor="#66c2a5" strokeweight=".71pt">
                    <v:path arrowok="t" o:connecttype="custom" o:connectlocs="0,94;297,99;593,131;890,313;1186,565" o:connectangles="0,0,0,0,0"/>
                  </v:shape>
                  <v:shape id="docshape170" o:spid="_x0000_s1216" style="position:absolute;left:7646;top:119;width:1187;height:1408;visibility:visible;mso-wrap-style:square;v-text-anchor:top" coordsize="1187,140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" path="m,l297,138,593,414r297,611l1186,1407e" filled="f" strokecolor="#fc8d62" strokeweight=".71pt">
                    <v:path arrowok="t" o:connecttype="custom" o:connectlocs="0,120;297,258;593,534;890,1145;1186,1527" o:connectangles="0,0,0,0,0"/>
                  </v:shape>
                  <v:shape id="docshape171" o:spid="_x0000_s1217"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" path="m37,l11,,,11,,24,,37,11,47r26,l48,37r,-26l37,xe" fillcolor="#66c2a5" stroked="f">
                    <v:path arrowok="t" o:connecttype="custom" o:connectlocs="37,70;11,70;0,81;0,94;0,107;11,117;37,117;48,107;48,81;37,70" o:connectangles="0,0,0,0,0,0,0,0,0,0"/>
                  </v:shape>
                  <v:shape id="docshape172" o:spid="_x0000_s1218" style="position:absolute;left:7623;top: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" path="m,24l,11,11,,24,,37,,48,11r,13l48,37,37,47r-13,l11,47,,37,,24e" filled="f" strokecolor="#66c2a5" strokeweight=".0835mm">
                    <v:path arrowok="t" o:connecttype="custom" o:connectlocs="0,94;0,81;11,70;24,70;37,70;48,81;48,94;48,107;37,117;24,117;11,117;0,107;0,94" o:connectangles="0,0,0,0,0,0,0,0,0,0,0,0,0"/>
                  </v:shape>
                  <v:shape id="docshape173" o:spid="_x0000_s1219"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" path="m37,l11,,,10,,23,,36,11,47r26,l47,36r,-26l37,xe" fillcolor="#66c2a5" stroked="f">
                    <v:path arrowok="t" o:connecttype="custom" o:connectlocs="37,76;11,76;0,86;0,99;0,112;11,123;37,123;47,112;47,86;37,76" o:connectangles="0,0,0,0,0,0,0,0,0,0"/>
                  </v:shape>
                  <v:shape id="docshape174" o:spid="_x0000_s1220" style="position:absolute;left:7919;top:7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" path="m,23l,10,11,,24,,37,,47,10r,13l47,36,37,47r-13,l11,47,,36,,23e" filled="f" strokecolor="#66c2a5" strokeweight=".0835mm">
                    <v:path arrowok="t" o:connecttype="custom" o:connectlocs="0,99;0,86;11,76;24,76;37,76;47,86;47,99;47,112;37,123;24,123;11,123;0,112;0,99" o:connectangles="0,0,0,0,0,0,0,0,0,0,0,0,0"/>
                  </v:shape>
                  <v:shape id="docshape175" o:spid="_x0000_s1221"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" path="m37,l11,,,11,,24,,37,11,48r26,l48,37r,-26l37,xe" fillcolor="#66c2a5" stroked="f">
                    <v:path arrowok="t" o:connecttype="custom" o:connectlocs="37,107;11,107;0,118;0,131;0,144;11,155;37,155;48,144;48,118;37,107" o:connectangles="0,0,0,0,0,0,0,0,0,0"/>
                  </v:shape>
                  <v:shape id="docshape176" o:spid="_x0000_s1222" style="position:absolute;left:8216;top:10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" path="m,24l,11,11,,24,,37,,48,11r,13l48,37,37,48r-13,l11,48,,37,,24e" filled="f" strokecolor="#66c2a5" strokeweight=".0835mm">
                    <v:path arrowok="t" o:connecttype="custom" o:connectlocs="0,131;0,118;11,107;24,107;37,107;48,118;48,131;48,144;37,155;24,155;11,155;0,144;0,131" o:connectangles="0,0,0,0,0,0,0,0,0,0,0,0,0"/>
                  </v:shape>
                  <v:shape id="docshape177" o:spid="_x0000_s1223"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" path="m37,l11,,,11,,24,,37,11,48r26,l47,37r,-26l37,xe" fillcolor="#66c2a5" stroked="f">
                    <v:path arrowok="t" o:connecttype="custom" o:connectlocs="37,289;11,289;0,300;0,313;0,326;11,337;37,337;47,326;47,300;37,289" o:connectangles="0,0,0,0,0,0,0,0,0,0"/>
                  </v:shape>
                  <v:shape id="docshape178" o:spid="_x0000_s1224" style="position:absolute;left:8513;top:28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LTA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" path="m,24l,11,11,,24,,37,,47,11r,13l47,37,37,48r-13,l11,48,,37,,24e" filled="f" strokecolor="#66c2a5" strokeweight=".0835mm">
                    <v:path arrowok="t" o:connecttype="custom" o:connectlocs="0,313;0,300;11,289;24,289;37,289;47,300;47,313;47,326;37,337;24,337;11,337;0,326;0,313" o:connectangles="0,0,0,0,0,0,0,0,0,0,0,0,0"/>
                  </v:shape>
                  <v:shape id="docshape179" o:spid="_x0000_s1225"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" path="m36,l10,,,11,,24,,37,10,48r26,l47,37r,-26l36,xe" fillcolor="#66c2a5" stroked="f">
                    <v:path arrowok="t" o:connecttype="custom" o:connectlocs="36,541;10,541;0,552;0,565;0,578;10,589;36,589;47,578;47,552;36,541" o:connectangles="0,0,0,0,0,0,0,0,0,0"/>
                  </v:shape>
                  <v:shape id="docshape180" o:spid="_x0000_s1226" style="position:absolute;left:8809;top:54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" path="m,24l,11,10,,23,,36,,47,11r,13l47,37,36,48r-13,l10,48,,37,,24e" filled="f" strokecolor="#66c2a5" strokeweight=".0835mm">
                    <v:path arrowok="t" o:connecttype="custom" o:connectlocs="0,565;0,552;10,541;23,541;36,541;47,552;47,565;47,578;36,589;23,589;10,589;0,578;0,565" o:connectangles="0,0,0,0,0,0,0,0,0,0,0,0,0"/>
                  </v:shape>
                  <v:shape id="docshape181" o:spid="_x0000_s1227"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" path="m37,l11,,,11,,24,,37,11,47r26,l48,37r,-26l37,xe" fillcolor="#fc8d62" stroked="f">
                    <v:path arrowok="t" o:connecttype="custom" o:connectlocs="37,96;11,96;0,107;0,120;0,133;11,143;37,143;48,133;48,107;37,96" o:connectangles="0,0,0,0,0,0,0,0,0,0"/>
                  </v:shape>
                  <v:shape id="docshape182" o:spid="_x0000_s1228" style="position:absolute;left:7623;top:9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" path="m,24l,11,11,,24,,37,,48,11r,13l48,37,37,47r-13,l11,47,,37,,24e" filled="f" strokecolor="#fc8d62" strokeweight=".0835mm">
                    <v:path arrowok="t" o:connecttype="custom" o:connectlocs="0,120;0,107;11,96;24,96;37,96;48,107;48,120;48,133;37,143;24,143;11,143;0,133;0,120" o:connectangles="0,0,0,0,0,0,0,0,0,0,0,0,0"/>
                  </v:shape>
                  <v:shape id="docshape183" o:spid="_x0000_s1229"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" path="m37,l11,,,11,,24,,37,11,47r26,l47,37r,-26l37,xe" fillcolor="#fc8d62" stroked="f">
                    <v:path arrowok="t" o:connecttype="custom" o:connectlocs="37,234;11,234;0,245;0,258;0,271;11,281;37,281;47,271;47,245;37,234" o:connectangles="0,0,0,0,0,0,0,0,0,0"/>
                  </v:shape>
                  <v:shape id="docshape184" o:spid="_x0000_s1230" style="position:absolute;left:7919;top:2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" path="m,24l,11,11,,24,,37,,47,11r,13l47,37,37,47r-13,l11,47,,37,,24e" filled="f" strokecolor="#fc8d62" strokeweight=".0835mm">
                    <v:path arrowok="t" o:connecttype="custom" o:connectlocs="0,258;0,245;11,234;24,234;37,234;47,245;47,258;47,271;37,281;24,281;11,281;0,271;0,258" o:connectangles="0,0,0,0,0,0,0,0,0,0,0,0,0"/>
                  </v:shape>
                  <v:shape id="docshape185" o:spid="_x0000_s1231"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" path="m37,l11,,,11,,24,,37,11,48r26,l48,37r,-26l37,xe" fillcolor="#fc8d62" stroked="f">
                    <v:path arrowok="t" o:connecttype="custom" o:connectlocs="37,510;11,510;0,521;0,534;0,547;11,558;37,558;48,547;48,521;37,510" o:connectangles="0,0,0,0,0,0,0,0,0,0"/>
                  </v:shape>
                  <v:shape id="docshape186" o:spid="_x0000_s1232" style="position:absolute;left:8216;top:51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" path="m,24l,11,11,,24,,37,,48,11r,13l48,37,37,48r-13,l11,48,,37,,24e" filled="f" strokecolor="#fc8d62" strokeweight=".0835mm">
                    <v:path arrowok="t" o:connecttype="custom" o:connectlocs="0,534;0,521;11,510;24,510;37,510;48,521;48,534;48,547;37,558;24,558;11,558;0,547;0,534" o:connectangles="0,0,0,0,0,0,0,0,0,0,0,0,0"/>
                  </v:shape>
                  <v:shape id="docshape187" o:spid="_x0000_s1233"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" path="m37,l11,,,11,,24,,37,11,48r26,l47,37r,-26l37,xe" fillcolor="#fc8d62" stroked="f">
                    <v:path arrowok="t" o:connecttype="custom" o:connectlocs="37,1121;11,1121;0,1132;0,1145;0,1158;11,1169;37,1169;47,1158;47,1132;37,1121" o:connectangles="0,0,0,0,0,0,0,0,0,0"/>
                  </v:shape>
                  <v:shape id="docshape188" o:spid="_x0000_s1234" style="position:absolute;left:8513;top:112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" path="m,24l,11,11,,24,,37,,47,11r,13l47,37,37,48r-13,l11,48,,37,,24e" filled="f" strokecolor="#fc8d62" strokeweight=".0835mm">
                    <v:path arrowok="t" o:connecttype="custom" o:connectlocs="0,1145;0,1132;11,1121;24,1121;37,1121;47,1132;47,1145;47,1158;37,1169;24,1169;11,1169;0,1158;0,1145" o:connectangles="0,0,0,0,0,0,0,0,0,0,0,0,0"/>
                  </v:shape>
                  <v:shape id="docshape189" o:spid="_x0000_s1235"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" path="m36,l10,,,10,,23,,36,10,47r26,l47,36r,-26l36,xe" fillcolor="#fc8d62" stroked="f">
                    <v:path arrowok="t" o:connecttype="custom" o:connectlocs="36,1504;10,1504;0,1514;0,1527;0,1540;10,1551;36,1551;47,1540;47,1514;36,1504" o:connectangles="0,0,0,0,0,0,0,0,0,0"/>
                  </v:shape>
                  <v:shape id="docshape190" o:spid="_x0000_s1236" style="position:absolute;left:8809;top:150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" path="m,23l,10,10,,23,,36,,47,10r,13l47,36,36,47r-13,l10,47,,36,,23e" filled="f" strokecolor="#fc8d62" strokeweight=".0835mm">
                    <v:path arrowok="t" o:connecttype="custom" o:connectlocs="0,1527;0,1514;10,1504;23,1504;36,1504;47,1514;47,1527;47,1540;36,1551;23,1551;10,1551;0,1540;0,1527" o:connectangles="0,0,0,0,0,0,0,0,0,0,0,0,0"/>
                  </v:shape>
                  <v:line id="Line 319" o:spid="_x0000_s1237" style="position:absolute;visibility:visible;mso-wrap-style:square" from="7610,94" to="7684,9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" strokecolor="#66c2a5" strokeweight=".71pt">
                    <o:lock v:ext="edit" shapetype="f"/>
                  </v:line>
                  <v:shape id="docshape191" o:spid="_x0000_s1238" style="position:absolute;left:7639;top:86;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" path="m,7l2,2,7,r5,2l14,7r-2,5l7,14,2,12,,7xe" fillcolor="#66c2a5" stroked="f">
                    <v:path arrowok="t" o:connecttype="custom" o:connectlocs="0,94;2,89;7,87;12,89;14,94;12,99;7,101;2,99;0,94" o:connectangles="0,0,0,0,0,0,0,0,0"/>
                  </v:shape>
                  <v:shape id="docshape192" o:spid="_x0000_s1239" style="position:absolute;left:7609;top:93;width:1261;height:515;visibility:visible;mso-wrap-style:square;v-text-anchor:top" coordsize="126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" path="m,l74,m296,3r75,m334,3r,5m296,8r75,m593,29r74,m630,29r,16m593,45r74,m890,189r74,m927,189r,60m890,249r74,m1186,428r74,m1223,428r,87m1186,515r74,e" filled="f" strokecolor="#66c2a5" strokeweight=".71pt">
                    <v:path arrowok="t" o:connecttype="custom" o:connectlocs="0,94;74,94;296,97;371,97;334,97;334,102;296,102;371,102;593,123;667,123;630,123;630,139;593,139;667,139;890,283;964,283;927,283;927,343;890,343;964,343;1186,522;1260,522;1223,522;1223,609;1186,609;1260,609" o:connectangles="0,0,0,0,0,0,0,0,0,0,0,0,0,0,0,0,0,0,0,0,0,0,0,0,0,0"/>
                  </v:shape>
                  <v:shape id="docshape193" o:spid="_x0000_s1240" style="position:absolute;left:7609;top:110;width:1261;height:1453;visibility:visible;mso-wrap-style:square;v-text-anchor:top" coordsize="1261,14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" path="m,l74,m37,r,19m,19r74,m296,130r75,m334,130r,35m296,165r75,m593,386r74,m630,386r,76m593,462r74,m890,979r74,m927,979r,112m890,1091r74,m1186,1382r74,m1223,1382r,70m1186,1452r74,e" filled="f" strokecolor="#fc8d62" strokeweight=".71pt">
                    <v:path arrowok="t" o:connecttype="custom" o:connectlocs="0,110;74,110;37,110;37,129;0,129;74,129;296,240;371,240;334,240;334,275;296,275;371,275;593,496;667,496;630,496;630,572;593,572;667,572;890,1089;964,1089;927,1089;927,1201;890,1201;964,1201;1186,1492;1260,1492;1223,1492;1223,1562;1186,1562;1260,1562" o:connectangles="0,0,0,0,0,0,0,0,0,0,0,0,0,0,0,0,0,0,0,0,0,0,0,0,0,0,0,0,0,0"/>
                  </v:shape>
                  <v:rect id="docshape194" o:spid="_x0000_s1241" style="position:absolute;left:7546;top:7;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" filled="f" strokecolor="#b3b3b3" strokeweight=".22814mm">
                    <v:path arrowok="t"/>
                  </v:rect>
                  <v:rect id="docshape195" o:spid="_x0000_s1242" style="position:absolute;left:7546;top:-250;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" fillcolor="#b3b3b3" stroked="f">
                    <v:path arrowok="t"/>
                  </v:rect>
                  <v:shape id="docshape196" o:spid="_x0000_s1243" style="position:absolute;left:7513;top:93;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" path="m133,1846r,-33m430,1846r,-33m726,1846r,-33m1023,1846r,-33m1319,1846r,-33m,1727r33,m,1295r33,m,863r33,m,431r33,m,l33,e" filled="f" strokecolor="#b3b3b3" strokeweight=".1141mm">
                    <v:path arrowok="t" o:connecttype="custom" o:connectlocs="133,1940;133,1907;430,1940;430,1907;726,1940;726,1907;1023,1940;1023,1907;1319,1940;1319,1907;0,1821;33,1821;0,1389;33,1389;0,957;33,957;0,525;33,525;0,94;33,94" o:connectangles="0,0,0,0,0,0,0,0,0,0,0,0,0,0,0,0,0,0,0,0"/>
                  </v:shape>
                  <v:shape id="docshape197" o:spid="_x0000_s1244" type="#_x0000_t202" style="position:absolute;left:8035;top:-209;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p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" filled="f" stroked="f">
                    <v:path arrowok="t"/>
                    <v:textbox inset="0,0,0,0">
                      <w:txbxContent>
                        <w:p w14:paraId="7D2C40FC" w14:textId="77777777" w:rsidR="00A529FC" w:rsidRDefault="00000000">
                          <w:pPr>
                            <w:spacing w:line="179" w:lineRule="exact"/>
                            <w:rPr>
                              <w:ins w:id="338" w:author="Author" w:date="2022-09-10T01:53:00Z"/>
                              <w:rFonts w:ascii="Arial"/>
                              <w:sz w:val="16"/>
                            </w:rPr>
                          </w:pPr>
                          <w:ins w:id="339" w:author="Author" w:date="2022-09-10T01:53:00Z">
                            <w:r>
                              <w:rPr>
                                <w:rFonts w:ascii="Arial"/>
                                <w:color w:val="FFFFFF"/>
                                <w:spacing w:val="-2"/>
                                <w:sz w:val="16"/>
                              </w:rPr>
                              <w:t>Large</w:t>
                            </w:r>
                          </w:ins>
                        </w:p>
                      </w:txbxContent>
                    </v:textbox>
                  </v:shape>
                  <w10:wrap anchorx="page"/>
                </v:group>
              </w:pict>
            </mc:Fallback>
          </mc:AlternateContent>
        </w:r>
      </w:ins>
      <w:r w:rsidR="00000000">
        <w:rPr>
          <w:rFonts w:ascii="Arial"/>
          <w:color w:val="4D4D4D"/>
          <w:spacing w:val="-4"/>
          <w:sz w:val="16"/>
        </w:rPr>
        <w:t>1.00</w:t>
      </w:r>
    </w:p>
    <w:p w14:paraId="251EF9B6"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305E8380" w14:textId="77777777" w:rsidR="00A529FC" w:rsidRDefault="00A529FC">
      <w:pPr>
        <w:pStyle w:val="BodyText"/>
        <w:spacing w:before="3"/>
        <w:rPr>
          <w:rFonts w:ascii="Arial"/>
          <w:sz w:val="13"/>
        </w:rPr>
      </w:pPr>
    </w:p>
    <w:p w14:paraId="34E78ACF" w14:textId="77777777" w:rsidR="00A529FC" w:rsidRDefault="00A529FC">
      <w:pPr>
        <w:rPr>
          <w:rFonts w:ascii="Arial"/>
          <w:sz w:val="13"/>
        </w:rPr>
        <w:sectPr w:rsidR="00A529FC">
          <w:type w:val="continuous"/>
          <w:pgSz w:w="12240" w:h="15840"/>
          <w:pgMar w:top="1180" w:right="1320" w:bottom="280" w:left="1320" w:header="397" w:footer="0" w:gutter="0"/>
          <w:cols w:space="720"/>
        </w:sectPr>
      </w:pPr>
    </w:p>
    <w:p w14:paraId="31C501B7" w14:textId="77777777" w:rsidR="00A529FC" w:rsidRDefault="006228F8">
      <w:pPr>
        <w:spacing w:before="95"/>
        <w:jc w:val="right"/>
        <w:rPr>
          <w:rFonts w:ascii="Arial"/>
          <w:sz w:val="16"/>
        </w:rPr>
      </w:pPr>
      <w:r>
        <w:rPr>
          <w:noProof/>
        </w:rPr>
        <mc:AlternateContent>
          <mc:Choice Requires="wps">
            <w:drawing>
              <wp:anchor distT="0" distB="0" distL="114300" distR="114300" simplePos="0" relativeHeight="15745024" behindDoc="0" locked="0" layoutInCell="1" allowOverlap="1" wp14:anchorId="60F63041" wp14:editId="5FA627BF">
                <wp:simplePos x="0" y="0"/>
                <wp:positionH relativeFrom="page">
                  <wp:posOffset>2063115</wp:posOffset>
                </wp:positionH>
                <wp:positionV relativeFrom="paragraph">
                  <wp:posOffset>46990</wp:posOffset>
                </wp:positionV>
                <wp:extent cx="167640" cy="692785"/>
                <wp:effectExtent l="0" t="0" r="10160" b="5715"/>
                <wp:wrapNone/>
                <wp:docPr id="316" name="docshape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46089F" w14:textId="77777777" w:rsidR="00A529FC" w:rsidRDefault="00000000">
                            <w:pPr>
                              <w:spacing w:before="13"/>
                              <w:ind w:left="20"/>
                              <w:rPr>
                                <w:rFonts w:ascii="Arial"/>
                                <w:sz w:val="20"/>
                              </w:rPr>
                            </w:pPr>
                            <w:r>
                              <w:rPr>
                                <w:rFonts w:ascii="Arial"/>
                                <w:sz w:val="20"/>
                              </w:rPr>
                              <w:t xml:space="preserve">AB </w:t>
                            </w:r>
                            <w:r>
                              <w:rPr>
                                <w:rFonts w:ascii="Arial"/>
                                <w:spacing w:val="-2"/>
                                <w:sz w:val="20"/>
                              </w:rPr>
                              <w:t>Memory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F63041" id="docshape198" o:spid="_x0000_s1245" type="#_x0000_t202" style="position:absolute;left:0;text-align:left;margin-left:162.45pt;margin-top:3.7pt;width:13.2pt;height:54.55pt;z-index:15745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" filled="f" stroked="f">
                <v:path arrowok="t"/>
                <v:textbox style="layout-flow:vertical;mso-layout-flow-alt:bottom-to-top" inset="0,0,0,0">
                  <w:txbxContent>
                    <w:p w14:paraId="3646089F" w14:textId="77777777" w:rsidR="00A529FC" w:rsidRDefault="00000000">
                      <w:pPr>
                        <w:spacing w:before="13"/>
                        <w:ind w:left="20"/>
                        <w:rPr>
                          <w:rFonts w:ascii="Arial"/>
                          <w:sz w:val="20"/>
                        </w:rPr>
                      </w:pPr>
                      <w:r>
                        <w:rPr>
                          <w:rFonts w:ascii="Arial"/>
                          <w:sz w:val="20"/>
                        </w:rPr>
                        <w:t xml:space="preserve">AB </w:t>
                      </w:r>
                      <w:r>
                        <w:rPr>
                          <w:rFonts w:ascii="Arial"/>
                          <w:spacing w:val="-2"/>
                          <w:sz w:val="20"/>
                        </w:rPr>
                        <w:t>Memory</w:t>
                      </w:r>
                    </w:p>
                  </w:txbxContent>
                </v:textbox>
                <w10:wrap anchorx="page"/>
              </v:shape>
            </w:pict>
          </mc:Fallback>
        </mc:AlternateContent>
      </w:r>
      <w:r w:rsidR="00000000">
        <w:rPr>
          <w:rFonts w:ascii="Arial"/>
          <w:color w:val="4D4D4D"/>
          <w:spacing w:val="-4"/>
          <w:sz w:val="16"/>
        </w:rPr>
        <w:t>0.75</w:t>
      </w:r>
    </w:p>
    <w:p w14:paraId="6DDF8D23" w14:textId="77777777" w:rsidR="00A529FC" w:rsidRDefault="00000000">
      <w:pPr>
        <w:spacing w:before="95"/>
        <w:jc w:val="right"/>
        <w:rPr>
          <w:rFonts w:ascii="Arial"/>
          <w:sz w:val="16"/>
        </w:rPr>
      </w:pPr>
      <w:r>
        <w:br w:type="column"/>
      </w:r>
      <w:r>
        <w:rPr>
          <w:rFonts w:ascii="Arial"/>
          <w:color w:val="4D4D4D"/>
          <w:spacing w:val="-4"/>
          <w:sz w:val="16"/>
        </w:rPr>
        <w:t>0.75</w:t>
      </w:r>
    </w:p>
    <w:p w14:paraId="343678BE" w14:textId="77777777" w:rsidR="00A529FC" w:rsidRDefault="00000000">
      <w:pPr>
        <w:spacing w:before="95"/>
        <w:ind w:left="1472"/>
        <w:rPr>
          <w:rFonts w:ascii="Arial"/>
          <w:sz w:val="16"/>
        </w:rPr>
      </w:pPr>
      <w:r>
        <w:br w:type="column"/>
      </w:r>
      <w:r>
        <w:rPr>
          <w:rFonts w:ascii="Arial"/>
          <w:color w:val="4D4D4D"/>
          <w:spacing w:val="-4"/>
          <w:sz w:val="16"/>
        </w:rPr>
        <w:t>0.75</w:t>
      </w:r>
    </w:p>
    <w:p w14:paraId="28C2E2C6"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57827FEC" w14:textId="77777777" w:rsidR="00A529FC" w:rsidRDefault="00A529FC">
      <w:pPr>
        <w:pStyle w:val="BodyText"/>
        <w:spacing w:before="3"/>
        <w:rPr>
          <w:rFonts w:ascii="Arial"/>
          <w:sz w:val="13"/>
        </w:rPr>
      </w:pPr>
    </w:p>
    <w:p w14:paraId="44727134" w14:textId="77777777" w:rsidR="00A529FC" w:rsidRDefault="00A529FC">
      <w:pPr>
        <w:rPr>
          <w:rFonts w:ascii="Arial"/>
          <w:sz w:val="13"/>
        </w:rPr>
        <w:sectPr w:rsidR="00A529FC">
          <w:type w:val="continuous"/>
          <w:pgSz w:w="12240" w:h="15840"/>
          <w:pgMar w:top="1180" w:right="1320" w:bottom="280" w:left="1320" w:header="397" w:footer="0" w:gutter="0"/>
          <w:cols w:space="720"/>
        </w:sectPr>
      </w:pPr>
    </w:p>
    <w:p w14:paraId="756DA404" w14:textId="77777777" w:rsidR="00A529FC" w:rsidRDefault="00000000">
      <w:pPr>
        <w:spacing w:before="95"/>
        <w:jc w:val="right"/>
        <w:rPr>
          <w:rFonts w:ascii="Arial"/>
          <w:sz w:val="16"/>
        </w:rPr>
      </w:pPr>
      <w:r>
        <w:rPr>
          <w:rFonts w:ascii="Arial"/>
          <w:color w:val="4D4D4D"/>
          <w:spacing w:val="-4"/>
          <w:sz w:val="16"/>
        </w:rPr>
        <w:t>0.50</w:t>
      </w:r>
    </w:p>
    <w:p w14:paraId="0A3A1C47" w14:textId="77777777" w:rsidR="00A529FC" w:rsidRDefault="00000000">
      <w:pPr>
        <w:spacing w:before="95"/>
        <w:jc w:val="right"/>
        <w:rPr>
          <w:rFonts w:ascii="Arial"/>
          <w:sz w:val="16"/>
        </w:rPr>
      </w:pPr>
      <w:r>
        <w:br w:type="column"/>
      </w:r>
      <w:r>
        <w:rPr>
          <w:rFonts w:ascii="Arial"/>
          <w:color w:val="4D4D4D"/>
          <w:spacing w:val="-4"/>
          <w:sz w:val="16"/>
        </w:rPr>
        <w:t>0.50</w:t>
      </w:r>
    </w:p>
    <w:p w14:paraId="725B75C7" w14:textId="77777777" w:rsidR="00A529FC" w:rsidRDefault="00000000">
      <w:pPr>
        <w:spacing w:before="95"/>
        <w:ind w:left="1472"/>
        <w:rPr>
          <w:rFonts w:ascii="Arial"/>
          <w:sz w:val="16"/>
        </w:rPr>
      </w:pPr>
      <w:r>
        <w:br w:type="column"/>
      </w:r>
      <w:r>
        <w:rPr>
          <w:rFonts w:ascii="Arial"/>
          <w:color w:val="4D4D4D"/>
          <w:spacing w:val="-4"/>
          <w:sz w:val="16"/>
        </w:rPr>
        <w:t>0.50</w:t>
      </w:r>
    </w:p>
    <w:p w14:paraId="39C25705"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6F911AE1" w14:textId="77777777" w:rsidR="00A529FC" w:rsidRDefault="00A529FC">
      <w:pPr>
        <w:pStyle w:val="BodyText"/>
        <w:spacing w:before="4"/>
        <w:rPr>
          <w:rFonts w:ascii="Arial"/>
          <w:sz w:val="13"/>
        </w:rPr>
      </w:pPr>
    </w:p>
    <w:p w14:paraId="2CC10F31" w14:textId="77777777" w:rsidR="00A529FC" w:rsidRDefault="00A529FC">
      <w:pPr>
        <w:rPr>
          <w:rFonts w:ascii="Arial"/>
          <w:sz w:val="13"/>
        </w:rPr>
        <w:sectPr w:rsidR="00A529FC">
          <w:type w:val="continuous"/>
          <w:pgSz w:w="12240" w:h="15840"/>
          <w:pgMar w:top="1180" w:right="1320" w:bottom="280" w:left="1320" w:header="397" w:footer="0" w:gutter="0"/>
          <w:cols w:space="720"/>
        </w:sectPr>
      </w:pPr>
    </w:p>
    <w:p w14:paraId="0570A28C" w14:textId="77777777" w:rsidR="00A529FC" w:rsidRDefault="00000000">
      <w:pPr>
        <w:spacing w:before="95"/>
        <w:jc w:val="right"/>
        <w:rPr>
          <w:rFonts w:ascii="Arial"/>
          <w:sz w:val="16"/>
        </w:rPr>
      </w:pPr>
      <w:r>
        <w:rPr>
          <w:rFonts w:ascii="Arial"/>
          <w:color w:val="4D4D4D"/>
          <w:spacing w:val="-4"/>
          <w:sz w:val="16"/>
        </w:rPr>
        <w:t>0.25</w:t>
      </w:r>
    </w:p>
    <w:p w14:paraId="4D187CDF" w14:textId="77777777" w:rsidR="00A529FC" w:rsidRDefault="00000000">
      <w:pPr>
        <w:spacing w:before="95"/>
        <w:jc w:val="right"/>
        <w:rPr>
          <w:rFonts w:ascii="Arial"/>
          <w:sz w:val="16"/>
        </w:rPr>
      </w:pPr>
      <w:r>
        <w:br w:type="column"/>
      </w:r>
      <w:r>
        <w:rPr>
          <w:rFonts w:ascii="Arial"/>
          <w:color w:val="4D4D4D"/>
          <w:spacing w:val="-4"/>
          <w:sz w:val="16"/>
        </w:rPr>
        <w:t>0.25</w:t>
      </w:r>
    </w:p>
    <w:p w14:paraId="3F7B50B4" w14:textId="77777777" w:rsidR="00A529FC" w:rsidRDefault="00000000">
      <w:pPr>
        <w:spacing w:before="95"/>
        <w:ind w:left="1472"/>
        <w:rPr>
          <w:rFonts w:ascii="Arial"/>
          <w:sz w:val="16"/>
        </w:rPr>
      </w:pPr>
      <w:r>
        <w:br w:type="column"/>
      </w:r>
      <w:r>
        <w:rPr>
          <w:rFonts w:ascii="Arial"/>
          <w:color w:val="4D4D4D"/>
          <w:spacing w:val="-4"/>
          <w:sz w:val="16"/>
        </w:rPr>
        <w:t>0.25</w:t>
      </w:r>
    </w:p>
    <w:p w14:paraId="78D3CD1F"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70712641" w14:textId="77777777" w:rsidR="00A529FC" w:rsidRDefault="00A529FC">
      <w:pPr>
        <w:pStyle w:val="BodyText"/>
        <w:spacing w:before="3"/>
        <w:rPr>
          <w:rFonts w:ascii="Arial"/>
          <w:sz w:val="13"/>
        </w:rPr>
      </w:pPr>
    </w:p>
    <w:p w14:paraId="3FD57F87" w14:textId="77777777" w:rsidR="00A529FC" w:rsidRDefault="00A529FC">
      <w:pPr>
        <w:rPr>
          <w:rFonts w:ascii="Arial"/>
          <w:sz w:val="13"/>
        </w:rPr>
        <w:sectPr w:rsidR="00A529FC">
          <w:type w:val="continuous"/>
          <w:pgSz w:w="12240" w:h="15840"/>
          <w:pgMar w:top="1180" w:right="1320" w:bottom="280" w:left="1320" w:header="397" w:footer="0" w:gutter="0"/>
          <w:cols w:space="720"/>
        </w:sectPr>
      </w:pPr>
    </w:p>
    <w:p w14:paraId="7C8A37E1" w14:textId="77777777" w:rsidR="00A529FC" w:rsidRDefault="00000000">
      <w:pPr>
        <w:spacing w:before="95"/>
        <w:ind w:left="2207"/>
        <w:rPr>
          <w:rFonts w:ascii="Arial"/>
          <w:sz w:val="16"/>
        </w:rPr>
      </w:pPr>
      <w:r>
        <w:rPr>
          <w:rFonts w:ascii="Arial"/>
          <w:color w:val="4D4D4D"/>
          <w:spacing w:val="-4"/>
          <w:sz w:val="16"/>
        </w:rPr>
        <w:t>0.00</w:t>
      </w:r>
    </w:p>
    <w:p w14:paraId="5D8EAAC6" w14:textId="77777777" w:rsidR="00A529FC" w:rsidRDefault="00000000">
      <w:pPr>
        <w:spacing w:before="19" w:line="181" w:lineRule="exact"/>
        <w:ind w:left="2589"/>
        <w:rPr>
          <w:rFonts w:ascii="Arial"/>
          <w:sz w:val="16"/>
        </w:rPr>
      </w:pPr>
      <w:r>
        <w:rPr>
          <w:rFonts w:ascii="Arial"/>
          <w:color w:val="4D4D4D"/>
          <w:spacing w:val="-5"/>
          <w:sz w:val="16"/>
        </w:rPr>
        <w:t>20</w:t>
      </w:r>
    </w:p>
    <w:p w14:paraId="453A4778" w14:textId="77777777" w:rsidR="00A529FC" w:rsidRDefault="00000000">
      <w:pPr>
        <w:spacing w:before="11"/>
        <w:rPr>
          <w:rFonts w:ascii="Arial"/>
          <w:sz w:val="25"/>
        </w:rPr>
      </w:pPr>
      <w:r>
        <w:br w:type="column"/>
      </w:r>
    </w:p>
    <w:p w14:paraId="67D4A2C1" w14:textId="77777777" w:rsidR="00A529F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374AFFC" w14:textId="77777777" w:rsidR="00A529FC" w:rsidRDefault="00000000">
      <w:pPr>
        <w:spacing w:before="11"/>
        <w:rPr>
          <w:rFonts w:ascii="Arial"/>
          <w:sz w:val="25"/>
        </w:rPr>
      </w:pPr>
      <w:r>
        <w:br w:type="column"/>
      </w:r>
    </w:p>
    <w:p w14:paraId="0E9049A4"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5065CC0E" w14:textId="77777777" w:rsidR="00A529FC" w:rsidRDefault="00000000">
      <w:pPr>
        <w:spacing w:before="95"/>
        <w:ind w:left="-8"/>
        <w:rPr>
          <w:rFonts w:ascii="Arial"/>
          <w:sz w:val="16"/>
        </w:rPr>
      </w:pPr>
      <w:r>
        <w:br w:type="column"/>
      </w:r>
      <w:r>
        <w:rPr>
          <w:rFonts w:ascii="Arial"/>
          <w:color w:val="4D4D4D"/>
          <w:spacing w:val="-4"/>
          <w:sz w:val="16"/>
        </w:rPr>
        <w:t>0.00</w:t>
      </w:r>
    </w:p>
    <w:p w14:paraId="6C5206C1" w14:textId="77777777" w:rsidR="00A529FC" w:rsidRDefault="00000000">
      <w:pPr>
        <w:spacing w:before="19" w:line="181" w:lineRule="exact"/>
        <w:ind w:left="375"/>
        <w:rPr>
          <w:rFonts w:ascii="Arial"/>
          <w:sz w:val="16"/>
        </w:rPr>
      </w:pPr>
      <w:r>
        <w:rPr>
          <w:rFonts w:ascii="Arial"/>
          <w:color w:val="4D4D4D"/>
          <w:spacing w:val="-5"/>
          <w:sz w:val="16"/>
        </w:rPr>
        <w:t>20</w:t>
      </w:r>
    </w:p>
    <w:p w14:paraId="21DA19DE" w14:textId="77777777" w:rsidR="00A529FC" w:rsidRDefault="00000000">
      <w:pPr>
        <w:spacing w:before="11"/>
        <w:rPr>
          <w:rFonts w:ascii="Arial"/>
          <w:sz w:val="25"/>
        </w:rPr>
      </w:pPr>
      <w:r>
        <w:br w:type="column"/>
      </w:r>
    </w:p>
    <w:p w14:paraId="471F27F3" w14:textId="77777777" w:rsidR="00A529F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114C6800" w14:textId="77777777" w:rsidR="00A529FC" w:rsidRDefault="00000000">
      <w:pPr>
        <w:spacing w:before="11"/>
        <w:rPr>
          <w:rFonts w:ascii="Arial"/>
          <w:sz w:val="25"/>
        </w:rPr>
      </w:pPr>
      <w:r>
        <w:br w:type="column"/>
      </w:r>
    </w:p>
    <w:p w14:paraId="3B3E8FDB"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6A21A5D0" w14:textId="77777777" w:rsidR="00A529FC" w:rsidRDefault="00000000">
      <w:pPr>
        <w:spacing w:before="95"/>
        <w:ind w:left="-8"/>
        <w:rPr>
          <w:rFonts w:ascii="Arial"/>
          <w:sz w:val="16"/>
        </w:rPr>
      </w:pPr>
      <w:r>
        <w:br w:type="column"/>
      </w:r>
      <w:r>
        <w:rPr>
          <w:rFonts w:ascii="Arial"/>
          <w:color w:val="4D4D4D"/>
          <w:spacing w:val="-4"/>
          <w:sz w:val="16"/>
        </w:rPr>
        <w:t>0.00</w:t>
      </w:r>
    </w:p>
    <w:p w14:paraId="27E313ED" w14:textId="77777777" w:rsidR="00A529FC" w:rsidRDefault="00000000">
      <w:pPr>
        <w:spacing w:before="19" w:line="181" w:lineRule="exact"/>
        <w:ind w:left="375"/>
        <w:rPr>
          <w:rFonts w:ascii="Arial"/>
          <w:sz w:val="16"/>
        </w:rPr>
      </w:pPr>
      <w:r>
        <w:rPr>
          <w:rFonts w:ascii="Arial"/>
          <w:color w:val="4D4D4D"/>
          <w:spacing w:val="-5"/>
          <w:sz w:val="16"/>
        </w:rPr>
        <w:t>20</w:t>
      </w:r>
    </w:p>
    <w:p w14:paraId="4D802C23" w14:textId="77777777" w:rsidR="00A529FC" w:rsidRDefault="00000000">
      <w:pPr>
        <w:spacing w:before="11"/>
        <w:rPr>
          <w:rFonts w:ascii="Arial"/>
          <w:sz w:val="25"/>
        </w:rPr>
      </w:pPr>
      <w:r>
        <w:br w:type="column"/>
      </w:r>
    </w:p>
    <w:p w14:paraId="492A07AA" w14:textId="77777777" w:rsidR="00A529F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6C74F380" w14:textId="77777777" w:rsidR="00A529FC" w:rsidRDefault="00000000">
      <w:pPr>
        <w:spacing w:before="11"/>
        <w:rPr>
          <w:rFonts w:ascii="Arial"/>
          <w:sz w:val="25"/>
        </w:rPr>
      </w:pPr>
      <w:r>
        <w:br w:type="column"/>
      </w:r>
    </w:p>
    <w:p w14:paraId="5DAE612C"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5D2AF94" w14:textId="77777777" w:rsidR="00A529FC" w:rsidRDefault="00A529FC">
      <w:pPr>
        <w:spacing w:line="181" w:lineRule="exact"/>
        <w:rPr>
          <w:rFonts w:ascii="Arial"/>
          <w:sz w:val="16"/>
        </w:rPr>
        <w:sectPr w:rsidR="00A529F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7EA66507" w14:textId="77777777" w:rsidR="00A529FC" w:rsidRDefault="00000000">
      <w:pPr>
        <w:spacing w:line="224" w:lineRule="exact"/>
        <w:ind w:left="869" w:right="278"/>
        <w:jc w:val="center"/>
        <w:rPr>
          <w:rFonts w:ascii="Arial"/>
          <w:sz w:val="20"/>
        </w:rPr>
      </w:pPr>
      <w:r>
        <w:rPr>
          <w:rFonts w:ascii="Arial"/>
          <w:sz w:val="20"/>
        </w:rPr>
        <w:t xml:space="preserve">List </w:t>
      </w:r>
      <w:r>
        <w:rPr>
          <w:rFonts w:ascii="Arial"/>
          <w:spacing w:val="-4"/>
          <w:sz w:val="20"/>
        </w:rPr>
        <w:t>Size</w:t>
      </w:r>
    </w:p>
    <w:p w14:paraId="507EBA73" w14:textId="77777777" w:rsidR="00A529FC" w:rsidRDefault="00A529FC">
      <w:pPr>
        <w:pStyle w:val="BodyText"/>
        <w:spacing w:before="2"/>
        <w:rPr>
          <w:rFonts w:ascii="Arial"/>
          <w:sz w:val="25"/>
        </w:rPr>
      </w:pPr>
    </w:p>
    <w:p w14:paraId="28C39FD3" w14:textId="4E54B8FC" w:rsidR="00A529FC" w:rsidRDefault="002F233B">
      <w:pPr>
        <w:tabs>
          <w:tab w:val="left" w:pos="4164"/>
          <w:tab w:val="left" w:pos="5989"/>
        </w:tabs>
        <w:spacing w:before="95"/>
        <w:ind w:left="2340"/>
        <w:rPr>
          <w:rFonts w:ascii="Arial"/>
          <w:sz w:val="16"/>
        </w:rPr>
      </w:pPr>
      <w:del w:id="340" w:author="Author" w:date="2022-09-10T01:53:00Z">
        <w:r>
          <w:rPr>
            <w:noProof/>
          </w:rPr>
          <mc:AlternateContent>
            <mc:Choice Requires="wpg">
              <w:drawing>
                <wp:anchor distT="0" distB="0" distL="114300" distR="114300" simplePos="0" relativeHeight="487626752" behindDoc="1" locked="0" layoutInCell="1" allowOverlap="1" wp14:anchorId="234981AD" wp14:editId="5600936D">
                  <wp:simplePos x="0" y="0"/>
                  <wp:positionH relativeFrom="page">
                    <wp:posOffset>2454275</wp:posOffset>
                  </wp:positionH>
                  <wp:positionV relativeFrom="paragraph">
                    <wp:posOffset>-98425</wp:posOffset>
                  </wp:positionV>
                  <wp:extent cx="906145" cy="1390650"/>
                  <wp:effectExtent l="0" t="0" r="8255" b="6350"/>
                  <wp:wrapNone/>
                  <wp:docPr id="777"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778" name="docshape200"/>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9" name="docshape201"/>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0" name="docshape202"/>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1" name="docshape203"/>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2" name="docshape204"/>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3" name="docshape205"/>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4" name="docshape206"/>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5" name="docshape207"/>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6" name="docshape208"/>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7" name="docshape209"/>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8" name="docshape210"/>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9" name="docshape211"/>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0" name="docshape21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 name="docshape21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2" name="docshape214"/>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3" name="docshape215"/>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4" name="docshape216"/>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5" name="docshape217"/>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docshape218"/>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7" name="docshape219"/>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8" name="docshape220"/>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9" name="docshape221"/>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0" name="docshape22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1" name="docshape22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2" name="docshape224"/>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 name="docshape225"/>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4" name="Line 300"/>
                          <wps:cNvCnPr>
                            <a:cxnSpLocks/>
                          </wps:cNvCnPr>
                          <wps:spPr bwMode="auto">
                            <a:xfrm>
                              <a:off x="5148" y="188"/>
                              <a:ext cx="74" cy="0"/>
                            </a:xfrm>
                            <a:prstGeom prst="line">
                              <a:avLst/>
                            </a:prstGeom>
                            <a:noFill/>
                            <a:ln w="9017">
                              <a:solidFill>
                                <a:srgbClr val="66C2A5"/>
                              </a:solidFill>
                              <a:round/>
                              <a:headEnd/>
                              <a:tailEnd/>
                            </a:ln>
                            <a:extLst>
                              <a:ext uri="{909E8E84-426E-40DD-AFC4-6F175D3DCCD1}">
                                <a14:hiddenFill xmlns:a14="http://schemas.microsoft.com/office/drawing/2010/main">
                                  <a:noFill/>
                                </a14:hiddenFill>
                              </a:ext>
                            </a:extLst>
                          </wps:spPr>
                          <wps:bodyPr/>
                        </wps:wsp>
                        <wps:wsp>
                          <wps:cNvPr id="805" name="docshape226"/>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6" name="docshape227"/>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7" name="docshape228"/>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8" name="docshape22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9" name="Line 305"/>
                          <wps:cNvCnPr>
                            <a:cxnSpLocks/>
                          </wps:cNvCnPr>
                          <wps:spPr bwMode="auto">
                            <a:xfrm>
                              <a:off x="5148" y="188"/>
                              <a:ext cx="74" cy="0"/>
                            </a:xfrm>
                            <a:prstGeom prst="line">
                              <a:avLst/>
                            </a:prstGeom>
                            <a:noFill/>
                            <a:ln w="9017">
                              <a:solidFill>
                                <a:srgbClr val="FC8D62"/>
                              </a:solidFill>
                              <a:round/>
                              <a:headEnd/>
                              <a:tailEnd/>
                            </a:ln>
                            <a:extLst>
                              <a:ext uri="{909E8E84-426E-40DD-AFC4-6F175D3DCCD1}">
                                <a14:hiddenFill xmlns:a14="http://schemas.microsoft.com/office/drawing/2010/main">
                                  <a:noFill/>
                                </a14:hiddenFill>
                              </a:ext>
                            </a:extLst>
                          </wps:spPr>
                          <wps:bodyPr/>
                        </wps:wsp>
                        <wps:wsp>
                          <wps:cNvPr id="810" name="docshape230"/>
                          <wps:cNvSpPr>
                            <a:spLocks/>
                          </wps:cNvSpPr>
                          <wps:spPr bwMode="auto">
                            <a:xfrm>
                              <a:off x="3898" y="101"/>
                              <a:ext cx="1387" cy="1900"/>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1" name="docshape231"/>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2" name="docshape232"/>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3" name="docshape233"/>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D87C8C" w14:textId="77777777" w:rsidR="00ED530C" w:rsidRDefault="00000000">
                                <w:pPr>
                                  <w:spacing w:line="179" w:lineRule="exact"/>
                                  <w:rPr>
                                    <w:del w:id="341" w:author="Author" w:date="2022-09-10T01:53:00Z"/>
                                    <w:rFonts w:ascii="Arial"/>
                                    <w:sz w:val="16"/>
                                  </w:rPr>
                                </w:pPr>
                                <w:del w:id="342" w:author="Author" w:date="2022-09-10T01:53: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4981AD" id="docshapegroup199" o:spid="_x0000_s1246" style="position:absolute;left:0;text-align:left;margin-left:193.25pt;margin-top:-7.75pt;width:71.35pt;height:109.5pt;z-index:-15689728;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">
                  <v:shape id="docshape200" o:spid="_x0000_s12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201" o:spid="_x0000_s1248"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202" o:spid="_x0000_s1249"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203" o:spid="_x0000_s1250"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" path="m,950l297,687,594,149,890,r297,e" filled="f" strokecolor="#fc8d62" strokeweight=".71pt">
                    <v:path arrowok="t" o:connecttype="custom" o:connectlocs="0,1138;297,875;594,337;890,188;1187,188" o:connectangles="0,0,0,0,0"/>
                  </v:shape>
                  <v:shape id="docshape204" o:spid="_x0000_s12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" path="m37,l10,,,11,,24,,37,10,48r27,l47,37r,-26l37,xe" fillcolor="#66c2a5" stroked="f">
                    <v:path arrowok="t" o:connecttype="custom" o:connectlocs="37,1555;10,1555;0,1566;0,1579;0,1592;10,1603;37,1603;47,1592;47,1566;37,1555" o:connectangles="0,0,0,0,0,0,0,0,0,0"/>
                  </v:shape>
                  <v:shape id="docshape205" o:spid="_x0000_s1252"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" path="m,24l,11,10,,23,,37,,47,11r,13l47,37,37,48r-14,l10,48,,37,,24e" filled="f" strokecolor="#66c2a5" strokeweight=".0835mm">
                    <v:path arrowok="t" o:connecttype="custom" o:connectlocs="0,1579;0,1566;10,1555;23,1555;37,1555;47,1566;47,1579;47,1592;37,1603;23,1603;10,1603;0,1592;0,1579" o:connectangles="0,0,0,0,0,0,0,0,0,0,0,0,0"/>
                  </v:shape>
                  <v:shape id="docshape206" o:spid="_x0000_s12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" path="m37,l11,,,11,,24,,37,11,47r26,l48,37r,-26l37,xe" fillcolor="#66c2a5" stroked="f">
                    <v:path arrowok="t" o:connecttype="custom" o:connectlocs="37,1396;11,1396;0,1407;0,1420;0,1433;11,1443;37,1443;48,1433;48,1407;37,1396" o:connectangles="0,0,0,0,0,0,0,0,0,0"/>
                  </v:shape>
                  <v:shape id="docshape207" o:spid="_x0000_s1254"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sE3m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VDqH30fxDcjVCwAA//8DAFBLAQItABQABgAIAAAAIQDb4fbL7gAAAIUBAAATAAAAAAAA&#13;&#10;AAAAAAAAAAAAAABbQ29udGVudF9UeXBlc10ueG1sUEsBAi0AFAAGAAgAAAAhAFr0LFu/AAAAFQEA&#13;&#10;AAsAAAAAAAAAAAAAAAAAHwEAAF9yZWxzLy5yZWxzUEsBAi0AFAAGAAgAAAAhAOCwTebHAAAA4QAA&#13;&#10;AA8AAAAAAAAAAAAAAAAABwIAAGRycy9kb3ducmV2LnhtbFBLBQYAAAAAAwADALcAAAD7AgAAAAA=&#13;&#10;" path="m,24l,11,11,,24,,37,,48,11r,13l48,37,37,47r-13,l11,47,,37,,24e" filled="f" strokecolor="#66c2a5" strokeweight=".0835mm">
                    <v:path arrowok="t" o:connecttype="custom" o:connectlocs="0,1420;0,1407;11,1396;24,1396;37,1396;48,1407;48,1420;48,1433;37,1443;24,1443;11,1443;0,1433;0,1420" o:connectangles="0,0,0,0,0,0,0,0,0,0,0,0,0"/>
                  </v:shape>
                  <v:shape id="docshape208" o:spid="_x0000_s12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" path="m37,l11,,,10,,23,,37,11,47r26,l47,37r,-27l37,xe" fillcolor="#66c2a5" stroked="f">
                    <v:path arrowok="t" o:connecttype="custom" o:connectlocs="37,1283;11,1283;0,1293;0,1306;0,1320;11,1330;37,1330;47,1320;47,1293;37,1283" o:connectangles="0,0,0,0,0,0,0,0,0,0"/>
                  </v:shape>
                  <v:shape id="docshape209" o:spid="_x0000_s1256"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" path="m,23l,10,11,,24,,37,,47,10r,13l47,37,37,47r-13,l11,47,,37,,23e" filled="f" strokecolor="#66c2a5" strokeweight=".0835mm">
                    <v:path arrowok="t" o:connecttype="custom" o:connectlocs="0,1306;0,1293;11,1283;24,1283;37,1283;47,1293;47,1306;47,1320;37,1330;24,1330;11,1330;0,1320;0,1306" o:connectangles="0,0,0,0,0,0,0,0,0,0,0,0,0"/>
                  </v:shape>
                  <v:shape id="docshape210" o:spid="_x0000_s12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" path="m36,l10,,,10,,23,,36,10,47r26,l47,36r,-26l36,xe" fillcolor="#66c2a5" stroked="f">
                    <v:path arrowok="t" o:connecttype="custom" o:connectlocs="36,602;10,602;0,612;0,625;0,638;10,649;36,649;47,638;47,612;36,602" o:connectangles="0,0,0,0,0,0,0,0,0,0"/>
                  </v:shape>
                  <v:shape id="docshape211" o:spid="_x0000_s1258"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" path="m,23l,10,10,,23,,36,,47,10r,13l47,36,36,47r-13,l10,47,,36,,23e" filled="f" strokecolor="#66c2a5" strokeweight=".0835mm">
                    <v:path arrowok="t" o:connecttype="custom" o:connectlocs="0,625;0,612;10,602;23,602;36,602;47,612;47,625;47,638;36,649;23,649;10,649;0,638;0,625" o:connectangles="0,0,0,0,0,0,0,0,0,0,0,0,0"/>
                  </v:shape>
                  <v:shape id="docshape212" o:spid="_x0000_s12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" path="m37,l11,,,11,,24,,37,11,47r26,l48,37r,-26l37,xe" fillcolor="#66c2a5" stroked="f">
                    <v:path arrowok="t" o:connecttype="custom" o:connectlocs="37,164;11,164;0,175;0,188;0,201;11,211;37,211;48,201;48,175;37,164" o:connectangles="0,0,0,0,0,0,0,0,0,0"/>
                  </v:shape>
                  <v:shape id="docshape213" o:spid="_x0000_s126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" path="m,24l,11,11,,24,,37,,48,11r,13l48,37,37,47r-13,l11,47,,37,,24e" filled="f" strokecolor="#66c2a5" strokeweight=".0835mm">
                    <v:path arrowok="t" o:connecttype="custom" o:connectlocs="0,188;0,175;11,164;24,164;37,164;48,175;48,188;48,201;37,211;24,211;11,211;0,201;0,188" o:connectangles="0,0,0,0,0,0,0,0,0,0,0,0,0"/>
                  </v:shape>
                  <v:shape id="docshape214" o:spid="_x0000_s12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15" o:spid="_x0000_s1262"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6" o:spid="_x0000_s12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7" o:spid="_x0000_s1264"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" path="m,24l,11,11,,24,,37,,48,11r,13l48,37,37,47r-13,l11,47,,37,,24e" filled="f" strokecolor="#fc8d62" strokeweight=".0835mm">
                    <v:path arrowok="t" o:connecttype="custom" o:connectlocs="0,875;0,862;11,851;24,851;37,851;48,862;48,875;48,888;37,898;24,898;11,898;0,888;0,875" o:connectangles="0,0,0,0,0,0,0,0,0,0,0,0,0"/>
                  </v:shape>
                  <v:shape id="docshape218" o:spid="_x0000_s12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" path="m37,l11,,,10,,23,,36,11,47r26,l47,36r,-26l37,xe" fillcolor="#fc8d62" stroked="f">
                    <v:path arrowok="t" o:connecttype="custom" o:connectlocs="37,314;11,314;0,324;0,337;0,350;11,361;37,361;47,350;47,324;37,314" o:connectangles="0,0,0,0,0,0,0,0,0,0"/>
                  </v:shape>
                  <v:shape id="docshape219" o:spid="_x0000_s1266"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" path="m,23l,10,11,,24,,37,,47,10r,13l47,36,37,47r-13,l11,47,,36,,23e" filled="f" strokecolor="#fc8d62" strokeweight=".0835mm">
                    <v:path arrowok="t" o:connecttype="custom" o:connectlocs="0,337;0,324;11,314;24,314;37,314;47,324;47,337;47,350;37,361;24,361;11,361;0,350;0,337" o:connectangles="0,0,0,0,0,0,0,0,0,0,0,0,0"/>
                  </v:shape>
                  <v:shape id="docshape220" o:spid="_x0000_s12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" path="m36,l10,,,11,,24,,37,10,47r26,l47,37r,-26l36,xe" fillcolor="#fc8d62" stroked="f">
                    <v:path arrowok="t" o:connecttype="custom" o:connectlocs="36,164;10,164;0,175;0,188;0,201;10,211;36,211;47,201;47,175;36,164" o:connectangles="0,0,0,0,0,0,0,0,0,0"/>
                  </v:shape>
                  <v:shape id="docshape221" o:spid="_x0000_s1268"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" path="m,24l,11,10,,23,,36,,47,11r,13l47,37,36,47r-13,l10,47,,37,,24e" filled="f" strokecolor="#fc8d62" strokeweight=".0835mm">
                    <v:path arrowok="t" o:connecttype="custom" o:connectlocs="0,188;0,175;10,164;23,164;36,164;47,175;47,188;47,201;36,211;23,211;10,211;0,201;0,188" o:connectangles="0,0,0,0,0,0,0,0,0,0,0,0,0"/>
                  </v:shape>
                  <v:shape id="docshape222" o:spid="_x0000_s12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" path="m37,l11,,,11,,24,,37,11,47r26,l48,37r,-26l37,xe" fillcolor="#fc8d62" stroked="f">
                    <v:path arrowok="t" o:connecttype="custom" o:connectlocs="37,164;11,164;0,175;0,188;0,201;11,211;37,211;48,201;48,175;37,164" o:connectangles="0,0,0,0,0,0,0,0,0,0"/>
                  </v:shape>
                  <v:shape id="docshape223" o:spid="_x0000_s1270"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" path="m,24l,11,11,,24,,37,,48,11r,13l48,37,37,47r-13,l11,47,,37,,24e" filled="f" strokecolor="#fc8d62" strokeweight=".0835mm">
                    <v:path arrowok="t" o:connecttype="custom" o:connectlocs="0,188;0,175;11,164;24,164;37,164;48,175;48,188;48,201;37,211;24,211;11,211;0,201;0,188" o:connectangles="0,0,0,0,0,0,0,0,0,0,0,0,0"/>
                  </v:shape>
                  <v:shape id="docshape224" o:spid="_x0000_s1271"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25" o:spid="_x0000_s1272"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300" o:spid="_x0000_s1273"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" strokecolor="#66c2a5" strokeweight=".71pt">
                    <o:lock v:ext="edit" shapetype="f"/>
                  </v:line>
                  <v:shape id="docshape226" o:spid="_x0000_s1274"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7" o:spid="_x0000_s1275"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" path="m,7l2,2,7,r5,2l14,7r-2,5l7,14,2,12,,7xe" fillcolor="#fc8d62" stroked="f">
                    <v:path arrowok="t" o:connecttype="custom" o:connectlocs="0,188;2,183;7,181;12,183;14,188;12,193;7,195;2,193;0,188" o:connectangles="0,0,0,0,0,0,0,0,0"/>
                  </v:shape>
                  <v:shape id="docshape228" o:spid="_x0000_s1276"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" path="m,l74,m297,r74,e" filled="f" strokecolor="#fc8d62" strokeweight=".71pt">
                    <v:path arrowok="t" o:connecttype="custom" o:connectlocs="0,0;74,0;297,0;371,0" o:connectangles="0,0,0,0"/>
                  </v:shape>
                  <v:shape id="docshape229" o:spid="_x0000_s1277"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" path="m,7l2,2,7,r5,2l14,7r-2,5l7,14,2,12,,7xe" fillcolor="#fc8d62" stroked="f">
                    <v:path arrowok="t" o:connecttype="custom" o:connectlocs="0,188;2,183;7,181;12,183;14,188;12,193;7,195;2,193;0,188" o:connectangles="0,0,0,0,0,0,0,0,0"/>
                  </v:shape>
                  <v:line id="Line 305" o:spid="_x0000_s1278"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" strokecolor="#fc8d62" strokeweight=".71pt">
                    <o:lock v:ext="edit" shapetype="f"/>
                  </v:line>
                  <v:rect id="docshape230" o:spid="_x0000_s1279"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" filled="f" strokecolor="#b3b3b3" strokeweight=".22814mm">
                    <v:path arrowok="t"/>
                  </v:rect>
                  <v:rect id="docshape231" o:spid="_x0000_s1280"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" fillcolor="#b3b3b3" stroked="f">
                    <v:path arrowok="t"/>
                  </v:rect>
                  <v:shape id="docshape232" o:spid="_x0000_s1281"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33" o:spid="_x0000_s1282"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" filled="f" stroked="f">
                    <v:path arrowok="t"/>
                    <v:textbox inset="0,0,0,0">
                      <w:txbxContent>
                        <w:p w14:paraId="6ED87C8C" w14:textId="77777777" w:rsidR="00ED530C" w:rsidRDefault="00000000">
                          <w:pPr>
                            <w:spacing w:line="179" w:lineRule="exact"/>
                            <w:rPr>
                              <w:del w:id="343" w:author="Author" w:date="2022-09-10T01:53:00Z"/>
                              <w:rFonts w:ascii="Arial"/>
                              <w:sz w:val="16"/>
                            </w:rPr>
                          </w:pPr>
                          <w:del w:id="344" w:author="Author" w:date="2022-09-10T01:53: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27776" behindDoc="1" locked="0" layoutInCell="1" allowOverlap="1" wp14:anchorId="6F24A4AC" wp14:editId="6BCE3FC9">
                  <wp:simplePos x="0" y="0"/>
                  <wp:positionH relativeFrom="page">
                    <wp:posOffset>3612515</wp:posOffset>
                  </wp:positionH>
                  <wp:positionV relativeFrom="paragraph">
                    <wp:posOffset>-98425</wp:posOffset>
                  </wp:positionV>
                  <wp:extent cx="906145" cy="1390650"/>
                  <wp:effectExtent l="0" t="12700" r="8255" b="6350"/>
                  <wp:wrapNone/>
                  <wp:docPr id="814"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815" name="docshape235"/>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docshape236"/>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7" name="docshape237"/>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8" name="docshape238"/>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9" name="docshape239"/>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0" name="docshape240"/>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1" name="docshape241"/>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2" name="docshape242"/>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3" name="docshape243"/>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4" name="docshape244"/>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5" name="docshape245"/>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6" name="docshape246"/>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 name="docshape247"/>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8" name="docshape248"/>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9" name="docshape249"/>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0" name="docshape250"/>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 name="docshape251"/>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2" name="docshape252"/>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3" name="docshape253"/>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4" name="docshape254"/>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5" name="docshape255"/>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6" name="docshape256"/>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docshape257"/>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8" name="docshape258"/>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9" name="docshape259"/>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0" name="docshape260"/>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1" name="docshape261"/>
                          <wps:cNvSpPr>
                            <a:spLocks/>
                          </wps:cNvSpPr>
                          <wps:spPr bwMode="auto">
                            <a:xfrm>
                              <a:off x="5722" y="101"/>
                              <a:ext cx="1387" cy="1900"/>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2" name="docshape262"/>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3" name="docshape263"/>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docshape264"/>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441E9" w14:textId="77777777" w:rsidR="00ED530C" w:rsidRDefault="00000000">
                                <w:pPr>
                                  <w:spacing w:before="35"/>
                                  <w:ind w:left="442"/>
                                  <w:rPr>
                                    <w:del w:id="345" w:author="Author" w:date="2022-09-10T01:53:00Z"/>
                                    <w:rFonts w:ascii="Arial"/>
                                    <w:sz w:val="16"/>
                                  </w:rPr>
                                </w:pPr>
                                <w:del w:id="346" w:author="Author" w:date="2022-09-10T01:53: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F24A4AC" id="docshapegroup234" o:spid="_x0000_s1283" style="position:absolute;left:0;text-align:left;margin-left:284.45pt;margin-top:-7.75pt;width:71.35pt;height:109.5pt;z-index:-15688704;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">
                  <v:shape id="docshape235" o:spid="_x0000_s12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6" o:spid="_x0000_s1285"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7" o:spid="_x0000_s1286"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" path="m,222l296,186,593,153,890,96,1186,e" filled="f" strokecolor="#66c2a5" strokeweight=".71pt">
                    <v:path arrowok="t" o:connecttype="custom" o:connectlocs="0,1669;296,1633;593,1600;890,1543;1186,1447" o:connectangles="0,0,0,0,0"/>
                  </v:shape>
                  <v:shape id="docshape238" o:spid="_x0000_s1287"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" path="m,915l296,756,593,581,890,242,1186,e" filled="f" strokecolor="#fc8d62" strokeweight=".71pt">
                    <v:path arrowok="t" o:connecttype="custom" o:connectlocs="0,1552;296,1393;593,1218;890,879;1186,637" o:connectangles="0,0,0,0,0"/>
                  </v:shape>
                  <v:shape id="docshape239" o:spid="_x0000_s12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" path="m37,l11,,,10,,23,,36,11,47r26,l47,36r,-26l37,xe" fillcolor="#66c2a5" stroked="f">
                    <v:path arrowok="t" o:connecttype="custom" o:connectlocs="37,1646;11,1646;0,1656;0,1669;0,1682;11,1693;37,1693;47,1682;47,1656;37,1646" o:connectangles="0,0,0,0,0,0,0,0,0,0"/>
                  </v:shape>
                  <v:shape id="docshape240" o:spid="_x0000_s1289"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" path="m,23l,10,11,,24,,37,,47,10r,13l47,36,37,47r-13,l11,47,,36,,23e" filled="f" strokecolor="#66c2a5" strokeweight=".0835mm">
                    <v:path arrowok="t" o:connecttype="custom" o:connectlocs="0,1669;0,1656;11,1646;24,1646;37,1646;47,1656;47,1669;47,1682;37,1693;24,1693;11,1693;0,1682;0,1669" o:connectangles="0,0,0,0,0,0,0,0,0,0,0,0,0"/>
                  </v:shape>
                  <v:shape id="docshape241" o:spid="_x0000_s12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42" o:spid="_x0000_s1291"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" path="m,24l,11,10,,23,,36,,47,11r,13l47,37,36,47r-13,l10,47,,37,,24e" filled="f" strokecolor="#66c2a5" strokeweight=".0835mm">
                    <v:path arrowok="t" o:connecttype="custom" o:connectlocs="0,1633;0,1620;10,1609;23,1609;36,1609;47,1620;47,1633;47,1646;36,1656;23,1656;10,1656;0,1646;0,1633" o:connectangles="0,0,0,0,0,0,0,0,0,0,0,0,0"/>
                  </v:shape>
                  <v:shape id="docshape243" o:spid="_x0000_s12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" path="m37,l11,,,11,,24,,37,11,48r26,l48,37r,-26l37,xe" fillcolor="#66c2a5" stroked="f">
                    <v:path arrowok="t" o:connecttype="custom" o:connectlocs="37,1576;11,1576;0,1587;0,1600;0,1613;11,1624;37,1624;48,1613;48,1587;37,1576" o:connectangles="0,0,0,0,0,0,0,0,0,0"/>
                  </v:shape>
                  <v:shape id="docshape244" o:spid="_x0000_s1293"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" path="m,24l,11,11,,24,,37,,48,11r,13l48,37,37,48r-13,l11,48,,37,,24e" filled="f" strokecolor="#66c2a5" strokeweight=".0835mm">
                    <v:path arrowok="t" o:connecttype="custom" o:connectlocs="0,1600;0,1587;11,1576;24,1576;37,1576;48,1587;48,1600;48,1613;37,1624;24,1624;11,1624;0,1613;0,1600" o:connectangles="0,0,0,0,0,0,0,0,0,0,0,0,0"/>
                  </v:shape>
                  <v:shape id="docshape245" o:spid="_x0000_s12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dE1s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qD+6P4BuTqHwAA//8DAFBLAQItABQABgAIAAAAIQDb4fbL7gAAAIUBAAATAAAAAAAA&#13;&#10;AAAAAAAAAAAAAABbQ29udGVudF9UeXBlc10ueG1sUEsBAi0AFAAGAAgAAAAhAFr0LFu/AAAAFQEA&#13;&#10;AAsAAAAAAAAAAAAAAAAAHwEAAF9yZWxzLy5yZWxzUEsBAi0AFAAGAAgAAAAhANN0TWzHAAAA4QAA&#13;&#10;AA8AAAAAAAAAAAAAAAAABwIAAGRycy9kb3ducmV2LnhtbFBLBQYAAAAAAwADALcAAAD7AgAAAAA=&#13;&#10;" path="m37,l10,,,11,,24,,37,10,47r27,l47,37r,-26l37,xe" fillcolor="#66c2a5" stroked="f">
                    <v:path arrowok="t" o:connecttype="custom" o:connectlocs="37,1519;10,1519;0,1530;0,1543;0,1556;10,1566;37,1566;47,1556;47,1530;37,1519" o:connectangles="0,0,0,0,0,0,0,0,0,0"/>
                  </v:shape>
                  <v:shape id="docshape246" o:spid="_x0000_s1295"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" path="m,24l,11,10,,24,,37,,47,11r,13l47,37,37,47r-13,l10,47,,37,,24e" filled="f" strokecolor="#66c2a5" strokeweight=".0835mm">
                    <v:path arrowok="t" o:connecttype="custom" o:connectlocs="0,1543;0,1530;10,1519;24,1519;37,1519;47,1530;47,1543;47,1556;37,1566;24,1566;10,1566;0,1556;0,1543" o:connectangles="0,0,0,0,0,0,0,0,0,0,0,0,0"/>
                  </v:shape>
                  <v:shape id="docshape247" o:spid="_x0000_s12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" path="m37,l11,,,11,,24,,37,11,47r26,l48,37r,-26l37,xe" fillcolor="#66c2a5" stroked="f">
                    <v:path arrowok="t" o:connecttype="custom" o:connectlocs="37,1423;11,1423;0,1434;0,1447;0,1460;11,1470;37,1470;48,1460;48,1434;37,1423" o:connectangles="0,0,0,0,0,0,0,0,0,0"/>
                  </v:shape>
                  <v:shape id="docshape248" o:spid="_x0000_s1297"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9" o:spid="_x0000_s12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50" o:spid="_x0000_s1299"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51" o:spid="_x0000_s13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52" o:spid="_x0000_s1301"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53" o:spid="_x0000_s13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" path="m37,l11,,,10,,23,,36,11,47r26,l48,36r,-26l37,xe" fillcolor="#fc8d62" stroked="f">
                    <v:path arrowok="t" o:connecttype="custom" o:connectlocs="37,1195;11,1195;0,1205;0,1218;0,1231;11,1242;37,1242;48,1231;48,1205;37,1195" o:connectangles="0,0,0,0,0,0,0,0,0,0"/>
                  </v:shape>
                  <v:shape id="docshape254" o:spid="_x0000_s1303"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55" o:spid="_x0000_s13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" path="m37,l10,,,10,,24,,37,10,47r27,l47,37r,-27l37,xe" fillcolor="#fc8d62" stroked="f">
                    <v:path arrowok="t" o:connecttype="custom" o:connectlocs="37,855;10,855;0,865;0,879;0,892;10,902;37,902;47,892;47,865;37,855" o:connectangles="0,0,0,0,0,0,0,0,0,0"/>
                  </v:shape>
                  <v:shape id="docshape256" o:spid="_x0000_s1305"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aRrL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" path="m,24l,10,10,,24,,37,,47,10r,14l47,37,37,47r-13,l10,47,,37,,24e" filled="f" strokecolor="#fc8d62" strokeweight=".0835mm">
                    <v:path arrowok="t" o:connecttype="custom" o:connectlocs="0,879;0,865;10,855;24,855;37,855;47,865;47,879;47,892;37,902;24,902;10,902;0,892;0,879" o:connectangles="0,0,0,0,0,0,0,0,0,0,0,0,0"/>
                  </v:shape>
                  <v:shape id="docshape257" o:spid="_x0000_s13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" path="m37,l11,,,11,,24,,37,11,47r26,l48,37r,-26l37,xe" fillcolor="#fc8d62" stroked="f">
                    <v:path arrowok="t" o:connecttype="custom" o:connectlocs="37,613;11,613;0,624;0,637;0,650;11,660;37,660;48,650;48,624;37,613" o:connectangles="0,0,0,0,0,0,0,0,0,0"/>
                  </v:shape>
                  <v:shape id="docshape258" o:spid="_x0000_s1307"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" path="m,24l,11,11,,24,,37,,48,11r,13l48,37,37,47r-13,l11,47,,37,,24e" filled="f" strokecolor="#fc8d62" strokeweight=".0835mm">
                    <v:path arrowok="t" o:connecttype="custom" o:connectlocs="0,637;0,624;11,613;24,613;37,613;48,624;48,637;48,650;37,660;24,660;11,660;0,650;0,637" o:connectangles="0,0,0,0,0,0,0,0,0,0,0,0,0"/>
                  </v:shape>
                  <v:shape id="docshape259" o:spid="_x0000_s1308"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60" o:spid="_x0000_s1309"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61" o:spid="_x0000_s1310"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" filled="f" strokecolor="#b3b3b3" strokeweight=".22814mm">
                    <v:path arrowok="t"/>
                  </v:rect>
                  <v:rect id="docshape262" o:spid="_x0000_s1311"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" fillcolor="#b3b3b3" stroked="f">
                    <v:path arrowok="t"/>
                  </v:rect>
                  <v:shape id="docshape263" o:spid="_x0000_s1312"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64" o:spid="_x0000_s1313"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" filled="f" stroked="f">
                    <v:path arrowok="t"/>
                    <v:textbox inset="0,0,0,0">
                      <w:txbxContent>
                        <w:p w14:paraId="5E7441E9" w14:textId="77777777" w:rsidR="00ED530C" w:rsidRDefault="00000000">
                          <w:pPr>
                            <w:spacing w:before="35"/>
                            <w:ind w:left="442"/>
                            <w:rPr>
                              <w:del w:id="347" w:author="Author" w:date="2022-09-10T01:53:00Z"/>
                              <w:rFonts w:ascii="Arial"/>
                              <w:sz w:val="16"/>
                            </w:rPr>
                          </w:pPr>
                          <w:del w:id="348" w:author="Author" w:date="2022-09-10T01:53: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25728" behindDoc="0" locked="0" layoutInCell="1" allowOverlap="1" wp14:anchorId="6271F209" wp14:editId="485F3263">
                  <wp:simplePos x="0" y="0"/>
                  <wp:positionH relativeFrom="page">
                    <wp:posOffset>4771390</wp:posOffset>
                  </wp:positionH>
                  <wp:positionV relativeFrom="paragraph">
                    <wp:posOffset>-98425</wp:posOffset>
                  </wp:positionV>
                  <wp:extent cx="906145" cy="1390650"/>
                  <wp:effectExtent l="0" t="0" r="8255" b="6350"/>
                  <wp:wrapNone/>
                  <wp:docPr id="845" name="docshapegroup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846" name="docshape266"/>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 name="docshape267"/>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8" name="docshape268"/>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 name="docshape269"/>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0" name="docshape270"/>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1" name="docshape271"/>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2" name="docshape272"/>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3" name="docshape273"/>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4" name="docshape274"/>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5" name="docshape275"/>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6" name="docshape276"/>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7" name="docshape277"/>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 name="docshape278"/>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9" name="docshape279"/>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0" name="docshape280"/>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1" name="docshape281"/>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2" name="docshape282"/>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3" name="docshape283"/>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docshape284"/>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5" name="docshape285"/>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6" name="docshape286"/>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7" name="docshape287"/>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8" name="docshape288"/>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9" name="docshape289"/>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0" name="docshape290"/>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1" name="docshape291"/>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2" name="docshape292"/>
                          <wps:cNvSpPr>
                            <a:spLocks/>
                          </wps:cNvSpPr>
                          <wps:spPr bwMode="auto">
                            <a:xfrm>
                              <a:off x="7546" y="101"/>
                              <a:ext cx="1387" cy="1900"/>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3" name="docshape293"/>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4" name="docshape294"/>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75" name="docshape295"/>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5CD4A6" w14:textId="77777777" w:rsidR="00ED530C" w:rsidRDefault="00000000">
                                <w:pPr>
                                  <w:spacing w:line="179" w:lineRule="exact"/>
                                  <w:rPr>
                                    <w:del w:id="349" w:author="Author" w:date="2022-09-10T01:53:00Z"/>
                                    <w:rFonts w:ascii="Arial"/>
                                    <w:sz w:val="16"/>
                                  </w:rPr>
                                </w:pPr>
                                <w:del w:id="350" w:author="Author" w:date="2022-09-10T01:53: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271F209" id="docshapegroup265" o:spid="_x0000_s1314" style="position:absolute;left:0;text-align:left;margin-left:375.7pt;margin-top:-7.75pt;width:71.35pt;height:109.5pt;z-index:487625728;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">
                  <v:shape id="docshape266" o:spid="_x0000_s13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7" o:spid="_x0000_s1316"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8" o:spid="_x0000_s1317"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9" o:spid="_x0000_s1318"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70" o:spid="_x0000_s13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" path="m37,l11,,,11,,24,,37,11,48r26,l48,37r,-26l37,xe" fillcolor="#66c2a5" stroked="f">
                    <v:path arrowok="t" o:connecttype="custom" o:connectlocs="37,1655;11,1655;0,1666;0,1679;0,1692;11,1703;37,1703;48,1692;48,1666;37,1655" o:connectangles="0,0,0,0,0,0,0,0,0,0"/>
                  </v:shape>
                  <v:shape id="docshape271" o:spid="_x0000_s1320"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" path="m,24l,11,11,,24,,37,,48,11r,13l48,37,37,48r-13,l11,48,,37,,24e" filled="f" strokecolor="#66c2a5" strokeweight=".0835mm">
                    <v:path arrowok="t" o:connecttype="custom" o:connectlocs="0,1679;0,1666;11,1655;24,1655;37,1655;48,1666;48,1679;48,1692;37,1703;24,1703;11,1703;0,1692;0,1679" o:connectangles="0,0,0,0,0,0,0,0,0,0,0,0,0"/>
                  </v:shape>
                  <v:shape id="docshape272" o:spid="_x0000_s13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" path="m37,l11,,,10,,24,,37,11,47r26,l47,37r,-27l37,xe" fillcolor="#66c2a5" stroked="f">
                    <v:path arrowok="t" o:connecttype="custom" o:connectlocs="37,1638;11,1638;0,1648;0,1662;0,1675;11,1685;37,1685;47,1675;47,1648;37,1638" o:connectangles="0,0,0,0,0,0,0,0,0,0"/>
                  </v:shape>
                  <v:shape id="docshape273" o:spid="_x0000_s1322"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" path="m,24l,10,11,,24,,37,,47,10r,14l47,37,37,47r-13,l11,47,,37,,24e" filled="f" strokecolor="#66c2a5" strokeweight=".0835mm">
                    <v:path arrowok="t" o:connecttype="custom" o:connectlocs="0,1662;0,1648;11,1638;24,1638;37,1638;47,1648;47,1662;47,1675;37,1685;24,1685;11,1685;0,1675;0,1662" o:connectangles="0,0,0,0,0,0,0,0,0,0,0,0,0"/>
                  </v:shape>
                  <v:shape id="docshape274" o:spid="_x0000_s13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75" o:spid="_x0000_s1324"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6" o:spid="_x0000_s13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7" o:spid="_x0000_s1326"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" path="m,24l,11,11,,24,,37,,47,11r,13l47,37,37,47r-13,l11,47,,37,,24e" filled="f" strokecolor="#66c2a5" strokeweight=".0835mm">
                    <v:path arrowok="t" o:connecttype="custom" o:connectlocs="0,1608;0,1595;11,1584;24,1584;37,1584;47,1595;47,1608;47,1621;37,1631;24,1631;11,1631;0,1621;0,1608" o:connectangles="0,0,0,0,0,0,0,0,0,0,0,0,0"/>
                  </v:shape>
                  <v:shape id="docshape278" o:spid="_x0000_s13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9" o:spid="_x0000_s1328"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" path="m,24l,11,10,,23,,36,,47,11r,13l47,37,36,48r-13,l10,48,,37,,24e" filled="f" strokecolor="#66c2a5" strokeweight=".0835mm">
                    <v:path arrowok="t" o:connecttype="custom" o:connectlocs="0,1558;0,1545;10,1534;23,1534;36,1534;47,1545;47,1558;47,1571;36,1582;23,1582;10,1582;0,1571;0,1558" o:connectangles="0,0,0,0,0,0,0,0,0,0,0,0,0"/>
                  </v:shape>
                  <v:shape id="docshape280" o:spid="_x0000_s13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" path="m37,l11,,,10,,24,,37,11,47r26,l48,37r,-27l37,xe" fillcolor="#fc8d62" stroked="f">
                    <v:path arrowok="t" o:connecttype="custom" o:connectlocs="37,1615;11,1615;0,1625;0,1639;0,1652;11,1662;37,1662;48,1652;48,1625;37,1615" o:connectangles="0,0,0,0,0,0,0,0,0,0"/>
                  </v:shape>
                  <v:shape id="docshape281" o:spid="_x0000_s1330"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" path="m,24l,10,11,,24,,37,,48,10r,14l48,37,37,47r-13,l11,47,,37,,24e" filled="f" strokecolor="#fc8d62" strokeweight=".0835mm">
                    <v:path arrowok="t" o:connecttype="custom" o:connectlocs="0,1639;0,1625;11,1615;24,1615;37,1615;48,1625;48,1639;48,1652;37,1662;24,1662;11,1662;0,1652;0,1639" o:connectangles="0,0,0,0,0,0,0,0,0,0,0,0,0"/>
                  </v:shape>
                  <v:shape id="docshape282" o:spid="_x0000_s13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" path="m37,l11,,,11,,24,,37,11,48r26,l47,37r,-26l37,xe" fillcolor="#fc8d62" stroked="f">
                    <v:path arrowok="t" o:connecttype="custom" o:connectlocs="37,1530;11,1530;0,1541;0,1554;0,1567;11,1578;37,1578;47,1567;47,1541;37,1530" o:connectangles="0,0,0,0,0,0,0,0,0,0"/>
                  </v:shape>
                  <v:shape id="docshape283" o:spid="_x0000_s1332"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" path="m,24l,11,11,,24,,37,,47,11r,13l47,37,37,48r-13,l11,48,,37,,24e" filled="f" strokecolor="#fc8d62" strokeweight=".0835mm">
                    <v:path arrowok="t" o:connecttype="custom" o:connectlocs="0,1554;0,1541;11,1530;24,1530;37,1530;47,1541;47,1554;47,1567;37,1578;24,1578;11,1578;0,1567;0,1554" o:connectangles="0,0,0,0,0,0,0,0,0,0,0,0,0"/>
                  </v:shape>
                  <v:shape id="docshape284" o:spid="_x0000_s13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" path="m37,l11,,,11,,24,,37,11,48r26,l48,37r,-26l37,xe" fillcolor="#fc8d62" stroked="f">
                    <v:path arrowok="t" o:connecttype="custom" o:connectlocs="37,1415;11,1415;0,1426;0,1439;0,1452;11,1463;37,1463;48,1452;48,1426;37,1415" o:connectangles="0,0,0,0,0,0,0,0,0,0"/>
                  </v:shape>
                  <v:shape id="docshape285" o:spid="_x0000_s1334"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" path="m,24l,11,11,,24,,37,,48,11r,13l48,37,37,48r-13,l11,48,,37,,24e" filled="f" strokecolor="#fc8d62" strokeweight=".0835mm">
                    <v:path arrowok="t" o:connecttype="custom" o:connectlocs="0,1439;0,1426;11,1415;24,1415;37,1415;48,1426;48,1439;48,1452;37,1463;24,1463;11,1463;0,1452;0,1439" o:connectangles="0,0,0,0,0,0,0,0,0,0,0,0,0"/>
                  </v:shape>
                  <v:shape id="docshape286" o:spid="_x0000_s13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" path="m37,l11,,,11,,24,,37,11,48r26,l47,37r,-26l37,xe" fillcolor="#fc8d62" stroked="f">
                    <v:path arrowok="t" o:connecttype="custom" o:connectlocs="37,1248;11,1248;0,1259;0,1272;0,1285;11,1296;37,1296;47,1285;47,1259;37,1248" o:connectangles="0,0,0,0,0,0,0,0,0,0"/>
                  </v:shape>
                  <v:shape id="docshape287" o:spid="_x0000_s1336"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" path="m,24l,11,11,,24,,37,,47,11r,13l47,37,37,48r-13,l11,48,,37,,24e" filled="f" strokecolor="#fc8d62" strokeweight=".0835mm">
                    <v:path arrowok="t" o:connecttype="custom" o:connectlocs="0,1272;0,1259;11,1248;24,1248;37,1248;47,1259;47,1272;47,1285;37,1296;24,1296;11,1296;0,1285;0,1272" o:connectangles="0,0,0,0,0,0,0,0,0,0,0,0,0"/>
                  </v:shape>
                  <v:shape id="docshape288" o:spid="_x0000_s13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" path="m36,l10,,,11,,24,,37,10,47r26,l47,37r,-26l36,xe" fillcolor="#fc8d62" stroked="f">
                    <v:path arrowok="t" o:connecttype="custom" o:connectlocs="36,1137;10,1137;0,1148;0,1161;0,1174;10,1184;36,1184;47,1174;47,1148;36,1137" o:connectangles="0,0,0,0,0,0,0,0,0,0"/>
                  </v:shape>
                  <v:shape id="docshape289" o:spid="_x0000_s1338"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docshape290" o:spid="_x0000_s1339"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91" o:spid="_x0000_s1340"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92" o:spid="_x0000_s1341"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" filled="f" strokecolor="#b3b3b3" strokeweight=".22814mm">
                    <v:path arrowok="t"/>
                  </v:rect>
                  <v:rect id="docshape293" o:spid="_x0000_s1342"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" fillcolor="#b3b3b3" stroked="f">
                    <v:path arrowok="t"/>
                  </v:rect>
                  <v:shape id="docshape294" o:spid="_x0000_s1343"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95" o:spid="_x0000_s1344"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" filled="f" stroked="f">
                    <v:path arrowok="t"/>
                    <v:textbox inset="0,0,0,0">
                      <w:txbxContent>
                        <w:p w14:paraId="0F5CD4A6" w14:textId="77777777" w:rsidR="00ED530C" w:rsidRDefault="00000000">
                          <w:pPr>
                            <w:spacing w:line="179" w:lineRule="exact"/>
                            <w:rPr>
                              <w:del w:id="351" w:author="Author" w:date="2022-09-10T01:53:00Z"/>
                              <w:rFonts w:ascii="Arial"/>
                              <w:sz w:val="16"/>
                            </w:rPr>
                          </w:pPr>
                          <w:del w:id="352" w:author="Author" w:date="2022-09-10T01:53:00Z">
                            <w:r>
                              <w:rPr>
                                <w:rFonts w:ascii="Arial"/>
                                <w:color w:val="FFFFFF"/>
                                <w:spacing w:val="-2"/>
                                <w:sz w:val="16"/>
                              </w:rPr>
                              <w:delText>Large</w:delText>
                            </w:r>
                          </w:del>
                        </w:p>
                      </w:txbxContent>
                    </v:textbox>
                  </v:shape>
                  <w10:wrap anchorx="page"/>
                </v:group>
              </w:pict>
            </mc:Fallback>
          </mc:AlternateContent>
        </w:r>
      </w:del>
      <w:ins w:id="353" w:author="Author" w:date="2022-09-10T01:53:00Z">
        <w:r w:rsidR="006228F8">
          <w:rPr>
            <w:noProof/>
          </w:rPr>
          <mc:AlternateContent>
            <mc:Choice Requires="wpg">
              <w:drawing>
                <wp:anchor distT="0" distB="0" distL="114300" distR="114300" simplePos="0" relativeHeight="486573568" behindDoc="1" locked="0" layoutInCell="1" allowOverlap="1" wp14:anchorId="044FA714" wp14:editId="7EC951D3">
                  <wp:simplePos x="0" y="0"/>
                  <wp:positionH relativeFrom="page">
                    <wp:posOffset>2454275</wp:posOffset>
                  </wp:positionH>
                  <wp:positionV relativeFrom="paragraph">
                    <wp:posOffset>-98425</wp:posOffset>
                  </wp:positionV>
                  <wp:extent cx="906145" cy="1390650"/>
                  <wp:effectExtent l="0" t="0" r="8255" b="6350"/>
                  <wp:wrapNone/>
                  <wp:docPr id="279" name="docshapegroup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3865" y="-155"/>
                            <a:chExt cx="1427" cy="2190"/>
                          </a:xfrm>
                        </wpg:grpSpPr>
                        <wps:wsp>
                          <wps:cNvPr id="280" name="docshape200"/>
                          <wps:cNvSpPr>
                            <a:spLocks/>
                          </wps:cNvSpPr>
                          <wps:spPr bwMode="auto">
                            <a:xfrm>
                              <a:off x="3898" y="101"/>
                              <a:ext cx="1387" cy="1900"/>
                            </a:xfrm>
                            <a:custGeom>
                              <a:avLst/>
                              <a:gdLst>
                                <a:gd name="T0" fmla="+- 0 3898 3898"/>
                                <a:gd name="T1" fmla="*/ T0 w 1387"/>
                                <a:gd name="T2" fmla="+- 0 1627 101"/>
                                <a:gd name="T3" fmla="*/ 1627 h 1900"/>
                                <a:gd name="T4" fmla="+- 0 5285 3898"/>
                                <a:gd name="T5" fmla="*/ T4 w 1387"/>
                                <a:gd name="T6" fmla="+- 0 1627 101"/>
                                <a:gd name="T7" fmla="*/ 1627 h 1900"/>
                                <a:gd name="T8" fmla="+- 0 3898 3898"/>
                                <a:gd name="T9" fmla="*/ T8 w 1387"/>
                                <a:gd name="T10" fmla="+- 0 1051 101"/>
                                <a:gd name="T11" fmla="*/ 1051 h 1900"/>
                                <a:gd name="T12" fmla="+- 0 5285 3898"/>
                                <a:gd name="T13" fmla="*/ T12 w 1387"/>
                                <a:gd name="T14" fmla="+- 0 1051 101"/>
                                <a:gd name="T15" fmla="*/ 1051 h 1900"/>
                                <a:gd name="T16" fmla="+- 0 3898 3898"/>
                                <a:gd name="T17" fmla="*/ T16 w 1387"/>
                                <a:gd name="T18" fmla="+- 0 476 101"/>
                                <a:gd name="T19" fmla="*/ 476 h 1900"/>
                                <a:gd name="T20" fmla="+- 0 5285 3898"/>
                                <a:gd name="T21" fmla="*/ T20 w 1387"/>
                                <a:gd name="T22" fmla="+- 0 476 101"/>
                                <a:gd name="T23" fmla="*/ 476 h 1900"/>
                                <a:gd name="T24" fmla="+- 0 4147 3898"/>
                                <a:gd name="T25" fmla="*/ T24 w 1387"/>
                                <a:gd name="T26" fmla="+- 0 2001 101"/>
                                <a:gd name="T27" fmla="*/ 2001 h 1900"/>
                                <a:gd name="T28" fmla="+- 0 4147 3898"/>
                                <a:gd name="T29" fmla="*/ T28 w 1387"/>
                                <a:gd name="T30" fmla="+- 0 101 101"/>
                                <a:gd name="T31" fmla="*/ 101 h 1900"/>
                                <a:gd name="T32" fmla="+- 0 4443 3898"/>
                                <a:gd name="T33" fmla="*/ T32 w 1387"/>
                                <a:gd name="T34" fmla="+- 0 2001 101"/>
                                <a:gd name="T35" fmla="*/ 2001 h 1900"/>
                                <a:gd name="T36" fmla="+- 0 4443 3898"/>
                                <a:gd name="T37" fmla="*/ T36 w 1387"/>
                                <a:gd name="T38" fmla="+- 0 101 101"/>
                                <a:gd name="T39" fmla="*/ 101 h 1900"/>
                                <a:gd name="T40" fmla="+- 0 4740 3898"/>
                                <a:gd name="T41" fmla="*/ T40 w 1387"/>
                                <a:gd name="T42" fmla="+- 0 2001 101"/>
                                <a:gd name="T43" fmla="*/ 2001 h 1900"/>
                                <a:gd name="T44" fmla="+- 0 4740 3898"/>
                                <a:gd name="T45" fmla="*/ T44 w 1387"/>
                                <a:gd name="T46" fmla="+- 0 101 101"/>
                                <a:gd name="T47" fmla="*/ 101 h 1900"/>
                                <a:gd name="T48" fmla="+- 0 5037 3898"/>
                                <a:gd name="T49" fmla="*/ T48 w 1387"/>
                                <a:gd name="T50" fmla="+- 0 2001 101"/>
                                <a:gd name="T51" fmla="*/ 2001 h 1900"/>
                                <a:gd name="T52" fmla="+- 0 5037 3898"/>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9" y="1900"/>
                                  </a:moveTo>
                                  <a:lnTo>
                                    <a:pt x="249" y="0"/>
                                  </a:lnTo>
                                  <a:moveTo>
                                    <a:pt x="545" y="1900"/>
                                  </a:moveTo>
                                  <a:lnTo>
                                    <a:pt x="545" y="0"/>
                                  </a:lnTo>
                                  <a:moveTo>
                                    <a:pt x="842" y="1900"/>
                                  </a:moveTo>
                                  <a:lnTo>
                                    <a:pt x="842" y="0"/>
                                  </a:lnTo>
                                  <a:moveTo>
                                    <a:pt x="1139" y="1900"/>
                                  </a:moveTo>
                                  <a:lnTo>
                                    <a:pt x="1139"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docshape201"/>
                          <wps:cNvSpPr>
                            <a:spLocks/>
                          </wps:cNvSpPr>
                          <wps:spPr bwMode="auto">
                            <a:xfrm>
                              <a:off x="3898" y="101"/>
                              <a:ext cx="1387" cy="1900"/>
                            </a:xfrm>
                            <a:custGeom>
                              <a:avLst/>
                              <a:gdLst>
                                <a:gd name="T0" fmla="+- 0 3898 3898"/>
                                <a:gd name="T1" fmla="*/ T0 w 1387"/>
                                <a:gd name="T2" fmla="+- 0 1915 101"/>
                                <a:gd name="T3" fmla="*/ 1915 h 1900"/>
                                <a:gd name="T4" fmla="+- 0 5285 3898"/>
                                <a:gd name="T5" fmla="*/ T4 w 1387"/>
                                <a:gd name="T6" fmla="+- 0 1915 101"/>
                                <a:gd name="T7" fmla="*/ 1915 h 1900"/>
                                <a:gd name="T8" fmla="+- 0 3898 3898"/>
                                <a:gd name="T9" fmla="*/ T8 w 1387"/>
                                <a:gd name="T10" fmla="+- 0 1339 101"/>
                                <a:gd name="T11" fmla="*/ 1339 h 1900"/>
                                <a:gd name="T12" fmla="+- 0 5285 3898"/>
                                <a:gd name="T13" fmla="*/ T12 w 1387"/>
                                <a:gd name="T14" fmla="+- 0 1339 101"/>
                                <a:gd name="T15" fmla="*/ 1339 h 1900"/>
                                <a:gd name="T16" fmla="+- 0 3898 3898"/>
                                <a:gd name="T17" fmla="*/ T16 w 1387"/>
                                <a:gd name="T18" fmla="+- 0 763 101"/>
                                <a:gd name="T19" fmla="*/ 763 h 1900"/>
                                <a:gd name="T20" fmla="+- 0 5285 3898"/>
                                <a:gd name="T21" fmla="*/ T20 w 1387"/>
                                <a:gd name="T22" fmla="+- 0 763 101"/>
                                <a:gd name="T23" fmla="*/ 763 h 1900"/>
                                <a:gd name="T24" fmla="+- 0 3898 3898"/>
                                <a:gd name="T25" fmla="*/ T24 w 1387"/>
                                <a:gd name="T26" fmla="+- 0 188 101"/>
                                <a:gd name="T27" fmla="*/ 188 h 1900"/>
                                <a:gd name="T28" fmla="+- 0 5285 3898"/>
                                <a:gd name="T29" fmla="*/ T28 w 1387"/>
                                <a:gd name="T30" fmla="+- 0 188 101"/>
                                <a:gd name="T31" fmla="*/ 188 h 1900"/>
                                <a:gd name="T32" fmla="+- 0 3998 3898"/>
                                <a:gd name="T33" fmla="*/ T32 w 1387"/>
                                <a:gd name="T34" fmla="+- 0 2001 101"/>
                                <a:gd name="T35" fmla="*/ 2001 h 1900"/>
                                <a:gd name="T36" fmla="+- 0 3998 3898"/>
                                <a:gd name="T37" fmla="*/ T36 w 1387"/>
                                <a:gd name="T38" fmla="+- 0 101 101"/>
                                <a:gd name="T39" fmla="*/ 101 h 1900"/>
                                <a:gd name="T40" fmla="+- 0 4295 3898"/>
                                <a:gd name="T41" fmla="*/ T40 w 1387"/>
                                <a:gd name="T42" fmla="+- 0 2001 101"/>
                                <a:gd name="T43" fmla="*/ 2001 h 1900"/>
                                <a:gd name="T44" fmla="+- 0 4295 3898"/>
                                <a:gd name="T45" fmla="*/ T44 w 1387"/>
                                <a:gd name="T46" fmla="+- 0 101 101"/>
                                <a:gd name="T47" fmla="*/ 101 h 1900"/>
                                <a:gd name="T48" fmla="+- 0 4592 3898"/>
                                <a:gd name="T49" fmla="*/ T48 w 1387"/>
                                <a:gd name="T50" fmla="+- 0 2001 101"/>
                                <a:gd name="T51" fmla="*/ 2001 h 1900"/>
                                <a:gd name="T52" fmla="+- 0 4592 3898"/>
                                <a:gd name="T53" fmla="*/ T52 w 1387"/>
                                <a:gd name="T54" fmla="+- 0 101 101"/>
                                <a:gd name="T55" fmla="*/ 101 h 1900"/>
                                <a:gd name="T56" fmla="+- 0 4888 3898"/>
                                <a:gd name="T57" fmla="*/ T56 w 1387"/>
                                <a:gd name="T58" fmla="+- 0 2001 101"/>
                                <a:gd name="T59" fmla="*/ 2001 h 1900"/>
                                <a:gd name="T60" fmla="+- 0 4888 3898"/>
                                <a:gd name="T61" fmla="*/ T60 w 1387"/>
                                <a:gd name="T62" fmla="+- 0 101 101"/>
                                <a:gd name="T63" fmla="*/ 101 h 1900"/>
                                <a:gd name="T64" fmla="+- 0 5185 3898"/>
                                <a:gd name="T65" fmla="*/ T64 w 1387"/>
                                <a:gd name="T66" fmla="+- 0 2001 101"/>
                                <a:gd name="T67" fmla="*/ 2001 h 1900"/>
                                <a:gd name="T68" fmla="+- 0 5185 3898"/>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4" y="1900"/>
                                  </a:moveTo>
                                  <a:lnTo>
                                    <a:pt x="694" y="0"/>
                                  </a:lnTo>
                                  <a:moveTo>
                                    <a:pt x="990" y="1900"/>
                                  </a:moveTo>
                                  <a:lnTo>
                                    <a:pt x="990" y="0"/>
                                  </a:lnTo>
                                  <a:moveTo>
                                    <a:pt x="1287" y="1900"/>
                                  </a:moveTo>
                                  <a:lnTo>
                                    <a:pt x="1287"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2" name="docshape202"/>
                          <wps:cNvSpPr>
                            <a:spLocks/>
                          </wps:cNvSpPr>
                          <wps:spPr bwMode="auto">
                            <a:xfrm>
                              <a:off x="3998" y="187"/>
                              <a:ext cx="1187" cy="1392"/>
                            </a:xfrm>
                            <a:custGeom>
                              <a:avLst/>
                              <a:gdLst>
                                <a:gd name="T0" fmla="+- 0 3998 3998"/>
                                <a:gd name="T1" fmla="*/ T0 w 1187"/>
                                <a:gd name="T2" fmla="+- 0 1579 188"/>
                                <a:gd name="T3" fmla="*/ 1579 h 1392"/>
                                <a:gd name="T4" fmla="+- 0 4295 3998"/>
                                <a:gd name="T5" fmla="*/ T4 w 1187"/>
                                <a:gd name="T6" fmla="+- 0 1420 188"/>
                                <a:gd name="T7" fmla="*/ 1420 h 1392"/>
                                <a:gd name="T8" fmla="+- 0 4592 3998"/>
                                <a:gd name="T9" fmla="*/ T8 w 1187"/>
                                <a:gd name="T10" fmla="+- 0 1306 188"/>
                                <a:gd name="T11" fmla="*/ 1306 h 1392"/>
                                <a:gd name="T12" fmla="+- 0 4888 3998"/>
                                <a:gd name="T13" fmla="*/ T12 w 1187"/>
                                <a:gd name="T14" fmla="+- 0 625 188"/>
                                <a:gd name="T15" fmla="*/ 625 h 1392"/>
                                <a:gd name="T16" fmla="+- 0 5185 3998"/>
                                <a:gd name="T17" fmla="*/ T16 w 1187"/>
                                <a:gd name="T18" fmla="+- 0 188 188"/>
                                <a:gd name="T19" fmla="*/ 188 h 1392"/>
                              </a:gdLst>
                              <a:ahLst/>
                              <a:cxnLst>
                                <a:cxn ang="0">
                                  <a:pos x="T1" y="T3"/>
                                </a:cxn>
                                <a:cxn ang="0">
                                  <a:pos x="T5" y="T7"/>
                                </a:cxn>
                                <a:cxn ang="0">
                                  <a:pos x="T9" y="T11"/>
                                </a:cxn>
                                <a:cxn ang="0">
                                  <a:pos x="T13" y="T15"/>
                                </a:cxn>
                                <a:cxn ang="0">
                                  <a:pos x="T17" y="T19"/>
                                </a:cxn>
                              </a:cxnLst>
                              <a:rect l="0" t="0" r="r" b="b"/>
                              <a:pathLst>
                                <a:path w="1187" h="1392">
                                  <a:moveTo>
                                    <a:pt x="0" y="1391"/>
                                  </a:moveTo>
                                  <a:lnTo>
                                    <a:pt x="297" y="1232"/>
                                  </a:lnTo>
                                  <a:lnTo>
                                    <a:pt x="594" y="1118"/>
                                  </a:lnTo>
                                  <a:lnTo>
                                    <a:pt x="890" y="437"/>
                                  </a:lnTo>
                                  <a:lnTo>
                                    <a:pt x="1187"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3" name="docshape203"/>
                          <wps:cNvSpPr>
                            <a:spLocks/>
                          </wps:cNvSpPr>
                          <wps:spPr bwMode="auto">
                            <a:xfrm>
                              <a:off x="3998" y="187"/>
                              <a:ext cx="1187" cy="950"/>
                            </a:xfrm>
                            <a:custGeom>
                              <a:avLst/>
                              <a:gdLst>
                                <a:gd name="T0" fmla="+- 0 3998 3998"/>
                                <a:gd name="T1" fmla="*/ T0 w 1187"/>
                                <a:gd name="T2" fmla="+- 0 1138 188"/>
                                <a:gd name="T3" fmla="*/ 1138 h 950"/>
                                <a:gd name="T4" fmla="+- 0 4295 3998"/>
                                <a:gd name="T5" fmla="*/ T4 w 1187"/>
                                <a:gd name="T6" fmla="+- 0 875 188"/>
                                <a:gd name="T7" fmla="*/ 875 h 950"/>
                                <a:gd name="T8" fmla="+- 0 4592 3998"/>
                                <a:gd name="T9" fmla="*/ T8 w 1187"/>
                                <a:gd name="T10" fmla="+- 0 337 188"/>
                                <a:gd name="T11" fmla="*/ 337 h 950"/>
                                <a:gd name="T12" fmla="+- 0 4888 3998"/>
                                <a:gd name="T13" fmla="*/ T12 w 1187"/>
                                <a:gd name="T14" fmla="+- 0 188 188"/>
                                <a:gd name="T15" fmla="*/ 188 h 950"/>
                                <a:gd name="T16" fmla="+- 0 5185 3998"/>
                                <a:gd name="T17" fmla="*/ T16 w 1187"/>
                                <a:gd name="T18" fmla="+- 0 188 188"/>
                                <a:gd name="T19" fmla="*/ 188 h 950"/>
                              </a:gdLst>
                              <a:ahLst/>
                              <a:cxnLst>
                                <a:cxn ang="0">
                                  <a:pos x="T1" y="T3"/>
                                </a:cxn>
                                <a:cxn ang="0">
                                  <a:pos x="T5" y="T7"/>
                                </a:cxn>
                                <a:cxn ang="0">
                                  <a:pos x="T9" y="T11"/>
                                </a:cxn>
                                <a:cxn ang="0">
                                  <a:pos x="T13" y="T15"/>
                                </a:cxn>
                                <a:cxn ang="0">
                                  <a:pos x="T17" y="T19"/>
                                </a:cxn>
                              </a:cxnLst>
                              <a:rect l="0" t="0" r="r" b="b"/>
                              <a:pathLst>
                                <a:path w="1187" h="950">
                                  <a:moveTo>
                                    <a:pt x="0" y="950"/>
                                  </a:moveTo>
                                  <a:lnTo>
                                    <a:pt x="297" y="687"/>
                                  </a:lnTo>
                                  <a:lnTo>
                                    <a:pt x="594" y="149"/>
                                  </a:lnTo>
                                  <a:lnTo>
                                    <a:pt x="890" y="0"/>
                                  </a:lnTo>
                                  <a:lnTo>
                                    <a:pt x="1187"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4" name="docshape204"/>
                          <wps:cNvSpPr>
                            <a:spLocks/>
                          </wps:cNvSpPr>
                          <wps:spPr bwMode="auto">
                            <a:xfrm>
                              <a:off x="3974" y="1555"/>
                              <a:ext cx="48" cy="48"/>
                            </a:xfrm>
                            <a:custGeom>
                              <a:avLst/>
                              <a:gdLst>
                                <a:gd name="T0" fmla="+- 0 4012 3975"/>
                                <a:gd name="T1" fmla="*/ T0 w 48"/>
                                <a:gd name="T2" fmla="+- 0 1555 1555"/>
                                <a:gd name="T3" fmla="*/ 1555 h 48"/>
                                <a:gd name="T4" fmla="+- 0 3985 3975"/>
                                <a:gd name="T5" fmla="*/ T4 w 48"/>
                                <a:gd name="T6" fmla="+- 0 1555 1555"/>
                                <a:gd name="T7" fmla="*/ 1555 h 48"/>
                                <a:gd name="T8" fmla="+- 0 3975 3975"/>
                                <a:gd name="T9" fmla="*/ T8 w 48"/>
                                <a:gd name="T10" fmla="+- 0 1566 1555"/>
                                <a:gd name="T11" fmla="*/ 1566 h 48"/>
                                <a:gd name="T12" fmla="+- 0 3975 3975"/>
                                <a:gd name="T13" fmla="*/ T12 w 48"/>
                                <a:gd name="T14" fmla="+- 0 1579 1555"/>
                                <a:gd name="T15" fmla="*/ 1579 h 48"/>
                                <a:gd name="T16" fmla="+- 0 3975 3975"/>
                                <a:gd name="T17" fmla="*/ T16 w 48"/>
                                <a:gd name="T18" fmla="+- 0 1592 1555"/>
                                <a:gd name="T19" fmla="*/ 1592 h 48"/>
                                <a:gd name="T20" fmla="+- 0 3985 3975"/>
                                <a:gd name="T21" fmla="*/ T20 w 48"/>
                                <a:gd name="T22" fmla="+- 0 1603 1555"/>
                                <a:gd name="T23" fmla="*/ 1603 h 48"/>
                                <a:gd name="T24" fmla="+- 0 4012 3975"/>
                                <a:gd name="T25" fmla="*/ T24 w 48"/>
                                <a:gd name="T26" fmla="+- 0 1603 1555"/>
                                <a:gd name="T27" fmla="*/ 1603 h 48"/>
                                <a:gd name="T28" fmla="+- 0 4022 3975"/>
                                <a:gd name="T29" fmla="*/ T28 w 48"/>
                                <a:gd name="T30" fmla="+- 0 1592 1555"/>
                                <a:gd name="T31" fmla="*/ 1592 h 48"/>
                                <a:gd name="T32" fmla="+- 0 4022 3975"/>
                                <a:gd name="T33" fmla="*/ T32 w 48"/>
                                <a:gd name="T34" fmla="+- 0 1566 1555"/>
                                <a:gd name="T35" fmla="*/ 1566 h 48"/>
                                <a:gd name="T36" fmla="+- 0 4012 3975"/>
                                <a:gd name="T37" fmla="*/ T36 w 48"/>
                                <a:gd name="T38" fmla="+- 0 1555 1555"/>
                                <a:gd name="T39" fmla="*/ 15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8"/>
                                  </a:lnTo>
                                  <a:lnTo>
                                    <a:pt x="37" y="48"/>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05"/>
                          <wps:cNvSpPr>
                            <a:spLocks/>
                          </wps:cNvSpPr>
                          <wps:spPr bwMode="auto">
                            <a:xfrm>
                              <a:off x="3974" y="1555"/>
                              <a:ext cx="48" cy="48"/>
                            </a:xfrm>
                            <a:custGeom>
                              <a:avLst/>
                              <a:gdLst>
                                <a:gd name="T0" fmla="+- 0 3975 3975"/>
                                <a:gd name="T1" fmla="*/ T0 w 48"/>
                                <a:gd name="T2" fmla="+- 0 1579 1555"/>
                                <a:gd name="T3" fmla="*/ 1579 h 48"/>
                                <a:gd name="T4" fmla="+- 0 3975 3975"/>
                                <a:gd name="T5" fmla="*/ T4 w 48"/>
                                <a:gd name="T6" fmla="+- 0 1566 1555"/>
                                <a:gd name="T7" fmla="*/ 1566 h 48"/>
                                <a:gd name="T8" fmla="+- 0 3985 3975"/>
                                <a:gd name="T9" fmla="*/ T8 w 48"/>
                                <a:gd name="T10" fmla="+- 0 1555 1555"/>
                                <a:gd name="T11" fmla="*/ 1555 h 48"/>
                                <a:gd name="T12" fmla="+- 0 3998 3975"/>
                                <a:gd name="T13" fmla="*/ T12 w 48"/>
                                <a:gd name="T14" fmla="+- 0 1555 1555"/>
                                <a:gd name="T15" fmla="*/ 1555 h 48"/>
                                <a:gd name="T16" fmla="+- 0 4012 3975"/>
                                <a:gd name="T17" fmla="*/ T16 w 48"/>
                                <a:gd name="T18" fmla="+- 0 1555 1555"/>
                                <a:gd name="T19" fmla="*/ 1555 h 48"/>
                                <a:gd name="T20" fmla="+- 0 4022 3975"/>
                                <a:gd name="T21" fmla="*/ T20 w 48"/>
                                <a:gd name="T22" fmla="+- 0 1566 1555"/>
                                <a:gd name="T23" fmla="*/ 1566 h 48"/>
                                <a:gd name="T24" fmla="+- 0 4022 3975"/>
                                <a:gd name="T25" fmla="*/ T24 w 48"/>
                                <a:gd name="T26" fmla="+- 0 1579 1555"/>
                                <a:gd name="T27" fmla="*/ 1579 h 48"/>
                                <a:gd name="T28" fmla="+- 0 4022 3975"/>
                                <a:gd name="T29" fmla="*/ T28 w 48"/>
                                <a:gd name="T30" fmla="+- 0 1592 1555"/>
                                <a:gd name="T31" fmla="*/ 1592 h 48"/>
                                <a:gd name="T32" fmla="+- 0 4012 3975"/>
                                <a:gd name="T33" fmla="*/ T32 w 48"/>
                                <a:gd name="T34" fmla="+- 0 1603 1555"/>
                                <a:gd name="T35" fmla="*/ 1603 h 48"/>
                                <a:gd name="T36" fmla="+- 0 3998 3975"/>
                                <a:gd name="T37" fmla="*/ T36 w 48"/>
                                <a:gd name="T38" fmla="+- 0 1603 1555"/>
                                <a:gd name="T39" fmla="*/ 1603 h 48"/>
                                <a:gd name="T40" fmla="+- 0 3985 3975"/>
                                <a:gd name="T41" fmla="*/ T40 w 48"/>
                                <a:gd name="T42" fmla="+- 0 1603 1555"/>
                                <a:gd name="T43" fmla="*/ 1603 h 48"/>
                                <a:gd name="T44" fmla="+- 0 3975 3975"/>
                                <a:gd name="T45" fmla="*/ T44 w 48"/>
                                <a:gd name="T46" fmla="+- 0 1592 1555"/>
                                <a:gd name="T47" fmla="*/ 1592 h 48"/>
                                <a:gd name="T48" fmla="+- 0 3975 3975"/>
                                <a:gd name="T49" fmla="*/ T48 w 48"/>
                                <a:gd name="T50" fmla="+- 0 1579 1555"/>
                                <a:gd name="T51" fmla="*/ 15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6" name="docshape206"/>
                          <wps:cNvSpPr>
                            <a:spLocks/>
                          </wps:cNvSpPr>
                          <wps:spPr bwMode="auto">
                            <a:xfrm>
                              <a:off x="4271" y="1396"/>
                              <a:ext cx="48" cy="48"/>
                            </a:xfrm>
                            <a:custGeom>
                              <a:avLst/>
                              <a:gdLst>
                                <a:gd name="T0" fmla="+- 0 4308 4271"/>
                                <a:gd name="T1" fmla="*/ T0 w 48"/>
                                <a:gd name="T2" fmla="+- 0 1396 1396"/>
                                <a:gd name="T3" fmla="*/ 1396 h 48"/>
                                <a:gd name="T4" fmla="+- 0 4282 4271"/>
                                <a:gd name="T5" fmla="*/ T4 w 48"/>
                                <a:gd name="T6" fmla="+- 0 1396 1396"/>
                                <a:gd name="T7" fmla="*/ 1396 h 48"/>
                                <a:gd name="T8" fmla="+- 0 4271 4271"/>
                                <a:gd name="T9" fmla="*/ T8 w 48"/>
                                <a:gd name="T10" fmla="+- 0 1407 1396"/>
                                <a:gd name="T11" fmla="*/ 1407 h 48"/>
                                <a:gd name="T12" fmla="+- 0 4271 4271"/>
                                <a:gd name="T13" fmla="*/ T12 w 48"/>
                                <a:gd name="T14" fmla="+- 0 1420 1396"/>
                                <a:gd name="T15" fmla="*/ 1420 h 48"/>
                                <a:gd name="T16" fmla="+- 0 4271 4271"/>
                                <a:gd name="T17" fmla="*/ T16 w 48"/>
                                <a:gd name="T18" fmla="+- 0 1433 1396"/>
                                <a:gd name="T19" fmla="*/ 1433 h 48"/>
                                <a:gd name="T20" fmla="+- 0 4282 4271"/>
                                <a:gd name="T21" fmla="*/ T20 w 48"/>
                                <a:gd name="T22" fmla="+- 0 1443 1396"/>
                                <a:gd name="T23" fmla="*/ 1443 h 48"/>
                                <a:gd name="T24" fmla="+- 0 4308 4271"/>
                                <a:gd name="T25" fmla="*/ T24 w 48"/>
                                <a:gd name="T26" fmla="+- 0 1443 1396"/>
                                <a:gd name="T27" fmla="*/ 1443 h 48"/>
                                <a:gd name="T28" fmla="+- 0 4319 4271"/>
                                <a:gd name="T29" fmla="*/ T28 w 48"/>
                                <a:gd name="T30" fmla="+- 0 1433 1396"/>
                                <a:gd name="T31" fmla="*/ 1433 h 48"/>
                                <a:gd name="T32" fmla="+- 0 4319 4271"/>
                                <a:gd name="T33" fmla="*/ T32 w 48"/>
                                <a:gd name="T34" fmla="+- 0 1407 1396"/>
                                <a:gd name="T35" fmla="*/ 1407 h 48"/>
                                <a:gd name="T36" fmla="+- 0 4308 4271"/>
                                <a:gd name="T37" fmla="*/ T36 w 48"/>
                                <a:gd name="T38" fmla="+- 0 1396 1396"/>
                                <a:gd name="T39" fmla="*/ 139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07"/>
                          <wps:cNvSpPr>
                            <a:spLocks/>
                          </wps:cNvSpPr>
                          <wps:spPr bwMode="auto">
                            <a:xfrm>
                              <a:off x="4271" y="1396"/>
                              <a:ext cx="48" cy="48"/>
                            </a:xfrm>
                            <a:custGeom>
                              <a:avLst/>
                              <a:gdLst>
                                <a:gd name="T0" fmla="+- 0 4271 4271"/>
                                <a:gd name="T1" fmla="*/ T0 w 48"/>
                                <a:gd name="T2" fmla="+- 0 1420 1396"/>
                                <a:gd name="T3" fmla="*/ 1420 h 48"/>
                                <a:gd name="T4" fmla="+- 0 4271 4271"/>
                                <a:gd name="T5" fmla="*/ T4 w 48"/>
                                <a:gd name="T6" fmla="+- 0 1407 1396"/>
                                <a:gd name="T7" fmla="*/ 1407 h 48"/>
                                <a:gd name="T8" fmla="+- 0 4282 4271"/>
                                <a:gd name="T9" fmla="*/ T8 w 48"/>
                                <a:gd name="T10" fmla="+- 0 1396 1396"/>
                                <a:gd name="T11" fmla="*/ 1396 h 48"/>
                                <a:gd name="T12" fmla="+- 0 4295 4271"/>
                                <a:gd name="T13" fmla="*/ T12 w 48"/>
                                <a:gd name="T14" fmla="+- 0 1396 1396"/>
                                <a:gd name="T15" fmla="*/ 1396 h 48"/>
                                <a:gd name="T16" fmla="+- 0 4308 4271"/>
                                <a:gd name="T17" fmla="*/ T16 w 48"/>
                                <a:gd name="T18" fmla="+- 0 1396 1396"/>
                                <a:gd name="T19" fmla="*/ 1396 h 48"/>
                                <a:gd name="T20" fmla="+- 0 4319 4271"/>
                                <a:gd name="T21" fmla="*/ T20 w 48"/>
                                <a:gd name="T22" fmla="+- 0 1407 1396"/>
                                <a:gd name="T23" fmla="*/ 1407 h 48"/>
                                <a:gd name="T24" fmla="+- 0 4319 4271"/>
                                <a:gd name="T25" fmla="*/ T24 w 48"/>
                                <a:gd name="T26" fmla="+- 0 1420 1396"/>
                                <a:gd name="T27" fmla="*/ 1420 h 48"/>
                                <a:gd name="T28" fmla="+- 0 4319 4271"/>
                                <a:gd name="T29" fmla="*/ T28 w 48"/>
                                <a:gd name="T30" fmla="+- 0 1433 1396"/>
                                <a:gd name="T31" fmla="*/ 1433 h 48"/>
                                <a:gd name="T32" fmla="+- 0 4308 4271"/>
                                <a:gd name="T33" fmla="*/ T32 w 48"/>
                                <a:gd name="T34" fmla="+- 0 1443 1396"/>
                                <a:gd name="T35" fmla="*/ 1443 h 48"/>
                                <a:gd name="T36" fmla="+- 0 4295 4271"/>
                                <a:gd name="T37" fmla="*/ T36 w 48"/>
                                <a:gd name="T38" fmla="+- 0 1443 1396"/>
                                <a:gd name="T39" fmla="*/ 1443 h 48"/>
                                <a:gd name="T40" fmla="+- 0 4282 4271"/>
                                <a:gd name="T41" fmla="*/ T40 w 48"/>
                                <a:gd name="T42" fmla="+- 0 1443 1396"/>
                                <a:gd name="T43" fmla="*/ 1443 h 48"/>
                                <a:gd name="T44" fmla="+- 0 4271 4271"/>
                                <a:gd name="T45" fmla="*/ T44 w 48"/>
                                <a:gd name="T46" fmla="+- 0 1433 1396"/>
                                <a:gd name="T47" fmla="*/ 1433 h 48"/>
                                <a:gd name="T48" fmla="+- 0 4271 4271"/>
                                <a:gd name="T49" fmla="*/ T48 w 48"/>
                                <a:gd name="T50" fmla="+- 0 1420 1396"/>
                                <a:gd name="T51" fmla="*/ 142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8" name="docshape208"/>
                          <wps:cNvSpPr>
                            <a:spLocks/>
                          </wps:cNvSpPr>
                          <wps:spPr bwMode="auto">
                            <a:xfrm>
                              <a:off x="4567" y="1282"/>
                              <a:ext cx="48" cy="48"/>
                            </a:xfrm>
                            <a:custGeom>
                              <a:avLst/>
                              <a:gdLst>
                                <a:gd name="T0" fmla="+- 0 4605 4568"/>
                                <a:gd name="T1" fmla="*/ T0 w 48"/>
                                <a:gd name="T2" fmla="+- 0 1283 1283"/>
                                <a:gd name="T3" fmla="*/ 1283 h 48"/>
                                <a:gd name="T4" fmla="+- 0 4579 4568"/>
                                <a:gd name="T5" fmla="*/ T4 w 48"/>
                                <a:gd name="T6" fmla="+- 0 1283 1283"/>
                                <a:gd name="T7" fmla="*/ 1283 h 48"/>
                                <a:gd name="T8" fmla="+- 0 4568 4568"/>
                                <a:gd name="T9" fmla="*/ T8 w 48"/>
                                <a:gd name="T10" fmla="+- 0 1293 1283"/>
                                <a:gd name="T11" fmla="*/ 1293 h 48"/>
                                <a:gd name="T12" fmla="+- 0 4568 4568"/>
                                <a:gd name="T13" fmla="*/ T12 w 48"/>
                                <a:gd name="T14" fmla="+- 0 1306 1283"/>
                                <a:gd name="T15" fmla="*/ 1306 h 48"/>
                                <a:gd name="T16" fmla="+- 0 4568 4568"/>
                                <a:gd name="T17" fmla="*/ T16 w 48"/>
                                <a:gd name="T18" fmla="+- 0 1320 1283"/>
                                <a:gd name="T19" fmla="*/ 1320 h 48"/>
                                <a:gd name="T20" fmla="+- 0 4579 4568"/>
                                <a:gd name="T21" fmla="*/ T20 w 48"/>
                                <a:gd name="T22" fmla="+- 0 1330 1283"/>
                                <a:gd name="T23" fmla="*/ 1330 h 48"/>
                                <a:gd name="T24" fmla="+- 0 4605 4568"/>
                                <a:gd name="T25" fmla="*/ T24 w 48"/>
                                <a:gd name="T26" fmla="+- 0 1330 1283"/>
                                <a:gd name="T27" fmla="*/ 1330 h 48"/>
                                <a:gd name="T28" fmla="+- 0 4615 4568"/>
                                <a:gd name="T29" fmla="*/ T28 w 48"/>
                                <a:gd name="T30" fmla="+- 0 1320 1283"/>
                                <a:gd name="T31" fmla="*/ 1320 h 48"/>
                                <a:gd name="T32" fmla="+- 0 4615 4568"/>
                                <a:gd name="T33" fmla="*/ T32 w 48"/>
                                <a:gd name="T34" fmla="+- 0 1293 1283"/>
                                <a:gd name="T35" fmla="*/ 1293 h 48"/>
                                <a:gd name="T36" fmla="+- 0 4605 4568"/>
                                <a:gd name="T37" fmla="*/ T36 w 48"/>
                                <a:gd name="T38" fmla="+- 0 1283 1283"/>
                                <a:gd name="T39" fmla="*/ 128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09"/>
                          <wps:cNvSpPr>
                            <a:spLocks/>
                          </wps:cNvSpPr>
                          <wps:spPr bwMode="auto">
                            <a:xfrm>
                              <a:off x="4567" y="1282"/>
                              <a:ext cx="48" cy="48"/>
                            </a:xfrm>
                            <a:custGeom>
                              <a:avLst/>
                              <a:gdLst>
                                <a:gd name="T0" fmla="+- 0 4568 4568"/>
                                <a:gd name="T1" fmla="*/ T0 w 48"/>
                                <a:gd name="T2" fmla="+- 0 1306 1283"/>
                                <a:gd name="T3" fmla="*/ 1306 h 48"/>
                                <a:gd name="T4" fmla="+- 0 4568 4568"/>
                                <a:gd name="T5" fmla="*/ T4 w 48"/>
                                <a:gd name="T6" fmla="+- 0 1293 1283"/>
                                <a:gd name="T7" fmla="*/ 1293 h 48"/>
                                <a:gd name="T8" fmla="+- 0 4579 4568"/>
                                <a:gd name="T9" fmla="*/ T8 w 48"/>
                                <a:gd name="T10" fmla="+- 0 1283 1283"/>
                                <a:gd name="T11" fmla="*/ 1283 h 48"/>
                                <a:gd name="T12" fmla="+- 0 4592 4568"/>
                                <a:gd name="T13" fmla="*/ T12 w 48"/>
                                <a:gd name="T14" fmla="+- 0 1283 1283"/>
                                <a:gd name="T15" fmla="*/ 1283 h 48"/>
                                <a:gd name="T16" fmla="+- 0 4605 4568"/>
                                <a:gd name="T17" fmla="*/ T16 w 48"/>
                                <a:gd name="T18" fmla="+- 0 1283 1283"/>
                                <a:gd name="T19" fmla="*/ 1283 h 48"/>
                                <a:gd name="T20" fmla="+- 0 4615 4568"/>
                                <a:gd name="T21" fmla="*/ T20 w 48"/>
                                <a:gd name="T22" fmla="+- 0 1293 1283"/>
                                <a:gd name="T23" fmla="*/ 1293 h 48"/>
                                <a:gd name="T24" fmla="+- 0 4615 4568"/>
                                <a:gd name="T25" fmla="*/ T24 w 48"/>
                                <a:gd name="T26" fmla="+- 0 1306 1283"/>
                                <a:gd name="T27" fmla="*/ 1306 h 48"/>
                                <a:gd name="T28" fmla="+- 0 4615 4568"/>
                                <a:gd name="T29" fmla="*/ T28 w 48"/>
                                <a:gd name="T30" fmla="+- 0 1320 1283"/>
                                <a:gd name="T31" fmla="*/ 1320 h 48"/>
                                <a:gd name="T32" fmla="+- 0 4605 4568"/>
                                <a:gd name="T33" fmla="*/ T32 w 48"/>
                                <a:gd name="T34" fmla="+- 0 1330 1283"/>
                                <a:gd name="T35" fmla="*/ 1330 h 48"/>
                                <a:gd name="T36" fmla="+- 0 4592 4568"/>
                                <a:gd name="T37" fmla="*/ T36 w 48"/>
                                <a:gd name="T38" fmla="+- 0 1330 1283"/>
                                <a:gd name="T39" fmla="*/ 1330 h 48"/>
                                <a:gd name="T40" fmla="+- 0 4579 4568"/>
                                <a:gd name="T41" fmla="*/ T40 w 48"/>
                                <a:gd name="T42" fmla="+- 0 1330 1283"/>
                                <a:gd name="T43" fmla="*/ 1330 h 48"/>
                                <a:gd name="T44" fmla="+- 0 4568 4568"/>
                                <a:gd name="T45" fmla="*/ T44 w 48"/>
                                <a:gd name="T46" fmla="+- 0 1320 1283"/>
                                <a:gd name="T47" fmla="*/ 1320 h 48"/>
                                <a:gd name="T48" fmla="+- 0 4568 4568"/>
                                <a:gd name="T49" fmla="*/ T48 w 48"/>
                                <a:gd name="T50" fmla="+- 0 1306 1283"/>
                                <a:gd name="T51" fmla="*/ 130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7"/>
                                  </a:lnTo>
                                  <a:lnTo>
                                    <a:pt x="37" y="47"/>
                                  </a:lnTo>
                                  <a:lnTo>
                                    <a:pt x="24" y="47"/>
                                  </a:lnTo>
                                  <a:lnTo>
                                    <a:pt x="11" y="47"/>
                                  </a:lnTo>
                                  <a:lnTo>
                                    <a:pt x="0" y="37"/>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0" name="docshape210"/>
                          <wps:cNvSpPr>
                            <a:spLocks/>
                          </wps:cNvSpPr>
                          <wps:spPr bwMode="auto">
                            <a:xfrm>
                              <a:off x="4864" y="601"/>
                              <a:ext cx="48" cy="48"/>
                            </a:xfrm>
                            <a:custGeom>
                              <a:avLst/>
                              <a:gdLst>
                                <a:gd name="T0" fmla="+- 0 4901 4865"/>
                                <a:gd name="T1" fmla="*/ T0 w 48"/>
                                <a:gd name="T2" fmla="+- 0 602 602"/>
                                <a:gd name="T3" fmla="*/ 602 h 48"/>
                                <a:gd name="T4" fmla="+- 0 4875 4865"/>
                                <a:gd name="T5" fmla="*/ T4 w 48"/>
                                <a:gd name="T6" fmla="+- 0 602 602"/>
                                <a:gd name="T7" fmla="*/ 602 h 48"/>
                                <a:gd name="T8" fmla="+- 0 4865 4865"/>
                                <a:gd name="T9" fmla="*/ T8 w 48"/>
                                <a:gd name="T10" fmla="+- 0 612 602"/>
                                <a:gd name="T11" fmla="*/ 612 h 48"/>
                                <a:gd name="T12" fmla="+- 0 4865 4865"/>
                                <a:gd name="T13" fmla="*/ T12 w 48"/>
                                <a:gd name="T14" fmla="+- 0 625 602"/>
                                <a:gd name="T15" fmla="*/ 625 h 48"/>
                                <a:gd name="T16" fmla="+- 0 4865 4865"/>
                                <a:gd name="T17" fmla="*/ T16 w 48"/>
                                <a:gd name="T18" fmla="+- 0 638 602"/>
                                <a:gd name="T19" fmla="*/ 638 h 48"/>
                                <a:gd name="T20" fmla="+- 0 4875 4865"/>
                                <a:gd name="T21" fmla="*/ T20 w 48"/>
                                <a:gd name="T22" fmla="+- 0 649 602"/>
                                <a:gd name="T23" fmla="*/ 649 h 48"/>
                                <a:gd name="T24" fmla="+- 0 4901 4865"/>
                                <a:gd name="T25" fmla="*/ T24 w 48"/>
                                <a:gd name="T26" fmla="+- 0 649 602"/>
                                <a:gd name="T27" fmla="*/ 649 h 48"/>
                                <a:gd name="T28" fmla="+- 0 4912 4865"/>
                                <a:gd name="T29" fmla="*/ T28 w 48"/>
                                <a:gd name="T30" fmla="+- 0 638 602"/>
                                <a:gd name="T31" fmla="*/ 638 h 48"/>
                                <a:gd name="T32" fmla="+- 0 4912 4865"/>
                                <a:gd name="T33" fmla="*/ T32 w 48"/>
                                <a:gd name="T34" fmla="+- 0 612 602"/>
                                <a:gd name="T35" fmla="*/ 612 h 48"/>
                                <a:gd name="T36" fmla="+- 0 4901 4865"/>
                                <a:gd name="T37" fmla="*/ T36 w 48"/>
                                <a:gd name="T38" fmla="+- 0 602 602"/>
                                <a:gd name="T39" fmla="*/ 60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0"/>
                                  </a:lnTo>
                                  <a:lnTo>
                                    <a:pt x="0" y="23"/>
                                  </a:lnTo>
                                  <a:lnTo>
                                    <a:pt x="0" y="36"/>
                                  </a:lnTo>
                                  <a:lnTo>
                                    <a:pt x="10" y="47"/>
                                  </a:lnTo>
                                  <a:lnTo>
                                    <a:pt x="36" y="47"/>
                                  </a:lnTo>
                                  <a:lnTo>
                                    <a:pt x="47" y="36"/>
                                  </a:lnTo>
                                  <a:lnTo>
                                    <a:pt x="47" y="10"/>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11"/>
                          <wps:cNvSpPr>
                            <a:spLocks/>
                          </wps:cNvSpPr>
                          <wps:spPr bwMode="auto">
                            <a:xfrm>
                              <a:off x="4864" y="601"/>
                              <a:ext cx="48" cy="48"/>
                            </a:xfrm>
                            <a:custGeom>
                              <a:avLst/>
                              <a:gdLst>
                                <a:gd name="T0" fmla="+- 0 4865 4865"/>
                                <a:gd name="T1" fmla="*/ T0 w 48"/>
                                <a:gd name="T2" fmla="+- 0 625 602"/>
                                <a:gd name="T3" fmla="*/ 625 h 48"/>
                                <a:gd name="T4" fmla="+- 0 4865 4865"/>
                                <a:gd name="T5" fmla="*/ T4 w 48"/>
                                <a:gd name="T6" fmla="+- 0 612 602"/>
                                <a:gd name="T7" fmla="*/ 612 h 48"/>
                                <a:gd name="T8" fmla="+- 0 4875 4865"/>
                                <a:gd name="T9" fmla="*/ T8 w 48"/>
                                <a:gd name="T10" fmla="+- 0 602 602"/>
                                <a:gd name="T11" fmla="*/ 602 h 48"/>
                                <a:gd name="T12" fmla="+- 0 4888 4865"/>
                                <a:gd name="T13" fmla="*/ T12 w 48"/>
                                <a:gd name="T14" fmla="+- 0 602 602"/>
                                <a:gd name="T15" fmla="*/ 602 h 48"/>
                                <a:gd name="T16" fmla="+- 0 4901 4865"/>
                                <a:gd name="T17" fmla="*/ T16 w 48"/>
                                <a:gd name="T18" fmla="+- 0 602 602"/>
                                <a:gd name="T19" fmla="*/ 602 h 48"/>
                                <a:gd name="T20" fmla="+- 0 4912 4865"/>
                                <a:gd name="T21" fmla="*/ T20 w 48"/>
                                <a:gd name="T22" fmla="+- 0 612 602"/>
                                <a:gd name="T23" fmla="*/ 612 h 48"/>
                                <a:gd name="T24" fmla="+- 0 4912 4865"/>
                                <a:gd name="T25" fmla="*/ T24 w 48"/>
                                <a:gd name="T26" fmla="+- 0 625 602"/>
                                <a:gd name="T27" fmla="*/ 625 h 48"/>
                                <a:gd name="T28" fmla="+- 0 4912 4865"/>
                                <a:gd name="T29" fmla="*/ T28 w 48"/>
                                <a:gd name="T30" fmla="+- 0 638 602"/>
                                <a:gd name="T31" fmla="*/ 638 h 48"/>
                                <a:gd name="T32" fmla="+- 0 4901 4865"/>
                                <a:gd name="T33" fmla="*/ T32 w 48"/>
                                <a:gd name="T34" fmla="+- 0 649 602"/>
                                <a:gd name="T35" fmla="*/ 649 h 48"/>
                                <a:gd name="T36" fmla="+- 0 4888 4865"/>
                                <a:gd name="T37" fmla="*/ T36 w 48"/>
                                <a:gd name="T38" fmla="+- 0 649 602"/>
                                <a:gd name="T39" fmla="*/ 649 h 48"/>
                                <a:gd name="T40" fmla="+- 0 4875 4865"/>
                                <a:gd name="T41" fmla="*/ T40 w 48"/>
                                <a:gd name="T42" fmla="+- 0 649 602"/>
                                <a:gd name="T43" fmla="*/ 649 h 48"/>
                                <a:gd name="T44" fmla="+- 0 4865 4865"/>
                                <a:gd name="T45" fmla="*/ T44 w 48"/>
                                <a:gd name="T46" fmla="+- 0 638 602"/>
                                <a:gd name="T47" fmla="*/ 638 h 48"/>
                                <a:gd name="T48" fmla="+- 0 4865 4865"/>
                                <a:gd name="T49" fmla="*/ T48 w 48"/>
                                <a:gd name="T50" fmla="+- 0 625 602"/>
                                <a:gd name="T51" fmla="*/ 62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0" y="0"/>
                                  </a:lnTo>
                                  <a:lnTo>
                                    <a:pt x="23" y="0"/>
                                  </a:lnTo>
                                  <a:lnTo>
                                    <a:pt x="36" y="0"/>
                                  </a:lnTo>
                                  <a:lnTo>
                                    <a:pt x="47" y="10"/>
                                  </a:lnTo>
                                  <a:lnTo>
                                    <a:pt x="47" y="23"/>
                                  </a:lnTo>
                                  <a:lnTo>
                                    <a:pt x="47" y="36"/>
                                  </a:lnTo>
                                  <a:lnTo>
                                    <a:pt x="36" y="47"/>
                                  </a:lnTo>
                                  <a:lnTo>
                                    <a:pt x="23" y="47"/>
                                  </a:lnTo>
                                  <a:lnTo>
                                    <a:pt x="10"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2" name="docshape21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docshape21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4" name="docshape214"/>
                          <wps:cNvSpPr>
                            <a:spLocks/>
                          </wps:cNvSpPr>
                          <wps:spPr bwMode="auto">
                            <a:xfrm>
                              <a:off x="3974" y="1113"/>
                              <a:ext cx="48" cy="48"/>
                            </a:xfrm>
                            <a:custGeom>
                              <a:avLst/>
                              <a:gdLst>
                                <a:gd name="T0" fmla="+- 0 4012 3975"/>
                                <a:gd name="T1" fmla="*/ T0 w 48"/>
                                <a:gd name="T2" fmla="+- 0 1114 1114"/>
                                <a:gd name="T3" fmla="*/ 1114 h 48"/>
                                <a:gd name="T4" fmla="+- 0 3985 3975"/>
                                <a:gd name="T5" fmla="*/ T4 w 48"/>
                                <a:gd name="T6" fmla="+- 0 1114 1114"/>
                                <a:gd name="T7" fmla="*/ 1114 h 48"/>
                                <a:gd name="T8" fmla="+- 0 3975 3975"/>
                                <a:gd name="T9" fmla="*/ T8 w 48"/>
                                <a:gd name="T10" fmla="+- 0 1125 1114"/>
                                <a:gd name="T11" fmla="*/ 1125 h 48"/>
                                <a:gd name="T12" fmla="+- 0 3975 3975"/>
                                <a:gd name="T13" fmla="*/ T12 w 48"/>
                                <a:gd name="T14" fmla="+- 0 1138 1114"/>
                                <a:gd name="T15" fmla="*/ 1138 h 48"/>
                                <a:gd name="T16" fmla="+- 0 3975 3975"/>
                                <a:gd name="T17" fmla="*/ T16 w 48"/>
                                <a:gd name="T18" fmla="+- 0 1151 1114"/>
                                <a:gd name="T19" fmla="*/ 1151 h 48"/>
                                <a:gd name="T20" fmla="+- 0 3985 3975"/>
                                <a:gd name="T21" fmla="*/ T20 w 48"/>
                                <a:gd name="T22" fmla="+- 0 1161 1114"/>
                                <a:gd name="T23" fmla="*/ 1161 h 48"/>
                                <a:gd name="T24" fmla="+- 0 4012 3975"/>
                                <a:gd name="T25" fmla="*/ T24 w 48"/>
                                <a:gd name="T26" fmla="+- 0 1161 1114"/>
                                <a:gd name="T27" fmla="*/ 1161 h 48"/>
                                <a:gd name="T28" fmla="+- 0 4022 3975"/>
                                <a:gd name="T29" fmla="*/ T28 w 48"/>
                                <a:gd name="T30" fmla="+- 0 1151 1114"/>
                                <a:gd name="T31" fmla="*/ 1151 h 48"/>
                                <a:gd name="T32" fmla="+- 0 4022 3975"/>
                                <a:gd name="T33" fmla="*/ T32 w 48"/>
                                <a:gd name="T34" fmla="+- 0 1125 1114"/>
                                <a:gd name="T35" fmla="*/ 1125 h 48"/>
                                <a:gd name="T36" fmla="+- 0 4012 3975"/>
                                <a:gd name="T37" fmla="*/ T36 w 48"/>
                                <a:gd name="T38" fmla="+- 0 1114 1114"/>
                                <a:gd name="T39" fmla="*/ 11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docshape215"/>
                          <wps:cNvSpPr>
                            <a:spLocks/>
                          </wps:cNvSpPr>
                          <wps:spPr bwMode="auto">
                            <a:xfrm>
                              <a:off x="3974" y="1113"/>
                              <a:ext cx="48" cy="48"/>
                            </a:xfrm>
                            <a:custGeom>
                              <a:avLst/>
                              <a:gdLst>
                                <a:gd name="T0" fmla="+- 0 3975 3975"/>
                                <a:gd name="T1" fmla="*/ T0 w 48"/>
                                <a:gd name="T2" fmla="+- 0 1138 1114"/>
                                <a:gd name="T3" fmla="*/ 1138 h 48"/>
                                <a:gd name="T4" fmla="+- 0 3975 3975"/>
                                <a:gd name="T5" fmla="*/ T4 w 48"/>
                                <a:gd name="T6" fmla="+- 0 1125 1114"/>
                                <a:gd name="T7" fmla="*/ 1125 h 48"/>
                                <a:gd name="T8" fmla="+- 0 3985 3975"/>
                                <a:gd name="T9" fmla="*/ T8 w 48"/>
                                <a:gd name="T10" fmla="+- 0 1114 1114"/>
                                <a:gd name="T11" fmla="*/ 1114 h 48"/>
                                <a:gd name="T12" fmla="+- 0 3998 3975"/>
                                <a:gd name="T13" fmla="*/ T12 w 48"/>
                                <a:gd name="T14" fmla="+- 0 1114 1114"/>
                                <a:gd name="T15" fmla="*/ 1114 h 48"/>
                                <a:gd name="T16" fmla="+- 0 4012 3975"/>
                                <a:gd name="T17" fmla="*/ T16 w 48"/>
                                <a:gd name="T18" fmla="+- 0 1114 1114"/>
                                <a:gd name="T19" fmla="*/ 1114 h 48"/>
                                <a:gd name="T20" fmla="+- 0 4022 3975"/>
                                <a:gd name="T21" fmla="*/ T20 w 48"/>
                                <a:gd name="T22" fmla="+- 0 1125 1114"/>
                                <a:gd name="T23" fmla="*/ 1125 h 48"/>
                                <a:gd name="T24" fmla="+- 0 4022 3975"/>
                                <a:gd name="T25" fmla="*/ T24 w 48"/>
                                <a:gd name="T26" fmla="+- 0 1138 1114"/>
                                <a:gd name="T27" fmla="*/ 1138 h 48"/>
                                <a:gd name="T28" fmla="+- 0 4022 3975"/>
                                <a:gd name="T29" fmla="*/ T28 w 48"/>
                                <a:gd name="T30" fmla="+- 0 1151 1114"/>
                                <a:gd name="T31" fmla="*/ 1151 h 48"/>
                                <a:gd name="T32" fmla="+- 0 4012 3975"/>
                                <a:gd name="T33" fmla="*/ T32 w 48"/>
                                <a:gd name="T34" fmla="+- 0 1161 1114"/>
                                <a:gd name="T35" fmla="*/ 1161 h 48"/>
                                <a:gd name="T36" fmla="+- 0 3998 3975"/>
                                <a:gd name="T37" fmla="*/ T36 w 48"/>
                                <a:gd name="T38" fmla="+- 0 1161 1114"/>
                                <a:gd name="T39" fmla="*/ 1161 h 48"/>
                                <a:gd name="T40" fmla="+- 0 3985 3975"/>
                                <a:gd name="T41" fmla="*/ T40 w 48"/>
                                <a:gd name="T42" fmla="+- 0 1161 1114"/>
                                <a:gd name="T43" fmla="*/ 1161 h 48"/>
                                <a:gd name="T44" fmla="+- 0 3975 3975"/>
                                <a:gd name="T45" fmla="*/ T44 w 48"/>
                                <a:gd name="T46" fmla="+- 0 1151 1114"/>
                                <a:gd name="T47" fmla="*/ 1151 h 48"/>
                                <a:gd name="T48" fmla="+- 0 3975 3975"/>
                                <a:gd name="T49" fmla="*/ T48 w 48"/>
                                <a:gd name="T50" fmla="+- 0 1138 1114"/>
                                <a:gd name="T51" fmla="*/ 11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7" y="0"/>
                                  </a:lnTo>
                                  <a:lnTo>
                                    <a:pt x="47" y="11"/>
                                  </a:lnTo>
                                  <a:lnTo>
                                    <a:pt x="47" y="24"/>
                                  </a:lnTo>
                                  <a:lnTo>
                                    <a:pt x="47" y="37"/>
                                  </a:lnTo>
                                  <a:lnTo>
                                    <a:pt x="37"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6" name="docshape216"/>
                          <wps:cNvSpPr>
                            <a:spLocks/>
                          </wps:cNvSpPr>
                          <wps:spPr bwMode="auto">
                            <a:xfrm>
                              <a:off x="4271" y="851"/>
                              <a:ext cx="48" cy="48"/>
                            </a:xfrm>
                            <a:custGeom>
                              <a:avLst/>
                              <a:gdLst>
                                <a:gd name="T0" fmla="+- 0 4308 4271"/>
                                <a:gd name="T1" fmla="*/ T0 w 48"/>
                                <a:gd name="T2" fmla="+- 0 851 851"/>
                                <a:gd name="T3" fmla="*/ 851 h 48"/>
                                <a:gd name="T4" fmla="+- 0 4282 4271"/>
                                <a:gd name="T5" fmla="*/ T4 w 48"/>
                                <a:gd name="T6" fmla="+- 0 851 851"/>
                                <a:gd name="T7" fmla="*/ 851 h 48"/>
                                <a:gd name="T8" fmla="+- 0 4271 4271"/>
                                <a:gd name="T9" fmla="*/ T8 w 48"/>
                                <a:gd name="T10" fmla="+- 0 862 851"/>
                                <a:gd name="T11" fmla="*/ 862 h 48"/>
                                <a:gd name="T12" fmla="+- 0 4271 4271"/>
                                <a:gd name="T13" fmla="*/ T12 w 48"/>
                                <a:gd name="T14" fmla="+- 0 875 851"/>
                                <a:gd name="T15" fmla="*/ 875 h 48"/>
                                <a:gd name="T16" fmla="+- 0 4271 4271"/>
                                <a:gd name="T17" fmla="*/ T16 w 48"/>
                                <a:gd name="T18" fmla="+- 0 888 851"/>
                                <a:gd name="T19" fmla="*/ 888 h 48"/>
                                <a:gd name="T20" fmla="+- 0 4282 4271"/>
                                <a:gd name="T21" fmla="*/ T20 w 48"/>
                                <a:gd name="T22" fmla="+- 0 898 851"/>
                                <a:gd name="T23" fmla="*/ 898 h 48"/>
                                <a:gd name="T24" fmla="+- 0 4308 4271"/>
                                <a:gd name="T25" fmla="*/ T24 w 48"/>
                                <a:gd name="T26" fmla="+- 0 898 851"/>
                                <a:gd name="T27" fmla="*/ 898 h 48"/>
                                <a:gd name="T28" fmla="+- 0 4319 4271"/>
                                <a:gd name="T29" fmla="*/ T28 w 48"/>
                                <a:gd name="T30" fmla="+- 0 888 851"/>
                                <a:gd name="T31" fmla="*/ 888 h 48"/>
                                <a:gd name="T32" fmla="+- 0 4319 4271"/>
                                <a:gd name="T33" fmla="*/ T32 w 48"/>
                                <a:gd name="T34" fmla="+- 0 862 851"/>
                                <a:gd name="T35" fmla="*/ 862 h 48"/>
                                <a:gd name="T36" fmla="+- 0 4308 4271"/>
                                <a:gd name="T37" fmla="*/ T36 w 48"/>
                                <a:gd name="T38" fmla="+- 0 851 851"/>
                                <a:gd name="T39" fmla="*/ 85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docshape217"/>
                          <wps:cNvSpPr>
                            <a:spLocks/>
                          </wps:cNvSpPr>
                          <wps:spPr bwMode="auto">
                            <a:xfrm>
                              <a:off x="4271" y="851"/>
                              <a:ext cx="48" cy="48"/>
                            </a:xfrm>
                            <a:custGeom>
                              <a:avLst/>
                              <a:gdLst>
                                <a:gd name="T0" fmla="+- 0 4271 4271"/>
                                <a:gd name="T1" fmla="*/ T0 w 48"/>
                                <a:gd name="T2" fmla="+- 0 875 851"/>
                                <a:gd name="T3" fmla="*/ 875 h 48"/>
                                <a:gd name="T4" fmla="+- 0 4271 4271"/>
                                <a:gd name="T5" fmla="*/ T4 w 48"/>
                                <a:gd name="T6" fmla="+- 0 862 851"/>
                                <a:gd name="T7" fmla="*/ 862 h 48"/>
                                <a:gd name="T8" fmla="+- 0 4282 4271"/>
                                <a:gd name="T9" fmla="*/ T8 w 48"/>
                                <a:gd name="T10" fmla="+- 0 851 851"/>
                                <a:gd name="T11" fmla="*/ 851 h 48"/>
                                <a:gd name="T12" fmla="+- 0 4295 4271"/>
                                <a:gd name="T13" fmla="*/ T12 w 48"/>
                                <a:gd name="T14" fmla="+- 0 851 851"/>
                                <a:gd name="T15" fmla="*/ 851 h 48"/>
                                <a:gd name="T16" fmla="+- 0 4308 4271"/>
                                <a:gd name="T17" fmla="*/ T16 w 48"/>
                                <a:gd name="T18" fmla="+- 0 851 851"/>
                                <a:gd name="T19" fmla="*/ 851 h 48"/>
                                <a:gd name="T20" fmla="+- 0 4319 4271"/>
                                <a:gd name="T21" fmla="*/ T20 w 48"/>
                                <a:gd name="T22" fmla="+- 0 862 851"/>
                                <a:gd name="T23" fmla="*/ 862 h 48"/>
                                <a:gd name="T24" fmla="+- 0 4319 4271"/>
                                <a:gd name="T25" fmla="*/ T24 w 48"/>
                                <a:gd name="T26" fmla="+- 0 875 851"/>
                                <a:gd name="T27" fmla="*/ 875 h 48"/>
                                <a:gd name="T28" fmla="+- 0 4319 4271"/>
                                <a:gd name="T29" fmla="*/ T28 w 48"/>
                                <a:gd name="T30" fmla="+- 0 888 851"/>
                                <a:gd name="T31" fmla="*/ 888 h 48"/>
                                <a:gd name="T32" fmla="+- 0 4308 4271"/>
                                <a:gd name="T33" fmla="*/ T32 w 48"/>
                                <a:gd name="T34" fmla="+- 0 898 851"/>
                                <a:gd name="T35" fmla="*/ 898 h 48"/>
                                <a:gd name="T36" fmla="+- 0 4295 4271"/>
                                <a:gd name="T37" fmla="*/ T36 w 48"/>
                                <a:gd name="T38" fmla="+- 0 898 851"/>
                                <a:gd name="T39" fmla="*/ 898 h 48"/>
                                <a:gd name="T40" fmla="+- 0 4282 4271"/>
                                <a:gd name="T41" fmla="*/ T40 w 48"/>
                                <a:gd name="T42" fmla="+- 0 898 851"/>
                                <a:gd name="T43" fmla="*/ 898 h 48"/>
                                <a:gd name="T44" fmla="+- 0 4271 4271"/>
                                <a:gd name="T45" fmla="*/ T44 w 48"/>
                                <a:gd name="T46" fmla="+- 0 888 851"/>
                                <a:gd name="T47" fmla="*/ 888 h 48"/>
                                <a:gd name="T48" fmla="+- 0 4271 4271"/>
                                <a:gd name="T49" fmla="*/ T48 w 48"/>
                                <a:gd name="T50" fmla="+- 0 875 851"/>
                                <a:gd name="T51" fmla="*/ 87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 name="docshape218"/>
                          <wps:cNvSpPr>
                            <a:spLocks/>
                          </wps:cNvSpPr>
                          <wps:spPr bwMode="auto">
                            <a:xfrm>
                              <a:off x="4567" y="313"/>
                              <a:ext cx="48" cy="48"/>
                            </a:xfrm>
                            <a:custGeom>
                              <a:avLst/>
                              <a:gdLst>
                                <a:gd name="T0" fmla="+- 0 4605 4568"/>
                                <a:gd name="T1" fmla="*/ T0 w 48"/>
                                <a:gd name="T2" fmla="+- 0 314 314"/>
                                <a:gd name="T3" fmla="*/ 314 h 48"/>
                                <a:gd name="T4" fmla="+- 0 4579 4568"/>
                                <a:gd name="T5" fmla="*/ T4 w 48"/>
                                <a:gd name="T6" fmla="+- 0 314 314"/>
                                <a:gd name="T7" fmla="*/ 314 h 48"/>
                                <a:gd name="T8" fmla="+- 0 4568 4568"/>
                                <a:gd name="T9" fmla="*/ T8 w 48"/>
                                <a:gd name="T10" fmla="+- 0 324 314"/>
                                <a:gd name="T11" fmla="*/ 324 h 48"/>
                                <a:gd name="T12" fmla="+- 0 4568 4568"/>
                                <a:gd name="T13" fmla="*/ T12 w 48"/>
                                <a:gd name="T14" fmla="+- 0 337 314"/>
                                <a:gd name="T15" fmla="*/ 337 h 48"/>
                                <a:gd name="T16" fmla="+- 0 4568 4568"/>
                                <a:gd name="T17" fmla="*/ T16 w 48"/>
                                <a:gd name="T18" fmla="+- 0 350 314"/>
                                <a:gd name="T19" fmla="*/ 350 h 48"/>
                                <a:gd name="T20" fmla="+- 0 4579 4568"/>
                                <a:gd name="T21" fmla="*/ T20 w 48"/>
                                <a:gd name="T22" fmla="+- 0 361 314"/>
                                <a:gd name="T23" fmla="*/ 361 h 48"/>
                                <a:gd name="T24" fmla="+- 0 4605 4568"/>
                                <a:gd name="T25" fmla="*/ T24 w 48"/>
                                <a:gd name="T26" fmla="+- 0 361 314"/>
                                <a:gd name="T27" fmla="*/ 361 h 48"/>
                                <a:gd name="T28" fmla="+- 0 4615 4568"/>
                                <a:gd name="T29" fmla="*/ T28 w 48"/>
                                <a:gd name="T30" fmla="+- 0 350 314"/>
                                <a:gd name="T31" fmla="*/ 350 h 48"/>
                                <a:gd name="T32" fmla="+- 0 4615 4568"/>
                                <a:gd name="T33" fmla="*/ T32 w 48"/>
                                <a:gd name="T34" fmla="+- 0 324 314"/>
                                <a:gd name="T35" fmla="*/ 324 h 48"/>
                                <a:gd name="T36" fmla="+- 0 4605 4568"/>
                                <a:gd name="T37" fmla="*/ T36 w 48"/>
                                <a:gd name="T38" fmla="+- 0 314 314"/>
                                <a:gd name="T39" fmla="*/ 31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docshape219"/>
                          <wps:cNvSpPr>
                            <a:spLocks/>
                          </wps:cNvSpPr>
                          <wps:spPr bwMode="auto">
                            <a:xfrm>
                              <a:off x="4567" y="313"/>
                              <a:ext cx="48" cy="48"/>
                            </a:xfrm>
                            <a:custGeom>
                              <a:avLst/>
                              <a:gdLst>
                                <a:gd name="T0" fmla="+- 0 4568 4568"/>
                                <a:gd name="T1" fmla="*/ T0 w 48"/>
                                <a:gd name="T2" fmla="+- 0 337 314"/>
                                <a:gd name="T3" fmla="*/ 337 h 48"/>
                                <a:gd name="T4" fmla="+- 0 4568 4568"/>
                                <a:gd name="T5" fmla="*/ T4 w 48"/>
                                <a:gd name="T6" fmla="+- 0 324 314"/>
                                <a:gd name="T7" fmla="*/ 324 h 48"/>
                                <a:gd name="T8" fmla="+- 0 4579 4568"/>
                                <a:gd name="T9" fmla="*/ T8 w 48"/>
                                <a:gd name="T10" fmla="+- 0 314 314"/>
                                <a:gd name="T11" fmla="*/ 314 h 48"/>
                                <a:gd name="T12" fmla="+- 0 4592 4568"/>
                                <a:gd name="T13" fmla="*/ T12 w 48"/>
                                <a:gd name="T14" fmla="+- 0 314 314"/>
                                <a:gd name="T15" fmla="*/ 314 h 48"/>
                                <a:gd name="T16" fmla="+- 0 4605 4568"/>
                                <a:gd name="T17" fmla="*/ T16 w 48"/>
                                <a:gd name="T18" fmla="+- 0 314 314"/>
                                <a:gd name="T19" fmla="*/ 314 h 48"/>
                                <a:gd name="T20" fmla="+- 0 4615 4568"/>
                                <a:gd name="T21" fmla="*/ T20 w 48"/>
                                <a:gd name="T22" fmla="+- 0 324 314"/>
                                <a:gd name="T23" fmla="*/ 324 h 48"/>
                                <a:gd name="T24" fmla="+- 0 4615 4568"/>
                                <a:gd name="T25" fmla="*/ T24 w 48"/>
                                <a:gd name="T26" fmla="+- 0 337 314"/>
                                <a:gd name="T27" fmla="*/ 337 h 48"/>
                                <a:gd name="T28" fmla="+- 0 4615 4568"/>
                                <a:gd name="T29" fmla="*/ T28 w 48"/>
                                <a:gd name="T30" fmla="+- 0 350 314"/>
                                <a:gd name="T31" fmla="*/ 350 h 48"/>
                                <a:gd name="T32" fmla="+- 0 4605 4568"/>
                                <a:gd name="T33" fmla="*/ T32 w 48"/>
                                <a:gd name="T34" fmla="+- 0 361 314"/>
                                <a:gd name="T35" fmla="*/ 361 h 48"/>
                                <a:gd name="T36" fmla="+- 0 4592 4568"/>
                                <a:gd name="T37" fmla="*/ T36 w 48"/>
                                <a:gd name="T38" fmla="+- 0 361 314"/>
                                <a:gd name="T39" fmla="*/ 361 h 48"/>
                                <a:gd name="T40" fmla="+- 0 4579 4568"/>
                                <a:gd name="T41" fmla="*/ T40 w 48"/>
                                <a:gd name="T42" fmla="+- 0 361 314"/>
                                <a:gd name="T43" fmla="*/ 361 h 48"/>
                                <a:gd name="T44" fmla="+- 0 4568 4568"/>
                                <a:gd name="T45" fmla="*/ T44 w 48"/>
                                <a:gd name="T46" fmla="+- 0 350 314"/>
                                <a:gd name="T47" fmla="*/ 350 h 48"/>
                                <a:gd name="T48" fmla="+- 0 4568 4568"/>
                                <a:gd name="T49" fmla="*/ T48 w 48"/>
                                <a:gd name="T50" fmla="+- 0 337 314"/>
                                <a:gd name="T51" fmla="*/ 3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docshape220"/>
                          <wps:cNvSpPr>
                            <a:spLocks/>
                          </wps:cNvSpPr>
                          <wps:spPr bwMode="auto">
                            <a:xfrm>
                              <a:off x="4864" y="163"/>
                              <a:ext cx="48" cy="48"/>
                            </a:xfrm>
                            <a:custGeom>
                              <a:avLst/>
                              <a:gdLst>
                                <a:gd name="T0" fmla="+- 0 4901 4865"/>
                                <a:gd name="T1" fmla="*/ T0 w 48"/>
                                <a:gd name="T2" fmla="+- 0 164 164"/>
                                <a:gd name="T3" fmla="*/ 164 h 48"/>
                                <a:gd name="T4" fmla="+- 0 4875 4865"/>
                                <a:gd name="T5" fmla="*/ T4 w 48"/>
                                <a:gd name="T6" fmla="+- 0 164 164"/>
                                <a:gd name="T7" fmla="*/ 164 h 48"/>
                                <a:gd name="T8" fmla="+- 0 4865 4865"/>
                                <a:gd name="T9" fmla="*/ T8 w 48"/>
                                <a:gd name="T10" fmla="+- 0 175 164"/>
                                <a:gd name="T11" fmla="*/ 175 h 48"/>
                                <a:gd name="T12" fmla="+- 0 4865 4865"/>
                                <a:gd name="T13" fmla="*/ T12 w 48"/>
                                <a:gd name="T14" fmla="+- 0 188 164"/>
                                <a:gd name="T15" fmla="*/ 188 h 48"/>
                                <a:gd name="T16" fmla="+- 0 4865 4865"/>
                                <a:gd name="T17" fmla="*/ T16 w 48"/>
                                <a:gd name="T18" fmla="+- 0 201 164"/>
                                <a:gd name="T19" fmla="*/ 201 h 48"/>
                                <a:gd name="T20" fmla="+- 0 4875 4865"/>
                                <a:gd name="T21" fmla="*/ T20 w 48"/>
                                <a:gd name="T22" fmla="+- 0 211 164"/>
                                <a:gd name="T23" fmla="*/ 211 h 48"/>
                                <a:gd name="T24" fmla="+- 0 4901 4865"/>
                                <a:gd name="T25" fmla="*/ T24 w 48"/>
                                <a:gd name="T26" fmla="+- 0 211 164"/>
                                <a:gd name="T27" fmla="*/ 211 h 48"/>
                                <a:gd name="T28" fmla="+- 0 4912 4865"/>
                                <a:gd name="T29" fmla="*/ T28 w 48"/>
                                <a:gd name="T30" fmla="+- 0 201 164"/>
                                <a:gd name="T31" fmla="*/ 201 h 48"/>
                                <a:gd name="T32" fmla="+- 0 4912 4865"/>
                                <a:gd name="T33" fmla="*/ T32 w 48"/>
                                <a:gd name="T34" fmla="+- 0 175 164"/>
                                <a:gd name="T35" fmla="*/ 175 h 48"/>
                                <a:gd name="T36" fmla="+- 0 4901 4865"/>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1" name="docshape221"/>
                          <wps:cNvSpPr>
                            <a:spLocks/>
                          </wps:cNvSpPr>
                          <wps:spPr bwMode="auto">
                            <a:xfrm>
                              <a:off x="4864" y="163"/>
                              <a:ext cx="48" cy="48"/>
                            </a:xfrm>
                            <a:custGeom>
                              <a:avLst/>
                              <a:gdLst>
                                <a:gd name="T0" fmla="+- 0 4865 4865"/>
                                <a:gd name="T1" fmla="*/ T0 w 48"/>
                                <a:gd name="T2" fmla="+- 0 188 164"/>
                                <a:gd name="T3" fmla="*/ 188 h 48"/>
                                <a:gd name="T4" fmla="+- 0 4865 4865"/>
                                <a:gd name="T5" fmla="*/ T4 w 48"/>
                                <a:gd name="T6" fmla="+- 0 175 164"/>
                                <a:gd name="T7" fmla="*/ 175 h 48"/>
                                <a:gd name="T8" fmla="+- 0 4875 4865"/>
                                <a:gd name="T9" fmla="*/ T8 w 48"/>
                                <a:gd name="T10" fmla="+- 0 164 164"/>
                                <a:gd name="T11" fmla="*/ 164 h 48"/>
                                <a:gd name="T12" fmla="+- 0 4888 4865"/>
                                <a:gd name="T13" fmla="*/ T12 w 48"/>
                                <a:gd name="T14" fmla="+- 0 164 164"/>
                                <a:gd name="T15" fmla="*/ 164 h 48"/>
                                <a:gd name="T16" fmla="+- 0 4901 4865"/>
                                <a:gd name="T17" fmla="*/ T16 w 48"/>
                                <a:gd name="T18" fmla="+- 0 164 164"/>
                                <a:gd name="T19" fmla="*/ 164 h 48"/>
                                <a:gd name="T20" fmla="+- 0 4912 4865"/>
                                <a:gd name="T21" fmla="*/ T20 w 48"/>
                                <a:gd name="T22" fmla="+- 0 175 164"/>
                                <a:gd name="T23" fmla="*/ 175 h 48"/>
                                <a:gd name="T24" fmla="+- 0 4912 4865"/>
                                <a:gd name="T25" fmla="*/ T24 w 48"/>
                                <a:gd name="T26" fmla="+- 0 188 164"/>
                                <a:gd name="T27" fmla="*/ 188 h 48"/>
                                <a:gd name="T28" fmla="+- 0 4912 4865"/>
                                <a:gd name="T29" fmla="*/ T28 w 48"/>
                                <a:gd name="T30" fmla="+- 0 201 164"/>
                                <a:gd name="T31" fmla="*/ 201 h 48"/>
                                <a:gd name="T32" fmla="+- 0 4901 4865"/>
                                <a:gd name="T33" fmla="*/ T32 w 48"/>
                                <a:gd name="T34" fmla="+- 0 211 164"/>
                                <a:gd name="T35" fmla="*/ 211 h 48"/>
                                <a:gd name="T36" fmla="+- 0 4888 4865"/>
                                <a:gd name="T37" fmla="*/ T36 w 48"/>
                                <a:gd name="T38" fmla="+- 0 211 164"/>
                                <a:gd name="T39" fmla="*/ 211 h 48"/>
                                <a:gd name="T40" fmla="+- 0 4875 4865"/>
                                <a:gd name="T41" fmla="*/ T40 w 48"/>
                                <a:gd name="T42" fmla="+- 0 211 164"/>
                                <a:gd name="T43" fmla="*/ 211 h 48"/>
                                <a:gd name="T44" fmla="+- 0 4865 4865"/>
                                <a:gd name="T45" fmla="*/ T44 w 48"/>
                                <a:gd name="T46" fmla="+- 0 201 164"/>
                                <a:gd name="T47" fmla="*/ 201 h 48"/>
                                <a:gd name="T48" fmla="+- 0 4865 4865"/>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docshape222"/>
                          <wps:cNvSpPr>
                            <a:spLocks/>
                          </wps:cNvSpPr>
                          <wps:spPr bwMode="auto">
                            <a:xfrm>
                              <a:off x="5161" y="163"/>
                              <a:ext cx="48" cy="48"/>
                            </a:xfrm>
                            <a:custGeom>
                              <a:avLst/>
                              <a:gdLst>
                                <a:gd name="T0" fmla="+- 0 5198 5161"/>
                                <a:gd name="T1" fmla="*/ T0 w 48"/>
                                <a:gd name="T2" fmla="+- 0 164 164"/>
                                <a:gd name="T3" fmla="*/ 164 h 48"/>
                                <a:gd name="T4" fmla="+- 0 5172 5161"/>
                                <a:gd name="T5" fmla="*/ T4 w 48"/>
                                <a:gd name="T6" fmla="+- 0 164 164"/>
                                <a:gd name="T7" fmla="*/ 164 h 48"/>
                                <a:gd name="T8" fmla="+- 0 5161 5161"/>
                                <a:gd name="T9" fmla="*/ T8 w 48"/>
                                <a:gd name="T10" fmla="+- 0 175 164"/>
                                <a:gd name="T11" fmla="*/ 175 h 48"/>
                                <a:gd name="T12" fmla="+- 0 5161 5161"/>
                                <a:gd name="T13" fmla="*/ T12 w 48"/>
                                <a:gd name="T14" fmla="+- 0 188 164"/>
                                <a:gd name="T15" fmla="*/ 188 h 48"/>
                                <a:gd name="T16" fmla="+- 0 5161 5161"/>
                                <a:gd name="T17" fmla="*/ T16 w 48"/>
                                <a:gd name="T18" fmla="+- 0 201 164"/>
                                <a:gd name="T19" fmla="*/ 201 h 48"/>
                                <a:gd name="T20" fmla="+- 0 5172 5161"/>
                                <a:gd name="T21" fmla="*/ T20 w 48"/>
                                <a:gd name="T22" fmla="+- 0 211 164"/>
                                <a:gd name="T23" fmla="*/ 211 h 48"/>
                                <a:gd name="T24" fmla="+- 0 5198 5161"/>
                                <a:gd name="T25" fmla="*/ T24 w 48"/>
                                <a:gd name="T26" fmla="+- 0 211 164"/>
                                <a:gd name="T27" fmla="*/ 211 h 48"/>
                                <a:gd name="T28" fmla="+- 0 5209 5161"/>
                                <a:gd name="T29" fmla="*/ T28 w 48"/>
                                <a:gd name="T30" fmla="+- 0 201 164"/>
                                <a:gd name="T31" fmla="*/ 201 h 48"/>
                                <a:gd name="T32" fmla="+- 0 5209 5161"/>
                                <a:gd name="T33" fmla="*/ T32 w 48"/>
                                <a:gd name="T34" fmla="+- 0 175 164"/>
                                <a:gd name="T35" fmla="*/ 175 h 48"/>
                                <a:gd name="T36" fmla="+- 0 5198 5161"/>
                                <a:gd name="T37" fmla="*/ T36 w 48"/>
                                <a:gd name="T38" fmla="+- 0 164 164"/>
                                <a:gd name="T39" fmla="*/ 16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docshape223"/>
                          <wps:cNvSpPr>
                            <a:spLocks/>
                          </wps:cNvSpPr>
                          <wps:spPr bwMode="auto">
                            <a:xfrm>
                              <a:off x="5161" y="163"/>
                              <a:ext cx="48" cy="48"/>
                            </a:xfrm>
                            <a:custGeom>
                              <a:avLst/>
                              <a:gdLst>
                                <a:gd name="T0" fmla="+- 0 5161 5161"/>
                                <a:gd name="T1" fmla="*/ T0 w 48"/>
                                <a:gd name="T2" fmla="+- 0 188 164"/>
                                <a:gd name="T3" fmla="*/ 188 h 48"/>
                                <a:gd name="T4" fmla="+- 0 5161 5161"/>
                                <a:gd name="T5" fmla="*/ T4 w 48"/>
                                <a:gd name="T6" fmla="+- 0 175 164"/>
                                <a:gd name="T7" fmla="*/ 175 h 48"/>
                                <a:gd name="T8" fmla="+- 0 5172 5161"/>
                                <a:gd name="T9" fmla="*/ T8 w 48"/>
                                <a:gd name="T10" fmla="+- 0 164 164"/>
                                <a:gd name="T11" fmla="*/ 164 h 48"/>
                                <a:gd name="T12" fmla="+- 0 5185 5161"/>
                                <a:gd name="T13" fmla="*/ T12 w 48"/>
                                <a:gd name="T14" fmla="+- 0 164 164"/>
                                <a:gd name="T15" fmla="*/ 164 h 48"/>
                                <a:gd name="T16" fmla="+- 0 5198 5161"/>
                                <a:gd name="T17" fmla="*/ T16 w 48"/>
                                <a:gd name="T18" fmla="+- 0 164 164"/>
                                <a:gd name="T19" fmla="*/ 164 h 48"/>
                                <a:gd name="T20" fmla="+- 0 5209 5161"/>
                                <a:gd name="T21" fmla="*/ T20 w 48"/>
                                <a:gd name="T22" fmla="+- 0 175 164"/>
                                <a:gd name="T23" fmla="*/ 175 h 48"/>
                                <a:gd name="T24" fmla="+- 0 5209 5161"/>
                                <a:gd name="T25" fmla="*/ T24 w 48"/>
                                <a:gd name="T26" fmla="+- 0 188 164"/>
                                <a:gd name="T27" fmla="*/ 188 h 48"/>
                                <a:gd name="T28" fmla="+- 0 5209 5161"/>
                                <a:gd name="T29" fmla="*/ T28 w 48"/>
                                <a:gd name="T30" fmla="+- 0 201 164"/>
                                <a:gd name="T31" fmla="*/ 201 h 48"/>
                                <a:gd name="T32" fmla="+- 0 5198 5161"/>
                                <a:gd name="T33" fmla="*/ T32 w 48"/>
                                <a:gd name="T34" fmla="+- 0 211 164"/>
                                <a:gd name="T35" fmla="*/ 211 h 48"/>
                                <a:gd name="T36" fmla="+- 0 5185 5161"/>
                                <a:gd name="T37" fmla="*/ T36 w 48"/>
                                <a:gd name="T38" fmla="+- 0 211 164"/>
                                <a:gd name="T39" fmla="*/ 211 h 48"/>
                                <a:gd name="T40" fmla="+- 0 5172 5161"/>
                                <a:gd name="T41" fmla="*/ T40 w 48"/>
                                <a:gd name="T42" fmla="+- 0 211 164"/>
                                <a:gd name="T43" fmla="*/ 211 h 48"/>
                                <a:gd name="T44" fmla="+- 0 5161 5161"/>
                                <a:gd name="T45" fmla="*/ T44 w 48"/>
                                <a:gd name="T46" fmla="+- 0 201 164"/>
                                <a:gd name="T47" fmla="*/ 201 h 48"/>
                                <a:gd name="T48" fmla="+- 0 5161 5161"/>
                                <a:gd name="T49" fmla="*/ T48 w 48"/>
                                <a:gd name="T50" fmla="+- 0 188 164"/>
                                <a:gd name="T51" fmla="*/ 18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docshape224"/>
                          <wps:cNvSpPr>
                            <a:spLocks/>
                          </wps:cNvSpPr>
                          <wps:spPr bwMode="auto">
                            <a:xfrm>
                              <a:off x="3961" y="187"/>
                              <a:ext cx="1261" cy="1401"/>
                            </a:xfrm>
                            <a:custGeom>
                              <a:avLst/>
                              <a:gdLst>
                                <a:gd name="T0" fmla="+- 0 3961 3961"/>
                                <a:gd name="T1" fmla="*/ T0 w 1261"/>
                                <a:gd name="T2" fmla="+- 0 1569 188"/>
                                <a:gd name="T3" fmla="*/ 1569 h 1401"/>
                                <a:gd name="T4" fmla="+- 0 4036 3961"/>
                                <a:gd name="T5" fmla="*/ T4 w 1261"/>
                                <a:gd name="T6" fmla="+- 0 1569 188"/>
                                <a:gd name="T7" fmla="*/ 1569 h 1401"/>
                                <a:gd name="T8" fmla="+- 0 3998 3961"/>
                                <a:gd name="T9" fmla="*/ T8 w 1261"/>
                                <a:gd name="T10" fmla="+- 0 1569 188"/>
                                <a:gd name="T11" fmla="*/ 1569 h 1401"/>
                                <a:gd name="T12" fmla="+- 0 3998 3961"/>
                                <a:gd name="T13" fmla="*/ T12 w 1261"/>
                                <a:gd name="T14" fmla="+- 0 1589 188"/>
                                <a:gd name="T15" fmla="*/ 1589 h 1401"/>
                                <a:gd name="T16" fmla="+- 0 3961 3961"/>
                                <a:gd name="T17" fmla="*/ T16 w 1261"/>
                                <a:gd name="T18" fmla="+- 0 1589 188"/>
                                <a:gd name="T19" fmla="*/ 1589 h 1401"/>
                                <a:gd name="T20" fmla="+- 0 4036 3961"/>
                                <a:gd name="T21" fmla="*/ T20 w 1261"/>
                                <a:gd name="T22" fmla="+- 0 1589 188"/>
                                <a:gd name="T23" fmla="*/ 1589 h 1401"/>
                                <a:gd name="T24" fmla="+- 0 4258 3961"/>
                                <a:gd name="T25" fmla="*/ T24 w 1261"/>
                                <a:gd name="T26" fmla="+- 0 1390 188"/>
                                <a:gd name="T27" fmla="*/ 1390 h 1401"/>
                                <a:gd name="T28" fmla="+- 0 4332 3961"/>
                                <a:gd name="T29" fmla="*/ T28 w 1261"/>
                                <a:gd name="T30" fmla="+- 0 1390 188"/>
                                <a:gd name="T31" fmla="*/ 1390 h 1401"/>
                                <a:gd name="T32" fmla="+- 0 4295 3961"/>
                                <a:gd name="T33" fmla="*/ T32 w 1261"/>
                                <a:gd name="T34" fmla="+- 0 1390 188"/>
                                <a:gd name="T35" fmla="*/ 1390 h 1401"/>
                                <a:gd name="T36" fmla="+- 0 4295 3961"/>
                                <a:gd name="T37" fmla="*/ T36 w 1261"/>
                                <a:gd name="T38" fmla="+- 0 1449 188"/>
                                <a:gd name="T39" fmla="*/ 1449 h 1401"/>
                                <a:gd name="T40" fmla="+- 0 4258 3961"/>
                                <a:gd name="T41" fmla="*/ T40 w 1261"/>
                                <a:gd name="T42" fmla="+- 0 1449 188"/>
                                <a:gd name="T43" fmla="*/ 1449 h 1401"/>
                                <a:gd name="T44" fmla="+- 0 4332 3961"/>
                                <a:gd name="T45" fmla="*/ T44 w 1261"/>
                                <a:gd name="T46" fmla="+- 0 1449 188"/>
                                <a:gd name="T47" fmla="*/ 1449 h 1401"/>
                                <a:gd name="T48" fmla="+- 0 4555 3961"/>
                                <a:gd name="T49" fmla="*/ T48 w 1261"/>
                                <a:gd name="T50" fmla="+- 0 1277 188"/>
                                <a:gd name="T51" fmla="*/ 1277 h 1401"/>
                                <a:gd name="T52" fmla="+- 0 4629 3961"/>
                                <a:gd name="T53" fmla="*/ T52 w 1261"/>
                                <a:gd name="T54" fmla="+- 0 1277 188"/>
                                <a:gd name="T55" fmla="*/ 1277 h 1401"/>
                                <a:gd name="T56" fmla="+- 0 4592 3961"/>
                                <a:gd name="T57" fmla="*/ T56 w 1261"/>
                                <a:gd name="T58" fmla="+- 0 1277 188"/>
                                <a:gd name="T59" fmla="*/ 1277 h 1401"/>
                                <a:gd name="T60" fmla="+- 0 4592 3961"/>
                                <a:gd name="T61" fmla="*/ T60 w 1261"/>
                                <a:gd name="T62" fmla="+- 0 1336 188"/>
                                <a:gd name="T63" fmla="*/ 1336 h 1401"/>
                                <a:gd name="T64" fmla="+- 0 4555 3961"/>
                                <a:gd name="T65" fmla="*/ T64 w 1261"/>
                                <a:gd name="T66" fmla="+- 0 1336 188"/>
                                <a:gd name="T67" fmla="*/ 1336 h 1401"/>
                                <a:gd name="T68" fmla="+- 0 4629 3961"/>
                                <a:gd name="T69" fmla="*/ T68 w 1261"/>
                                <a:gd name="T70" fmla="+- 0 1336 188"/>
                                <a:gd name="T71" fmla="*/ 1336 h 1401"/>
                                <a:gd name="T72" fmla="+- 0 4851 3961"/>
                                <a:gd name="T73" fmla="*/ T72 w 1261"/>
                                <a:gd name="T74" fmla="+- 0 551 188"/>
                                <a:gd name="T75" fmla="*/ 551 h 1401"/>
                                <a:gd name="T76" fmla="+- 0 4925 3961"/>
                                <a:gd name="T77" fmla="*/ T76 w 1261"/>
                                <a:gd name="T78" fmla="+- 0 551 188"/>
                                <a:gd name="T79" fmla="*/ 551 h 1401"/>
                                <a:gd name="T80" fmla="+- 0 4888 3961"/>
                                <a:gd name="T81" fmla="*/ T80 w 1261"/>
                                <a:gd name="T82" fmla="+- 0 551 188"/>
                                <a:gd name="T83" fmla="*/ 551 h 1401"/>
                                <a:gd name="T84" fmla="+- 0 4888 3961"/>
                                <a:gd name="T85" fmla="*/ T84 w 1261"/>
                                <a:gd name="T86" fmla="+- 0 699 188"/>
                                <a:gd name="T87" fmla="*/ 699 h 1401"/>
                                <a:gd name="T88" fmla="+- 0 4851 3961"/>
                                <a:gd name="T89" fmla="*/ T88 w 1261"/>
                                <a:gd name="T90" fmla="+- 0 699 188"/>
                                <a:gd name="T91" fmla="*/ 699 h 1401"/>
                                <a:gd name="T92" fmla="+- 0 4925 3961"/>
                                <a:gd name="T93" fmla="*/ T92 w 1261"/>
                                <a:gd name="T94" fmla="+- 0 699 188"/>
                                <a:gd name="T95" fmla="*/ 699 h 1401"/>
                                <a:gd name="T96" fmla="+- 0 5148 3961"/>
                                <a:gd name="T97" fmla="*/ T96 w 1261"/>
                                <a:gd name="T98" fmla="+- 0 188 188"/>
                                <a:gd name="T99" fmla="*/ 188 h 1401"/>
                                <a:gd name="T100" fmla="+- 0 5222 3961"/>
                                <a:gd name="T101" fmla="*/ T100 w 1261"/>
                                <a:gd name="T102" fmla="+- 0 188 188"/>
                                <a:gd name="T103" fmla="*/ 188 h 1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1261" h="1401">
                                  <a:moveTo>
                                    <a:pt x="0" y="1381"/>
                                  </a:moveTo>
                                  <a:lnTo>
                                    <a:pt x="75" y="1381"/>
                                  </a:lnTo>
                                  <a:moveTo>
                                    <a:pt x="37" y="1381"/>
                                  </a:moveTo>
                                  <a:lnTo>
                                    <a:pt x="37" y="1401"/>
                                  </a:lnTo>
                                  <a:moveTo>
                                    <a:pt x="0" y="1401"/>
                                  </a:moveTo>
                                  <a:lnTo>
                                    <a:pt x="75" y="1401"/>
                                  </a:lnTo>
                                  <a:moveTo>
                                    <a:pt x="297" y="1202"/>
                                  </a:moveTo>
                                  <a:lnTo>
                                    <a:pt x="371" y="1202"/>
                                  </a:lnTo>
                                  <a:moveTo>
                                    <a:pt x="334" y="1202"/>
                                  </a:moveTo>
                                  <a:lnTo>
                                    <a:pt x="334" y="1261"/>
                                  </a:lnTo>
                                  <a:moveTo>
                                    <a:pt x="297" y="1261"/>
                                  </a:moveTo>
                                  <a:lnTo>
                                    <a:pt x="371" y="1261"/>
                                  </a:lnTo>
                                  <a:moveTo>
                                    <a:pt x="594" y="1089"/>
                                  </a:moveTo>
                                  <a:lnTo>
                                    <a:pt x="668" y="1089"/>
                                  </a:lnTo>
                                  <a:moveTo>
                                    <a:pt x="631" y="1089"/>
                                  </a:moveTo>
                                  <a:lnTo>
                                    <a:pt x="631" y="1148"/>
                                  </a:lnTo>
                                  <a:moveTo>
                                    <a:pt x="594" y="1148"/>
                                  </a:moveTo>
                                  <a:lnTo>
                                    <a:pt x="668" y="1148"/>
                                  </a:lnTo>
                                  <a:moveTo>
                                    <a:pt x="890" y="363"/>
                                  </a:moveTo>
                                  <a:lnTo>
                                    <a:pt x="964" y="363"/>
                                  </a:lnTo>
                                  <a:moveTo>
                                    <a:pt x="927" y="363"/>
                                  </a:moveTo>
                                  <a:lnTo>
                                    <a:pt x="927" y="511"/>
                                  </a:lnTo>
                                  <a:moveTo>
                                    <a:pt x="890" y="511"/>
                                  </a:moveTo>
                                  <a:lnTo>
                                    <a:pt x="964" y="511"/>
                                  </a:lnTo>
                                  <a:moveTo>
                                    <a:pt x="1187" y="0"/>
                                  </a:moveTo>
                                  <a:lnTo>
                                    <a:pt x="1261"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docshape225"/>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Line 283"/>
                          <wps:cNvCnPr>
                            <a:cxnSpLocks/>
                          </wps:cNvCnPr>
                          <wps:spPr bwMode="auto">
                            <a:xfrm>
                              <a:off x="5148" y="188"/>
                              <a:ext cx="74"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307" name="docshape226"/>
                          <wps:cNvSpPr>
                            <a:spLocks/>
                          </wps:cNvSpPr>
                          <wps:spPr bwMode="auto">
                            <a:xfrm>
                              <a:off x="3961" y="187"/>
                              <a:ext cx="964" cy="1003"/>
                            </a:xfrm>
                            <a:custGeom>
                              <a:avLst/>
                              <a:gdLst>
                                <a:gd name="T0" fmla="+- 0 3961 3961"/>
                                <a:gd name="T1" fmla="*/ T0 w 964"/>
                                <a:gd name="T2" fmla="+- 0 1085 188"/>
                                <a:gd name="T3" fmla="*/ 1085 h 1003"/>
                                <a:gd name="T4" fmla="+- 0 4036 3961"/>
                                <a:gd name="T5" fmla="*/ T4 w 964"/>
                                <a:gd name="T6" fmla="+- 0 1085 188"/>
                                <a:gd name="T7" fmla="*/ 1085 h 1003"/>
                                <a:gd name="T8" fmla="+- 0 3998 3961"/>
                                <a:gd name="T9" fmla="*/ T8 w 964"/>
                                <a:gd name="T10" fmla="+- 0 1085 188"/>
                                <a:gd name="T11" fmla="*/ 1085 h 1003"/>
                                <a:gd name="T12" fmla="+- 0 3998 3961"/>
                                <a:gd name="T13" fmla="*/ T12 w 964"/>
                                <a:gd name="T14" fmla="+- 0 1190 188"/>
                                <a:gd name="T15" fmla="*/ 1190 h 1003"/>
                                <a:gd name="T16" fmla="+- 0 3961 3961"/>
                                <a:gd name="T17" fmla="*/ T16 w 964"/>
                                <a:gd name="T18" fmla="+- 0 1190 188"/>
                                <a:gd name="T19" fmla="*/ 1190 h 1003"/>
                                <a:gd name="T20" fmla="+- 0 4036 3961"/>
                                <a:gd name="T21" fmla="*/ T20 w 964"/>
                                <a:gd name="T22" fmla="+- 0 1190 188"/>
                                <a:gd name="T23" fmla="*/ 1190 h 1003"/>
                                <a:gd name="T24" fmla="+- 0 4258 3961"/>
                                <a:gd name="T25" fmla="*/ T24 w 964"/>
                                <a:gd name="T26" fmla="+- 0 837 188"/>
                                <a:gd name="T27" fmla="*/ 837 h 1003"/>
                                <a:gd name="T28" fmla="+- 0 4332 3961"/>
                                <a:gd name="T29" fmla="*/ T28 w 964"/>
                                <a:gd name="T30" fmla="+- 0 837 188"/>
                                <a:gd name="T31" fmla="*/ 837 h 1003"/>
                                <a:gd name="T32" fmla="+- 0 4295 3961"/>
                                <a:gd name="T33" fmla="*/ T32 w 964"/>
                                <a:gd name="T34" fmla="+- 0 837 188"/>
                                <a:gd name="T35" fmla="*/ 837 h 1003"/>
                                <a:gd name="T36" fmla="+- 0 4295 3961"/>
                                <a:gd name="T37" fmla="*/ T36 w 964"/>
                                <a:gd name="T38" fmla="+- 0 913 188"/>
                                <a:gd name="T39" fmla="*/ 913 h 1003"/>
                                <a:gd name="T40" fmla="+- 0 4258 3961"/>
                                <a:gd name="T41" fmla="*/ T40 w 964"/>
                                <a:gd name="T42" fmla="+- 0 913 188"/>
                                <a:gd name="T43" fmla="*/ 913 h 1003"/>
                                <a:gd name="T44" fmla="+- 0 4332 3961"/>
                                <a:gd name="T45" fmla="*/ T44 w 964"/>
                                <a:gd name="T46" fmla="+- 0 913 188"/>
                                <a:gd name="T47" fmla="*/ 913 h 1003"/>
                                <a:gd name="T48" fmla="+- 0 4555 3961"/>
                                <a:gd name="T49" fmla="*/ T48 w 964"/>
                                <a:gd name="T50" fmla="+- 0 307 188"/>
                                <a:gd name="T51" fmla="*/ 307 h 1003"/>
                                <a:gd name="T52" fmla="+- 0 4629 3961"/>
                                <a:gd name="T53" fmla="*/ T52 w 964"/>
                                <a:gd name="T54" fmla="+- 0 307 188"/>
                                <a:gd name="T55" fmla="*/ 307 h 1003"/>
                                <a:gd name="T56" fmla="+- 0 4592 3961"/>
                                <a:gd name="T57" fmla="*/ T56 w 964"/>
                                <a:gd name="T58" fmla="+- 0 307 188"/>
                                <a:gd name="T59" fmla="*/ 307 h 1003"/>
                                <a:gd name="T60" fmla="+- 0 4592 3961"/>
                                <a:gd name="T61" fmla="*/ T60 w 964"/>
                                <a:gd name="T62" fmla="+- 0 368 188"/>
                                <a:gd name="T63" fmla="*/ 368 h 1003"/>
                                <a:gd name="T64" fmla="+- 0 4555 3961"/>
                                <a:gd name="T65" fmla="*/ T64 w 964"/>
                                <a:gd name="T66" fmla="+- 0 368 188"/>
                                <a:gd name="T67" fmla="*/ 368 h 1003"/>
                                <a:gd name="T68" fmla="+- 0 4629 3961"/>
                                <a:gd name="T69" fmla="*/ T68 w 964"/>
                                <a:gd name="T70" fmla="+- 0 368 188"/>
                                <a:gd name="T71" fmla="*/ 368 h 1003"/>
                                <a:gd name="T72" fmla="+- 0 4851 3961"/>
                                <a:gd name="T73" fmla="*/ T72 w 964"/>
                                <a:gd name="T74" fmla="+- 0 188 188"/>
                                <a:gd name="T75" fmla="*/ 188 h 1003"/>
                                <a:gd name="T76" fmla="+- 0 4925 3961"/>
                                <a:gd name="T77" fmla="*/ T76 w 964"/>
                                <a:gd name="T78" fmla="+- 0 188 188"/>
                                <a:gd name="T79" fmla="*/ 188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964" h="1003">
                                  <a:moveTo>
                                    <a:pt x="0" y="897"/>
                                  </a:moveTo>
                                  <a:lnTo>
                                    <a:pt x="75" y="897"/>
                                  </a:lnTo>
                                  <a:moveTo>
                                    <a:pt x="37" y="897"/>
                                  </a:moveTo>
                                  <a:lnTo>
                                    <a:pt x="37" y="1002"/>
                                  </a:lnTo>
                                  <a:moveTo>
                                    <a:pt x="0" y="1002"/>
                                  </a:moveTo>
                                  <a:lnTo>
                                    <a:pt x="75" y="1002"/>
                                  </a:lnTo>
                                  <a:moveTo>
                                    <a:pt x="297" y="649"/>
                                  </a:moveTo>
                                  <a:lnTo>
                                    <a:pt x="371" y="649"/>
                                  </a:lnTo>
                                  <a:moveTo>
                                    <a:pt x="334" y="649"/>
                                  </a:moveTo>
                                  <a:lnTo>
                                    <a:pt x="334" y="725"/>
                                  </a:lnTo>
                                  <a:moveTo>
                                    <a:pt x="297" y="725"/>
                                  </a:moveTo>
                                  <a:lnTo>
                                    <a:pt x="371" y="725"/>
                                  </a:lnTo>
                                  <a:moveTo>
                                    <a:pt x="594" y="119"/>
                                  </a:moveTo>
                                  <a:lnTo>
                                    <a:pt x="668" y="119"/>
                                  </a:lnTo>
                                  <a:moveTo>
                                    <a:pt x="631" y="119"/>
                                  </a:moveTo>
                                  <a:lnTo>
                                    <a:pt x="631" y="180"/>
                                  </a:lnTo>
                                  <a:moveTo>
                                    <a:pt x="594" y="180"/>
                                  </a:moveTo>
                                  <a:lnTo>
                                    <a:pt x="668" y="180"/>
                                  </a:lnTo>
                                  <a:moveTo>
                                    <a:pt x="890" y="0"/>
                                  </a:moveTo>
                                  <a:lnTo>
                                    <a:pt x="964"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docshape227"/>
                          <wps:cNvSpPr>
                            <a:spLocks/>
                          </wps:cNvSpPr>
                          <wps:spPr bwMode="auto">
                            <a:xfrm>
                              <a:off x="4881" y="180"/>
                              <a:ext cx="15" cy="15"/>
                            </a:xfrm>
                            <a:custGeom>
                              <a:avLst/>
                              <a:gdLst>
                                <a:gd name="T0" fmla="+- 0 4881 4881"/>
                                <a:gd name="T1" fmla="*/ T0 w 15"/>
                                <a:gd name="T2" fmla="+- 0 188 181"/>
                                <a:gd name="T3" fmla="*/ 188 h 15"/>
                                <a:gd name="T4" fmla="+- 0 4883 4881"/>
                                <a:gd name="T5" fmla="*/ T4 w 15"/>
                                <a:gd name="T6" fmla="+- 0 183 181"/>
                                <a:gd name="T7" fmla="*/ 183 h 15"/>
                                <a:gd name="T8" fmla="+- 0 4888 4881"/>
                                <a:gd name="T9" fmla="*/ T8 w 15"/>
                                <a:gd name="T10" fmla="+- 0 181 181"/>
                                <a:gd name="T11" fmla="*/ 181 h 15"/>
                                <a:gd name="T12" fmla="+- 0 4893 4881"/>
                                <a:gd name="T13" fmla="*/ T12 w 15"/>
                                <a:gd name="T14" fmla="+- 0 183 181"/>
                                <a:gd name="T15" fmla="*/ 183 h 15"/>
                                <a:gd name="T16" fmla="+- 0 4895 4881"/>
                                <a:gd name="T17" fmla="*/ T16 w 15"/>
                                <a:gd name="T18" fmla="+- 0 188 181"/>
                                <a:gd name="T19" fmla="*/ 188 h 15"/>
                                <a:gd name="T20" fmla="+- 0 4893 4881"/>
                                <a:gd name="T21" fmla="*/ T20 w 15"/>
                                <a:gd name="T22" fmla="+- 0 193 181"/>
                                <a:gd name="T23" fmla="*/ 193 h 15"/>
                                <a:gd name="T24" fmla="+- 0 4888 4881"/>
                                <a:gd name="T25" fmla="*/ T24 w 15"/>
                                <a:gd name="T26" fmla="+- 0 195 181"/>
                                <a:gd name="T27" fmla="*/ 195 h 15"/>
                                <a:gd name="T28" fmla="+- 0 4883 4881"/>
                                <a:gd name="T29" fmla="*/ T28 w 15"/>
                                <a:gd name="T30" fmla="+- 0 193 181"/>
                                <a:gd name="T31" fmla="*/ 193 h 15"/>
                                <a:gd name="T32" fmla="+- 0 4881 4881"/>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docshape228"/>
                          <wps:cNvSpPr>
                            <a:spLocks/>
                          </wps:cNvSpPr>
                          <wps:spPr bwMode="auto">
                            <a:xfrm>
                              <a:off x="4851" y="187"/>
                              <a:ext cx="371" cy="2"/>
                            </a:xfrm>
                            <a:custGeom>
                              <a:avLst/>
                              <a:gdLst>
                                <a:gd name="T0" fmla="+- 0 4851 4851"/>
                                <a:gd name="T1" fmla="*/ T0 w 371"/>
                                <a:gd name="T2" fmla="+- 0 4925 4851"/>
                                <a:gd name="T3" fmla="*/ T2 w 371"/>
                                <a:gd name="T4" fmla="+- 0 5148 4851"/>
                                <a:gd name="T5" fmla="*/ T4 w 371"/>
                                <a:gd name="T6" fmla="+- 0 5222 4851"/>
                                <a:gd name="T7" fmla="*/ T6 w 371"/>
                              </a:gdLst>
                              <a:ahLst/>
                              <a:cxnLst>
                                <a:cxn ang="0">
                                  <a:pos x="T1" y="0"/>
                                </a:cxn>
                                <a:cxn ang="0">
                                  <a:pos x="T3" y="0"/>
                                </a:cxn>
                                <a:cxn ang="0">
                                  <a:pos x="T5" y="0"/>
                                </a:cxn>
                                <a:cxn ang="0">
                                  <a:pos x="T7" y="0"/>
                                </a:cxn>
                              </a:cxnLst>
                              <a:rect l="0" t="0" r="r" b="b"/>
                              <a:pathLst>
                                <a:path w="371">
                                  <a:moveTo>
                                    <a:pt x="0" y="0"/>
                                  </a:moveTo>
                                  <a:lnTo>
                                    <a:pt x="74" y="0"/>
                                  </a:lnTo>
                                  <a:moveTo>
                                    <a:pt x="297" y="0"/>
                                  </a:moveTo>
                                  <a:lnTo>
                                    <a:pt x="371"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0" name="docshape229"/>
                          <wps:cNvSpPr>
                            <a:spLocks/>
                          </wps:cNvSpPr>
                          <wps:spPr bwMode="auto">
                            <a:xfrm>
                              <a:off x="5177" y="180"/>
                              <a:ext cx="15" cy="15"/>
                            </a:xfrm>
                            <a:custGeom>
                              <a:avLst/>
                              <a:gdLst>
                                <a:gd name="T0" fmla="+- 0 5178 5178"/>
                                <a:gd name="T1" fmla="*/ T0 w 15"/>
                                <a:gd name="T2" fmla="+- 0 188 181"/>
                                <a:gd name="T3" fmla="*/ 188 h 15"/>
                                <a:gd name="T4" fmla="+- 0 5180 5178"/>
                                <a:gd name="T5" fmla="*/ T4 w 15"/>
                                <a:gd name="T6" fmla="+- 0 183 181"/>
                                <a:gd name="T7" fmla="*/ 183 h 15"/>
                                <a:gd name="T8" fmla="+- 0 5185 5178"/>
                                <a:gd name="T9" fmla="*/ T8 w 15"/>
                                <a:gd name="T10" fmla="+- 0 181 181"/>
                                <a:gd name="T11" fmla="*/ 181 h 15"/>
                                <a:gd name="T12" fmla="+- 0 5190 5178"/>
                                <a:gd name="T13" fmla="*/ T12 w 15"/>
                                <a:gd name="T14" fmla="+- 0 183 181"/>
                                <a:gd name="T15" fmla="*/ 183 h 15"/>
                                <a:gd name="T16" fmla="+- 0 5192 5178"/>
                                <a:gd name="T17" fmla="*/ T16 w 15"/>
                                <a:gd name="T18" fmla="+- 0 188 181"/>
                                <a:gd name="T19" fmla="*/ 188 h 15"/>
                                <a:gd name="T20" fmla="+- 0 5190 5178"/>
                                <a:gd name="T21" fmla="*/ T20 w 15"/>
                                <a:gd name="T22" fmla="+- 0 193 181"/>
                                <a:gd name="T23" fmla="*/ 193 h 15"/>
                                <a:gd name="T24" fmla="+- 0 5185 5178"/>
                                <a:gd name="T25" fmla="*/ T24 w 15"/>
                                <a:gd name="T26" fmla="+- 0 195 181"/>
                                <a:gd name="T27" fmla="*/ 195 h 15"/>
                                <a:gd name="T28" fmla="+- 0 5180 5178"/>
                                <a:gd name="T29" fmla="*/ T28 w 15"/>
                                <a:gd name="T30" fmla="+- 0 193 181"/>
                                <a:gd name="T31" fmla="*/ 193 h 15"/>
                                <a:gd name="T32" fmla="+- 0 5178 5178"/>
                                <a:gd name="T33" fmla="*/ T32 w 15"/>
                                <a:gd name="T34" fmla="+- 0 188 181"/>
                                <a:gd name="T35" fmla="*/ 188 h 1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5" h="15">
                                  <a:moveTo>
                                    <a:pt x="0" y="7"/>
                                  </a:moveTo>
                                  <a:lnTo>
                                    <a:pt x="2" y="2"/>
                                  </a:lnTo>
                                  <a:lnTo>
                                    <a:pt x="7" y="0"/>
                                  </a:lnTo>
                                  <a:lnTo>
                                    <a:pt x="12" y="2"/>
                                  </a:lnTo>
                                  <a:lnTo>
                                    <a:pt x="14" y="7"/>
                                  </a:lnTo>
                                  <a:lnTo>
                                    <a:pt x="12" y="12"/>
                                  </a:lnTo>
                                  <a:lnTo>
                                    <a:pt x="7" y="14"/>
                                  </a:lnTo>
                                  <a:lnTo>
                                    <a:pt x="2" y="12"/>
                                  </a:lnTo>
                                  <a:lnTo>
                                    <a:pt x="0" y="7"/>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Line 278"/>
                          <wps:cNvCnPr>
                            <a:cxnSpLocks/>
                          </wps:cNvCnPr>
                          <wps:spPr bwMode="auto">
                            <a:xfrm>
                              <a:off x="5148" y="188"/>
                              <a:ext cx="74"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312" name="docshape230"/>
                          <wps:cNvSpPr>
                            <a:spLocks/>
                          </wps:cNvSpPr>
                          <wps:spPr bwMode="auto">
                            <a:xfrm>
                              <a:off x="3898"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docshape231"/>
                          <wps:cNvSpPr>
                            <a:spLocks/>
                          </wps:cNvSpPr>
                          <wps:spPr bwMode="auto">
                            <a:xfrm>
                              <a:off x="3898"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14" name="docshape232"/>
                          <wps:cNvSpPr>
                            <a:spLocks/>
                          </wps:cNvSpPr>
                          <wps:spPr bwMode="auto">
                            <a:xfrm>
                              <a:off x="3865" y="187"/>
                              <a:ext cx="1320" cy="1847"/>
                            </a:xfrm>
                            <a:custGeom>
                              <a:avLst/>
                              <a:gdLst>
                                <a:gd name="T0" fmla="+- 0 3998 3865"/>
                                <a:gd name="T1" fmla="*/ T0 w 1320"/>
                                <a:gd name="T2" fmla="+- 0 2034 188"/>
                                <a:gd name="T3" fmla="*/ 2034 h 1847"/>
                                <a:gd name="T4" fmla="+- 0 3998 3865"/>
                                <a:gd name="T5" fmla="*/ T4 w 1320"/>
                                <a:gd name="T6" fmla="+- 0 2001 188"/>
                                <a:gd name="T7" fmla="*/ 2001 h 1847"/>
                                <a:gd name="T8" fmla="+- 0 4295 3865"/>
                                <a:gd name="T9" fmla="*/ T8 w 1320"/>
                                <a:gd name="T10" fmla="+- 0 2034 188"/>
                                <a:gd name="T11" fmla="*/ 2034 h 1847"/>
                                <a:gd name="T12" fmla="+- 0 4295 3865"/>
                                <a:gd name="T13" fmla="*/ T12 w 1320"/>
                                <a:gd name="T14" fmla="+- 0 2001 188"/>
                                <a:gd name="T15" fmla="*/ 2001 h 1847"/>
                                <a:gd name="T16" fmla="+- 0 4592 3865"/>
                                <a:gd name="T17" fmla="*/ T16 w 1320"/>
                                <a:gd name="T18" fmla="+- 0 2034 188"/>
                                <a:gd name="T19" fmla="*/ 2034 h 1847"/>
                                <a:gd name="T20" fmla="+- 0 4592 3865"/>
                                <a:gd name="T21" fmla="*/ T20 w 1320"/>
                                <a:gd name="T22" fmla="+- 0 2001 188"/>
                                <a:gd name="T23" fmla="*/ 2001 h 1847"/>
                                <a:gd name="T24" fmla="+- 0 4888 3865"/>
                                <a:gd name="T25" fmla="*/ T24 w 1320"/>
                                <a:gd name="T26" fmla="+- 0 2034 188"/>
                                <a:gd name="T27" fmla="*/ 2034 h 1847"/>
                                <a:gd name="T28" fmla="+- 0 4888 3865"/>
                                <a:gd name="T29" fmla="*/ T28 w 1320"/>
                                <a:gd name="T30" fmla="+- 0 2001 188"/>
                                <a:gd name="T31" fmla="*/ 2001 h 1847"/>
                                <a:gd name="T32" fmla="+- 0 5185 3865"/>
                                <a:gd name="T33" fmla="*/ T32 w 1320"/>
                                <a:gd name="T34" fmla="+- 0 2034 188"/>
                                <a:gd name="T35" fmla="*/ 2034 h 1847"/>
                                <a:gd name="T36" fmla="+- 0 5185 3865"/>
                                <a:gd name="T37" fmla="*/ T36 w 1320"/>
                                <a:gd name="T38" fmla="+- 0 2001 188"/>
                                <a:gd name="T39" fmla="*/ 2001 h 1847"/>
                                <a:gd name="T40" fmla="+- 0 3865 3865"/>
                                <a:gd name="T41" fmla="*/ T40 w 1320"/>
                                <a:gd name="T42" fmla="+- 0 1915 188"/>
                                <a:gd name="T43" fmla="*/ 1915 h 1847"/>
                                <a:gd name="T44" fmla="+- 0 3898 3865"/>
                                <a:gd name="T45" fmla="*/ T44 w 1320"/>
                                <a:gd name="T46" fmla="+- 0 1915 188"/>
                                <a:gd name="T47" fmla="*/ 1915 h 1847"/>
                                <a:gd name="T48" fmla="+- 0 3865 3865"/>
                                <a:gd name="T49" fmla="*/ T48 w 1320"/>
                                <a:gd name="T50" fmla="+- 0 1339 188"/>
                                <a:gd name="T51" fmla="*/ 1339 h 1847"/>
                                <a:gd name="T52" fmla="+- 0 3898 3865"/>
                                <a:gd name="T53" fmla="*/ T52 w 1320"/>
                                <a:gd name="T54" fmla="+- 0 1339 188"/>
                                <a:gd name="T55" fmla="*/ 1339 h 1847"/>
                                <a:gd name="T56" fmla="+- 0 3865 3865"/>
                                <a:gd name="T57" fmla="*/ T56 w 1320"/>
                                <a:gd name="T58" fmla="+- 0 763 188"/>
                                <a:gd name="T59" fmla="*/ 763 h 1847"/>
                                <a:gd name="T60" fmla="+- 0 3898 3865"/>
                                <a:gd name="T61" fmla="*/ T60 w 1320"/>
                                <a:gd name="T62" fmla="+- 0 763 188"/>
                                <a:gd name="T63" fmla="*/ 763 h 1847"/>
                                <a:gd name="T64" fmla="+- 0 3865 3865"/>
                                <a:gd name="T65" fmla="*/ T64 w 1320"/>
                                <a:gd name="T66" fmla="+- 0 188 188"/>
                                <a:gd name="T67" fmla="*/ 188 h 1847"/>
                                <a:gd name="T68" fmla="+- 0 3898 3865"/>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7" y="1846"/>
                                  </a:moveTo>
                                  <a:lnTo>
                                    <a:pt x="727" y="1813"/>
                                  </a:lnTo>
                                  <a:moveTo>
                                    <a:pt x="1023" y="1846"/>
                                  </a:moveTo>
                                  <a:lnTo>
                                    <a:pt x="1023" y="1813"/>
                                  </a:lnTo>
                                  <a:moveTo>
                                    <a:pt x="1320" y="1846"/>
                                  </a:moveTo>
                                  <a:lnTo>
                                    <a:pt x="1320"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docshape233"/>
                          <wps:cNvSpPr txBox="1">
                            <a:spLocks/>
                          </wps:cNvSpPr>
                          <wps:spPr bwMode="auto">
                            <a:xfrm>
                              <a:off x="4391" y="-115"/>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486F49" w14:textId="77777777" w:rsidR="00A529FC" w:rsidRDefault="00000000">
                                <w:pPr>
                                  <w:spacing w:line="179" w:lineRule="exact"/>
                                  <w:rPr>
                                    <w:ins w:id="354" w:author="Author" w:date="2022-09-10T01:53:00Z"/>
                                    <w:rFonts w:ascii="Arial"/>
                                    <w:sz w:val="16"/>
                                  </w:rPr>
                                </w:pPr>
                                <w:ins w:id="355" w:author="Author" w:date="2022-09-10T01:53: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4FA714" id="_x0000_s1345" style="position:absolute;left:0;text-align:left;margin-left:193.25pt;margin-top:-7.75pt;width:71.35pt;height:109.5pt;z-index:-16742912;mso-position-horizontal-relative:page" coordorigin="3865,-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">
                  <v:shape id="docshape200" o:spid="_x0000_s1346"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" path="m,1526r1387,m,950r1387,m,375r1387,m249,1900l249,m545,1900l545,m842,1900l842,t297,1900l1139,e" filled="f" strokecolor="#dedede" strokeweight=".16pt">
                    <v:path arrowok="t" o:connecttype="custom" o:connectlocs="0,1627;1387,1627;0,1051;1387,1051;0,476;1387,476;249,2001;249,101;545,2001;545,101;842,2001;842,101;1139,2001;1139,101" o:connectangles="0,0,0,0,0,0,0,0,0,0,0,0,0,0"/>
                  </v:shape>
                  <v:shape id="docshape201" o:spid="_x0000_s1347" style="position:absolute;left:3898;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" path="m,1814r1387,m,1238r1387,m,662r1387,m,87r1387,m100,1900l100,m397,1900l397,m694,1900l694,m990,1900l990,t297,1900l1287,e" filled="f" strokecolor="#dedede" strokeweight=".1141mm">
                    <v:path arrowok="t" o:connecttype="custom" o:connectlocs="0,1915;1387,1915;0,1339;1387,1339;0,763;1387,763;0,188;1387,188;100,2001;100,101;397,2001;397,101;694,2001;694,101;990,2001;990,101;1287,2001;1287,101" o:connectangles="0,0,0,0,0,0,0,0,0,0,0,0,0,0,0,0,0,0"/>
                  </v:shape>
                  <v:shape id="docshape202" o:spid="_x0000_s1348" style="position:absolute;left:3998;top:187;width:1187;height:1392;visibility:visible;mso-wrap-style:square;v-text-anchor:top" coordsize="1187,13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" path="m,1391l297,1232,594,1118,890,437,1187,e" filled="f" strokecolor="#66c2a5" strokeweight=".71pt">
                    <v:path arrowok="t" o:connecttype="custom" o:connectlocs="0,1579;297,1420;594,1306;890,625;1187,188" o:connectangles="0,0,0,0,0"/>
                  </v:shape>
                  <v:shape id="docshape203" o:spid="_x0000_s1349" style="position:absolute;left:3998;top:187;width:1187;height:950;visibility:visible;mso-wrap-style:square;v-text-anchor:top" coordsize="1187,9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" path="m,950l297,687,594,149,890,r297,e" filled="f" strokecolor="#fc8d62" strokeweight=".71pt">
                    <v:path arrowok="t" o:connecttype="custom" o:connectlocs="0,1138;297,875;594,337;890,188;1187,188" o:connectangles="0,0,0,0,0"/>
                  </v:shape>
                  <v:shape id="docshape204" o:spid="_x0000_s1350"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" path="m37,l10,,,11,,24,,37,10,48r27,l47,37r,-26l37,xe" fillcolor="#66c2a5" stroked="f">
                    <v:path arrowok="t" o:connecttype="custom" o:connectlocs="37,1555;10,1555;0,1566;0,1579;0,1592;10,1603;37,1603;47,1592;47,1566;37,1555" o:connectangles="0,0,0,0,0,0,0,0,0,0"/>
                  </v:shape>
                  <v:shape id="docshape205" o:spid="_x0000_s1351" style="position:absolute;left:3974;top:15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" path="m,24l,11,10,,23,,37,,47,11r,13l47,37,37,48r-14,l10,48,,37,,24e" filled="f" strokecolor="#66c2a5" strokeweight=".0835mm">
                    <v:path arrowok="t" o:connecttype="custom" o:connectlocs="0,1579;0,1566;10,1555;23,1555;37,1555;47,1566;47,1579;47,1592;37,1603;23,1603;10,1603;0,1592;0,1579" o:connectangles="0,0,0,0,0,0,0,0,0,0,0,0,0"/>
                  </v:shape>
                  <v:shape id="docshape206" o:spid="_x0000_s1352"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" path="m37,l11,,,11,,24,,37,11,47r26,l48,37r,-26l37,xe" fillcolor="#66c2a5" stroked="f">
                    <v:path arrowok="t" o:connecttype="custom" o:connectlocs="37,1396;11,1396;0,1407;0,1420;0,1433;11,1443;37,1443;48,1433;48,1407;37,1396" o:connectangles="0,0,0,0,0,0,0,0,0,0"/>
                  </v:shape>
                  <v:shape id="docshape207" o:spid="_x0000_s1353" style="position:absolute;left:4271;top:139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" path="m,24l,11,11,,24,,37,,48,11r,13l48,37,37,47r-13,l11,47,,37,,24e" filled="f" strokecolor="#66c2a5" strokeweight=".0835mm">
                    <v:path arrowok="t" o:connecttype="custom" o:connectlocs="0,1420;0,1407;11,1396;24,1396;37,1396;48,1407;48,1420;48,1433;37,1443;24,1443;11,1443;0,1433;0,1420" o:connectangles="0,0,0,0,0,0,0,0,0,0,0,0,0"/>
                  </v:shape>
                  <v:shape id="docshape208" o:spid="_x0000_s1354"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" path="m37,l11,,,10,,23,,37,11,47r26,l47,37r,-27l37,xe" fillcolor="#66c2a5" stroked="f">
                    <v:path arrowok="t" o:connecttype="custom" o:connectlocs="37,1283;11,1283;0,1293;0,1306;0,1320;11,1330;37,1330;47,1320;47,1293;37,1283" o:connectangles="0,0,0,0,0,0,0,0,0,0"/>
                  </v:shape>
                  <v:shape id="docshape209" o:spid="_x0000_s1355" style="position:absolute;left:4567;top:128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" path="m,23l,10,11,,24,,37,,47,10r,13l47,37,37,47r-13,l11,47,,37,,23e" filled="f" strokecolor="#66c2a5" strokeweight=".0835mm">
                    <v:path arrowok="t" o:connecttype="custom" o:connectlocs="0,1306;0,1293;11,1283;24,1283;37,1283;47,1293;47,1306;47,1320;37,1330;24,1330;11,1330;0,1320;0,1306" o:connectangles="0,0,0,0,0,0,0,0,0,0,0,0,0"/>
                  </v:shape>
                  <v:shape id="docshape210" o:spid="_x0000_s1356"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" path="m36,l10,,,10,,23,,36,10,47r26,l47,36r,-26l36,xe" fillcolor="#66c2a5" stroked="f">
                    <v:path arrowok="t" o:connecttype="custom" o:connectlocs="36,602;10,602;0,612;0,625;0,638;10,649;36,649;47,638;47,612;36,602" o:connectangles="0,0,0,0,0,0,0,0,0,0"/>
                  </v:shape>
                  <v:shape id="docshape211" o:spid="_x0000_s1357" style="position:absolute;left:4864;top:60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" path="m,23l,10,10,,23,,36,,47,10r,13l47,36,36,47r-13,l10,47,,36,,23e" filled="f" strokecolor="#66c2a5" strokeweight=".0835mm">
                    <v:path arrowok="t" o:connecttype="custom" o:connectlocs="0,625;0,612;10,602;23,602;36,602;47,612;47,625;47,638;36,649;23,649;10,649;0,638;0,625" o:connectangles="0,0,0,0,0,0,0,0,0,0,0,0,0"/>
                  </v:shape>
                  <v:shape id="docshape212" o:spid="_x0000_s135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" path="m37,l11,,,11,,24,,37,11,47r26,l48,37r,-26l37,xe" fillcolor="#66c2a5" stroked="f">
                    <v:path arrowok="t" o:connecttype="custom" o:connectlocs="37,164;11,164;0,175;0,188;0,201;11,211;37,211;48,201;48,175;37,164" o:connectangles="0,0,0,0,0,0,0,0,0,0"/>
                  </v:shape>
                  <v:shape id="docshape213" o:spid="_x0000_s135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" path="m,24l,11,11,,24,,37,,48,11r,13l48,37,37,47r-13,l11,47,,37,,24e" filled="f" strokecolor="#66c2a5" strokeweight=".0835mm">
                    <v:path arrowok="t" o:connecttype="custom" o:connectlocs="0,188;0,175;11,164;24,164;37,164;48,175;48,188;48,201;37,211;24,211;11,211;0,201;0,188" o:connectangles="0,0,0,0,0,0,0,0,0,0,0,0,0"/>
                  </v:shape>
                  <v:shape id="docshape214" o:spid="_x0000_s1360"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" path="m37,l10,,,11,,24,,37,10,47r27,l47,37r,-26l37,xe" fillcolor="#fc8d62" stroked="f">
                    <v:path arrowok="t" o:connecttype="custom" o:connectlocs="37,1114;10,1114;0,1125;0,1138;0,1151;10,1161;37,1161;47,1151;47,1125;37,1114" o:connectangles="0,0,0,0,0,0,0,0,0,0"/>
                  </v:shape>
                  <v:shape id="docshape215" o:spid="_x0000_s1361" style="position:absolute;left:3974;top:11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" path="m,24l,11,10,,23,,37,,47,11r,13l47,37,37,47r-14,l10,47,,37,,24e" filled="f" strokecolor="#fc8d62" strokeweight=".0835mm">
                    <v:path arrowok="t" o:connecttype="custom" o:connectlocs="0,1138;0,1125;10,1114;23,1114;37,1114;47,1125;47,1138;47,1151;37,1161;23,1161;10,1161;0,1151;0,1138" o:connectangles="0,0,0,0,0,0,0,0,0,0,0,0,0"/>
                  </v:shape>
                  <v:shape id="docshape216" o:spid="_x0000_s1362"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p9rQ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" path="m37,l11,,,11,,24,,37,11,47r26,l48,37r,-26l37,xe" fillcolor="#fc8d62" stroked="f">
                    <v:path arrowok="t" o:connecttype="custom" o:connectlocs="37,851;11,851;0,862;0,875;0,888;11,898;37,898;48,888;48,862;37,851" o:connectangles="0,0,0,0,0,0,0,0,0,0"/>
                  </v:shape>
                  <v:shape id="docshape217" o:spid="_x0000_s1363" style="position:absolute;left:4271;top:851;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" path="m,24l,11,11,,24,,37,,48,11r,13l48,37,37,47r-13,l11,47,,37,,24e" filled="f" strokecolor="#fc8d62" strokeweight=".0835mm">
                    <v:path arrowok="t" o:connecttype="custom" o:connectlocs="0,875;0,862;11,851;24,851;37,851;48,862;48,875;48,888;37,898;24,898;11,898;0,888;0,875" o:connectangles="0,0,0,0,0,0,0,0,0,0,0,0,0"/>
                  </v:shape>
                  <v:shape id="docshape218" o:spid="_x0000_s1364"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" path="m37,l11,,,10,,23,,36,11,47r26,l47,36r,-26l37,xe" fillcolor="#fc8d62" stroked="f">
                    <v:path arrowok="t" o:connecttype="custom" o:connectlocs="37,314;11,314;0,324;0,337;0,350;11,361;37,361;47,350;47,324;37,314" o:connectangles="0,0,0,0,0,0,0,0,0,0"/>
                  </v:shape>
                  <v:shape id="docshape219" o:spid="_x0000_s1365" style="position:absolute;left:4567;top:3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" path="m,23l,10,11,,24,,37,,47,10r,13l47,36,37,47r-13,l11,47,,36,,23e" filled="f" strokecolor="#fc8d62" strokeweight=".0835mm">
                    <v:path arrowok="t" o:connecttype="custom" o:connectlocs="0,337;0,324;11,314;24,314;37,314;47,324;47,337;47,350;37,361;24,361;11,361;0,350;0,337" o:connectangles="0,0,0,0,0,0,0,0,0,0,0,0,0"/>
                  </v:shape>
                  <v:shape id="docshape220" o:spid="_x0000_s1366"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" path="m36,l10,,,11,,24,,37,10,47r26,l47,37r,-26l36,xe" fillcolor="#fc8d62" stroked="f">
                    <v:path arrowok="t" o:connecttype="custom" o:connectlocs="36,164;10,164;0,175;0,188;0,201;10,211;36,211;47,201;47,175;36,164" o:connectangles="0,0,0,0,0,0,0,0,0,0"/>
                  </v:shape>
                  <v:shape id="docshape221" o:spid="_x0000_s1367" style="position:absolute;left:4864;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" path="m,24l,11,10,,23,,36,,47,11r,13l47,37,36,47r-13,l10,47,,37,,24e" filled="f" strokecolor="#fc8d62" strokeweight=".0835mm">
                    <v:path arrowok="t" o:connecttype="custom" o:connectlocs="0,188;0,175;10,164;23,164;36,164;47,175;47,188;47,201;36,211;23,211;10,211;0,201;0,188" o:connectangles="0,0,0,0,0,0,0,0,0,0,0,0,0"/>
                  </v:shape>
                  <v:shape id="docshape222" o:spid="_x0000_s1368"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" path="m37,l11,,,11,,24,,37,11,47r26,l48,37r,-26l37,xe" fillcolor="#fc8d62" stroked="f">
                    <v:path arrowok="t" o:connecttype="custom" o:connectlocs="37,164;11,164;0,175;0,188;0,201;11,211;37,211;48,201;48,175;37,164" o:connectangles="0,0,0,0,0,0,0,0,0,0"/>
                  </v:shape>
                  <v:shape id="docshape223" o:spid="_x0000_s1369" style="position:absolute;left:5161;top:16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" path="m,24l,11,11,,24,,37,,48,11r,13l48,37,37,47r-13,l11,47,,37,,24e" filled="f" strokecolor="#fc8d62" strokeweight=".0835mm">
                    <v:path arrowok="t" o:connecttype="custom" o:connectlocs="0,188;0,175;11,164;24,164;37,164;48,175;48,188;48,201;37,211;24,211;11,211;0,201;0,188" o:connectangles="0,0,0,0,0,0,0,0,0,0,0,0,0"/>
                  </v:shape>
                  <v:shape id="docshape224" o:spid="_x0000_s1370" style="position:absolute;left:3961;top:187;width:1261;height:1401;visibility:visible;mso-wrap-style:square;v-text-anchor:top" coordsize="1261,14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" path="m,1381r75,m37,1381r,20m,1401r75,m297,1202r74,m334,1202r,59m297,1261r74,m594,1089r74,m631,1089r,59m594,1148r74,m890,363r74,m927,363r,148m890,511r74,m1187,r74,e" filled="f" strokecolor="#66c2a5" strokeweight=".71pt">
                    <v:path arrowok="t" o:connecttype="custom" o:connectlocs="0,1569;75,1569;37,1569;37,1589;0,1589;75,1589;297,1390;371,1390;334,1390;334,1449;297,1449;371,1449;594,1277;668,1277;631,1277;631,1336;594,1336;668,1336;890,551;964,551;927,551;927,699;890,699;964,699;1187,188;1261,188" o:connectangles="0,0,0,0,0,0,0,0,0,0,0,0,0,0,0,0,0,0,0,0,0,0,0,0,0,0"/>
                  </v:shape>
                  <v:shape id="docshape225" o:spid="_x0000_s1371"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" path="m,7l2,2,7,r5,2l14,7r-2,5l7,14,2,12,,7xe" fillcolor="#66c2a5" stroked="f">
                    <v:path arrowok="t" o:connecttype="custom" o:connectlocs="0,188;2,183;7,181;12,183;14,188;12,193;7,195;2,193;0,188" o:connectangles="0,0,0,0,0,0,0,0,0"/>
                  </v:shape>
                  <v:line id="Line 283" o:spid="_x0000_s1372"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" strokecolor="#66c2a5" strokeweight=".71pt">
                    <o:lock v:ext="edit" shapetype="f"/>
                  </v:line>
                  <v:shape id="docshape226" o:spid="_x0000_s1373" style="position:absolute;left:3961;top:187;width:964;height:1003;visibility:visible;mso-wrap-style:square;v-text-anchor:top" coordsize="964,100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" path="m,897r75,m37,897r,105m,1002r75,m297,649r74,m334,649r,76m297,725r74,m594,119r74,m631,119r,61m594,180r74,m890,r74,e" filled="f" strokecolor="#fc8d62" strokeweight=".71pt">
                    <v:path arrowok="t" o:connecttype="custom" o:connectlocs="0,1085;75,1085;37,1085;37,1190;0,1190;75,1190;297,837;371,837;334,837;334,913;297,913;371,913;594,307;668,307;631,307;631,368;594,368;668,368;890,188;964,188" o:connectangles="0,0,0,0,0,0,0,0,0,0,0,0,0,0,0,0,0,0,0,0"/>
                  </v:shape>
                  <v:shape id="docshape227" o:spid="_x0000_s1374" style="position:absolute;left:4881;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" path="m,7l2,2,7,r5,2l14,7r-2,5l7,14,2,12,,7xe" fillcolor="#fc8d62" stroked="f">
                    <v:path arrowok="t" o:connecttype="custom" o:connectlocs="0,188;2,183;7,181;12,183;14,188;12,193;7,195;2,193;0,188" o:connectangles="0,0,0,0,0,0,0,0,0"/>
                  </v:shape>
                  <v:shape id="docshape228" o:spid="_x0000_s1375" style="position:absolute;left:4851;top:187;width:371;height:2;visibility:visible;mso-wrap-style:square;v-text-anchor:top" coordsize="37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" path="m,l74,m297,r74,e" filled="f" strokecolor="#fc8d62" strokeweight=".71pt">
                    <v:path arrowok="t" o:connecttype="custom" o:connectlocs="0,0;74,0;297,0;371,0" o:connectangles="0,0,0,0"/>
                  </v:shape>
                  <v:shape id="docshape229" o:spid="_x0000_s1376" style="position:absolute;left:5177;top:180;width:15;height:15;visibility:visible;mso-wrap-style:square;v-text-anchor:top" coordsize="15,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" path="m,7l2,2,7,r5,2l14,7r-2,5l7,14,2,12,,7xe" fillcolor="#fc8d62" stroked="f">
                    <v:path arrowok="t" o:connecttype="custom" o:connectlocs="0,188;2,183;7,181;12,183;14,188;12,193;7,195;2,193;0,188" o:connectangles="0,0,0,0,0,0,0,0,0"/>
                  </v:shape>
                  <v:line id="Line 278" o:spid="_x0000_s1377" style="position:absolute;visibility:visible;mso-wrap-style:square" from="5148,188" to="5222,18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" strokecolor="#fc8d62" strokeweight=".71pt">
                    <o:lock v:ext="edit" shapetype="f"/>
                  </v:line>
                  <v:rect id="docshape230" o:spid="_x0000_s1378" style="position:absolute;left:3898;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" filled="f" strokecolor="#b3b3b3" strokeweight=".22814mm">
                    <v:path arrowok="t"/>
                  </v:rect>
                  <v:rect id="docshape231" o:spid="_x0000_s1379" style="position:absolute;left:3898;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" fillcolor="#b3b3b3" stroked="f">
                    <v:path arrowok="t"/>
                  </v:rect>
                  <v:shape id="docshape232" o:spid="_x0000_s1380" style="position:absolute;left:3865;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" path="m133,1846r,-33m430,1846r,-33m727,1846r,-33m1023,1846r,-33m1320,1846r,-33m,1727r33,m,1151r33,m,575r33,m,l33,e" filled="f" strokecolor="#b3b3b3" strokeweight=".1141mm">
                    <v:path arrowok="t" o:connecttype="custom" o:connectlocs="133,2034;133,2001;430,2034;430,2001;727,2034;727,2001;1023,2034;1023,2001;1320,2034;1320,2001;0,1915;33,1915;0,1339;33,1339;0,763;33,763;0,188;33,188" o:connectangles="0,0,0,0,0,0,0,0,0,0,0,0,0,0,0,0,0,0"/>
                  </v:shape>
                  <v:shape id="docshape233" o:spid="_x0000_s1381" type="#_x0000_t202" style="position:absolute;left:4391;top:-115;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" filled="f" stroked="f">
                    <v:path arrowok="t"/>
                    <v:textbox inset="0,0,0,0">
                      <w:txbxContent>
                        <w:p w14:paraId="31486F49" w14:textId="77777777" w:rsidR="00A529FC" w:rsidRDefault="00000000">
                          <w:pPr>
                            <w:spacing w:line="179" w:lineRule="exact"/>
                            <w:rPr>
                              <w:ins w:id="356" w:author="Author" w:date="2022-09-10T01:53:00Z"/>
                              <w:rFonts w:ascii="Arial"/>
                              <w:sz w:val="16"/>
                            </w:rPr>
                          </w:pPr>
                          <w:ins w:id="357" w:author="Author" w:date="2022-09-10T01:53:00Z">
                            <w:r>
                              <w:rPr>
                                <w:rFonts w:ascii="Arial"/>
                                <w:color w:val="FFFFFF"/>
                                <w:spacing w:val="-2"/>
                                <w:sz w:val="16"/>
                              </w:rPr>
                              <w:t>Small</w:t>
                            </w:r>
                          </w:ins>
                        </w:p>
                      </w:txbxContent>
                    </v:textbox>
                  </v:shape>
                  <w10:wrap anchorx="page"/>
                </v:group>
              </w:pict>
            </mc:Fallback>
          </mc:AlternateContent>
        </w:r>
        <w:r w:rsidR="006228F8">
          <w:rPr>
            <w:noProof/>
          </w:rPr>
          <mc:AlternateContent>
            <mc:Choice Requires="wpg">
              <w:drawing>
                <wp:anchor distT="0" distB="0" distL="114300" distR="114300" simplePos="0" relativeHeight="486574080" behindDoc="1" locked="0" layoutInCell="1" allowOverlap="1" wp14:anchorId="0C550843" wp14:editId="352AA884">
                  <wp:simplePos x="0" y="0"/>
                  <wp:positionH relativeFrom="page">
                    <wp:posOffset>3612515</wp:posOffset>
                  </wp:positionH>
                  <wp:positionV relativeFrom="paragraph">
                    <wp:posOffset>-98425</wp:posOffset>
                  </wp:positionV>
                  <wp:extent cx="906145" cy="1390650"/>
                  <wp:effectExtent l="0" t="12700" r="8255" b="6350"/>
                  <wp:wrapNone/>
                  <wp:docPr id="248" name="docshapegroup2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5689" y="-155"/>
                            <a:chExt cx="1427" cy="2190"/>
                          </a:xfrm>
                        </wpg:grpSpPr>
                        <wps:wsp>
                          <wps:cNvPr id="249" name="docshape235"/>
                          <wps:cNvSpPr>
                            <a:spLocks/>
                          </wps:cNvSpPr>
                          <wps:spPr bwMode="auto">
                            <a:xfrm>
                              <a:off x="5722" y="101"/>
                              <a:ext cx="1387" cy="1900"/>
                            </a:xfrm>
                            <a:custGeom>
                              <a:avLst/>
                              <a:gdLst>
                                <a:gd name="T0" fmla="+- 0 5723 5723"/>
                                <a:gd name="T1" fmla="*/ T0 w 1387"/>
                                <a:gd name="T2" fmla="+- 0 1627 101"/>
                                <a:gd name="T3" fmla="*/ 1627 h 1900"/>
                                <a:gd name="T4" fmla="+- 0 7109 5723"/>
                                <a:gd name="T5" fmla="*/ T4 w 1387"/>
                                <a:gd name="T6" fmla="+- 0 1627 101"/>
                                <a:gd name="T7" fmla="*/ 1627 h 1900"/>
                                <a:gd name="T8" fmla="+- 0 5723 5723"/>
                                <a:gd name="T9" fmla="*/ T8 w 1387"/>
                                <a:gd name="T10" fmla="+- 0 1051 101"/>
                                <a:gd name="T11" fmla="*/ 1051 h 1900"/>
                                <a:gd name="T12" fmla="+- 0 7109 5723"/>
                                <a:gd name="T13" fmla="*/ T12 w 1387"/>
                                <a:gd name="T14" fmla="+- 0 1051 101"/>
                                <a:gd name="T15" fmla="*/ 1051 h 1900"/>
                                <a:gd name="T16" fmla="+- 0 5723 5723"/>
                                <a:gd name="T17" fmla="*/ T16 w 1387"/>
                                <a:gd name="T18" fmla="+- 0 476 101"/>
                                <a:gd name="T19" fmla="*/ 476 h 1900"/>
                                <a:gd name="T20" fmla="+- 0 7109 5723"/>
                                <a:gd name="T21" fmla="*/ T20 w 1387"/>
                                <a:gd name="T22" fmla="+- 0 476 101"/>
                                <a:gd name="T23" fmla="*/ 476 h 1900"/>
                                <a:gd name="T24" fmla="+- 0 5971 5723"/>
                                <a:gd name="T25" fmla="*/ T24 w 1387"/>
                                <a:gd name="T26" fmla="+- 0 2001 101"/>
                                <a:gd name="T27" fmla="*/ 2001 h 1900"/>
                                <a:gd name="T28" fmla="+- 0 5971 5723"/>
                                <a:gd name="T29" fmla="*/ T28 w 1387"/>
                                <a:gd name="T30" fmla="+- 0 101 101"/>
                                <a:gd name="T31" fmla="*/ 101 h 1900"/>
                                <a:gd name="T32" fmla="+- 0 6268 5723"/>
                                <a:gd name="T33" fmla="*/ T32 w 1387"/>
                                <a:gd name="T34" fmla="+- 0 2001 101"/>
                                <a:gd name="T35" fmla="*/ 2001 h 1900"/>
                                <a:gd name="T36" fmla="+- 0 6268 5723"/>
                                <a:gd name="T37" fmla="*/ T36 w 1387"/>
                                <a:gd name="T38" fmla="+- 0 101 101"/>
                                <a:gd name="T39" fmla="*/ 101 h 1900"/>
                                <a:gd name="T40" fmla="+- 0 6564 5723"/>
                                <a:gd name="T41" fmla="*/ T40 w 1387"/>
                                <a:gd name="T42" fmla="+- 0 2001 101"/>
                                <a:gd name="T43" fmla="*/ 2001 h 1900"/>
                                <a:gd name="T44" fmla="+- 0 6564 5723"/>
                                <a:gd name="T45" fmla="*/ T44 w 1387"/>
                                <a:gd name="T46" fmla="+- 0 101 101"/>
                                <a:gd name="T47" fmla="*/ 101 h 1900"/>
                                <a:gd name="T48" fmla="+- 0 6861 5723"/>
                                <a:gd name="T49" fmla="*/ T48 w 1387"/>
                                <a:gd name="T50" fmla="+- 0 2001 101"/>
                                <a:gd name="T51" fmla="*/ 2001 h 1900"/>
                                <a:gd name="T52" fmla="+- 0 6861 5723"/>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6" y="1526"/>
                                  </a:lnTo>
                                  <a:moveTo>
                                    <a:pt x="0" y="950"/>
                                  </a:moveTo>
                                  <a:lnTo>
                                    <a:pt x="1386" y="950"/>
                                  </a:lnTo>
                                  <a:moveTo>
                                    <a:pt x="0" y="375"/>
                                  </a:moveTo>
                                  <a:lnTo>
                                    <a:pt x="1386"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 name="docshape236"/>
                          <wps:cNvSpPr>
                            <a:spLocks/>
                          </wps:cNvSpPr>
                          <wps:spPr bwMode="auto">
                            <a:xfrm>
                              <a:off x="5722" y="101"/>
                              <a:ext cx="1387" cy="1900"/>
                            </a:xfrm>
                            <a:custGeom>
                              <a:avLst/>
                              <a:gdLst>
                                <a:gd name="T0" fmla="+- 0 5723 5723"/>
                                <a:gd name="T1" fmla="*/ T0 w 1387"/>
                                <a:gd name="T2" fmla="+- 0 1915 101"/>
                                <a:gd name="T3" fmla="*/ 1915 h 1900"/>
                                <a:gd name="T4" fmla="+- 0 7109 5723"/>
                                <a:gd name="T5" fmla="*/ T4 w 1387"/>
                                <a:gd name="T6" fmla="+- 0 1915 101"/>
                                <a:gd name="T7" fmla="*/ 1915 h 1900"/>
                                <a:gd name="T8" fmla="+- 0 5723 5723"/>
                                <a:gd name="T9" fmla="*/ T8 w 1387"/>
                                <a:gd name="T10" fmla="+- 0 1339 101"/>
                                <a:gd name="T11" fmla="*/ 1339 h 1900"/>
                                <a:gd name="T12" fmla="+- 0 7109 5723"/>
                                <a:gd name="T13" fmla="*/ T12 w 1387"/>
                                <a:gd name="T14" fmla="+- 0 1339 101"/>
                                <a:gd name="T15" fmla="*/ 1339 h 1900"/>
                                <a:gd name="T16" fmla="+- 0 5723 5723"/>
                                <a:gd name="T17" fmla="*/ T16 w 1387"/>
                                <a:gd name="T18" fmla="+- 0 763 101"/>
                                <a:gd name="T19" fmla="*/ 763 h 1900"/>
                                <a:gd name="T20" fmla="+- 0 7109 5723"/>
                                <a:gd name="T21" fmla="*/ T20 w 1387"/>
                                <a:gd name="T22" fmla="+- 0 763 101"/>
                                <a:gd name="T23" fmla="*/ 763 h 1900"/>
                                <a:gd name="T24" fmla="+- 0 5723 5723"/>
                                <a:gd name="T25" fmla="*/ T24 w 1387"/>
                                <a:gd name="T26" fmla="+- 0 188 101"/>
                                <a:gd name="T27" fmla="*/ 188 h 1900"/>
                                <a:gd name="T28" fmla="+- 0 7109 5723"/>
                                <a:gd name="T29" fmla="*/ T28 w 1387"/>
                                <a:gd name="T30" fmla="+- 0 188 101"/>
                                <a:gd name="T31" fmla="*/ 188 h 1900"/>
                                <a:gd name="T32" fmla="+- 0 5823 5723"/>
                                <a:gd name="T33" fmla="*/ T32 w 1387"/>
                                <a:gd name="T34" fmla="+- 0 2001 101"/>
                                <a:gd name="T35" fmla="*/ 2001 h 1900"/>
                                <a:gd name="T36" fmla="+- 0 5823 5723"/>
                                <a:gd name="T37" fmla="*/ T36 w 1387"/>
                                <a:gd name="T38" fmla="+- 0 101 101"/>
                                <a:gd name="T39" fmla="*/ 101 h 1900"/>
                                <a:gd name="T40" fmla="+- 0 6119 5723"/>
                                <a:gd name="T41" fmla="*/ T40 w 1387"/>
                                <a:gd name="T42" fmla="+- 0 2001 101"/>
                                <a:gd name="T43" fmla="*/ 2001 h 1900"/>
                                <a:gd name="T44" fmla="+- 0 6119 5723"/>
                                <a:gd name="T45" fmla="*/ T44 w 1387"/>
                                <a:gd name="T46" fmla="+- 0 101 101"/>
                                <a:gd name="T47" fmla="*/ 101 h 1900"/>
                                <a:gd name="T48" fmla="+- 0 6416 5723"/>
                                <a:gd name="T49" fmla="*/ T48 w 1387"/>
                                <a:gd name="T50" fmla="+- 0 2001 101"/>
                                <a:gd name="T51" fmla="*/ 2001 h 1900"/>
                                <a:gd name="T52" fmla="+- 0 6416 5723"/>
                                <a:gd name="T53" fmla="*/ T52 w 1387"/>
                                <a:gd name="T54" fmla="+- 0 101 101"/>
                                <a:gd name="T55" fmla="*/ 101 h 1900"/>
                                <a:gd name="T56" fmla="+- 0 6713 5723"/>
                                <a:gd name="T57" fmla="*/ T56 w 1387"/>
                                <a:gd name="T58" fmla="+- 0 2001 101"/>
                                <a:gd name="T59" fmla="*/ 2001 h 1900"/>
                                <a:gd name="T60" fmla="+- 0 6713 5723"/>
                                <a:gd name="T61" fmla="*/ T60 w 1387"/>
                                <a:gd name="T62" fmla="+- 0 101 101"/>
                                <a:gd name="T63" fmla="*/ 101 h 1900"/>
                                <a:gd name="T64" fmla="+- 0 7009 5723"/>
                                <a:gd name="T65" fmla="*/ T64 w 1387"/>
                                <a:gd name="T66" fmla="+- 0 2001 101"/>
                                <a:gd name="T67" fmla="*/ 2001 h 1900"/>
                                <a:gd name="T68" fmla="+- 0 7009 5723"/>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6" y="1814"/>
                                  </a:lnTo>
                                  <a:moveTo>
                                    <a:pt x="0" y="1238"/>
                                  </a:moveTo>
                                  <a:lnTo>
                                    <a:pt x="1386" y="1238"/>
                                  </a:lnTo>
                                  <a:moveTo>
                                    <a:pt x="0" y="662"/>
                                  </a:moveTo>
                                  <a:lnTo>
                                    <a:pt x="1386" y="662"/>
                                  </a:lnTo>
                                  <a:moveTo>
                                    <a:pt x="0" y="87"/>
                                  </a:moveTo>
                                  <a:lnTo>
                                    <a:pt x="1386" y="87"/>
                                  </a:lnTo>
                                  <a:moveTo>
                                    <a:pt x="100" y="1900"/>
                                  </a:moveTo>
                                  <a:lnTo>
                                    <a:pt x="100" y="0"/>
                                  </a:lnTo>
                                  <a:moveTo>
                                    <a:pt x="396" y="1900"/>
                                  </a:moveTo>
                                  <a:lnTo>
                                    <a:pt x="396"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 name="docshape237"/>
                          <wps:cNvSpPr>
                            <a:spLocks/>
                          </wps:cNvSpPr>
                          <wps:spPr bwMode="auto">
                            <a:xfrm>
                              <a:off x="5822" y="1446"/>
                              <a:ext cx="1187" cy="223"/>
                            </a:xfrm>
                            <a:custGeom>
                              <a:avLst/>
                              <a:gdLst>
                                <a:gd name="T0" fmla="+- 0 5823 5823"/>
                                <a:gd name="T1" fmla="*/ T0 w 1187"/>
                                <a:gd name="T2" fmla="+- 0 1669 1447"/>
                                <a:gd name="T3" fmla="*/ 1669 h 223"/>
                                <a:gd name="T4" fmla="+- 0 6119 5823"/>
                                <a:gd name="T5" fmla="*/ T4 w 1187"/>
                                <a:gd name="T6" fmla="+- 0 1633 1447"/>
                                <a:gd name="T7" fmla="*/ 1633 h 223"/>
                                <a:gd name="T8" fmla="+- 0 6416 5823"/>
                                <a:gd name="T9" fmla="*/ T8 w 1187"/>
                                <a:gd name="T10" fmla="+- 0 1600 1447"/>
                                <a:gd name="T11" fmla="*/ 1600 h 223"/>
                                <a:gd name="T12" fmla="+- 0 6713 5823"/>
                                <a:gd name="T13" fmla="*/ T12 w 1187"/>
                                <a:gd name="T14" fmla="+- 0 1543 1447"/>
                                <a:gd name="T15" fmla="*/ 1543 h 223"/>
                                <a:gd name="T16" fmla="+- 0 7009 5823"/>
                                <a:gd name="T17" fmla="*/ T16 w 1187"/>
                                <a:gd name="T18" fmla="+- 0 1447 1447"/>
                                <a:gd name="T19" fmla="*/ 1447 h 223"/>
                              </a:gdLst>
                              <a:ahLst/>
                              <a:cxnLst>
                                <a:cxn ang="0">
                                  <a:pos x="T1" y="T3"/>
                                </a:cxn>
                                <a:cxn ang="0">
                                  <a:pos x="T5" y="T7"/>
                                </a:cxn>
                                <a:cxn ang="0">
                                  <a:pos x="T9" y="T11"/>
                                </a:cxn>
                                <a:cxn ang="0">
                                  <a:pos x="T13" y="T15"/>
                                </a:cxn>
                                <a:cxn ang="0">
                                  <a:pos x="T17" y="T19"/>
                                </a:cxn>
                              </a:cxnLst>
                              <a:rect l="0" t="0" r="r" b="b"/>
                              <a:pathLst>
                                <a:path w="1187" h="223">
                                  <a:moveTo>
                                    <a:pt x="0" y="222"/>
                                  </a:moveTo>
                                  <a:lnTo>
                                    <a:pt x="296" y="186"/>
                                  </a:lnTo>
                                  <a:lnTo>
                                    <a:pt x="593" y="153"/>
                                  </a:lnTo>
                                  <a:lnTo>
                                    <a:pt x="890" y="96"/>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 name="docshape238"/>
                          <wps:cNvSpPr>
                            <a:spLocks/>
                          </wps:cNvSpPr>
                          <wps:spPr bwMode="auto">
                            <a:xfrm>
                              <a:off x="5822" y="636"/>
                              <a:ext cx="1187" cy="916"/>
                            </a:xfrm>
                            <a:custGeom>
                              <a:avLst/>
                              <a:gdLst>
                                <a:gd name="T0" fmla="+- 0 5823 5823"/>
                                <a:gd name="T1" fmla="*/ T0 w 1187"/>
                                <a:gd name="T2" fmla="+- 0 1552 637"/>
                                <a:gd name="T3" fmla="*/ 1552 h 916"/>
                                <a:gd name="T4" fmla="+- 0 6119 5823"/>
                                <a:gd name="T5" fmla="*/ T4 w 1187"/>
                                <a:gd name="T6" fmla="+- 0 1393 637"/>
                                <a:gd name="T7" fmla="*/ 1393 h 916"/>
                                <a:gd name="T8" fmla="+- 0 6416 5823"/>
                                <a:gd name="T9" fmla="*/ T8 w 1187"/>
                                <a:gd name="T10" fmla="+- 0 1218 637"/>
                                <a:gd name="T11" fmla="*/ 1218 h 916"/>
                                <a:gd name="T12" fmla="+- 0 6713 5823"/>
                                <a:gd name="T13" fmla="*/ T12 w 1187"/>
                                <a:gd name="T14" fmla="+- 0 879 637"/>
                                <a:gd name="T15" fmla="*/ 879 h 916"/>
                                <a:gd name="T16" fmla="+- 0 7009 5823"/>
                                <a:gd name="T17" fmla="*/ T16 w 1187"/>
                                <a:gd name="T18" fmla="+- 0 637 637"/>
                                <a:gd name="T19" fmla="*/ 637 h 916"/>
                              </a:gdLst>
                              <a:ahLst/>
                              <a:cxnLst>
                                <a:cxn ang="0">
                                  <a:pos x="T1" y="T3"/>
                                </a:cxn>
                                <a:cxn ang="0">
                                  <a:pos x="T5" y="T7"/>
                                </a:cxn>
                                <a:cxn ang="0">
                                  <a:pos x="T9" y="T11"/>
                                </a:cxn>
                                <a:cxn ang="0">
                                  <a:pos x="T13" y="T15"/>
                                </a:cxn>
                                <a:cxn ang="0">
                                  <a:pos x="T17" y="T19"/>
                                </a:cxn>
                              </a:cxnLst>
                              <a:rect l="0" t="0" r="r" b="b"/>
                              <a:pathLst>
                                <a:path w="1187" h="916">
                                  <a:moveTo>
                                    <a:pt x="0" y="915"/>
                                  </a:moveTo>
                                  <a:lnTo>
                                    <a:pt x="296" y="756"/>
                                  </a:lnTo>
                                  <a:lnTo>
                                    <a:pt x="593" y="581"/>
                                  </a:lnTo>
                                  <a:lnTo>
                                    <a:pt x="890" y="242"/>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 name="docshape239"/>
                          <wps:cNvSpPr>
                            <a:spLocks/>
                          </wps:cNvSpPr>
                          <wps:spPr bwMode="auto">
                            <a:xfrm>
                              <a:off x="5798" y="1645"/>
                              <a:ext cx="48" cy="48"/>
                            </a:xfrm>
                            <a:custGeom>
                              <a:avLst/>
                              <a:gdLst>
                                <a:gd name="T0" fmla="+- 0 5836 5799"/>
                                <a:gd name="T1" fmla="*/ T0 w 48"/>
                                <a:gd name="T2" fmla="+- 0 1646 1646"/>
                                <a:gd name="T3" fmla="*/ 1646 h 48"/>
                                <a:gd name="T4" fmla="+- 0 5810 5799"/>
                                <a:gd name="T5" fmla="*/ T4 w 48"/>
                                <a:gd name="T6" fmla="+- 0 1646 1646"/>
                                <a:gd name="T7" fmla="*/ 1646 h 48"/>
                                <a:gd name="T8" fmla="+- 0 5799 5799"/>
                                <a:gd name="T9" fmla="*/ T8 w 48"/>
                                <a:gd name="T10" fmla="+- 0 1656 1646"/>
                                <a:gd name="T11" fmla="*/ 1656 h 48"/>
                                <a:gd name="T12" fmla="+- 0 5799 5799"/>
                                <a:gd name="T13" fmla="*/ T12 w 48"/>
                                <a:gd name="T14" fmla="+- 0 1669 1646"/>
                                <a:gd name="T15" fmla="*/ 1669 h 48"/>
                                <a:gd name="T16" fmla="+- 0 5799 5799"/>
                                <a:gd name="T17" fmla="*/ T16 w 48"/>
                                <a:gd name="T18" fmla="+- 0 1682 1646"/>
                                <a:gd name="T19" fmla="*/ 1682 h 48"/>
                                <a:gd name="T20" fmla="+- 0 5810 5799"/>
                                <a:gd name="T21" fmla="*/ T20 w 48"/>
                                <a:gd name="T22" fmla="+- 0 1693 1646"/>
                                <a:gd name="T23" fmla="*/ 1693 h 48"/>
                                <a:gd name="T24" fmla="+- 0 5836 5799"/>
                                <a:gd name="T25" fmla="*/ T24 w 48"/>
                                <a:gd name="T26" fmla="+- 0 1693 1646"/>
                                <a:gd name="T27" fmla="*/ 1693 h 48"/>
                                <a:gd name="T28" fmla="+- 0 5846 5799"/>
                                <a:gd name="T29" fmla="*/ T28 w 48"/>
                                <a:gd name="T30" fmla="+- 0 1682 1646"/>
                                <a:gd name="T31" fmla="*/ 1682 h 48"/>
                                <a:gd name="T32" fmla="+- 0 5846 5799"/>
                                <a:gd name="T33" fmla="*/ T32 w 48"/>
                                <a:gd name="T34" fmla="+- 0 1656 1646"/>
                                <a:gd name="T35" fmla="*/ 1656 h 48"/>
                                <a:gd name="T36" fmla="+- 0 5836 5799"/>
                                <a:gd name="T37" fmla="*/ T36 w 48"/>
                                <a:gd name="T38" fmla="+- 0 1646 1646"/>
                                <a:gd name="T39" fmla="*/ 164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7" y="36"/>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docshape240"/>
                          <wps:cNvSpPr>
                            <a:spLocks/>
                          </wps:cNvSpPr>
                          <wps:spPr bwMode="auto">
                            <a:xfrm>
                              <a:off x="5798" y="1645"/>
                              <a:ext cx="48" cy="48"/>
                            </a:xfrm>
                            <a:custGeom>
                              <a:avLst/>
                              <a:gdLst>
                                <a:gd name="T0" fmla="+- 0 5799 5799"/>
                                <a:gd name="T1" fmla="*/ T0 w 48"/>
                                <a:gd name="T2" fmla="+- 0 1669 1646"/>
                                <a:gd name="T3" fmla="*/ 1669 h 48"/>
                                <a:gd name="T4" fmla="+- 0 5799 5799"/>
                                <a:gd name="T5" fmla="*/ T4 w 48"/>
                                <a:gd name="T6" fmla="+- 0 1656 1646"/>
                                <a:gd name="T7" fmla="*/ 1656 h 48"/>
                                <a:gd name="T8" fmla="+- 0 5810 5799"/>
                                <a:gd name="T9" fmla="*/ T8 w 48"/>
                                <a:gd name="T10" fmla="+- 0 1646 1646"/>
                                <a:gd name="T11" fmla="*/ 1646 h 48"/>
                                <a:gd name="T12" fmla="+- 0 5823 5799"/>
                                <a:gd name="T13" fmla="*/ T12 w 48"/>
                                <a:gd name="T14" fmla="+- 0 1646 1646"/>
                                <a:gd name="T15" fmla="*/ 1646 h 48"/>
                                <a:gd name="T16" fmla="+- 0 5836 5799"/>
                                <a:gd name="T17" fmla="*/ T16 w 48"/>
                                <a:gd name="T18" fmla="+- 0 1646 1646"/>
                                <a:gd name="T19" fmla="*/ 1646 h 48"/>
                                <a:gd name="T20" fmla="+- 0 5846 5799"/>
                                <a:gd name="T21" fmla="*/ T20 w 48"/>
                                <a:gd name="T22" fmla="+- 0 1656 1646"/>
                                <a:gd name="T23" fmla="*/ 1656 h 48"/>
                                <a:gd name="T24" fmla="+- 0 5846 5799"/>
                                <a:gd name="T25" fmla="*/ T24 w 48"/>
                                <a:gd name="T26" fmla="+- 0 1669 1646"/>
                                <a:gd name="T27" fmla="*/ 1669 h 48"/>
                                <a:gd name="T28" fmla="+- 0 5846 5799"/>
                                <a:gd name="T29" fmla="*/ T28 w 48"/>
                                <a:gd name="T30" fmla="+- 0 1682 1646"/>
                                <a:gd name="T31" fmla="*/ 1682 h 48"/>
                                <a:gd name="T32" fmla="+- 0 5836 5799"/>
                                <a:gd name="T33" fmla="*/ T32 w 48"/>
                                <a:gd name="T34" fmla="+- 0 1693 1646"/>
                                <a:gd name="T35" fmla="*/ 1693 h 48"/>
                                <a:gd name="T36" fmla="+- 0 5823 5799"/>
                                <a:gd name="T37" fmla="*/ T36 w 48"/>
                                <a:gd name="T38" fmla="+- 0 1693 1646"/>
                                <a:gd name="T39" fmla="*/ 1693 h 48"/>
                                <a:gd name="T40" fmla="+- 0 5810 5799"/>
                                <a:gd name="T41" fmla="*/ T40 w 48"/>
                                <a:gd name="T42" fmla="+- 0 1693 1646"/>
                                <a:gd name="T43" fmla="*/ 1693 h 48"/>
                                <a:gd name="T44" fmla="+- 0 5799 5799"/>
                                <a:gd name="T45" fmla="*/ T44 w 48"/>
                                <a:gd name="T46" fmla="+- 0 1682 1646"/>
                                <a:gd name="T47" fmla="*/ 1682 h 48"/>
                                <a:gd name="T48" fmla="+- 0 5799 5799"/>
                                <a:gd name="T49" fmla="*/ T48 w 48"/>
                                <a:gd name="T50" fmla="+- 0 1669 1646"/>
                                <a:gd name="T51" fmla="*/ 16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7" y="10"/>
                                  </a:lnTo>
                                  <a:lnTo>
                                    <a:pt x="47" y="23"/>
                                  </a:lnTo>
                                  <a:lnTo>
                                    <a:pt x="47" y="36"/>
                                  </a:lnTo>
                                  <a:lnTo>
                                    <a:pt x="37" y="47"/>
                                  </a:lnTo>
                                  <a:lnTo>
                                    <a:pt x="24" y="47"/>
                                  </a:lnTo>
                                  <a:lnTo>
                                    <a:pt x="11" y="47"/>
                                  </a:lnTo>
                                  <a:lnTo>
                                    <a:pt x="0" y="36"/>
                                  </a:lnTo>
                                  <a:lnTo>
                                    <a:pt x="0" y="23"/>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 name="docshape241"/>
                          <wps:cNvSpPr>
                            <a:spLocks/>
                          </wps:cNvSpPr>
                          <wps:spPr bwMode="auto">
                            <a:xfrm>
                              <a:off x="6095" y="1609"/>
                              <a:ext cx="48" cy="48"/>
                            </a:xfrm>
                            <a:custGeom>
                              <a:avLst/>
                              <a:gdLst>
                                <a:gd name="T0" fmla="+- 0 6132 6096"/>
                                <a:gd name="T1" fmla="*/ T0 w 48"/>
                                <a:gd name="T2" fmla="+- 0 1609 1609"/>
                                <a:gd name="T3" fmla="*/ 1609 h 48"/>
                                <a:gd name="T4" fmla="+- 0 6106 6096"/>
                                <a:gd name="T5" fmla="*/ T4 w 48"/>
                                <a:gd name="T6" fmla="+- 0 1609 1609"/>
                                <a:gd name="T7" fmla="*/ 1609 h 48"/>
                                <a:gd name="T8" fmla="+- 0 6096 6096"/>
                                <a:gd name="T9" fmla="*/ T8 w 48"/>
                                <a:gd name="T10" fmla="+- 0 1620 1609"/>
                                <a:gd name="T11" fmla="*/ 1620 h 48"/>
                                <a:gd name="T12" fmla="+- 0 6096 6096"/>
                                <a:gd name="T13" fmla="*/ T12 w 48"/>
                                <a:gd name="T14" fmla="+- 0 1633 1609"/>
                                <a:gd name="T15" fmla="*/ 1633 h 48"/>
                                <a:gd name="T16" fmla="+- 0 6096 6096"/>
                                <a:gd name="T17" fmla="*/ T16 w 48"/>
                                <a:gd name="T18" fmla="+- 0 1646 1609"/>
                                <a:gd name="T19" fmla="*/ 1646 h 48"/>
                                <a:gd name="T20" fmla="+- 0 6106 6096"/>
                                <a:gd name="T21" fmla="*/ T20 w 48"/>
                                <a:gd name="T22" fmla="+- 0 1656 1609"/>
                                <a:gd name="T23" fmla="*/ 1656 h 48"/>
                                <a:gd name="T24" fmla="+- 0 6132 6096"/>
                                <a:gd name="T25" fmla="*/ T24 w 48"/>
                                <a:gd name="T26" fmla="+- 0 1656 1609"/>
                                <a:gd name="T27" fmla="*/ 1656 h 48"/>
                                <a:gd name="T28" fmla="+- 0 6143 6096"/>
                                <a:gd name="T29" fmla="*/ T28 w 48"/>
                                <a:gd name="T30" fmla="+- 0 1646 1609"/>
                                <a:gd name="T31" fmla="*/ 1646 h 48"/>
                                <a:gd name="T32" fmla="+- 0 6143 6096"/>
                                <a:gd name="T33" fmla="*/ T32 w 48"/>
                                <a:gd name="T34" fmla="+- 0 1620 1609"/>
                                <a:gd name="T35" fmla="*/ 1620 h 48"/>
                                <a:gd name="T36" fmla="+- 0 6132 6096"/>
                                <a:gd name="T37" fmla="*/ T36 w 48"/>
                                <a:gd name="T38" fmla="+- 0 1609 1609"/>
                                <a:gd name="T39" fmla="*/ 16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docshape242"/>
                          <wps:cNvSpPr>
                            <a:spLocks/>
                          </wps:cNvSpPr>
                          <wps:spPr bwMode="auto">
                            <a:xfrm>
                              <a:off x="6095" y="1609"/>
                              <a:ext cx="48" cy="48"/>
                            </a:xfrm>
                            <a:custGeom>
                              <a:avLst/>
                              <a:gdLst>
                                <a:gd name="T0" fmla="+- 0 6096 6096"/>
                                <a:gd name="T1" fmla="*/ T0 w 48"/>
                                <a:gd name="T2" fmla="+- 0 1633 1609"/>
                                <a:gd name="T3" fmla="*/ 1633 h 48"/>
                                <a:gd name="T4" fmla="+- 0 6096 6096"/>
                                <a:gd name="T5" fmla="*/ T4 w 48"/>
                                <a:gd name="T6" fmla="+- 0 1620 1609"/>
                                <a:gd name="T7" fmla="*/ 1620 h 48"/>
                                <a:gd name="T8" fmla="+- 0 6106 6096"/>
                                <a:gd name="T9" fmla="*/ T8 w 48"/>
                                <a:gd name="T10" fmla="+- 0 1609 1609"/>
                                <a:gd name="T11" fmla="*/ 1609 h 48"/>
                                <a:gd name="T12" fmla="+- 0 6119 6096"/>
                                <a:gd name="T13" fmla="*/ T12 w 48"/>
                                <a:gd name="T14" fmla="+- 0 1609 1609"/>
                                <a:gd name="T15" fmla="*/ 1609 h 48"/>
                                <a:gd name="T16" fmla="+- 0 6132 6096"/>
                                <a:gd name="T17" fmla="*/ T16 w 48"/>
                                <a:gd name="T18" fmla="+- 0 1609 1609"/>
                                <a:gd name="T19" fmla="*/ 1609 h 48"/>
                                <a:gd name="T20" fmla="+- 0 6143 6096"/>
                                <a:gd name="T21" fmla="*/ T20 w 48"/>
                                <a:gd name="T22" fmla="+- 0 1620 1609"/>
                                <a:gd name="T23" fmla="*/ 1620 h 48"/>
                                <a:gd name="T24" fmla="+- 0 6143 6096"/>
                                <a:gd name="T25" fmla="*/ T24 w 48"/>
                                <a:gd name="T26" fmla="+- 0 1633 1609"/>
                                <a:gd name="T27" fmla="*/ 1633 h 48"/>
                                <a:gd name="T28" fmla="+- 0 6143 6096"/>
                                <a:gd name="T29" fmla="*/ T28 w 48"/>
                                <a:gd name="T30" fmla="+- 0 1646 1609"/>
                                <a:gd name="T31" fmla="*/ 1646 h 48"/>
                                <a:gd name="T32" fmla="+- 0 6132 6096"/>
                                <a:gd name="T33" fmla="*/ T32 w 48"/>
                                <a:gd name="T34" fmla="+- 0 1656 1609"/>
                                <a:gd name="T35" fmla="*/ 1656 h 48"/>
                                <a:gd name="T36" fmla="+- 0 6119 6096"/>
                                <a:gd name="T37" fmla="*/ T36 w 48"/>
                                <a:gd name="T38" fmla="+- 0 1656 1609"/>
                                <a:gd name="T39" fmla="*/ 1656 h 48"/>
                                <a:gd name="T40" fmla="+- 0 6106 6096"/>
                                <a:gd name="T41" fmla="*/ T40 w 48"/>
                                <a:gd name="T42" fmla="+- 0 1656 1609"/>
                                <a:gd name="T43" fmla="*/ 1656 h 48"/>
                                <a:gd name="T44" fmla="+- 0 6096 6096"/>
                                <a:gd name="T45" fmla="*/ T44 w 48"/>
                                <a:gd name="T46" fmla="+- 0 1646 1609"/>
                                <a:gd name="T47" fmla="*/ 1646 h 48"/>
                                <a:gd name="T48" fmla="+- 0 6096 6096"/>
                                <a:gd name="T49" fmla="*/ T48 w 48"/>
                                <a:gd name="T50" fmla="+- 0 1633 1609"/>
                                <a:gd name="T51" fmla="*/ 163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 name="docshape243"/>
                          <wps:cNvSpPr>
                            <a:spLocks/>
                          </wps:cNvSpPr>
                          <wps:spPr bwMode="auto">
                            <a:xfrm>
                              <a:off x="6392" y="1576"/>
                              <a:ext cx="48" cy="48"/>
                            </a:xfrm>
                            <a:custGeom>
                              <a:avLst/>
                              <a:gdLst>
                                <a:gd name="T0" fmla="+- 0 6429 6392"/>
                                <a:gd name="T1" fmla="*/ T0 w 48"/>
                                <a:gd name="T2" fmla="+- 0 1576 1576"/>
                                <a:gd name="T3" fmla="*/ 1576 h 48"/>
                                <a:gd name="T4" fmla="+- 0 6403 6392"/>
                                <a:gd name="T5" fmla="*/ T4 w 48"/>
                                <a:gd name="T6" fmla="+- 0 1576 1576"/>
                                <a:gd name="T7" fmla="*/ 1576 h 48"/>
                                <a:gd name="T8" fmla="+- 0 6392 6392"/>
                                <a:gd name="T9" fmla="*/ T8 w 48"/>
                                <a:gd name="T10" fmla="+- 0 1587 1576"/>
                                <a:gd name="T11" fmla="*/ 1587 h 48"/>
                                <a:gd name="T12" fmla="+- 0 6392 6392"/>
                                <a:gd name="T13" fmla="*/ T12 w 48"/>
                                <a:gd name="T14" fmla="+- 0 1600 1576"/>
                                <a:gd name="T15" fmla="*/ 1600 h 48"/>
                                <a:gd name="T16" fmla="+- 0 6392 6392"/>
                                <a:gd name="T17" fmla="*/ T16 w 48"/>
                                <a:gd name="T18" fmla="+- 0 1613 1576"/>
                                <a:gd name="T19" fmla="*/ 1613 h 48"/>
                                <a:gd name="T20" fmla="+- 0 6403 6392"/>
                                <a:gd name="T21" fmla="*/ T20 w 48"/>
                                <a:gd name="T22" fmla="+- 0 1624 1576"/>
                                <a:gd name="T23" fmla="*/ 1624 h 48"/>
                                <a:gd name="T24" fmla="+- 0 6429 6392"/>
                                <a:gd name="T25" fmla="*/ T24 w 48"/>
                                <a:gd name="T26" fmla="+- 0 1624 1576"/>
                                <a:gd name="T27" fmla="*/ 1624 h 48"/>
                                <a:gd name="T28" fmla="+- 0 6440 6392"/>
                                <a:gd name="T29" fmla="*/ T28 w 48"/>
                                <a:gd name="T30" fmla="+- 0 1613 1576"/>
                                <a:gd name="T31" fmla="*/ 1613 h 48"/>
                                <a:gd name="T32" fmla="+- 0 6440 6392"/>
                                <a:gd name="T33" fmla="*/ T32 w 48"/>
                                <a:gd name="T34" fmla="+- 0 1587 1576"/>
                                <a:gd name="T35" fmla="*/ 1587 h 48"/>
                                <a:gd name="T36" fmla="+- 0 6429 6392"/>
                                <a:gd name="T37" fmla="*/ T36 w 48"/>
                                <a:gd name="T38" fmla="+- 0 1576 1576"/>
                                <a:gd name="T39" fmla="*/ 1576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docshape244"/>
                          <wps:cNvSpPr>
                            <a:spLocks/>
                          </wps:cNvSpPr>
                          <wps:spPr bwMode="auto">
                            <a:xfrm>
                              <a:off x="6392" y="1576"/>
                              <a:ext cx="48" cy="48"/>
                            </a:xfrm>
                            <a:custGeom>
                              <a:avLst/>
                              <a:gdLst>
                                <a:gd name="T0" fmla="+- 0 6392 6392"/>
                                <a:gd name="T1" fmla="*/ T0 w 48"/>
                                <a:gd name="T2" fmla="+- 0 1600 1576"/>
                                <a:gd name="T3" fmla="*/ 1600 h 48"/>
                                <a:gd name="T4" fmla="+- 0 6392 6392"/>
                                <a:gd name="T5" fmla="*/ T4 w 48"/>
                                <a:gd name="T6" fmla="+- 0 1587 1576"/>
                                <a:gd name="T7" fmla="*/ 1587 h 48"/>
                                <a:gd name="T8" fmla="+- 0 6403 6392"/>
                                <a:gd name="T9" fmla="*/ T8 w 48"/>
                                <a:gd name="T10" fmla="+- 0 1576 1576"/>
                                <a:gd name="T11" fmla="*/ 1576 h 48"/>
                                <a:gd name="T12" fmla="+- 0 6416 6392"/>
                                <a:gd name="T13" fmla="*/ T12 w 48"/>
                                <a:gd name="T14" fmla="+- 0 1576 1576"/>
                                <a:gd name="T15" fmla="*/ 1576 h 48"/>
                                <a:gd name="T16" fmla="+- 0 6429 6392"/>
                                <a:gd name="T17" fmla="*/ T16 w 48"/>
                                <a:gd name="T18" fmla="+- 0 1576 1576"/>
                                <a:gd name="T19" fmla="*/ 1576 h 48"/>
                                <a:gd name="T20" fmla="+- 0 6440 6392"/>
                                <a:gd name="T21" fmla="*/ T20 w 48"/>
                                <a:gd name="T22" fmla="+- 0 1587 1576"/>
                                <a:gd name="T23" fmla="*/ 1587 h 48"/>
                                <a:gd name="T24" fmla="+- 0 6440 6392"/>
                                <a:gd name="T25" fmla="*/ T24 w 48"/>
                                <a:gd name="T26" fmla="+- 0 1600 1576"/>
                                <a:gd name="T27" fmla="*/ 1600 h 48"/>
                                <a:gd name="T28" fmla="+- 0 6440 6392"/>
                                <a:gd name="T29" fmla="*/ T28 w 48"/>
                                <a:gd name="T30" fmla="+- 0 1613 1576"/>
                                <a:gd name="T31" fmla="*/ 1613 h 48"/>
                                <a:gd name="T32" fmla="+- 0 6429 6392"/>
                                <a:gd name="T33" fmla="*/ T32 w 48"/>
                                <a:gd name="T34" fmla="+- 0 1624 1576"/>
                                <a:gd name="T35" fmla="*/ 1624 h 48"/>
                                <a:gd name="T36" fmla="+- 0 6416 6392"/>
                                <a:gd name="T37" fmla="*/ T36 w 48"/>
                                <a:gd name="T38" fmla="+- 0 1624 1576"/>
                                <a:gd name="T39" fmla="*/ 1624 h 48"/>
                                <a:gd name="T40" fmla="+- 0 6403 6392"/>
                                <a:gd name="T41" fmla="*/ T40 w 48"/>
                                <a:gd name="T42" fmla="+- 0 1624 1576"/>
                                <a:gd name="T43" fmla="*/ 1624 h 48"/>
                                <a:gd name="T44" fmla="+- 0 6392 6392"/>
                                <a:gd name="T45" fmla="*/ T44 w 48"/>
                                <a:gd name="T46" fmla="+- 0 1613 1576"/>
                                <a:gd name="T47" fmla="*/ 1613 h 48"/>
                                <a:gd name="T48" fmla="+- 0 6392 6392"/>
                                <a:gd name="T49" fmla="*/ T48 w 48"/>
                                <a:gd name="T50" fmla="+- 0 1600 1576"/>
                                <a:gd name="T51" fmla="*/ 160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 name="docshape245"/>
                          <wps:cNvSpPr>
                            <a:spLocks/>
                          </wps:cNvSpPr>
                          <wps:spPr bwMode="auto">
                            <a:xfrm>
                              <a:off x="6688" y="1518"/>
                              <a:ext cx="48" cy="48"/>
                            </a:xfrm>
                            <a:custGeom>
                              <a:avLst/>
                              <a:gdLst>
                                <a:gd name="T0" fmla="+- 0 6726 6689"/>
                                <a:gd name="T1" fmla="*/ T0 w 48"/>
                                <a:gd name="T2" fmla="+- 0 1519 1519"/>
                                <a:gd name="T3" fmla="*/ 1519 h 48"/>
                                <a:gd name="T4" fmla="+- 0 6699 6689"/>
                                <a:gd name="T5" fmla="*/ T4 w 48"/>
                                <a:gd name="T6" fmla="+- 0 1519 1519"/>
                                <a:gd name="T7" fmla="*/ 1519 h 48"/>
                                <a:gd name="T8" fmla="+- 0 6689 6689"/>
                                <a:gd name="T9" fmla="*/ T8 w 48"/>
                                <a:gd name="T10" fmla="+- 0 1530 1519"/>
                                <a:gd name="T11" fmla="*/ 1530 h 48"/>
                                <a:gd name="T12" fmla="+- 0 6689 6689"/>
                                <a:gd name="T13" fmla="*/ T12 w 48"/>
                                <a:gd name="T14" fmla="+- 0 1543 1519"/>
                                <a:gd name="T15" fmla="*/ 1543 h 48"/>
                                <a:gd name="T16" fmla="+- 0 6689 6689"/>
                                <a:gd name="T17" fmla="*/ T16 w 48"/>
                                <a:gd name="T18" fmla="+- 0 1556 1519"/>
                                <a:gd name="T19" fmla="*/ 1556 h 48"/>
                                <a:gd name="T20" fmla="+- 0 6699 6689"/>
                                <a:gd name="T21" fmla="*/ T20 w 48"/>
                                <a:gd name="T22" fmla="+- 0 1566 1519"/>
                                <a:gd name="T23" fmla="*/ 1566 h 48"/>
                                <a:gd name="T24" fmla="+- 0 6726 6689"/>
                                <a:gd name="T25" fmla="*/ T24 w 48"/>
                                <a:gd name="T26" fmla="+- 0 1566 1519"/>
                                <a:gd name="T27" fmla="*/ 1566 h 48"/>
                                <a:gd name="T28" fmla="+- 0 6736 6689"/>
                                <a:gd name="T29" fmla="*/ T28 w 48"/>
                                <a:gd name="T30" fmla="+- 0 1556 1519"/>
                                <a:gd name="T31" fmla="*/ 1556 h 48"/>
                                <a:gd name="T32" fmla="+- 0 6736 6689"/>
                                <a:gd name="T33" fmla="*/ T32 w 48"/>
                                <a:gd name="T34" fmla="+- 0 1530 1519"/>
                                <a:gd name="T35" fmla="*/ 1530 h 48"/>
                                <a:gd name="T36" fmla="+- 0 6726 6689"/>
                                <a:gd name="T37" fmla="*/ T36 w 48"/>
                                <a:gd name="T38" fmla="+- 0 1519 1519"/>
                                <a:gd name="T39" fmla="*/ 151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1"/>
                                  </a:lnTo>
                                  <a:lnTo>
                                    <a:pt x="0" y="24"/>
                                  </a:lnTo>
                                  <a:lnTo>
                                    <a:pt x="0" y="37"/>
                                  </a:lnTo>
                                  <a:lnTo>
                                    <a:pt x="10"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docshape246"/>
                          <wps:cNvSpPr>
                            <a:spLocks/>
                          </wps:cNvSpPr>
                          <wps:spPr bwMode="auto">
                            <a:xfrm>
                              <a:off x="6688" y="1518"/>
                              <a:ext cx="48" cy="48"/>
                            </a:xfrm>
                            <a:custGeom>
                              <a:avLst/>
                              <a:gdLst>
                                <a:gd name="T0" fmla="+- 0 6689 6689"/>
                                <a:gd name="T1" fmla="*/ T0 w 48"/>
                                <a:gd name="T2" fmla="+- 0 1543 1519"/>
                                <a:gd name="T3" fmla="*/ 1543 h 48"/>
                                <a:gd name="T4" fmla="+- 0 6689 6689"/>
                                <a:gd name="T5" fmla="*/ T4 w 48"/>
                                <a:gd name="T6" fmla="+- 0 1530 1519"/>
                                <a:gd name="T7" fmla="*/ 1530 h 48"/>
                                <a:gd name="T8" fmla="+- 0 6699 6689"/>
                                <a:gd name="T9" fmla="*/ T8 w 48"/>
                                <a:gd name="T10" fmla="+- 0 1519 1519"/>
                                <a:gd name="T11" fmla="*/ 1519 h 48"/>
                                <a:gd name="T12" fmla="+- 0 6713 6689"/>
                                <a:gd name="T13" fmla="*/ T12 w 48"/>
                                <a:gd name="T14" fmla="+- 0 1519 1519"/>
                                <a:gd name="T15" fmla="*/ 1519 h 48"/>
                                <a:gd name="T16" fmla="+- 0 6726 6689"/>
                                <a:gd name="T17" fmla="*/ T16 w 48"/>
                                <a:gd name="T18" fmla="+- 0 1519 1519"/>
                                <a:gd name="T19" fmla="*/ 1519 h 48"/>
                                <a:gd name="T20" fmla="+- 0 6736 6689"/>
                                <a:gd name="T21" fmla="*/ T20 w 48"/>
                                <a:gd name="T22" fmla="+- 0 1530 1519"/>
                                <a:gd name="T23" fmla="*/ 1530 h 48"/>
                                <a:gd name="T24" fmla="+- 0 6736 6689"/>
                                <a:gd name="T25" fmla="*/ T24 w 48"/>
                                <a:gd name="T26" fmla="+- 0 1543 1519"/>
                                <a:gd name="T27" fmla="*/ 1543 h 48"/>
                                <a:gd name="T28" fmla="+- 0 6736 6689"/>
                                <a:gd name="T29" fmla="*/ T28 w 48"/>
                                <a:gd name="T30" fmla="+- 0 1556 1519"/>
                                <a:gd name="T31" fmla="*/ 1556 h 48"/>
                                <a:gd name="T32" fmla="+- 0 6726 6689"/>
                                <a:gd name="T33" fmla="*/ T32 w 48"/>
                                <a:gd name="T34" fmla="+- 0 1566 1519"/>
                                <a:gd name="T35" fmla="*/ 1566 h 48"/>
                                <a:gd name="T36" fmla="+- 0 6713 6689"/>
                                <a:gd name="T37" fmla="*/ T36 w 48"/>
                                <a:gd name="T38" fmla="+- 0 1566 1519"/>
                                <a:gd name="T39" fmla="*/ 1566 h 48"/>
                                <a:gd name="T40" fmla="+- 0 6699 6689"/>
                                <a:gd name="T41" fmla="*/ T40 w 48"/>
                                <a:gd name="T42" fmla="+- 0 1566 1519"/>
                                <a:gd name="T43" fmla="*/ 1566 h 48"/>
                                <a:gd name="T44" fmla="+- 0 6689 6689"/>
                                <a:gd name="T45" fmla="*/ T44 w 48"/>
                                <a:gd name="T46" fmla="+- 0 1556 1519"/>
                                <a:gd name="T47" fmla="*/ 1556 h 48"/>
                                <a:gd name="T48" fmla="+- 0 6689 6689"/>
                                <a:gd name="T49" fmla="*/ T48 w 48"/>
                                <a:gd name="T50" fmla="+- 0 1543 1519"/>
                                <a:gd name="T51" fmla="*/ 154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4" y="0"/>
                                  </a:lnTo>
                                  <a:lnTo>
                                    <a:pt x="37" y="0"/>
                                  </a:lnTo>
                                  <a:lnTo>
                                    <a:pt x="47" y="11"/>
                                  </a:lnTo>
                                  <a:lnTo>
                                    <a:pt x="47" y="24"/>
                                  </a:lnTo>
                                  <a:lnTo>
                                    <a:pt x="47" y="37"/>
                                  </a:lnTo>
                                  <a:lnTo>
                                    <a:pt x="37" y="47"/>
                                  </a:lnTo>
                                  <a:lnTo>
                                    <a:pt x="24" y="47"/>
                                  </a:lnTo>
                                  <a:lnTo>
                                    <a:pt x="10"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 name="docshape247"/>
                          <wps:cNvSpPr>
                            <a:spLocks/>
                          </wps:cNvSpPr>
                          <wps:spPr bwMode="auto">
                            <a:xfrm>
                              <a:off x="6985" y="1422"/>
                              <a:ext cx="48" cy="48"/>
                            </a:xfrm>
                            <a:custGeom>
                              <a:avLst/>
                              <a:gdLst>
                                <a:gd name="T0" fmla="+- 0 7022 6985"/>
                                <a:gd name="T1" fmla="*/ T0 w 48"/>
                                <a:gd name="T2" fmla="+- 0 1423 1423"/>
                                <a:gd name="T3" fmla="*/ 1423 h 48"/>
                                <a:gd name="T4" fmla="+- 0 6996 6985"/>
                                <a:gd name="T5" fmla="*/ T4 w 48"/>
                                <a:gd name="T6" fmla="+- 0 1423 1423"/>
                                <a:gd name="T7" fmla="*/ 1423 h 48"/>
                                <a:gd name="T8" fmla="+- 0 6985 6985"/>
                                <a:gd name="T9" fmla="*/ T8 w 48"/>
                                <a:gd name="T10" fmla="+- 0 1434 1423"/>
                                <a:gd name="T11" fmla="*/ 1434 h 48"/>
                                <a:gd name="T12" fmla="+- 0 6985 6985"/>
                                <a:gd name="T13" fmla="*/ T12 w 48"/>
                                <a:gd name="T14" fmla="+- 0 1447 1423"/>
                                <a:gd name="T15" fmla="*/ 1447 h 48"/>
                                <a:gd name="T16" fmla="+- 0 6985 6985"/>
                                <a:gd name="T17" fmla="*/ T16 w 48"/>
                                <a:gd name="T18" fmla="+- 0 1460 1423"/>
                                <a:gd name="T19" fmla="*/ 1460 h 48"/>
                                <a:gd name="T20" fmla="+- 0 6996 6985"/>
                                <a:gd name="T21" fmla="*/ T20 w 48"/>
                                <a:gd name="T22" fmla="+- 0 1470 1423"/>
                                <a:gd name="T23" fmla="*/ 1470 h 48"/>
                                <a:gd name="T24" fmla="+- 0 7022 6985"/>
                                <a:gd name="T25" fmla="*/ T24 w 48"/>
                                <a:gd name="T26" fmla="+- 0 1470 1423"/>
                                <a:gd name="T27" fmla="*/ 1470 h 48"/>
                                <a:gd name="T28" fmla="+- 0 7033 6985"/>
                                <a:gd name="T29" fmla="*/ T28 w 48"/>
                                <a:gd name="T30" fmla="+- 0 1460 1423"/>
                                <a:gd name="T31" fmla="*/ 1460 h 48"/>
                                <a:gd name="T32" fmla="+- 0 7033 6985"/>
                                <a:gd name="T33" fmla="*/ T32 w 48"/>
                                <a:gd name="T34" fmla="+- 0 1434 1423"/>
                                <a:gd name="T35" fmla="*/ 1434 h 48"/>
                                <a:gd name="T36" fmla="+- 0 7022 6985"/>
                                <a:gd name="T37" fmla="*/ T36 w 48"/>
                                <a:gd name="T38" fmla="+- 0 1423 1423"/>
                                <a:gd name="T39" fmla="*/ 142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2" name="docshape248"/>
                          <wps:cNvSpPr>
                            <a:spLocks/>
                          </wps:cNvSpPr>
                          <wps:spPr bwMode="auto">
                            <a:xfrm>
                              <a:off x="6985" y="1422"/>
                              <a:ext cx="48" cy="48"/>
                            </a:xfrm>
                            <a:custGeom>
                              <a:avLst/>
                              <a:gdLst>
                                <a:gd name="T0" fmla="+- 0 6985 6985"/>
                                <a:gd name="T1" fmla="*/ T0 w 48"/>
                                <a:gd name="T2" fmla="+- 0 1447 1423"/>
                                <a:gd name="T3" fmla="*/ 1447 h 48"/>
                                <a:gd name="T4" fmla="+- 0 6985 6985"/>
                                <a:gd name="T5" fmla="*/ T4 w 48"/>
                                <a:gd name="T6" fmla="+- 0 1434 1423"/>
                                <a:gd name="T7" fmla="*/ 1434 h 48"/>
                                <a:gd name="T8" fmla="+- 0 6996 6985"/>
                                <a:gd name="T9" fmla="*/ T8 w 48"/>
                                <a:gd name="T10" fmla="+- 0 1423 1423"/>
                                <a:gd name="T11" fmla="*/ 1423 h 48"/>
                                <a:gd name="T12" fmla="+- 0 7009 6985"/>
                                <a:gd name="T13" fmla="*/ T12 w 48"/>
                                <a:gd name="T14" fmla="+- 0 1423 1423"/>
                                <a:gd name="T15" fmla="*/ 1423 h 48"/>
                                <a:gd name="T16" fmla="+- 0 7022 6985"/>
                                <a:gd name="T17" fmla="*/ T16 w 48"/>
                                <a:gd name="T18" fmla="+- 0 1423 1423"/>
                                <a:gd name="T19" fmla="*/ 1423 h 48"/>
                                <a:gd name="T20" fmla="+- 0 7033 6985"/>
                                <a:gd name="T21" fmla="*/ T20 w 48"/>
                                <a:gd name="T22" fmla="+- 0 1434 1423"/>
                                <a:gd name="T23" fmla="*/ 1434 h 48"/>
                                <a:gd name="T24" fmla="+- 0 7033 6985"/>
                                <a:gd name="T25" fmla="*/ T24 w 48"/>
                                <a:gd name="T26" fmla="+- 0 1447 1423"/>
                                <a:gd name="T27" fmla="*/ 1447 h 48"/>
                                <a:gd name="T28" fmla="+- 0 7033 6985"/>
                                <a:gd name="T29" fmla="*/ T28 w 48"/>
                                <a:gd name="T30" fmla="+- 0 1460 1423"/>
                                <a:gd name="T31" fmla="*/ 1460 h 48"/>
                                <a:gd name="T32" fmla="+- 0 7022 6985"/>
                                <a:gd name="T33" fmla="*/ T32 w 48"/>
                                <a:gd name="T34" fmla="+- 0 1470 1423"/>
                                <a:gd name="T35" fmla="*/ 1470 h 48"/>
                                <a:gd name="T36" fmla="+- 0 7009 6985"/>
                                <a:gd name="T37" fmla="*/ T36 w 48"/>
                                <a:gd name="T38" fmla="+- 0 1470 1423"/>
                                <a:gd name="T39" fmla="*/ 1470 h 48"/>
                                <a:gd name="T40" fmla="+- 0 6996 6985"/>
                                <a:gd name="T41" fmla="*/ T40 w 48"/>
                                <a:gd name="T42" fmla="+- 0 1470 1423"/>
                                <a:gd name="T43" fmla="*/ 1470 h 48"/>
                                <a:gd name="T44" fmla="+- 0 6985 6985"/>
                                <a:gd name="T45" fmla="*/ T44 w 48"/>
                                <a:gd name="T46" fmla="+- 0 1460 1423"/>
                                <a:gd name="T47" fmla="*/ 1460 h 48"/>
                                <a:gd name="T48" fmla="+- 0 6985 6985"/>
                                <a:gd name="T49" fmla="*/ T48 w 48"/>
                                <a:gd name="T50" fmla="+- 0 1447 1423"/>
                                <a:gd name="T51" fmla="*/ 144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 name="docshape249"/>
                          <wps:cNvSpPr>
                            <a:spLocks/>
                          </wps:cNvSpPr>
                          <wps:spPr bwMode="auto">
                            <a:xfrm>
                              <a:off x="5798" y="1528"/>
                              <a:ext cx="48" cy="48"/>
                            </a:xfrm>
                            <a:custGeom>
                              <a:avLst/>
                              <a:gdLst>
                                <a:gd name="T0" fmla="+- 0 5836 5799"/>
                                <a:gd name="T1" fmla="*/ T0 w 48"/>
                                <a:gd name="T2" fmla="+- 0 1528 1528"/>
                                <a:gd name="T3" fmla="*/ 1528 h 48"/>
                                <a:gd name="T4" fmla="+- 0 5810 5799"/>
                                <a:gd name="T5" fmla="*/ T4 w 48"/>
                                <a:gd name="T6" fmla="+- 0 1528 1528"/>
                                <a:gd name="T7" fmla="*/ 1528 h 48"/>
                                <a:gd name="T8" fmla="+- 0 5799 5799"/>
                                <a:gd name="T9" fmla="*/ T8 w 48"/>
                                <a:gd name="T10" fmla="+- 0 1539 1528"/>
                                <a:gd name="T11" fmla="*/ 1539 h 48"/>
                                <a:gd name="T12" fmla="+- 0 5799 5799"/>
                                <a:gd name="T13" fmla="*/ T12 w 48"/>
                                <a:gd name="T14" fmla="+- 0 1552 1528"/>
                                <a:gd name="T15" fmla="*/ 1552 h 48"/>
                                <a:gd name="T16" fmla="+- 0 5799 5799"/>
                                <a:gd name="T17" fmla="*/ T16 w 48"/>
                                <a:gd name="T18" fmla="+- 0 1565 1528"/>
                                <a:gd name="T19" fmla="*/ 1565 h 48"/>
                                <a:gd name="T20" fmla="+- 0 5810 5799"/>
                                <a:gd name="T21" fmla="*/ T20 w 48"/>
                                <a:gd name="T22" fmla="+- 0 1576 1528"/>
                                <a:gd name="T23" fmla="*/ 1576 h 48"/>
                                <a:gd name="T24" fmla="+- 0 5836 5799"/>
                                <a:gd name="T25" fmla="*/ T24 w 48"/>
                                <a:gd name="T26" fmla="+- 0 1576 1528"/>
                                <a:gd name="T27" fmla="*/ 1576 h 48"/>
                                <a:gd name="T28" fmla="+- 0 5846 5799"/>
                                <a:gd name="T29" fmla="*/ T28 w 48"/>
                                <a:gd name="T30" fmla="+- 0 1565 1528"/>
                                <a:gd name="T31" fmla="*/ 1565 h 48"/>
                                <a:gd name="T32" fmla="+- 0 5846 5799"/>
                                <a:gd name="T33" fmla="*/ T32 w 48"/>
                                <a:gd name="T34" fmla="+- 0 1539 1528"/>
                                <a:gd name="T35" fmla="*/ 1539 h 48"/>
                                <a:gd name="T36" fmla="+- 0 5836 5799"/>
                                <a:gd name="T37" fmla="*/ T36 w 48"/>
                                <a:gd name="T38" fmla="+- 0 1528 1528"/>
                                <a:gd name="T39" fmla="*/ 152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docshape250"/>
                          <wps:cNvSpPr>
                            <a:spLocks/>
                          </wps:cNvSpPr>
                          <wps:spPr bwMode="auto">
                            <a:xfrm>
                              <a:off x="5798" y="1528"/>
                              <a:ext cx="48" cy="48"/>
                            </a:xfrm>
                            <a:custGeom>
                              <a:avLst/>
                              <a:gdLst>
                                <a:gd name="T0" fmla="+- 0 5799 5799"/>
                                <a:gd name="T1" fmla="*/ T0 w 48"/>
                                <a:gd name="T2" fmla="+- 0 1552 1528"/>
                                <a:gd name="T3" fmla="*/ 1552 h 48"/>
                                <a:gd name="T4" fmla="+- 0 5799 5799"/>
                                <a:gd name="T5" fmla="*/ T4 w 48"/>
                                <a:gd name="T6" fmla="+- 0 1539 1528"/>
                                <a:gd name="T7" fmla="*/ 1539 h 48"/>
                                <a:gd name="T8" fmla="+- 0 5810 5799"/>
                                <a:gd name="T9" fmla="*/ T8 w 48"/>
                                <a:gd name="T10" fmla="+- 0 1528 1528"/>
                                <a:gd name="T11" fmla="*/ 1528 h 48"/>
                                <a:gd name="T12" fmla="+- 0 5823 5799"/>
                                <a:gd name="T13" fmla="*/ T12 w 48"/>
                                <a:gd name="T14" fmla="+- 0 1528 1528"/>
                                <a:gd name="T15" fmla="*/ 1528 h 48"/>
                                <a:gd name="T16" fmla="+- 0 5836 5799"/>
                                <a:gd name="T17" fmla="*/ T16 w 48"/>
                                <a:gd name="T18" fmla="+- 0 1528 1528"/>
                                <a:gd name="T19" fmla="*/ 1528 h 48"/>
                                <a:gd name="T20" fmla="+- 0 5846 5799"/>
                                <a:gd name="T21" fmla="*/ T20 w 48"/>
                                <a:gd name="T22" fmla="+- 0 1539 1528"/>
                                <a:gd name="T23" fmla="*/ 1539 h 48"/>
                                <a:gd name="T24" fmla="+- 0 5846 5799"/>
                                <a:gd name="T25" fmla="*/ T24 w 48"/>
                                <a:gd name="T26" fmla="+- 0 1552 1528"/>
                                <a:gd name="T27" fmla="*/ 1552 h 48"/>
                                <a:gd name="T28" fmla="+- 0 5846 5799"/>
                                <a:gd name="T29" fmla="*/ T28 w 48"/>
                                <a:gd name="T30" fmla="+- 0 1565 1528"/>
                                <a:gd name="T31" fmla="*/ 1565 h 48"/>
                                <a:gd name="T32" fmla="+- 0 5836 5799"/>
                                <a:gd name="T33" fmla="*/ T32 w 48"/>
                                <a:gd name="T34" fmla="+- 0 1576 1528"/>
                                <a:gd name="T35" fmla="*/ 1576 h 48"/>
                                <a:gd name="T36" fmla="+- 0 5823 5799"/>
                                <a:gd name="T37" fmla="*/ T36 w 48"/>
                                <a:gd name="T38" fmla="+- 0 1576 1528"/>
                                <a:gd name="T39" fmla="*/ 1576 h 48"/>
                                <a:gd name="T40" fmla="+- 0 5810 5799"/>
                                <a:gd name="T41" fmla="*/ T40 w 48"/>
                                <a:gd name="T42" fmla="+- 0 1576 1528"/>
                                <a:gd name="T43" fmla="*/ 1576 h 48"/>
                                <a:gd name="T44" fmla="+- 0 5799 5799"/>
                                <a:gd name="T45" fmla="*/ T44 w 48"/>
                                <a:gd name="T46" fmla="+- 0 1565 1528"/>
                                <a:gd name="T47" fmla="*/ 1565 h 48"/>
                                <a:gd name="T48" fmla="+- 0 5799 5799"/>
                                <a:gd name="T49" fmla="*/ T48 w 48"/>
                                <a:gd name="T50" fmla="+- 0 1552 1528"/>
                                <a:gd name="T51" fmla="*/ 155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 name="docshape251"/>
                          <wps:cNvSpPr>
                            <a:spLocks/>
                          </wps:cNvSpPr>
                          <wps:spPr bwMode="auto">
                            <a:xfrm>
                              <a:off x="6095" y="1369"/>
                              <a:ext cx="48" cy="48"/>
                            </a:xfrm>
                            <a:custGeom>
                              <a:avLst/>
                              <a:gdLst>
                                <a:gd name="T0" fmla="+- 0 6132 6096"/>
                                <a:gd name="T1" fmla="*/ T0 w 48"/>
                                <a:gd name="T2" fmla="+- 0 1369 1369"/>
                                <a:gd name="T3" fmla="*/ 1369 h 48"/>
                                <a:gd name="T4" fmla="+- 0 6106 6096"/>
                                <a:gd name="T5" fmla="*/ T4 w 48"/>
                                <a:gd name="T6" fmla="+- 0 1369 1369"/>
                                <a:gd name="T7" fmla="*/ 1369 h 48"/>
                                <a:gd name="T8" fmla="+- 0 6096 6096"/>
                                <a:gd name="T9" fmla="*/ T8 w 48"/>
                                <a:gd name="T10" fmla="+- 0 1380 1369"/>
                                <a:gd name="T11" fmla="*/ 1380 h 48"/>
                                <a:gd name="T12" fmla="+- 0 6096 6096"/>
                                <a:gd name="T13" fmla="*/ T12 w 48"/>
                                <a:gd name="T14" fmla="+- 0 1393 1369"/>
                                <a:gd name="T15" fmla="*/ 1393 h 48"/>
                                <a:gd name="T16" fmla="+- 0 6096 6096"/>
                                <a:gd name="T17" fmla="*/ T16 w 48"/>
                                <a:gd name="T18" fmla="+- 0 1406 1369"/>
                                <a:gd name="T19" fmla="*/ 1406 h 48"/>
                                <a:gd name="T20" fmla="+- 0 6106 6096"/>
                                <a:gd name="T21" fmla="*/ T20 w 48"/>
                                <a:gd name="T22" fmla="+- 0 1417 1369"/>
                                <a:gd name="T23" fmla="*/ 1417 h 48"/>
                                <a:gd name="T24" fmla="+- 0 6132 6096"/>
                                <a:gd name="T25" fmla="*/ T24 w 48"/>
                                <a:gd name="T26" fmla="+- 0 1417 1369"/>
                                <a:gd name="T27" fmla="*/ 1417 h 48"/>
                                <a:gd name="T28" fmla="+- 0 6143 6096"/>
                                <a:gd name="T29" fmla="*/ T28 w 48"/>
                                <a:gd name="T30" fmla="+- 0 1406 1369"/>
                                <a:gd name="T31" fmla="*/ 1406 h 48"/>
                                <a:gd name="T32" fmla="+- 0 6143 6096"/>
                                <a:gd name="T33" fmla="*/ T32 w 48"/>
                                <a:gd name="T34" fmla="+- 0 1380 1369"/>
                                <a:gd name="T35" fmla="*/ 1380 h 48"/>
                                <a:gd name="T36" fmla="+- 0 6132 6096"/>
                                <a:gd name="T37" fmla="*/ T36 w 48"/>
                                <a:gd name="T38" fmla="+- 0 1369 1369"/>
                                <a:gd name="T39" fmla="*/ 136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docshape252"/>
                          <wps:cNvSpPr>
                            <a:spLocks/>
                          </wps:cNvSpPr>
                          <wps:spPr bwMode="auto">
                            <a:xfrm>
                              <a:off x="6095" y="1369"/>
                              <a:ext cx="48" cy="48"/>
                            </a:xfrm>
                            <a:custGeom>
                              <a:avLst/>
                              <a:gdLst>
                                <a:gd name="T0" fmla="+- 0 6096 6096"/>
                                <a:gd name="T1" fmla="*/ T0 w 48"/>
                                <a:gd name="T2" fmla="+- 0 1393 1369"/>
                                <a:gd name="T3" fmla="*/ 1393 h 48"/>
                                <a:gd name="T4" fmla="+- 0 6096 6096"/>
                                <a:gd name="T5" fmla="*/ T4 w 48"/>
                                <a:gd name="T6" fmla="+- 0 1380 1369"/>
                                <a:gd name="T7" fmla="*/ 1380 h 48"/>
                                <a:gd name="T8" fmla="+- 0 6106 6096"/>
                                <a:gd name="T9" fmla="*/ T8 w 48"/>
                                <a:gd name="T10" fmla="+- 0 1369 1369"/>
                                <a:gd name="T11" fmla="*/ 1369 h 48"/>
                                <a:gd name="T12" fmla="+- 0 6119 6096"/>
                                <a:gd name="T13" fmla="*/ T12 w 48"/>
                                <a:gd name="T14" fmla="+- 0 1369 1369"/>
                                <a:gd name="T15" fmla="*/ 1369 h 48"/>
                                <a:gd name="T16" fmla="+- 0 6132 6096"/>
                                <a:gd name="T17" fmla="*/ T16 w 48"/>
                                <a:gd name="T18" fmla="+- 0 1369 1369"/>
                                <a:gd name="T19" fmla="*/ 1369 h 48"/>
                                <a:gd name="T20" fmla="+- 0 6143 6096"/>
                                <a:gd name="T21" fmla="*/ T20 w 48"/>
                                <a:gd name="T22" fmla="+- 0 1380 1369"/>
                                <a:gd name="T23" fmla="*/ 1380 h 48"/>
                                <a:gd name="T24" fmla="+- 0 6143 6096"/>
                                <a:gd name="T25" fmla="*/ T24 w 48"/>
                                <a:gd name="T26" fmla="+- 0 1393 1369"/>
                                <a:gd name="T27" fmla="*/ 1393 h 48"/>
                                <a:gd name="T28" fmla="+- 0 6143 6096"/>
                                <a:gd name="T29" fmla="*/ T28 w 48"/>
                                <a:gd name="T30" fmla="+- 0 1406 1369"/>
                                <a:gd name="T31" fmla="*/ 1406 h 48"/>
                                <a:gd name="T32" fmla="+- 0 6132 6096"/>
                                <a:gd name="T33" fmla="*/ T32 w 48"/>
                                <a:gd name="T34" fmla="+- 0 1417 1369"/>
                                <a:gd name="T35" fmla="*/ 1417 h 48"/>
                                <a:gd name="T36" fmla="+- 0 6119 6096"/>
                                <a:gd name="T37" fmla="*/ T36 w 48"/>
                                <a:gd name="T38" fmla="+- 0 1417 1369"/>
                                <a:gd name="T39" fmla="*/ 1417 h 48"/>
                                <a:gd name="T40" fmla="+- 0 6106 6096"/>
                                <a:gd name="T41" fmla="*/ T40 w 48"/>
                                <a:gd name="T42" fmla="+- 0 1417 1369"/>
                                <a:gd name="T43" fmla="*/ 1417 h 48"/>
                                <a:gd name="T44" fmla="+- 0 6096 6096"/>
                                <a:gd name="T45" fmla="*/ T44 w 48"/>
                                <a:gd name="T46" fmla="+- 0 1406 1369"/>
                                <a:gd name="T47" fmla="*/ 1406 h 48"/>
                                <a:gd name="T48" fmla="+- 0 6096 6096"/>
                                <a:gd name="T49" fmla="*/ T48 w 48"/>
                                <a:gd name="T50" fmla="+- 0 1393 1369"/>
                                <a:gd name="T51" fmla="*/ 139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 name="docshape253"/>
                          <wps:cNvSpPr>
                            <a:spLocks/>
                          </wps:cNvSpPr>
                          <wps:spPr bwMode="auto">
                            <a:xfrm>
                              <a:off x="6392" y="1194"/>
                              <a:ext cx="48" cy="48"/>
                            </a:xfrm>
                            <a:custGeom>
                              <a:avLst/>
                              <a:gdLst>
                                <a:gd name="T0" fmla="+- 0 6429 6392"/>
                                <a:gd name="T1" fmla="*/ T0 w 48"/>
                                <a:gd name="T2" fmla="+- 0 1195 1195"/>
                                <a:gd name="T3" fmla="*/ 1195 h 48"/>
                                <a:gd name="T4" fmla="+- 0 6403 6392"/>
                                <a:gd name="T5" fmla="*/ T4 w 48"/>
                                <a:gd name="T6" fmla="+- 0 1195 1195"/>
                                <a:gd name="T7" fmla="*/ 1195 h 48"/>
                                <a:gd name="T8" fmla="+- 0 6392 6392"/>
                                <a:gd name="T9" fmla="*/ T8 w 48"/>
                                <a:gd name="T10" fmla="+- 0 1205 1195"/>
                                <a:gd name="T11" fmla="*/ 1205 h 48"/>
                                <a:gd name="T12" fmla="+- 0 6392 6392"/>
                                <a:gd name="T13" fmla="*/ T12 w 48"/>
                                <a:gd name="T14" fmla="+- 0 1218 1195"/>
                                <a:gd name="T15" fmla="*/ 1218 h 48"/>
                                <a:gd name="T16" fmla="+- 0 6392 6392"/>
                                <a:gd name="T17" fmla="*/ T16 w 48"/>
                                <a:gd name="T18" fmla="+- 0 1231 1195"/>
                                <a:gd name="T19" fmla="*/ 1231 h 48"/>
                                <a:gd name="T20" fmla="+- 0 6403 6392"/>
                                <a:gd name="T21" fmla="*/ T20 w 48"/>
                                <a:gd name="T22" fmla="+- 0 1242 1195"/>
                                <a:gd name="T23" fmla="*/ 1242 h 48"/>
                                <a:gd name="T24" fmla="+- 0 6429 6392"/>
                                <a:gd name="T25" fmla="*/ T24 w 48"/>
                                <a:gd name="T26" fmla="+- 0 1242 1195"/>
                                <a:gd name="T27" fmla="*/ 1242 h 48"/>
                                <a:gd name="T28" fmla="+- 0 6440 6392"/>
                                <a:gd name="T29" fmla="*/ T28 w 48"/>
                                <a:gd name="T30" fmla="+- 0 1231 1195"/>
                                <a:gd name="T31" fmla="*/ 1231 h 48"/>
                                <a:gd name="T32" fmla="+- 0 6440 6392"/>
                                <a:gd name="T33" fmla="*/ T32 w 48"/>
                                <a:gd name="T34" fmla="+- 0 1205 1195"/>
                                <a:gd name="T35" fmla="*/ 1205 h 48"/>
                                <a:gd name="T36" fmla="+- 0 6429 6392"/>
                                <a:gd name="T37" fmla="*/ T36 w 48"/>
                                <a:gd name="T38" fmla="+- 0 1195 1195"/>
                                <a:gd name="T39" fmla="*/ 119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3"/>
                                  </a:lnTo>
                                  <a:lnTo>
                                    <a:pt x="0" y="36"/>
                                  </a:lnTo>
                                  <a:lnTo>
                                    <a:pt x="11" y="47"/>
                                  </a:lnTo>
                                  <a:lnTo>
                                    <a:pt x="37" y="47"/>
                                  </a:lnTo>
                                  <a:lnTo>
                                    <a:pt x="48" y="36"/>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docshape254"/>
                          <wps:cNvSpPr>
                            <a:spLocks/>
                          </wps:cNvSpPr>
                          <wps:spPr bwMode="auto">
                            <a:xfrm>
                              <a:off x="6392" y="1194"/>
                              <a:ext cx="48" cy="48"/>
                            </a:xfrm>
                            <a:custGeom>
                              <a:avLst/>
                              <a:gdLst>
                                <a:gd name="T0" fmla="+- 0 6392 6392"/>
                                <a:gd name="T1" fmla="*/ T0 w 48"/>
                                <a:gd name="T2" fmla="+- 0 1218 1195"/>
                                <a:gd name="T3" fmla="*/ 1218 h 48"/>
                                <a:gd name="T4" fmla="+- 0 6392 6392"/>
                                <a:gd name="T5" fmla="*/ T4 w 48"/>
                                <a:gd name="T6" fmla="+- 0 1205 1195"/>
                                <a:gd name="T7" fmla="*/ 1205 h 48"/>
                                <a:gd name="T8" fmla="+- 0 6403 6392"/>
                                <a:gd name="T9" fmla="*/ T8 w 48"/>
                                <a:gd name="T10" fmla="+- 0 1195 1195"/>
                                <a:gd name="T11" fmla="*/ 1195 h 48"/>
                                <a:gd name="T12" fmla="+- 0 6416 6392"/>
                                <a:gd name="T13" fmla="*/ T12 w 48"/>
                                <a:gd name="T14" fmla="+- 0 1195 1195"/>
                                <a:gd name="T15" fmla="*/ 1195 h 48"/>
                                <a:gd name="T16" fmla="+- 0 6429 6392"/>
                                <a:gd name="T17" fmla="*/ T16 w 48"/>
                                <a:gd name="T18" fmla="+- 0 1195 1195"/>
                                <a:gd name="T19" fmla="*/ 1195 h 48"/>
                                <a:gd name="T20" fmla="+- 0 6440 6392"/>
                                <a:gd name="T21" fmla="*/ T20 w 48"/>
                                <a:gd name="T22" fmla="+- 0 1205 1195"/>
                                <a:gd name="T23" fmla="*/ 1205 h 48"/>
                                <a:gd name="T24" fmla="+- 0 6440 6392"/>
                                <a:gd name="T25" fmla="*/ T24 w 48"/>
                                <a:gd name="T26" fmla="+- 0 1218 1195"/>
                                <a:gd name="T27" fmla="*/ 1218 h 48"/>
                                <a:gd name="T28" fmla="+- 0 6440 6392"/>
                                <a:gd name="T29" fmla="*/ T28 w 48"/>
                                <a:gd name="T30" fmla="+- 0 1231 1195"/>
                                <a:gd name="T31" fmla="*/ 1231 h 48"/>
                                <a:gd name="T32" fmla="+- 0 6429 6392"/>
                                <a:gd name="T33" fmla="*/ T32 w 48"/>
                                <a:gd name="T34" fmla="+- 0 1242 1195"/>
                                <a:gd name="T35" fmla="*/ 1242 h 48"/>
                                <a:gd name="T36" fmla="+- 0 6416 6392"/>
                                <a:gd name="T37" fmla="*/ T36 w 48"/>
                                <a:gd name="T38" fmla="+- 0 1242 1195"/>
                                <a:gd name="T39" fmla="*/ 1242 h 48"/>
                                <a:gd name="T40" fmla="+- 0 6403 6392"/>
                                <a:gd name="T41" fmla="*/ T40 w 48"/>
                                <a:gd name="T42" fmla="+- 0 1242 1195"/>
                                <a:gd name="T43" fmla="*/ 1242 h 48"/>
                                <a:gd name="T44" fmla="+- 0 6392 6392"/>
                                <a:gd name="T45" fmla="*/ T44 w 48"/>
                                <a:gd name="T46" fmla="+- 0 1231 1195"/>
                                <a:gd name="T47" fmla="*/ 1231 h 48"/>
                                <a:gd name="T48" fmla="+- 0 6392 6392"/>
                                <a:gd name="T49" fmla="*/ T48 w 48"/>
                                <a:gd name="T50" fmla="+- 0 1218 1195"/>
                                <a:gd name="T51" fmla="*/ 121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3"/>
                                  </a:moveTo>
                                  <a:lnTo>
                                    <a:pt x="0" y="10"/>
                                  </a:lnTo>
                                  <a:lnTo>
                                    <a:pt x="11" y="0"/>
                                  </a:lnTo>
                                  <a:lnTo>
                                    <a:pt x="24" y="0"/>
                                  </a:lnTo>
                                  <a:lnTo>
                                    <a:pt x="37" y="0"/>
                                  </a:lnTo>
                                  <a:lnTo>
                                    <a:pt x="48" y="10"/>
                                  </a:lnTo>
                                  <a:lnTo>
                                    <a:pt x="48" y="23"/>
                                  </a:lnTo>
                                  <a:lnTo>
                                    <a:pt x="48" y="36"/>
                                  </a:lnTo>
                                  <a:lnTo>
                                    <a:pt x="37" y="47"/>
                                  </a:lnTo>
                                  <a:lnTo>
                                    <a:pt x="24" y="47"/>
                                  </a:lnTo>
                                  <a:lnTo>
                                    <a:pt x="11" y="47"/>
                                  </a:lnTo>
                                  <a:lnTo>
                                    <a:pt x="0" y="36"/>
                                  </a:lnTo>
                                  <a:lnTo>
                                    <a:pt x="0" y="23"/>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docshape255"/>
                          <wps:cNvSpPr>
                            <a:spLocks/>
                          </wps:cNvSpPr>
                          <wps:spPr bwMode="auto">
                            <a:xfrm>
                              <a:off x="6688" y="854"/>
                              <a:ext cx="48" cy="48"/>
                            </a:xfrm>
                            <a:custGeom>
                              <a:avLst/>
                              <a:gdLst>
                                <a:gd name="T0" fmla="+- 0 6726 6689"/>
                                <a:gd name="T1" fmla="*/ T0 w 48"/>
                                <a:gd name="T2" fmla="+- 0 855 855"/>
                                <a:gd name="T3" fmla="*/ 855 h 48"/>
                                <a:gd name="T4" fmla="+- 0 6699 6689"/>
                                <a:gd name="T5" fmla="*/ T4 w 48"/>
                                <a:gd name="T6" fmla="+- 0 855 855"/>
                                <a:gd name="T7" fmla="*/ 855 h 48"/>
                                <a:gd name="T8" fmla="+- 0 6689 6689"/>
                                <a:gd name="T9" fmla="*/ T8 w 48"/>
                                <a:gd name="T10" fmla="+- 0 865 855"/>
                                <a:gd name="T11" fmla="*/ 865 h 48"/>
                                <a:gd name="T12" fmla="+- 0 6689 6689"/>
                                <a:gd name="T13" fmla="*/ T12 w 48"/>
                                <a:gd name="T14" fmla="+- 0 879 855"/>
                                <a:gd name="T15" fmla="*/ 879 h 48"/>
                                <a:gd name="T16" fmla="+- 0 6689 6689"/>
                                <a:gd name="T17" fmla="*/ T16 w 48"/>
                                <a:gd name="T18" fmla="+- 0 892 855"/>
                                <a:gd name="T19" fmla="*/ 892 h 48"/>
                                <a:gd name="T20" fmla="+- 0 6699 6689"/>
                                <a:gd name="T21" fmla="*/ T20 w 48"/>
                                <a:gd name="T22" fmla="+- 0 902 855"/>
                                <a:gd name="T23" fmla="*/ 902 h 48"/>
                                <a:gd name="T24" fmla="+- 0 6726 6689"/>
                                <a:gd name="T25" fmla="*/ T24 w 48"/>
                                <a:gd name="T26" fmla="+- 0 902 855"/>
                                <a:gd name="T27" fmla="*/ 902 h 48"/>
                                <a:gd name="T28" fmla="+- 0 6736 6689"/>
                                <a:gd name="T29" fmla="*/ T28 w 48"/>
                                <a:gd name="T30" fmla="+- 0 892 855"/>
                                <a:gd name="T31" fmla="*/ 892 h 48"/>
                                <a:gd name="T32" fmla="+- 0 6736 6689"/>
                                <a:gd name="T33" fmla="*/ T32 w 48"/>
                                <a:gd name="T34" fmla="+- 0 865 855"/>
                                <a:gd name="T35" fmla="*/ 865 h 48"/>
                                <a:gd name="T36" fmla="+- 0 6726 6689"/>
                                <a:gd name="T37" fmla="*/ T36 w 48"/>
                                <a:gd name="T38" fmla="+- 0 855 855"/>
                                <a:gd name="T39" fmla="*/ 8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0" y="0"/>
                                  </a:lnTo>
                                  <a:lnTo>
                                    <a:pt x="0" y="10"/>
                                  </a:lnTo>
                                  <a:lnTo>
                                    <a:pt x="0" y="24"/>
                                  </a:lnTo>
                                  <a:lnTo>
                                    <a:pt x="0" y="37"/>
                                  </a:lnTo>
                                  <a:lnTo>
                                    <a:pt x="10" y="47"/>
                                  </a:lnTo>
                                  <a:lnTo>
                                    <a:pt x="37" y="47"/>
                                  </a:lnTo>
                                  <a:lnTo>
                                    <a:pt x="47" y="37"/>
                                  </a:lnTo>
                                  <a:lnTo>
                                    <a:pt x="47"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docshape256"/>
                          <wps:cNvSpPr>
                            <a:spLocks/>
                          </wps:cNvSpPr>
                          <wps:spPr bwMode="auto">
                            <a:xfrm>
                              <a:off x="6688" y="854"/>
                              <a:ext cx="48" cy="48"/>
                            </a:xfrm>
                            <a:custGeom>
                              <a:avLst/>
                              <a:gdLst>
                                <a:gd name="T0" fmla="+- 0 6689 6689"/>
                                <a:gd name="T1" fmla="*/ T0 w 48"/>
                                <a:gd name="T2" fmla="+- 0 879 855"/>
                                <a:gd name="T3" fmla="*/ 879 h 48"/>
                                <a:gd name="T4" fmla="+- 0 6689 6689"/>
                                <a:gd name="T5" fmla="*/ T4 w 48"/>
                                <a:gd name="T6" fmla="+- 0 865 855"/>
                                <a:gd name="T7" fmla="*/ 865 h 48"/>
                                <a:gd name="T8" fmla="+- 0 6699 6689"/>
                                <a:gd name="T9" fmla="*/ T8 w 48"/>
                                <a:gd name="T10" fmla="+- 0 855 855"/>
                                <a:gd name="T11" fmla="*/ 855 h 48"/>
                                <a:gd name="T12" fmla="+- 0 6713 6689"/>
                                <a:gd name="T13" fmla="*/ T12 w 48"/>
                                <a:gd name="T14" fmla="+- 0 855 855"/>
                                <a:gd name="T15" fmla="*/ 855 h 48"/>
                                <a:gd name="T16" fmla="+- 0 6726 6689"/>
                                <a:gd name="T17" fmla="*/ T16 w 48"/>
                                <a:gd name="T18" fmla="+- 0 855 855"/>
                                <a:gd name="T19" fmla="*/ 855 h 48"/>
                                <a:gd name="T20" fmla="+- 0 6736 6689"/>
                                <a:gd name="T21" fmla="*/ T20 w 48"/>
                                <a:gd name="T22" fmla="+- 0 865 855"/>
                                <a:gd name="T23" fmla="*/ 865 h 48"/>
                                <a:gd name="T24" fmla="+- 0 6736 6689"/>
                                <a:gd name="T25" fmla="*/ T24 w 48"/>
                                <a:gd name="T26" fmla="+- 0 879 855"/>
                                <a:gd name="T27" fmla="*/ 879 h 48"/>
                                <a:gd name="T28" fmla="+- 0 6736 6689"/>
                                <a:gd name="T29" fmla="*/ T28 w 48"/>
                                <a:gd name="T30" fmla="+- 0 892 855"/>
                                <a:gd name="T31" fmla="*/ 892 h 48"/>
                                <a:gd name="T32" fmla="+- 0 6726 6689"/>
                                <a:gd name="T33" fmla="*/ T32 w 48"/>
                                <a:gd name="T34" fmla="+- 0 902 855"/>
                                <a:gd name="T35" fmla="*/ 902 h 48"/>
                                <a:gd name="T36" fmla="+- 0 6713 6689"/>
                                <a:gd name="T37" fmla="*/ T36 w 48"/>
                                <a:gd name="T38" fmla="+- 0 902 855"/>
                                <a:gd name="T39" fmla="*/ 902 h 48"/>
                                <a:gd name="T40" fmla="+- 0 6699 6689"/>
                                <a:gd name="T41" fmla="*/ T40 w 48"/>
                                <a:gd name="T42" fmla="+- 0 902 855"/>
                                <a:gd name="T43" fmla="*/ 902 h 48"/>
                                <a:gd name="T44" fmla="+- 0 6689 6689"/>
                                <a:gd name="T45" fmla="*/ T44 w 48"/>
                                <a:gd name="T46" fmla="+- 0 892 855"/>
                                <a:gd name="T47" fmla="*/ 892 h 48"/>
                                <a:gd name="T48" fmla="+- 0 6689 6689"/>
                                <a:gd name="T49" fmla="*/ T48 w 48"/>
                                <a:gd name="T50" fmla="+- 0 879 855"/>
                                <a:gd name="T51" fmla="*/ 8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0" y="0"/>
                                  </a:lnTo>
                                  <a:lnTo>
                                    <a:pt x="24" y="0"/>
                                  </a:lnTo>
                                  <a:lnTo>
                                    <a:pt x="37" y="0"/>
                                  </a:lnTo>
                                  <a:lnTo>
                                    <a:pt x="47" y="10"/>
                                  </a:lnTo>
                                  <a:lnTo>
                                    <a:pt x="47" y="24"/>
                                  </a:lnTo>
                                  <a:lnTo>
                                    <a:pt x="47" y="37"/>
                                  </a:lnTo>
                                  <a:lnTo>
                                    <a:pt x="37" y="47"/>
                                  </a:lnTo>
                                  <a:lnTo>
                                    <a:pt x="24"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 name="docshape257"/>
                          <wps:cNvSpPr>
                            <a:spLocks/>
                          </wps:cNvSpPr>
                          <wps:spPr bwMode="auto">
                            <a:xfrm>
                              <a:off x="6985" y="613"/>
                              <a:ext cx="48" cy="48"/>
                            </a:xfrm>
                            <a:custGeom>
                              <a:avLst/>
                              <a:gdLst>
                                <a:gd name="T0" fmla="+- 0 7022 6985"/>
                                <a:gd name="T1" fmla="*/ T0 w 48"/>
                                <a:gd name="T2" fmla="+- 0 613 613"/>
                                <a:gd name="T3" fmla="*/ 613 h 48"/>
                                <a:gd name="T4" fmla="+- 0 6996 6985"/>
                                <a:gd name="T5" fmla="*/ T4 w 48"/>
                                <a:gd name="T6" fmla="+- 0 613 613"/>
                                <a:gd name="T7" fmla="*/ 613 h 48"/>
                                <a:gd name="T8" fmla="+- 0 6985 6985"/>
                                <a:gd name="T9" fmla="*/ T8 w 48"/>
                                <a:gd name="T10" fmla="+- 0 624 613"/>
                                <a:gd name="T11" fmla="*/ 624 h 48"/>
                                <a:gd name="T12" fmla="+- 0 6985 6985"/>
                                <a:gd name="T13" fmla="*/ T12 w 48"/>
                                <a:gd name="T14" fmla="+- 0 637 613"/>
                                <a:gd name="T15" fmla="*/ 637 h 48"/>
                                <a:gd name="T16" fmla="+- 0 6985 6985"/>
                                <a:gd name="T17" fmla="*/ T16 w 48"/>
                                <a:gd name="T18" fmla="+- 0 650 613"/>
                                <a:gd name="T19" fmla="*/ 650 h 48"/>
                                <a:gd name="T20" fmla="+- 0 6996 6985"/>
                                <a:gd name="T21" fmla="*/ T20 w 48"/>
                                <a:gd name="T22" fmla="+- 0 660 613"/>
                                <a:gd name="T23" fmla="*/ 660 h 48"/>
                                <a:gd name="T24" fmla="+- 0 7022 6985"/>
                                <a:gd name="T25" fmla="*/ T24 w 48"/>
                                <a:gd name="T26" fmla="+- 0 660 613"/>
                                <a:gd name="T27" fmla="*/ 660 h 48"/>
                                <a:gd name="T28" fmla="+- 0 7033 6985"/>
                                <a:gd name="T29" fmla="*/ T28 w 48"/>
                                <a:gd name="T30" fmla="+- 0 650 613"/>
                                <a:gd name="T31" fmla="*/ 650 h 48"/>
                                <a:gd name="T32" fmla="+- 0 7033 6985"/>
                                <a:gd name="T33" fmla="*/ T32 w 48"/>
                                <a:gd name="T34" fmla="+- 0 624 613"/>
                                <a:gd name="T35" fmla="*/ 624 h 48"/>
                                <a:gd name="T36" fmla="+- 0 7022 6985"/>
                                <a:gd name="T37" fmla="*/ T36 w 48"/>
                                <a:gd name="T38" fmla="+- 0 613 613"/>
                                <a:gd name="T39" fmla="*/ 613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docshape258"/>
                          <wps:cNvSpPr>
                            <a:spLocks/>
                          </wps:cNvSpPr>
                          <wps:spPr bwMode="auto">
                            <a:xfrm>
                              <a:off x="6985" y="613"/>
                              <a:ext cx="48" cy="48"/>
                            </a:xfrm>
                            <a:custGeom>
                              <a:avLst/>
                              <a:gdLst>
                                <a:gd name="T0" fmla="+- 0 6985 6985"/>
                                <a:gd name="T1" fmla="*/ T0 w 48"/>
                                <a:gd name="T2" fmla="+- 0 637 613"/>
                                <a:gd name="T3" fmla="*/ 637 h 48"/>
                                <a:gd name="T4" fmla="+- 0 6985 6985"/>
                                <a:gd name="T5" fmla="*/ T4 w 48"/>
                                <a:gd name="T6" fmla="+- 0 624 613"/>
                                <a:gd name="T7" fmla="*/ 624 h 48"/>
                                <a:gd name="T8" fmla="+- 0 6996 6985"/>
                                <a:gd name="T9" fmla="*/ T8 w 48"/>
                                <a:gd name="T10" fmla="+- 0 613 613"/>
                                <a:gd name="T11" fmla="*/ 613 h 48"/>
                                <a:gd name="T12" fmla="+- 0 7009 6985"/>
                                <a:gd name="T13" fmla="*/ T12 w 48"/>
                                <a:gd name="T14" fmla="+- 0 613 613"/>
                                <a:gd name="T15" fmla="*/ 613 h 48"/>
                                <a:gd name="T16" fmla="+- 0 7022 6985"/>
                                <a:gd name="T17" fmla="*/ T16 w 48"/>
                                <a:gd name="T18" fmla="+- 0 613 613"/>
                                <a:gd name="T19" fmla="*/ 613 h 48"/>
                                <a:gd name="T20" fmla="+- 0 7033 6985"/>
                                <a:gd name="T21" fmla="*/ T20 w 48"/>
                                <a:gd name="T22" fmla="+- 0 624 613"/>
                                <a:gd name="T23" fmla="*/ 624 h 48"/>
                                <a:gd name="T24" fmla="+- 0 7033 6985"/>
                                <a:gd name="T25" fmla="*/ T24 w 48"/>
                                <a:gd name="T26" fmla="+- 0 637 613"/>
                                <a:gd name="T27" fmla="*/ 637 h 48"/>
                                <a:gd name="T28" fmla="+- 0 7033 6985"/>
                                <a:gd name="T29" fmla="*/ T28 w 48"/>
                                <a:gd name="T30" fmla="+- 0 650 613"/>
                                <a:gd name="T31" fmla="*/ 650 h 48"/>
                                <a:gd name="T32" fmla="+- 0 7022 6985"/>
                                <a:gd name="T33" fmla="*/ T32 w 48"/>
                                <a:gd name="T34" fmla="+- 0 660 613"/>
                                <a:gd name="T35" fmla="*/ 660 h 48"/>
                                <a:gd name="T36" fmla="+- 0 7009 6985"/>
                                <a:gd name="T37" fmla="*/ T36 w 48"/>
                                <a:gd name="T38" fmla="+- 0 660 613"/>
                                <a:gd name="T39" fmla="*/ 660 h 48"/>
                                <a:gd name="T40" fmla="+- 0 6996 6985"/>
                                <a:gd name="T41" fmla="*/ T40 w 48"/>
                                <a:gd name="T42" fmla="+- 0 660 613"/>
                                <a:gd name="T43" fmla="*/ 660 h 48"/>
                                <a:gd name="T44" fmla="+- 0 6985 6985"/>
                                <a:gd name="T45" fmla="*/ T44 w 48"/>
                                <a:gd name="T46" fmla="+- 0 650 613"/>
                                <a:gd name="T47" fmla="*/ 650 h 48"/>
                                <a:gd name="T48" fmla="+- 0 6985 6985"/>
                                <a:gd name="T49" fmla="*/ T48 w 48"/>
                                <a:gd name="T50" fmla="+- 0 637 613"/>
                                <a:gd name="T51" fmla="*/ 6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docshape259"/>
                          <wps:cNvSpPr>
                            <a:spLocks/>
                          </wps:cNvSpPr>
                          <wps:spPr bwMode="auto">
                            <a:xfrm>
                              <a:off x="5785" y="1436"/>
                              <a:ext cx="1261" cy="238"/>
                            </a:xfrm>
                            <a:custGeom>
                              <a:avLst/>
                              <a:gdLst>
                                <a:gd name="T0" fmla="+- 0 5786 5786"/>
                                <a:gd name="T1" fmla="*/ T0 w 1261"/>
                                <a:gd name="T2" fmla="+- 0 1664 1437"/>
                                <a:gd name="T3" fmla="*/ 1664 h 238"/>
                                <a:gd name="T4" fmla="+- 0 5860 5786"/>
                                <a:gd name="T5" fmla="*/ T4 w 1261"/>
                                <a:gd name="T6" fmla="+- 0 1664 1437"/>
                                <a:gd name="T7" fmla="*/ 1664 h 238"/>
                                <a:gd name="T8" fmla="+- 0 5823 5786"/>
                                <a:gd name="T9" fmla="*/ T8 w 1261"/>
                                <a:gd name="T10" fmla="+- 0 1664 1437"/>
                                <a:gd name="T11" fmla="*/ 1664 h 238"/>
                                <a:gd name="T12" fmla="+- 0 5823 5786"/>
                                <a:gd name="T13" fmla="*/ T12 w 1261"/>
                                <a:gd name="T14" fmla="+- 0 1675 1437"/>
                                <a:gd name="T15" fmla="*/ 1675 h 238"/>
                                <a:gd name="T16" fmla="+- 0 5786 5786"/>
                                <a:gd name="T17" fmla="*/ T16 w 1261"/>
                                <a:gd name="T18" fmla="+- 0 1675 1437"/>
                                <a:gd name="T19" fmla="*/ 1675 h 238"/>
                                <a:gd name="T20" fmla="+- 0 5860 5786"/>
                                <a:gd name="T21" fmla="*/ T20 w 1261"/>
                                <a:gd name="T22" fmla="+- 0 1675 1437"/>
                                <a:gd name="T23" fmla="*/ 1675 h 238"/>
                                <a:gd name="T24" fmla="+- 0 6082 5786"/>
                                <a:gd name="T25" fmla="*/ T24 w 1261"/>
                                <a:gd name="T26" fmla="+- 0 1625 1437"/>
                                <a:gd name="T27" fmla="*/ 1625 h 238"/>
                                <a:gd name="T28" fmla="+- 0 6156 5786"/>
                                <a:gd name="T29" fmla="*/ T28 w 1261"/>
                                <a:gd name="T30" fmla="+- 0 1625 1437"/>
                                <a:gd name="T31" fmla="*/ 1625 h 238"/>
                                <a:gd name="T32" fmla="+- 0 6119 5786"/>
                                <a:gd name="T33" fmla="*/ T32 w 1261"/>
                                <a:gd name="T34" fmla="+- 0 1625 1437"/>
                                <a:gd name="T35" fmla="*/ 1625 h 238"/>
                                <a:gd name="T36" fmla="+- 0 6119 5786"/>
                                <a:gd name="T37" fmla="*/ T36 w 1261"/>
                                <a:gd name="T38" fmla="+- 0 1640 1437"/>
                                <a:gd name="T39" fmla="*/ 1640 h 238"/>
                                <a:gd name="T40" fmla="+- 0 6082 5786"/>
                                <a:gd name="T41" fmla="*/ T40 w 1261"/>
                                <a:gd name="T42" fmla="+- 0 1640 1437"/>
                                <a:gd name="T43" fmla="*/ 1640 h 238"/>
                                <a:gd name="T44" fmla="+- 0 6156 5786"/>
                                <a:gd name="T45" fmla="*/ T44 w 1261"/>
                                <a:gd name="T46" fmla="+- 0 1640 1437"/>
                                <a:gd name="T47" fmla="*/ 1640 h 238"/>
                                <a:gd name="T48" fmla="+- 0 6379 5786"/>
                                <a:gd name="T49" fmla="*/ T48 w 1261"/>
                                <a:gd name="T50" fmla="+- 0 1592 1437"/>
                                <a:gd name="T51" fmla="*/ 1592 h 238"/>
                                <a:gd name="T52" fmla="+- 0 6453 5786"/>
                                <a:gd name="T53" fmla="*/ T52 w 1261"/>
                                <a:gd name="T54" fmla="+- 0 1592 1437"/>
                                <a:gd name="T55" fmla="*/ 1592 h 238"/>
                                <a:gd name="T56" fmla="+- 0 6416 5786"/>
                                <a:gd name="T57" fmla="*/ T56 w 1261"/>
                                <a:gd name="T58" fmla="+- 0 1592 1437"/>
                                <a:gd name="T59" fmla="*/ 1592 h 238"/>
                                <a:gd name="T60" fmla="+- 0 6416 5786"/>
                                <a:gd name="T61" fmla="*/ T60 w 1261"/>
                                <a:gd name="T62" fmla="+- 0 1608 1437"/>
                                <a:gd name="T63" fmla="*/ 1608 h 238"/>
                                <a:gd name="T64" fmla="+- 0 6379 5786"/>
                                <a:gd name="T65" fmla="*/ T64 w 1261"/>
                                <a:gd name="T66" fmla="+- 0 1608 1437"/>
                                <a:gd name="T67" fmla="*/ 1608 h 238"/>
                                <a:gd name="T68" fmla="+- 0 6453 5786"/>
                                <a:gd name="T69" fmla="*/ T68 w 1261"/>
                                <a:gd name="T70" fmla="+- 0 1608 1437"/>
                                <a:gd name="T71" fmla="*/ 1608 h 238"/>
                                <a:gd name="T72" fmla="+- 0 6675 5786"/>
                                <a:gd name="T73" fmla="*/ T72 w 1261"/>
                                <a:gd name="T74" fmla="+- 0 1533 1437"/>
                                <a:gd name="T75" fmla="*/ 1533 h 238"/>
                                <a:gd name="T76" fmla="+- 0 6750 5786"/>
                                <a:gd name="T77" fmla="*/ T76 w 1261"/>
                                <a:gd name="T78" fmla="+- 0 1533 1437"/>
                                <a:gd name="T79" fmla="*/ 1533 h 238"/>
                                <a:gd name="T80" fmla="+- 0 6713 5786"/>
                                <a:gd name="T81" fmla="*/ T80 w 1261"/>
                                <a:gd name="T82" fmla="+- 0 1533 1437"/>
                                <a:gd name="T83" fmla="*/ 1533 h 238"/>
                                <a:gd name="T84" fmla="+- 0 6713 5786"/>
                                <a:gd name="T85" fmla="*/ T84 w 1261"/>
                                <a:gd name="T86" fmla="+- 0 1552 1437"/>
                                <a:gd name="T87" fmla="*/ 1552 h 238"/>
                                <a:gd name="T88" fmla="+- 0 6675 5786"/>
                                <a:gd name="T89" fmla="*/ T88 w 1261"/>
                                <a:gd name="T90" fmla="+- 0 1552 1437"/>
                                <a:gd name="T91" fmla="*/ 1552 h 238"/>
                                <a:gd name="T92" fmla="+- 0 6750 5786"/>
                                <a:gd name="T93" fmla="*/ T92 w 1261"/>
                                <a:gd name="T94" fmla="+- 0 1552 1437"/>
                                <a:gd name="T95" fmla="*/ 1552 h 238"/>
                                <a:gd name="T96" fmla="+- 0 6972 5786"/>
                                <a:gd name="T97" fmla="*/ T96 w 1261"/>
                                <a:gd name="T98" fmla="+- 0 1437 1437"/>
                                <a:gd name="T99" fmla="*/ 1437 h 238"/>
                                <a:gd name="T100" fmla="+- 0 7046 5786"/>
                                <a:gd name="T101" fmla="*/ T100 w 1261"/>
                                <a:gd name="T102" fmla="+- 0 1437 1437"/>
                                <a:gd name="T103" fmla="*/ 1437 h 238"/>
                                <a:gd name="T104" fmla="+- 0 7009 5786"/>
                                <a:gd name="T105" fmla="*/ T104 w 1261"/>
                                <a:gd name="T106" fmla="+- 0 1437 1437"/>
                                <a:gd name="T107" fmla="*/ 1437 h 238"/>
                                <a:gd name="T108" fmla="+- 0 7009 5786"/>
                                <a:gd name="T109" fmla="*/ T108 w 1261"/>
                                <a:gd name="T110" fmla="+- 0 1456 1437"/>
                                <a:gd name="T111" fmla="*/ 1456 h 238"/>
                                <a:gd name="T112" fmla="+- 0 6972 5786"/>
                                <a:gd name="T113" fmla="*/ T112 w 1261"/>
                                <a:gd name="T114" fmla="+- 0 1456 1437"/>
                                <a:gd name="T115" fmla="*/ 1456 h 238"/>
                                <a:gd name="T116" fmla="+- 0 7046 5786"/>
                                <a:gd name="T117" fmla="*/ T116 w 1261"/>
                                <a:gd name="T118" fmla="+- 0 1456 1437"/>
                                <a:gd name="T119" fmla="*/ 1456 h 23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238">
                                  <a:moveTo>
                                    <a:pt x="0" y="227"/>
                                  </a:moveTo>
                                  <a:lnTo>
                                    <a:pt x="74" y="227"/>
                                  </a:lnTo>
                                  <a:moveTo>
                                    <a:pt x="37" y="227"/>
                                  </a:moveTo>
                                  <a:lnTo>
                                    <a:pt x="37" y="238"/>
                                  </a:lnTo>
                                  <a:moveTo>
                                    <a:pt x="0" y="238"/>
                                  </a:moveTo>
                                  <a:lnTo>
                                    <a:pt x="74" y="238"/>
                                  </a:lnTo>
                                  <a:moveTo>
                                    <a:pt x="296" y="188"/>
                                  </a:moveTo>
                                  <a:lnTo>
                                    <a:pt x="370" y="188"/>
                                  </a:lnTo>
                                  <a:moveTo>
                                    <a:pt x="333" y="188"/>
                                  </a:moveTo>
                                  <a:lnTo>
                                    <a:pt x="333" y="203"/>
                                  </a:lnTo>
                                  <a:moveTo>
                                    <a:pt x="296" y="203"/>
                                  </a:moveTo>
                                  <a:lnTo>
                                    <a:pt x="370" y="203"/>
                                  </a:lnTo>
                                  <a:moveTo>
                                    <a:pt x="593" y="155"/>
                                  </a:moveTo>
                                  <a:lnTo>
                                    <a:pt x="667" y="155"/>
                                  </a:lnTo>
                                  <a:moveTo>
                                    <a:pt x="630" y="155"/>
                                  </a:moveTo>
                                  <a:lnTo>
                                    <a:pt x="630" y="171"/>
                                  </a:lnTo>
                                  <a:moveTo>
                                    <a:pt x="593" y="171"/>
                                  </a:moveTo>
                                  <a:lnTo>
                                    <a:pt x="667" y="171"/>
                                  </a:lnTo>
                                  <a:moveTo>
                                    <a:pt x="889" y="96"/>
                                  </a:moveTo>
                                  <a:lnTo>
                                    <a:pt x="964" y="96"/>
                                  </a:lnTo>
                                  <a:moveTo>
                                    <a:pt x="927" y="96"/>
                                  </a:moveTo>
                                  <a:lnTo>
                                    <a:pt x="927" y="115"/>
                                  </a:lnTo>
                                  <a:moveTo>
                                    <a:pt x="889" y="115"/>
                                  </a:moveTo>
                                  <a:lnTo>
                                    <a:pt x="964" y="115"/>
                                  </a:lnTo>
                                  <a:moveTo>
                                    <a:pt x="1186" y="0"/>
                                  </a:moveTo>
                                  <a:lnTo>
                                    <a:pt x="1260" y="0"/>
                                  </a:lnTo>
                                  <a:moveTo>
                                    <a:pt x="1223" y="0"/>
                                  </a:moveTo>
                                  <a:lnTo>
                                    <a:pt x="1223" y="19"/>
                                  </a:lnTo>
                                  <a:moveTo>
                                    <a:pt x="1186" y="19"/>
                                  </a:moveTo>
                                  <a:lnTo>
                                    <a:pt x="1260" y="19"/>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4" name="docshape260"/>
                          <wps:cNvSpPr>
                            <a:spLocks/>
                          </wps:cNvSpPr>
                          <wps:spPr bwMode="auto">
                            <a:xfrm>
                              <a:off x="5785" y="609"/>
                              <a:ext cx="1261" cy="955"/>
                            </a:xfrm>
                            <a:custGeom>
                              <a:avLst/>
                              <a:gdLst>
                                <a:gd name="T0" fmla="+- 0 5786 5786"/>
                                <a:gd name="T1" fmla="*/ T0 w 1261"/>
                                <a:gd name="T2" fmla="+- 0 1540 610"/>
                                <a:gd name="T3" fmla="*/ 1540 h 955"/>
                                <a:gd name="T4" fmla="+- 0 5860 5786"/>
                                <a:gd name="T5" fmla="*/ T4 w 1261"/>
                                <a:gd name="T6" fmla="+- 0 1540 610"/>
                                <a:gd name="T7" fmla="*/ 1540 h 955"/>
                                <a:gd name="T8" fmla="+- 0 5823 5786"/>
                                <a:gd name="T9" fmla="*/ T8 w 1261"/>
                                <a:gd name="T10" fmla="+- 0 1540 610"/>
                                <a:gd name="T11" fmla="*/ 1540 h 955"/>
                                <a:gd name="T12" fmla="+- 0 5823 5786"/>
                                <a:gd name="T13" fmla="*/ T12 w 1261"/>
                                <a:gd name="T14" fmla="+- 0 1565 610"/>
                                <a:gd name="T15" fmla="*/ 1565 h 955"/>
                                <a:gd name="T16" fmla="+- 0 5786 5786"/>
                                <a:gd name="T17" fmla="*/ T16 w 1261"/>
                                <a:gd name="T18" fmla="+- 0 1565 610"/>
                                <a:gd name="T19" fmla="*/ 1565 h 955"/>
                                <a:gd name="T20" fmla="+- 0 5860 5786"/>
                                <a:gd name="T21" fmla="*/ T20 w 1261"/>
                                <a:gd name="T22" fmla="+- 0 1565 610"/>
                                <a:gd name="T23" fmla="*/ 1565 h 955"/>
                                <a:gd name="T24" fmla="+- 0 6082 5786"/>
                                <a:gd name="T25" fmla="*/ T24 w 1261"/>
                                <a:gd name="T26" fmla="+- 0 1374 610"/>
                                <a:gd name="T27" fmla="*/ 1374 h 955"/>
                                <a:gd name="T28" fmla="+- 0 6156 5786"/>
                                <a:gd name="T29" fmla="*/ T28 w 1261"/>
                                <a:gd name="T30" fmla="+- 0 1374 610"/>
                                <a:gd name="T31" fmla="*/ 1374 h 955"/>
                                <a:gd name="T32" fmla="+- 0 6119 5786"/>
                                <a:gd name="T33" fmla="*/ T32 w 1261"/>
                                <a:gd name="T34" fmla="+- 0 1374 610"/>
                                <a:gd name="T35" fmla="*/ 1374 h 955"/>
                                <a:gd name="T36" fmla="+- 0 6119 5786"/>
                                <a:gd name="T37" fmla="*/ T36 w 1261"/>
                                <a:gd name="T38" fmla="+- 0 1411 610"/>
                                <a:gd name="T39" fmla="*/ 1411 h 955"/>
                                <a:gd name="T40" fmla="+- 0 6082 5786"/>
                                <a:gd name="T41" fmla="*/ T40 w 1261"/>
                                <a:gd name="T42" fmla="+- 0 1411 610"/>
                                <a:gd name="T43" fmla="*/ 1411 h 955"/>
                                <a:gd name="T44" fmla="+- 0 6156 5786"/>
                                <a:gd name="T45" fmla="*/ T44 w 1261"/>
                                <a:gd name="T46" fmla="+- 0 1411 610"/>
                                <a:gd name="T47" fmla="*/ 1411 h 955"/>
                                <a:gd name="T48" fmla="+- 0 6379 5786"/>
                                <a:gd name="T49" fmla="*/ T48 w 1261"/>
                                <a:gd name="T50" fmla="+- 0 1197 610"/>
                                <a:gd name="T51" fmla="*/ 1197 h 955"/>
                                <a:gd name="T52" fmla="+- 0 6453 5786"/>
                                <a:gd name="T53" fmla="*/ T52 w 1261"/>
                                <a:gd name="T54" fmla="+- 0 1197 610"/>
                                <a:gd name="T55" fmla="*/ 1197 h 955"/>
                                <a:gd name="T56" fmla="+- 0 6416 5786"/>
                                <a:gd name="T57" fmla="*/ T56 w 1261"/>
                                <a:gd name="T58" fmla="+- 0 1197 610"/>
                                <a:gd name="T59" fmla="*/ 1197 h 955"/>
                                <a:gd name="T60" fmla="+- 0 6416 5786"/>
                                <a:gd name="T61" fmla="*/ T60 w 1261"/>
                                <a:gd name="T62" fmla="+- 0 1240 610"/>
                                <a:gd name="T63" fmla="*/ 1240 h 955"/>
                                <a:gd name="T64" fmla="+- 0 6379 5786"/>
                                <a:gd name="T65" fmla="*/ T64 w 1261"/>
                                <a:gd name="T66" fmla="+- 0 1240 610"/>
                                <a:gd name="T67" fmla="*/ 1240 h 955"/>
                                <a:gd name="T68" fmla="+- 0 6453 5786"/>
                                <a:gd name="T69" fmla="*/ T68 w 1261"/>
                                <a:gd name="T70" fmla="+- 0 1240 610"/>
                                <a:gd name="T71" fmla="*/ 1240 h 955"/>
                                <a:gd name="T72" fmla="+- 0 6675 5786"/>
                                <a:gd name="T73" fmla="*/ T72 w 1261"/>
                                <a:gd name="T74" fmla="+- 0 844 610"/>
                                <a:gd name="T75" fmla="*/ 844 h 955"/>
                                <a:gd name="T76" fmla="+- 0 6750 5786"/>
                                <a:gd name="T77" fmla="*/ T76 w 1261"/>
                                <a:gd name="T78" fmla="+- 0 844 610"/>
                                <a:gd name="T79" fmla="*/ 844 h 955"/>
                                <a:gd name="T80" fmla="+- 0 6713 5786"/>
                                <a:gd name="T81" fmla="*/ T80 w 1261"/>
                                <a:gd name="T82" fmla="+- 0 844 610"/>
                                <a:gd name="T83" fmla="*/ 844 h 955"/>
                                <a:gd name="T84" fmla="+- 0 6713 5786"/>
                                <a:gd name="T85" fmla="*/ T84 w 1261"/>
                                <a:gd name="T86" fmla="+- 0 913 610"/>
                                <a:gd name="T87" fmla="*/ 913 h 955"/>
                                <a:gd name="T88" fmla="+- 0 6675 5786"/>
                                <a:gd name="T89" fmla="*/ T88 w 1261"/>
                                <a:gd name="T90" fmla="+- 0 913 610"/>
                                <a:gd name="T91" fmla="*/ 913 h 955"/>
                                <a:gd name="T92" fmla="+- 0 6750 5786"/>
                                <a:gd name="T93" fmla="*/ T92 w 1261"/>
                                <a:gd name="T94" fmla="+- 0 913 610"/>
                                <a:gd name="T95" fmla="*/ 913 h 955"/>
                                <a:gd name="T96" fmla="+- 0 6972 5786"/>
                                <a:gd name="T97" fmla="*/ T96 w 1261"/>
                                <a:gd name="T98" fmla="+- 0 610 610"/>
                                <a:gd name="T99" fmla="*/ 610 h 955"/>
                                <a:gd name="T100" fmla="+- 0 7046 5786"/>
                                <a:gd name="T101" fmla="*/ T100 w 1261"/>
                                <a:gd name="T102" fmla="+- 0 610 610"/>
                                <a:gd name="T103" fmla="*/ 610 h 955"/>
                                <a:gd name="T104" fmla="+- 0 7009 5786"/>
                                <a:gd name="T105" fmla="*/ T104 w 1261"/>
                                <a:gd name="T106" fmla="+- 0 610 610"/>
                                <a:gd name="T107" fmla="*/ 610 h 955"/>
                                <a:gd name="T108" fmla="+- 0 7009 5786"/>
                                <a:gd name="T109" fmla="*/ T108 w 1261"/>
                                <a:gd name="T110" fmla="+- 0 664 610"/>
                                <a:gd name="T111" fmla="*/ 664 h 955"/>
                                <a:gd name="T112" fmla="+- 0 6972 5786"/>
                                <a:gd name="T113" fmla="*/ T112 w 1261"/>
                                <a:gd name="T114" fmla="+- 0 664 610"/>
                                <a:gd name="T115" fmla="*/ 664 h 955"/>
                                <a:gd name="T116" fmla="+- 0 7046 5786"/>
                                <a:gd name="T117" fmla="*/ T116 w 1261"/>
                                <a:gd name="T118" fmla="+- 0 664 610"/>
                                <a:gd name="T119" fmla="*/ 664 h 9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955">
                                  <a:moveTo>
                                    <a:pt x="0" y="930"/>
                                  </a:moveTo>
                                  <a:lnTo>
                                    <a:pt x="74" y="930"/>
                                  </a:lnTo>
                                  <a:moveTo>
                                    <a:pt x="37" y="930"/>
                                  </a:moveTo>
                                  <a:lnTo>
                                    <a:pt x="37" y="955"/>
                                  </a:lnTo>
                                  <a:moveTo>
                                    <a:pt x="0" y="955"/>
                                  </a:moveTo>
                                  <a:lnTo>
                                    <a:pt x="74" y="955"/>
                                  </a:lnTo>
                                  <a:moveTo>
                                    <a:pt x="296" y="764"/>
                                  </a:moveTo>
                                  <a:lnTo>
                                    <a:pt x="370" y="764"/>
                                  </a:lnTo>
                                  <a:moveTo>
                                    <a:pt x="333" y="764"/>
                                  </a:moveTo>
                                  <a:lnTo>
                                    <a:pt x="333" y="801"/>
                                  </a:lnTo>
                                  <a:moveTo>
                                    <a:pt x="296" y="801"/>
                                  </a:moveTo>
                                  <a:lnTo>
                                    <a:pt x="370" y="801"/>
                                  </a:lnTo>
                                  <a:moveTo>
                                    <a:pt x="593" y="587"/>
                                  </a:moveTo>
                                  <a:lnTo>
                                    <a:pt x="667" y="587"/>
                                  </a:lnTo>
                                  <a:moveTo>
                                    <a:pt x="630" y="587"/>
                                  </a:moveTo>
                                  <a:lnTo>
                                    <a:pt x="630" y="630"/>
                                  </a:lnTo>
                                  <a:moveTo>
                                    <a:pt x="593" y="630"/>
                                  </a:moveTo>
                                  <a:lnTo>
                                    <a:pt x="667" y="630"/>
                                  </a:lnTo>
                                  <a:moveTo>
                                    <a:pt x="889" y="234"/>
                                  </a:moveTo>
                                  <a:lnTo>
                                    <a:pt x="964" y="234"/>
                                  </a:lnTo>
                                  <a:moveTo>
                                    <a:pt x="927" y="234"/>
                                  </a:moveTo>
                                  <a:lnTo>
                                    <a:pt x="927" y="303"/>
                                  </a:lnTo>
                                  <a:moveTo>
                                    <a:pt x="889" y="303"/>
                                  </a:moveTo>
                                  <a:lnTo>
                                    <a:pt x="964" y="303"/>
                                  </a:lnTo>
                                  <a:moveTo>
                                    <a:pt x="1186" y="0"/>
                                  </a:moveTo>
                                  <a:lnTo>
                                    <a:pt x="1260" y="0"/>
                                  </a:lnTo>
                                  <a:moveTo>
                                    <a:pt x="1223" y="0"/>
                                  </a:moveTo>
                                  <a:lnTo>
                                    <a:pt x="1223" y="54"/>
                                  </a:lnTo>
                                  <a:moveTo>
                                    <a:pt x="1186" y="54"/>
                                  </a:moveTo>
                                  <a:lnTo>
                                    <a:pt x="1260" y="54"/>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 name="docshape261"/>
                          <wps:cNvSpPr>
                            <a:spLocks/>
                          </wps:cNvSpPr>
                          <wps:spPr bwMode="auto">
                            <a:xfrm>
                              <a:off x="5722"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 name="docshape262"/>
                          <wps:cNvSpPr>
                            <a:spLocks/>
                          </wps:cNvSpPr>
                          <wps:spPr bwMode="auto">
                            <a:xfrm>
                              <a:off x="5722"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7" name="docshape263"/>
                          <wps:cNvSpPr>
                            <a:spLocks/>
                          </wps:cNvSpPr>
                          <wps:spPr bwMode="auto">
                            <a:xfrm>
                              <a:off x="5689" y="187"/>
                              <a:ext cx="1320" cy="1847"/>
                            </a:xfrm>
                            <a:custGeom>
                              <a:avLst/>
                              <a:gdLst>
                                <a:gd name="T0" fmla="+- 0 5823 5689"/>
                                <a:gd name="T1" fmla="*/ T0 w 1320"/>
                                <a:gd name="T2" fmla="+- 0 2034 188"/>
                                <a:gd name="T3" fmla="*/ 2034 h 1847"/>
                                <a:gd name="T4" fmla="+- 0 5823 5689"/>
                                <a:gd name="T5" fmla="*/ T4 w 1320"/>
                                <a:gd name="T6" fmla="+- 0 2001 188"/>
                                <a:gd name="T7" fmla="*/ 2001 h 1847"/>
                                <a:gd name="T8" fmla="+- 0 6119 5689"/>
                                <a:gd name="T9" fmla="*/ T8 w 1320"/>
                                <a:gd name="T10" fmla="+- 0 2034 188"/>
                                <a:gd name="T11" fmla="*/ 2034 h 1847"/>
                                <a:gd name="T12" fmla="+- 0 6119 5689"/>
                                <a:gd name="T13" fmla="*/ T12 w 1320"/>
                                <a:gd name="T14" fmla="+- 0 2001 188"/>
                                <a:gd name="T15" fmla="*/ 2001 h 1847"/>
                                <a:gd name="T16" fmla="+- 0 6416 5689"/>
                                <a:gd name="T17" fmla="*/ T16 w 1320"/>
                                <a:gd name="T18" fmla="+- 0 2034 188"/>
                                <a:gd name="T19" fmla="*/ 2034 h 1847"/>
                                <a:gd name="T20" fmla="+- 0 6416 5689"/>
                                <a:gd name="T21" fmla="*/ T20 w 1320"/>
                                <a:gd name="T22" fmla="+- 0 2001 188"/>
                                <a:gd name="T23" fmla="*/ 2001 h 1847"/>
                                <a:gd name="T24" fmla="+- 0 6713 5689"/>
                                <a:gd name="T25" fmla="*/ T24 w 1320"/>
                                <a:gd name="T26" fmla="+- 0 2034 188"/>
                                <a:gd name="T27" fmla="*/ 2034 h 1847"/>
                                <a:gd name="T28" fmla="+- 0 6713 5689"/>
                                <a:gd name="T29" fmla="*/ T28 w 1320"/>
                                <a:gd name="T30" fmla="+- 0 2001 188"/>
                                <a:gd name="T31" fmla="*/ 2001 h 1847"/>
                                <a:gd name="T32" fmla="+- 0 7009 5689"/>
                                <a:gd name="T33" fmla="*/ T32 w 1320"/>
                                <a:gd name="T34" fmla="+- 0 2034 188"/>
                                <a:gd name="T35" fmla="*/ 2034 h 1847"/>
                                <a:gd name="T36" fmla="+- 0 7009 5689"/>
                                <a:gd name="T37" fmla="*/ T36 w 1320"/>
                                <a:gd name="T38" fmla="+- 0 2001 188"/>
                                <a:gd name="T39" fmla="*/ 2001 h 1847"/>
                                <a:gd name="T40" fmla="+- 0 5689 5689"/>
                                <a:gd name="T41" fmla="*/ T40 w 1320"/>
                                <a:gd name="T42" fmla="+- 0 1915 188"/>
                                <a:gd name="T43" fmla="*/ 1915 h 1847"/>
                                <a:gd name="T44" fmla="+- 0 5723 5689"/>
                                <a:gd name="T45" fmla="*/ T44 w 1320"/>
                                <a:gd name="T46" fmla="+- 0 1915 188"/>
                                <a:gd name="T47" fmla="*/ 1915 h 1847"/>
                                <a:gd name="T48" fmla="+- 0 5689 5689"/>
                                <a:gd name="T49" fmla="*/ T48 w 1320"/>
                                <a:gd name="T50" fmla="+- 0 1339 188"/>
                                <a:gd name="T51" fmla="*/ 1339 h 1847"/>
                                <a:gd name="T52" fmla="+- 0 5723 5689"/>
                                <a:gd name="T53" fmla="*/ T52 w 1320"/>
                                <a:gd name="T54" fmla="+- 0 1339 188"/>
                                <a:gd name="T55" fmla="*/ 1339 h 1847"/>
                                <a:gd name="T56" fmla="+- 0 5689 5689"/>
                                <a:gd name="T57" fmla="*/ T56 w 1320"/>
                                <a:gd name="T58" fmla="+- 0 763 188"/>
                                <a:gd name="T59" fmla="*/ 763 h 1847"/>
                                <a:gd name="T60" fmla="+- 0 5723 5689"/>
                                <a:gd name="T61" fmla="*/ T60 w 1320"/>
                                <a:gd name="T62" fmla="+- 0 763 188"/>
                                <a:gd name="T63" fmla="*/ 763 h 1847"/>
                                <a:gd name="T64" fmla="+- 0 5689 5689"/>
                                <a:gd name="T65" fmla="*/ T64 w 1320"/>
                                <a:gd name="T66" fmla="+- 0 188 188"/>
                                <a:gd name="T67" fmla="*/ 188 h 1847"/>
                                <a:gd name="T68" fmla="+- 0 5723 5689"/>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4" y="1846"/>
                                  </a:moveTo>
                                  <a:lnTo>
                                    <a:pt x="134" y="1813"/>
                                  </a:lnTo>
                                  <a:moveTo>
                                    <a:pt x="430" y="1846"/>
                                  </a:moveTo>
                                  <a:lnTo>
                                    <a:pt x="430" y="1813"/>
                                  </a:lnTo>
                                  <a:moveTo>
                                    <a:pt x="727" y="1846"/>
                                  </a:moveTo>
                                  <a:lnTo>
                                    <a:pt x="727" y="1813"/>
                                  </a:lnTo>
                                  <a:moveTo>
                                    <a:pt x="1024" y="1846"/>
                                  </a:moveTo>
                                  <a:lnTo>
                                    <a:pt x="1024" y="1813"/>
                                  </a:lnTo>
                                  <a:moveTo>
                                    <a:pt x="1320" y="1846"/>
                                  </a:moveTo>
                                  <a:lnTo>
                                    <a:pt x="1320" y="1813"/>
                                  </a:lnTo>
                                  <a:moveTo>
                                    <a:pt x="0" y="1727"/>
                                  </a:moveTo>
                                  <a:lnTo>
                                    <a:pt x="34" y="1727"/>
                                  </a:lnTo>
                                  <a:moveTo>
                                    <a:pt x="0" y="1151"/>
                                  </a:moveTo>
                                  <a:lnTo>
                                    <a:pt x="34" y="1151"/>
                                  </a:lnTo>
                                  <a:moveTo>
                                    <a:pt x="0" y="575"/>
                                  </a:moveTo>
                                  <a:lnTo>
                                    <a:pt x="34" y="575"/>
                                  </a:lnTo>
                                  <a:moveTo>
                                    <a:pt x="0" y="0"/>
                                  </a:moveTo>
                                  <a:lnTo>
                                    <a:pt x="3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8" name="docshape264"/>
                          <wps:cNvSpPr txBox="1">
                            <a:spLocks/>
                          </wps:cNvSpPr>
                          <wps:spPr bwMode="auto">
                            <a:xfrm>
                              <a:off x="5689" y="-156"/>
                              <a:ext cx="1427" cy="2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DE7A05" w14:textId="77777777" w:rsidR="00A529FC" w:rsidRDefault="00000000">
                                <w:pPr>
                                  <w:spacing w:before="35"/>
                                  <w:ind w:left="442"/>
                                  <w:rPr>
                                    <w:ins w:id="358" w:author="Author" w:date="2022-09-10T01:53:00Z"/>
                                    <w:rFonts w:ascii="Arial"/>
                                    <w:sz w:val="16"/>
                                  </w:rPr>
                                </w:pPr>
                                <w:ins w:id="359" w:author="Author" w:date="2022-09-10T01:53: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550843" id="_x0000_s1382" style="position:absolute;left:0;text-align:left;margin-left:284.45pt;margin-top:-7.75pt;width:71.35pt;height:109.5pt;z-index:-16742400;mso-position-horizontal-relative:page" coordorigin="5689,-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">
                  <v:shape id="docshape235" o:spid="_x0000_s1383"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" path="m,1526r1386,m,950r1386,m,375r1386,m248,1900l248,m545,1900l545,m841,1900l841,t297,1900l1138,e" filled="f" strokecolor="#dedede" strokeweight=".16pt">
                    <v:path arrowok="t" o:connecttype="custom" o:connectlocs="0,1627;1386,1627;0,1051;1386,1051;0,476;1386,476;248,2001;248,101;545,2001;545,101;841,2001;841,101;1138,2001;1138,101" o:connectangles="0,0,0,0,0,0,0,0,0,0,0,0,0,0"/>
                  </v:shape>
                  <v:shape id="docshape236" o:spid="_x0000_s1384" style="position:absolute;left:5722;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" path="m,1814r1386,m,1238r1386,m,662r1386,m,87r1386,m100,1900l100,m396,1900l396,m693,1900l693,m990,1900l990,t296,1900l1286,e" filled="f" strokecolor="#dedede" strokeweight=".1141mm">
                    <v:path arrowok="t" o:connecttype="custom" o:connectlocs="0,1915;1386,1915;0,1339;1386,1339;0,763;1386,763;0,188;1386,188;100,2001;100,101;396,2001;396,101;693,2001;693,101;990,2001;990,101;1286,2001;1286,101" o:connectangles="0,0,0,0,0,0,0,0,0,0,0,0,0,0,0,0,0,0"/>
                  </v:shape>
                  <v:shape id="docshape237" o:spid="_x0000_s1385" style="position:absolute;left:5822;top:1446;width:1187;height:223;visibility:visible;mso-wrap-style:square;v-text-anchor:top" coordsize="1187,22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" path="m,222l296,186,593,153,890,96,1186,e" filled="f" strokecolor="#66c2a5" strokeweight=".71pt">
                    <v:path arrowok="t" o:connecttype="custom" o:connectlocs="0,1669;296,1633;593,1600;890,1543;1186,1447" o:connectangles="0,0,0,0,0"/>
                  </v:shape>
                  <v:shape id="docshape238" o:spid="_x0000_s1386" style="position:absolute;left:5822;top:636;width:1187;height:916;visibility:visible;mso-wrap-style:square;v-text-anchor:top" coordsize="1187,91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" path="m,915l296,756,593,581,890,242,1186,e" filled="f" strokecolor="#fc8d62" strokeweight=".71pt">
                    <v:path arrowok="t" o:connecttype="custom" o:connectlocs="0,1552;296,1393;593,1218;890,879;1186,637" o:connectangles="0,0,0,0,0"/>
                  </v:shape>
                  <v:shape id="docshape239" o:spid="_x0000_s1387"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" path="m37,l11,,,10,,23,,36,11,47r26,l47,36r,-26l37,xe" fillcolor="#66c2a5" stroked="f">
                    <v:path arrowok="t" o:connecttype="custom" o:connectlocs="37,1646;11,1646;0,1656;0,1669;0,1682;11,1693;37,1693;47,1682;47,1656;37,1646" o:connectangles="0,0,0,0,0,0,0,0,0,0"/>
                  </v:shape>
                  <v:shape id="docshape240" o:spid="_x0000_s1388" style="position:absolute;left:5798;top:164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" path="m,23l,10,11,,24,,37,,47,10r,13l47,36,37,47r-13,l11,47,,36,,23e" filled="f" strokecolor="#66c2a5" strokeweight=".0835mm">
                    <v:path arrowok="t" o:connecttype="custom" o:connectlocs="0,1669;0,1656;11,1646;24,1646;37,1646;47,1656;47,1669;47,1682;37,1693;24,1693;11,1693;0,1682;0,1669" o:connectangles="0,0,0,0,0,0,0,0,0,0,0,0,0"/>
                  </v:shape>
                  <v:shape id="docshape241" o:spid="_x0000_s1389"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" path="m36,l10,,,11,,24,,37,10,47r26,l47,37r,-26l36,xe" fillcolor="#66c2a5" stroked="f">
                    <v:path arrowok="t" o:connecttype="custom" o:connectlocs="36,1609;10,1609;0,1620;0,1633;0,1646;10,1656;36,1656;47,1646;47,1620;36,1609" o:connectangles="0,0,0,0,0,0,0,0,0,0"/>
                  </v:shape>
                  <v:shape id="docshape242" o:spid="_x0000_s1390" style="position:absolute;left:6095;top:160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" path="m,24l,11,10,,23,,36,,47,11r,13l47,37,36,47r-13,l10,47,,37,,24e" filled="f" strokecolor="#66c2a5" strokeweight=".0835mm">
                    <v:path arrowok="t" o:connecttype="custom" o:connectlocs="0,1633;0,1620;10,1609;23,1609;36,1609;47,1620;47,1633;47,1646;36,1656;23,1656;10,1656;0,1646;0,1633" o:connectangles="0,0,0,0,0,0,0,0,0,0,0,0,0"/>
                  </v:shape>
                  <v:shape id="docshape243" o:spid="_x0000_s1391"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" path="m37,l11,,,11,,24,,37,11,48r26,l48,37r,-26l37,xe" fillcolor="#66c2a5" stroked="f">
                    <v:path arrowok="t" o:connecttype="custom" o:connectlocs="37,1576;11,1576;0,1587;0,1600;0,1613;11,1624;37,1624;48,1613;48,1587;37,1576" o:connectangles="0,0,0,0,0,0,0,0,0,0"/>
                  </v:shape>
                  <v:shape id="docshape244" o:spid="_x0000_s1392" style="position:absolute;left:6392;top:157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" path="m,24l,11,11,,24,,37,,48,11r,13l48,37,37,48r-13,l11,48,,37,,24e" filled="f" strokecolor="#66c2a5" strokeweight=".0835mm">
                    <v:path arrowok="t" o:connecttype="custom" o:connectlocs="0,1600;0,1587;11,1576;24,1576;37,1576;48,1587;48,1600;48,1613;37,1624;24,1624;11,1624;0,1613;0,1600" o:connectangles="0,0,0,0,0,0,0,0,0,0,0,0,0"/>
                  </v:shape>
                  <v:shape id="docshape245" o:spid="_x0000_s1393"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" path="m37,l10,,,11,,24,,37,10,47r27,l47,37r,-26l37,xe" fillcolor="#66c2a5" stroked="f">
                    <v:path arrowok="t" o:connecttype="custom" o:connectlocs="37,1519;10,1519;0,1530;0,1543;0,1556;10,1566;37,1566;47,1556;47,1530;37,1519" o:connectangles="0,0,0,0,0,0,0,0,0,0"/>
                  </v:shape>
                  <v:shape id="docshape246" o:spid="_x0000_s1394" style="position:absolute;left:6688;top:151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" path="m,24l,11,10,,24,,37,,47,11r,13l47,37,37,47r-13,l10,47,,37,,24e" filled="f" strokecolor="#66c2a5" strokeweight=".0835mm">
                    <v:path arrowok="t" o:connecttype="custom" o:connectlocs="0,1543;0,1530;10,1519;24,1519;37,1519;47,1530;47,1543;47,1556;37,1566;24,1566;10,1566;0,1556;0,1543" o:connectangles="0,0,0,0,0,0,0,0,0,0,0,0,0"/>
                  </v:shape>
                  <v:shape id="docshape247" o:spid="_x0000_s1395"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" path="m37,l11,,,11,,24,,37,11,47r26,l48,37r,-26l37,xe" fillcolor="#66c2a5" stroked="f">
                    <v:path arrowok="t" o:connecttype="custom" o:connectlocs="37,1423;11,1423;0,1434;0,1447;0,1460;11,1470;37,1470;48,1460;48,1434;37,1423" o:connectangles="0,0,0,0,0,0,0,0,0,0"/>
                  </v:shape>
                  <v:shape id="docshape248" o:spid="_x0000_s1396" style="position:absolute;left:6985;top:1422;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" path="m,24l,11,11,,24,,37,,48,11r,13l48,37,37,47r-13,l11,47,,37,,24e" filled="f" strokecolor="#66c2a5" strokeweight=".0835mm">
                    <v:path arrowok="t" o:connecttype="custom" o:connectlocs="0,1447;0,1434;11,1423;24,1423;37,1423;48,1434;48,1447;48,1460;37,1470;24,1470;11,1470;0,1460;0,1447" o:connectangles="0,0,0,0,0,0,0,0,0,0,0,0,0"/>
                  </v:shape>
                  <v:shape id="docshape249" o:spid="_x0000_s1397"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BQlv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" path="m37,l11,,,11,,24,,37,11,48r26,l47,37r,-26l37,xe" fillcolor="#fc8d62" stroked="f">
                    <v:path arrowok="t" o:connecttype="custom" o:connectlocs="37,1528;11,1528;0,1539;0,1552;0,1565;11,1576;37,1576;47,1565;47,1539;37,1528" o:connectangles="0,0,0,0,0,0,0,0,0,0"/>
                  </v:shape>
                  <v:shape id="docshape250" o:spid="_x0000_s1398" style="position:absolute;left:5798;top:152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" path="m,24l,11,11,,24,,37,,47,11r,13l47,37,37,48r-13,l11,48,,37,,24e" filled="f" strokecolor="#fc8d62" strokeweight=".0835mm">
                    <v:path arrowok="t" o:connecttype="custom" o:connectlocs="0,1552;0,1539;11,1528;24,1528;37,1528;47,1539;47,1552;47,1565;37,1576;24,1576;11,1576;0,1565;0,1552" o:connectangles="0,0,0,0,0,0,0,0,0,0,0,0,0"/>
                  </v:shape>
                  <v:shape id="docshape251" o:spid="_x0000_s1399"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" path="m36,l10,,,11,,24,,37,10,48r26,l47,37r,-26l36,xe" fillcolor="#fc8d62" stroked="f">
                    <v:path arrowok="t" o:connecttype="custom" o:connectlocs="36,1369;10,1369;0,1380;0,1393;0,1406;10,1417;36,1417;47,1406;47,1380;36,1369" o:connectangles="0,0,0,0,0,0,0,0,0,0"/>
                  </v:shape>
                  <v:shape id="docshape252" o:spid="_x0000_s1400" style="position:absolute;left:6095;top:1369;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" path="m,24l,11,10,,23,,36,,47,11r,13l47,37,36,48r-13,l10,48,,37,,24e" filled="f" strokecolor="#fc8d62" strokeweight=".0835mm">
                    <v:path arrowok="t" o:connecttype="custom" o:connectlocs="0,1393;0,1380;10,1369;23,1369;36,1369;47,1380;47,1393;47,1406;36,1417;23,1417;10,1417;0,1406;0,1393" o:connectangles="0,0,0,0,0,0,0,0,0,0,0,0,0"/>
                  </v:shape>
                  <v:shape id="docshape253" o:spid="_x0000_s1401"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" path="m37,l11,,,10,,23,,36,11,47r26,l48,36r,-26l37,xe" fillcolor="#fc8d62" stroked="f">
                    <v:path arrowok="t" o:connecttype="custom" o:connectlocs="37,1195;11,1195;0,1205;0,1218;0,1231;11,1242;37,1242;48,1231;48,1205;37,1195" o:connectangles="0,0,0,0,0,0,0,0,0,0"/>
                  </v:shape>
                  <v:shape id="docshape254" o:spid="_x0000_s1402" style="position:absolute;left:6392;top:119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" path="m,23l,10,11,,24,,37,,48,10r,13l48,36,37,47r-13,l11,47,,36,,23e" filled="f" strokecolor="#fc8d62" strokeweight=".0835mm">
                    <v:path arrowok="t" o:connecttype="custom" o:connectlocs="0,1218;0,1205;11,1195;24,1195;37,1195;48,1205;48,1218;48,1231;37,1242;24,1242;11,1242;0,1231;0,1218" o:connectangles="0,0,0,0,0,0,0,0,0,0,0,0,0"/>
                  </v:shape>
                  <v:shape id="docshape255" o:spid="_x0000_s1403"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" path="m37,l10,,,10,,24,,37,10,47r27,l47,37r,-27l37,xe" fillcolor="#fc8d62" stroked="f">
                    <v:path arrowok="t" o:connecttype="custom" o:connectlocs="37,855;10,855;0,865;0,879;0,892;10,902;37,902;47,892;47,865;37,855" o:connectangles="0,0,0,0,0,0,0,0,0,0"/>
                  </v:shape>
                  <v:shape id="docshape256" o:spid="_x0000_s1404" style="position:absolute;left:6688;top:85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" path="m,24l,10,10,,24,,37,,47,10r,14l47,37,37,47r-13,l10,47,,37,,24e" filled="f" strokecolor="#fc8d62" strokeweight=".0835mm">
                    <v:path arrowok="t" o:connecttype="custom" o:connectlocs="0,879;0,865;10,855;24,855;37,855;47,865;47,879;47,892;37,902;24,902;10,902;0,892;0,879" o:connectangles="0,0,0,0,0,0,0,0,0,0,0,0,0"/>
                  </v:shape>
                  <v:shape id="docshape257" o:spid="_x0000_s1405"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" path="m37,l11,,,11,,24,,37,11,47r26,l48,37r,-26l37,xe" fillcolor="#fc8d62" stroked="f">
                    <v:path arrowok="t" o:connecttype="custom" o:connectlocs="37,613;11,613;0,624;0,637;0,650;11,660;37,660;48,650;48,624;37,613" o:connectangles="0,0,0,0,0,0,0,0,0,0"/>
                  </v:shape>
                  <v:shape id="docshape258" o:spid="_x0000_s1406" style="position:absolute;left:6985;top:613;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" path="m,24l,11,11,,24,,37,,48,11r,13l48,37,37,47r-13,l11,47,,37,,24e" filled="f" strokecolor="#fc8d62" strokeweight=".0835mm">
                    <v:path arrowok="t" o:connecttype="custom" o:connectlocs="0,637;0,624;11,613;24,613;37,613;48,624;48,637;48,650;37,660;24,660;11,660;0,650;0,637" o:connectangles="0,0,0,0,0,0,0,0,0,0,0,0,0"/>
                  </v:shape>
                  <v:shape id="docshape259" o:spid="_x0000_s1407" style="position:absolute;left:5785;top:1436;width:1261;height:238;visibility:visible;mso-wrap-style:square;v-text-anchor:top" coordsize="1261,23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" path="m,227r74,m37,227r,11m,238r74,m296,188r74,m333,188r,15m296,203r74,m593,155r74,m630,155r,16m593,171r74,m889,96r75,m927,96r,19m889,115r75,m1186,r74,m1223,r,19m1186,19r74,e" filled="f" strokecolor="#66c2a5" strokeweight=".71pt">
                    <v:path arrowok="t" o:connecttype="custom" o:connectlocs="0,1664;74,1664;37,1664;37,1675;0,1675;74,1675;296,1625;370,1625;333,1625;333,1640;296,1640;370,1640;593,1592;667,1592;630,1592;630,1608;593,1608;667,1608;889,1533;964,1533;927,1533;927,1552;889,1552;964,1552;1186,1437;1260,1437;1223,1437;1223,1456;1186,1456;1260,1456" o:connectangles="0,0,0,0,0,0,0,0,0,0,0,0,0,0,0,0,0,0,0,0,0,0,0,0,0,0,0,0,0,0"/>
                  </v:shape>
                  <v:shape id="docshape260" o:spid="_x0000_s1408" style="position:absolute;left:5785;top:609;width:1261;height:955;visibility:visible;mso-wrap-style:square;v-text-anchor:top" coordsize="1261,9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" path="m,930r74,m37,930r,25m,955r74,m296,764r74,m333,764r,37m296,801r74,m593,587r74,m630,587r,43m593,630r74,m889,234r75,m927,234r,69m889,303r75,m1186,r74,m1223,r,54m1186,54r74,e" filled="f" strokecolor="#fc8d62" strokeweight=".71pt">
                    <v:path arrowok="t" o:connecttype="custom" o:connectlocs="0,1540;74,1540;37,1540;37,1565;0,1565;74,1565;296,1374;370,1374;333,1374;333,1411;296,1411;370,1411;593,1197;667,1197;630,1197;630,1240;593,1240;667,1240;889,844;964,844;927,844;927,913;889,913;964,913;1186,610;1260,610;1223,610;1223,664;1186,664;1260,664" o:connectangles="0,0,0,0,0,0,0,0,0,0,0,0,0,0,0,0,0,0,0,0,0,0,0,0,0,0,0,0,0,0"/>
                  </v:shape>
                  <v:rect id="docshape261" o:spid="_x0000_s1409" style="position:absolute;left:5722;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" filled="f" strokecolor="#b3b3b3" strokeweight=".22814mm">
                    <v:path arrowok="t"/>
                  </v:rect>
                  <v:rect id="docshape262" o:spid="_x0000_s1410" style="position:absolute;left:5722;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" fillcolor="#b3b3b3" stroked="f">
                    <v:path arrowok="t"/>
                  </v:rect>
                  <v:shape id="docshape263" o:spid="_x0000_s1411" style="position:absolute;left:5689;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" path="m134,1846r,-33m430,1846r,-33m727,1846r,-33m1024,1846r,-33m1320,1846r,-33m,1727r34,m,1151r34,m,575r34,m,l34,e" filled="f" strokecolor="#b3b3b3" strokeweight=".1141mm">
                    <v:path arrowok="t" o:connecttype="custom" o:connectlocs="134,2034;134,2001;430,2034;430,2001;727,2034;727,2001;1024,2034;1024,2001;1320,2034;1320,2001;0,1915;34,1915;0,1339;34,1339;0,763;34,763;0,188;34,188" o:connectangles="0,0,0,0,0,0,0,0,0,0,0,0,0,0,0,0,0,0"/>
                  </v:shape>
                  <v:shape id="docshape264" o:spid="_x0000_s1412" type="#_x0000_t202" style="position:absolute;left:5689;top:-156;width:1427;height:219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" filled="f" stroked="f">
                    <v:path arrowok="t"/>
                    <v:textbox inset="0,0,0,0">
                      <w:txbxContent>
                        <w:p w14:paraId="72DE7A05" w14:textId="77777777" w:rsidR="00A529FC" w:rsidRDefault="00000000">
                          <w:pPr>
                            <w:spacing w:before="35"/>
                            <w:ind w:left="442"/>
                            <w:rPr>
                              <w:ins w:id="360" w:author="Author" w:date="2022-09-10T01:53:00Z"/>
                              <w:rFonts w:ascii="Arial"/>
                              <w:sz w:val="16"/>
                            </w:rPr>
                          </w:pPr>
                          <w:ins w:id="361" w:author="Author" w:date="2022-09-10T01:53:00Z">
                            <w:r>
                              <w:rPr>
                                <w:rFonts w:ascii="Arial"/>
                                <w:color w:val="FFFFFF"/>
                                <w:spacing w:val="-2"/>
                                <w:sz w:val="16"/>
                              </w:rPr>
                              <w:t>Medium</w:t>
                            </w:r>
                          </w:ins>
                        </w:p>
                      </w:txbxContent>
                    </v:textbox>
                  </v:shape>
                  <w10:wrap anchorx="page"/>
                </v:group>
              </w:pict>
            </mc:Fallback>
          </mc:AlternateContent>
        </w:r>
        <w:r w:rsidR="006228F8">
          <w:rPr>
            <w:noProof/>
          </w:rPr>
          <mc:AlternateContent>
            <mc:Choice Requires="wpg">
              <w:drawing>
                <wp:anchor distT="0" distB="0" distL="114300" distR="114300" simplePos="0" relativeHeight="15742976" behindDoc="0" locked="0" layoutInCell="1" allowOverlap="1" wp14:anchorId="408F8FF1" wp14:editId="5E91EF09">
                  <wp:simplePos x="0" y="0"/>
                  <wp:positionH relativeFrom="page">
                    <wp:posOffset>4771390</wp:posOffset>
                  </wp:positionH>
                  <wp:positionV relativeFrom="paragraph">
                    <wp:posOffset>-98425</wp:posOffset>
                  </wp:positionV>
                  <wp:extent cx="906145" cy="1390650"/>
                  <wp:effectExtent l="0" t="0" r="8255" b="6350"/>
                  <wp:wrapNone/>
                  <wp:docPr id="217" name="docshapegroup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90650"/>
                            <a:chOff x="7514" y="-155"/>
                            <a:chExt cx="1427" cy="2190"/>
                          </a:xfrm>
                        </wpg:grpSpPr>
                        <wps:wsp>
                          <wps:cNvPr id="218" name="docshape266"/>
                          <wps:cNvSpPr>
                            <a:spLocks/>
                          </wps:cNvSpPr>
                          <wps:spPr bwMode="auto">
                            <a:xfrm>
                              <a:off x="7546" y="101"/>
                              <a:ext cx="1387" cy="1900"/>
                            </a:xfrm>
                            <a:custGeom>
                              <a:avLst/>
                              <a:gdLst>
                                <a:gd name="T0" fmla="+- 0 7547 7547"/>
                                <a:gd name="T1" fmla="*/ T0 w 1387"/>
                                <a:gd name="T2" fmla="+- 0 1627 101"/>
                                <a:gd name="T3" fmla="*/ 1627 h 1900"/>
                                <a:gd name="T4" fmla="+- 0 8934 7547"/>
                                <a:gd name="T5" fmla="*/ T4 w 1387"/>
                                <a:gd name="T6" fmla="+- 0 1627 101"/>
                                <a:gd name="T7" fmla="*/ 1627 h 1900"/>
                                <a:gd name="T8" fmla="+- 0 7547 7547"/>
                                <a:gd name="T9" fmla="*/ T8 w 1387"/>
                                <a:gd name="T10" fmla="+- 0 1051 101"/>
                                <a:gd name="T11" fmla="*/ 1051 h 1900"/>
                                <a:gd name="T12" fmla="+- 0 8934 7547"/>
                                <a:gd name="T13" fmla="*/ T12 w 1387"/>
                                <a:gd name="T14" fmla="+- 0 1051 101"/>
                                <a:gd name="T15" fmla="*/ 1051 h 1900"/>
                                <a:gd name="T16" fmla="+- 0 7547 7547"/>
                                <a:gd name="T17" fmla="*/ T16 w 1387"/>
                                <a:gd name="T18" fmla="+- 0 476 101"/>
                                <a:gd name="T19" fmla="*/ 476 h 1900"/>
                                <a:gd name="T20" fmla="+- 0 8934 7547"/>
                                <a:gd name="T21" fmla="*/ T20 w 1387"/>
                                <a:gd name="T22" fmla="+- 0 476 101"/>
                                <a:gd name="T23" fmla="*/ 476 h 1900"/>
                                <a:gd name="T24" fmla="+- 0 7795 7547"/>
                                <a:gd name="T25" fmla="*/ T24 w 1387"/>
                                <a:gd name="T26" fmla="+- 0 2001 101"/>
                                <a:gd name="T27" fmla="*/ 2001 h 1900"/>
                                <a:gd name="T28" fmla="+- 0 7795 7547"/>
                                <a:gd name="T29" fmla="*/ T28 w 1387"/>
                                <a:gd name="T30" fmla="+- 0 101 101"/>
                                <a:gd name="T31" fmla="*/ 101 h 1900"/>
                                <a:gd name="T32" fmla="+- 0 8092 7547"/>
                                <a:gd name="T33" fmla="*/ T32 w 1387"/>
                                <a:gd name="T34" fmla="+- 0 2001 101"/>
                                <a:gd name="T35" fmla="*/ 2001 h 1900"/>
                                <a:gd name="T36" fmla="+- 0 8092 7547"/>
                                <a:gd name="T37" fmla="*/ T36 w 1387"/>
                                <a:gd name="T38" fmla="+- 0 101 101"/>
                                <a:gd name="T39" fmla="*/ 101 h 1900"/>
                                <a:gd name="T40" fmla="+- 0 8388 7547"/>
                                <a:gd name="T41" fmla="*/ T40 w 1387"/>
                                <a:gd name="T42" fmla="+- 0 2001 101"/>
                                <a:gd name="T43" fmla="*/ 2001 h 1900"/>
                                <a:gd name="T44" fmla="+- 0 8388 7547"/>
                                <a:gd name="T45" fmla="*/ T44 w 1387"/>
                                <a:gd name="T46" fmla="+- 0 101 101"/>
                                <a:gd name="T47" fmla="*/ 101 h 1900"/>
                                <a:gd name="T48" fmla="+- 0 8685 7547"/>
                                <a:gd name="T49" fmla="*/ T48 w 1387"/>
                                <a:gd name="T50" fmla="+- 0 2001 101"/>
                                <a:gd name="T51" fmla="*/ 2001 h 1900"/>
                                <a:gd name="T52" fmla="+- 0 8685 7547"/>
                                <a:gd name="T53" fmla="*/ T52 w 1387"/>
                                <a:gd name="T54" fmla="+- 0 101 101"/>
                                <a:gd name="T55"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1387" h="1900">
                                  <a:moveTo>
                                    <a:pt x="0" y="1526"/>
                                  </a:moveTo>
                                  <a:lnTo>
                                    <a:pt x="1387" y="1526"/>
                                  </a:lnTo>
                                  <a:moveTo>
                                    <a:pt x="0" y="950"/>
                                  </a:moveTo>
                                  <a:lnTo>
                                    <a:pt x="1387" y="950"/>
                                  </a:lnTo>
                                  <a:moveTo>
                                    <a:pt x="0" y="375"/>
                                  </a:moveTo>
                                  <a:lnTo>
                                    <a:pt x="1387" y="375"/>
                                  </a:lnTo>
                                  <a:moveTo>
                                    <a:pt x="248" y="1900"/>
                                  </a:moveTo>
                                  <a:lnTo>
                                    <a:pt x="248" y="0"/>
                                  </a:lnTo>
                                  <a:moveTo>
                                    <a:pt x="545" y="1900"/>
                                  </a:moveTo>
                                  <a:lnTo>
                                    <a:pt x="545" y="0"/>
                                  </a:lnTo>
                                  <a:moveTo>
                                    <a:pt x="841" y="1900"/>
                                  </a:moveTo>
                                  <a:lnTo>
                                    <a:pt x="841" y="0"/>
                                  </a:lnTo>
                                  <a:moveTo>
                                    <a:pt x="1138" y="1900"/>
                                  </a:moveTo>
                                  <a:lnTo>
                                    <a:pt x="1138"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9" name="docshape267"/>
                          <wps:cNvSpPr>
                            <a:spLocks/>
                          </wps:cNvSpPr>
                          <wps:spPr bwMode="auto">
                            <a:xfrm>
                              <a:off x="7546" y="101"/>
                              <a:ext cx="1387" cy="1900"/>
                            </a:xfrm>
                            <a:custGeom>
                              <a:avLst/>
                              <a:gdLst>
                                <a:gd name="T0" fmla="+- 0 7547 7547"/>
                                <a:gd name="T1" fmla="*/ T0 w 1387"/>
                                <a:gd name="T2" fmla="+- 0 1915 101"/>
                                <a:gd name="T3" fmla="*/ 1915 h 1900"/>
                                <a:gd name="T4" fmla="+- 0 8934 7547"/>
                                <a:gd name="T5" fmla="*/ T4 w 1387"/>
                                <a:gd name="T6" fmla="+- 0 1915 101"/>
                                <a:gd name="T7" fmla="*/ 1915 h 1900"/>
                                <a:gd name="T8" fmla="+- 0 7547 7547"/>
                                <a:gd name="T9" fmla="*/ T8 w 1387"/>
                                <a:gd name="T10" fmla="+- 0 1339 101"/>
                                <a:gd name="T11" fmla="*/ 1339 h 1900"/>
                                <a:gd name="T12" fmla="+- 0 8934 7547"/>
                                <a:gd name="T13" fmla="*/ T12 w 1387"/>
                                <a:gd name="T14" fmla="+- 0 1339 101"/>
                                <a:gd name="T15" fmla="*/ 1339 h 1900"/>
                                <a:gd name="T16" fmla="+- 0 7547 7547"/>
                                <a:gd name="T17" fmla="*/ T16 w 1387"/>
                                <a:gd name="T18" fmla="+- 0 763 101"/>
                                <a:gd name="T19" fmla="*/ 763 h 1900"/>
                                <a:gd name="T20" fmla="+- 0 8934 7547"/>
                                <a:gd name="T21" fmla="*/ T20 w 1387"/>
                                <a:gd name="T22" fmla="+- 0 763 101"/>
                                <a:gd name="T23" fmla="*/ 763 h 1900"/>
                                <a:gd name="T24" fmla="+- 0 7547 7547"/>
                                <a:gd name="T25" fmla="*/ T24 w 1387"/>
                                <a:gd name="T26" fmla="+- 0 188 101"/>
                                <a:gd name="T27" fmla="*/ 188 h 1900"/>
                                <a:gd name="T28" fmla="+- 0 8934 7547"/>
                                <a:gd name="T29" fmla="*/ T28 w 1387"/>
                                <a:gd name="T30" fmla="+- 0 188 101"/>
                                <a:gd name="T31" fmla="*/ 188 h 1900"/>
                                <a:gd name="T32" fmla="+- 0 7647 7547"/>
                                <a:gd name="T33" fmla="*/ T32 w 1387"/>
                                <a:gd name="T34" fmla="+- 0 2001 101"/>
                                <a:gd name="T35" fmla="*/ 2001 h 1900"/>
                                <a:gd name="T36" fmla="+- 0 7647 7547"/>
                                <a:gd name="T37" fmla="*/ T36 w 1387"/>
                                <a:gd name="T38" fmla="+- 0 101 101"/>
                                <a:gd name="T39" fmla="*/ 101 h 1900"/>
                                <a:gd name="T40" fmla="+- 0 7944 7547"/>
                                <a:gd name="T41" fmla="*/ T40 w 1387"/>
                                <a:gd name="T42" fmla="+- 0 2001 101"/>
                                <a:gd name="T43" fmla="*/ 2001 h 1900"/>
                                <a:gd name="T44" fmla="+- 0 7944 7547"/>
                                <a:gd name="T45" fmla="*/ T44 w 1387"/>
                                <a:gd name="T46" fmla="+- 0 101 101"/>
                                <a:gd name="T47" fmla="*/ 101 h 1900"/>
                                <a:gd name="T48" fmla="+- 0 8240 7547"/>
                                <a:gd name="T49" fmla="*/ T48 w 1387"/>
                                <a:gd name="T50" fmla="+- 0 2001 101"/>
                                <a:gd name="T51" fmla="*/ 2001 h 1900"/>
                                <a:gd name="T52" fmla="+- 0 8240 7547"/>
                                <a:gd name="T53" fmla="*/ T52 w 1387"/>
                                <a:gd name="T54" fmla="+- 0 101 101"/>
                                <a:gd name="T55" fmla="*/ 101 h 1900"/>
                                <a:gd name="T56" fmla="+- 0 8537 7547"/>
                                <a:gd name="T57" fmla="*/ T56 w 1387"/>
                                <a:gd name="T58" fmla="+- 0 2001 101"/>
                                <a:gd name="T59" fmla="*/ 2001 h 1900"/>
                                <a:gd name="T60" fmla="+- 0 8537 7547"/>
                                <a:gd name="T61" fmla="*/ T60 w 1387"/>
                                <a:gd name="T62" fmla="+- 0 101 101"/>
                                <a:gd name="T63" fmla="*/ 101 h 1900"/>
                                <a:gd name="T64" fmla="+- 0 8833 7547"/>
                                <a:gd name="T65" fmla="*/ T64 w 1387"/>
                                <a:gd name="T66" fmla="+- 0 2001 101"/>
                                <a:gd name="T67" fmla="*/ 2001 h 1900"/>
                                <a:gd name="T68" fmla="+- 0 8833 7547"/>
                                <a:gd name="T69" fmla="*/ T68 w 1387"/>
                                <a:gd name="T70" fmla="+- 0 101 101"/>
                                <a:gd name="T71" fmla="*/ 101 h 190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7" h="1900">
                                  <a:moveTo>
                                    <a:pt x="0" y="1814"/>
                                  </a:moveTo>
                                  <a:lnTo>
                                    <a:pt x="1387" y="1814"/>
                                  </a:lnTo>
                                  <a:moveTo>
                                    <a:pt x="0" y="1238"/>
                                  </a:moveTo>
                                  <a:lnTo>
                                    <a:pt x="1387" y="1238"/>
                                  </a:lnTo>
                                  <a:moveTo>
                                    <a:pt x="0" y="662"/>
                                  </a:moveTo>
                                  <a:lnTo>
                                    <a:pt x="1387" y="662"/>
                                  </a:lnTo>
                                  <a:moveTo>
                                    <a:pt x="0" y="87"/>
                                  </a:moveTo>
                                  <a:lnTo>
                                    <a:pt x="1387" y="87"/>
                                  </a:lnTo>
                                  <a:moveTo>
                                    <a:pt x="100" y="1900"/>
                                  </a:moveTo>
                                  <a:lnTo>
                                    <a:pt x="100" y="0"/>
                                  </a:lnTo>
                                  <a:moveTo>
                                    <a:pt x="397" y="1900"/>
                                  </a:moveTo>
                                  <a:lnTo>
                                    <a:pt x="397" y="0"/>
                                  </a:lnTo>
                                  <a:moveTo>
                                    <a:pt x="693" y="1900"/>
                                  </a:moveTo>
                                  <a:lnTo>
                                    <a:pt x="693" y="0"/>
                                  </a:lnTo>
                                  <a:moveTo>
                                    <a:pt x="990" y="1900"/>
                                  </a:moveTo>
                                  <a:lnTo>
                                    <a:pt x="990" y="0"/>
                                  </a:lnTo>
                                  <a:moveTo>
                                    <a:pt x="1286" y="1900"/>
                                  </a:moveTo>
                                  <a:lnTo>
                                    <a:pt x="1286"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docshape268"/>
                          <wps:cNvSpPr>
                            <a:spLocks/>
                          </wps:cNvSpPr>
                          <wps:spPr bwMode="auto">
                            <a:xfrm>
                              <a:off x="7646" y="1557"/>
                              <a:ext cx="1187" cy="121"/>
                            </a:xfrm>
                            <a:custGeom>
                              <a:avLst/>
                              <a:gdLst>
                                <a:gd name="T0" fmla="+- 0 7647 7647"/>
                                <a:gd name="T1" fmla="*/ T0 w 1187"/>
                                <a:gd name="T2" fmla="+- 0 1679 1558"/>
                                <a:gd name="T3" fmla="*/ 1679 h 121"/>
                                <a:gd name="T4" fmla="+- 0 7944 7647"/>
                                <a:gd name="T5" fmla="*/ T4 w 1187"/>
                                <a:gd name="T6" fmla="+- 0 1662 1558"/>
                                <a:gd name="T7" fmla="*/ 1662 h 121"/>
                                <a:gd name="T8" fmla="+- 0 8240 7647"/>
                                <a:gd name="T9" fmla="*/ T8 w 1187"/>
                                <a:gd name="T10" fmla="+- 0 1658 1558"/>
                                <a:gd name="T11" fmla="*/ 1658 h 121"/>
                                <a:gd name="T12" fmla="+- 0 8537 7647"/>
                                <a:gd name="T13" fmla="*/ T12 w 1187"/>
                                <a:gd name="T14" fmla="+- 0 1608 1558"/>
                                <a:gd name="T15" fmla="*/ 1608 h 121"/>
                                <a:gd name="T16" fmla="+- 0 8833 7647"/>
                                <a:gd name="T17" fmla="*/ T16 w 1187"/>
                                <a:gd name="T18" fmla="+- 0 1558 1558"/>
                                <a:gd name="T19" fmla="*/ 1558 h 121"/>
                              </a:gdLst>
                              <a:ahLst/>
                              <a:cxnLst>
                                <a:cxn ang="0">
                                  <a:pos x="T1" y="T3"/>
                                </a:cxn>
                                <a:cxn ang="0">
                                  <a:pos x="T5" y="T7"/>
                                </a:cxn>
                                <a:cxn ang="0">
                                  <a:pos x="T9" y="T11"/>
                                </a:cxn>
                                <a:cxn ang="0">
                                  <a:pos x="T13" y="T15"/>
                                </a:cxn>
                                <a:cxn ang="0">
                                  <a:pos x="T17" y="T19"/>
                                </a:cxn>
                              </a:cxnLst>
                              <a:rect l="0" t="0" r="r" b="b"/>
                              <a:pathLst>
                                <a:path w="1187" h="121">
                                  <a:moveTo>
                                    <a:pt x="0" y="121"/>
                                  </a:moveTo>
                                  <a:lnTo>
                                    <a:pt x="297" y="104"/>
                                  </a:lnTo>
                                  <a:lnTo>
                                    <a:pt x="593" y="100"/>
                                  </a:lnTo>
                                  <a:lnTo>
                                    <a:pt x="890" y="50"/>
                                  </a:lnTo>
                                  <a:lnTo>
                                    <a:pt x="1186" y="0"/>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docshape269"/>
                          <wps:cNvSpPr>
                            <a:spLocks/>
                          </wps:cNvSpPr>
                          <wps:spPr bwMode="auto">
                            <a:xfrm>
                              <a:off x="7646" y="1160"/>
                              <a:ext cx="1187" cy="478"/>
                            </a:xfrm>
                            <a:custGeom>
                              <a:avLst/>
                              <a:gdLst>
                                <a:gd name="T0" fmla="+- 0 7647 7647"/>
                                <a:gd name="T1" fmla="*/ T0 w 1187"/>
                                <a:gd name="T2" fmla="+- 0 1639 1161"/>
                                <a:gd name="T3" fmla="*/ 1639 h 478"/>
                                <a:gd name="T4" fmla="+- 0 7944 7647"/>
                                <a:gd name="T5" fmla="*/ T4 w 1187"/>
                                <a:gd name="T6" fmla="+- 0 1554 1161"/>
                                <a:gd name="T7" fmla="*/ 1554 h 478"/>
                                <a:gd name="T8" fmla="+- 0 8240 7647"/>
                                <a:gd name="T9" fmla="*/ T8 w 1187"/>
                                <a:gd name="T10" fmla="+- 0 1439 1161"/>
                                <a:gd name="T11" fmla="*/ 1439 h 478"/>
                                <a:gd name="T12" fmla="+- 0 8537 7647"/>
                                <a:gd name="T13" fmla="*/ T12 w 1187"/>
                                <a:gd name="T14" fmla="+- 0 1272 1161"/>
                                <a:gd name="T15" fmla="*/ 1272 h 478"/>
                                <a:gd name="T16" fmla="+- 0 8833 7647"/>
                                <a:gd name="T17" fmla="*/ T16 w 1187"/>
                                <a:gd name="T18" fmla="+- 0 1161 1161"/>
                                <a:gd name="T19" fmla="*/ 1161 h 478"/>
                              </a:gdLst>
                              <a:ahLst/>
                              <a:cxnLst>
                                <a:cxn ang="0">
                                  <a:pos x="T1" y="T3"/>
                                </a:cxn>
                                <a:cxn ang="0">
                                  <a:pos x="T5" y="T7"/>
                                </a:cxn>
                                <a:cxn ang="0">
                                  <a:pos x="T9" y="T11"/>
                                </a:cxn>
                                <a:cxn ang="0">
                                  <a:pos x="T13" y="T15"/>
                                </a:cxn>
                                <a:cxn ang="0">
                                  <a:pos x="T17" y="T19"/>
                                </a:cxn>
                              </a:cxnLst>
                              <a:rect l="0" t="0" r="r" b="b"/>
                              <a:pathLst>
                                <a:path w="1187" h="478">
                                  <a:moveTo>
                                    <a:pt x="0" y="478"/>
                                  </a:moveTo>
                                  <a:lnTo>
                                    <a:pt x="297" y="393"/>
                                  </a:lnTo>
                                  <a:lnTo>
                                    <a:pt x="593" y="278"/>
                                  </a:lnTo>
                                  <a:lnTo>
                                    <a:pt x="890" y="111"/>
                                  </a:lnTo>
                                  <a:lnTo>
                                    <a:pt x="1186" y="0"/>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docshape270"/>
                          <wps:cNvSpPr>
                            <a:spLocks/>
                          </wps:cNvSpPr>
                          <wps:spPr bwMode="auto">
                            <a:xfrm>
                              <a:off x="7623" y="1655"/>
                              <a:ext cx="48" cy="48"/>
                            </a:xfrm>
                            <a:custGeom>
                              <a:avLst/>
                              <a:gdLst>
                                <a:gd name="T0" fmla="+- 0 7660 7623"/>
                                <a:gd name="T1" fmla="*/ T0 w 48"/>
                                <a:gd name="T2" fmla="+- 0 1655 1655"/>
                                <a:gd name="T3" fmla="*/ 1655 h 48"/>
                                <a:gd name="T4" fmla="+- 0 7634 7623"/>
                                <a:gd name="T5" fmla="*/ T4 w 48"/>
                                <a:gd name="T6" fmla="+- 0 1655 1655"/>
                                <a:gd name="T7" fmla="*/ 1655 h 48"/>
                                <a:gd name="T8" fmla="+- 0 7623 7623"/>
                                <a:gd name="T9" fmla="*/ T8 w 48"/>
                                <a:gd name="T10" fmla="+- 0 1666 1655"/>
                                <a:gd name="T11" fmla="*/ 1666 h 48"/>
                                <a:gd name="T12" fmla="+- 0 7623 7623"/>
                                <a:gd name="T13" fmla="*/ T12 w 48"/>
                                <a:gd name="T14" fmla="+- 0 1679 1655"/>
                                <a:gd name="T15" fmla="*/ 1679 h 48"/>
                                <a:gd name="T16" fmla="+- 0 7623 7623"/>
                                <a:gd name="T17" fmla="*/ T16 w 48"/>
                                <a:gd name="T18" fmla="+- 0 1692 1655"/>
                                <a:gd name="T19" fmla="*/ 1692 h 48"/>
                                <a:gd name="T20" fmla="+- 0 7634 7623"/>
                                <a:gd name="T21" fmla="*/ T20 w 48"/>
                                <a:gd name="T22" fmla="+- 0 1703 1655"/>
                                <a:gd name="T23" fmla="*/ 1703 h 48"/>
                                <a:gd name="T24" fmla="+- 0 7660 7623"/>
                                <a:gd name="T25" fmla="*/ T24 w 48"/>
                                <a:gd name="T26" fmla="+- 0 1703 1655"/>
                                <a:gd name="T27" fmla="*/ 1703 h 48"/>
                                <a:gd name="T28" fmla="+- 0 7671 7623"/>
                                <a:gd name="T29" fmla="*/ T28 w 48"/>
                                <a:gd name="T30" fmla="+- 0 1692 1655"/>
                                <a:gd name="T31" fmla="*/ 1692 h 48"/>
                                <a:gd name="T32" fmla="+- 0 7671 7623"/>
                                <a:gd name="T33" fmla="*/ T32 w 48"/>
                                <a:gd name="T34" fmla="+- 0 1666 1655"/>
                                <a:gd name="T35" fmla="*/ 1666 h 48"/>
                                <a:gd name="T36" fmla="+- 0 7660 7623"/>
                                <a:gd name="T37" fmla="*/ T36 w 48"/>
                                <a:gd name="T38" fmla="+- 0 1655 1655"/>
                                <a:gd name="T39" fmla="*/ 165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71"/>
                          <wps:cNvSpPr>
                            <a:spLocks/>
                          </wps:cNvSpPr>
                          <wps:spPr bwMode="auto">
                            <a:xfrm>
                              <a:off x="7623" y="1655"/>
                              <a:ext cx="48" cy="48"/>
                            </a:xfrm>
                            <a:custGeom>
                              <a:avLst/>
                              <a:gdLst>
                                <a:gd name="T0" fmla="+- 0 7623 7623"/>
                                <a:gd name="T1" fmla="*/ T0 w 48"/>
                                <a:gd name="T2" fmla="+- 0 1679 1655"/>
                                <a:gd name="T3" fmla="*/ 1679 h 48"/>
                                <a:gd name="T4" fmla="+- 0 7623 7623"/>
                                <a:gd name="T5" fmla="*/ T4 w 48"/>
                                <a:gd name="T6" fmla="+- 0 1666 1655"/>
                                <a:gd name="T7" fmla="*/ 1666 h 48"/>
                                <a:gd name="T8" fmla="+- 0 7634 7623"/>
                                <a:gd name="T9" fmla="*/ T8 w 48"/>
                                <a:gd name="T10" fmla="+- 0 1655 1655"/>
                                <a:gd name="T11" fmla="*/ 1655 h 48"/>
                                <a:gd name="T12" fmla="+- 0 7647 7623"/>
                                <a:gd name="T13" fmla="*/ T12 w 48"/>
                                <a:gd name="T14" fmla="+- 0 1655 1655"/>
                                <a:gd name="T15" fmla="*/ 1655 h 48"/>
                                <a:gd name="T16" fmla="+- 0 7660 7623"/>
                                <a:gd name="T17" fmla="*/ T16 w 48"/>
                                <a:gd name="T18" fmla="+- 0 1655 1655"/>
                                <a:gd name="T19" fmla="*/ 1655 h 48"/>
                                <a:gd name="T20" fmla="+- 0 7671 7623"/>
                                <a:gd name="T21" fmla="*/ T20 w 48"/>
                                <a:gd name="T22" fmla="+- 0 1666 1655"/>
                                <a:gd name="T23" fmla="*/ 1666 h 48"/>
                                <a:gd name="T24" fmla="+- 0 7671 7623"/>
                                <a:gd name="T25" fmla="*/ T24 w 48"/>
                                <a:gd name="T26" fmla="+- 0 1679 1655"/>
                                <a:gd name="T27" fmla="*/ 1679 h 48"/>
                                <a:gd name="T28" fmla="+- 0 7671 7623"/>
                                <a:gd name="T29" fmla="*/ T28 w 48"/>
                                <a:gd name="T30" fmla="+- 0 1692 1655"/>
                                <a:gd name="T31" fmla="*/ 1692 h 48"/>
                                <a:gd name="T32" fmla="+- 0 7660 7623"/>
                                <a:gd name="T33" fmla="*/ T32 w 48"/>
                                <a:gd name="T34" fmla="+- 0 1703 1655"/>
                                <a:gd name="T35" fmla="*/ 1703 h 48"/>
                                <a:gd name="T36" fmla="+- 0 7647 7623"/>
                                <a:gd name="T37" fmla="*/ T36 w 48"/>
                                <a:gd name="T38" fmla="+- 0 1703 1655"/>
                                <a:gd name="T39" fmla="*/ 1703 h 48"/>
                                <a:gd name="T40" fmla="+- 0 7634 7623"/>
                                <a:gd name="T41" fmla="*/ T40 w 48"/>
                                <a:gd name="T42" fmla="+- 0 1703 1655"/>
                                <a:gd name="T43" fmla="*/ 1703 h 48"/>
                                <a:gd name="T44" fmla="+- 0 7623 7623"/>
                                <a:gd name="T45" fmla="*/ T44 w 48"/>
                                <a:gd name="T46" fmla="+- 0 1692 1655"/>
                                <a:gd name="T47" fmla="*/ 1692 h 48"/>
                                <a:gd name="T48" fmla="+- 0 7623 7623"/>
                                <a:gd name="T49" fmla="*/ T48 w 48"/>
                                <a:gd name="T50" fmla="+- 0 1679 1655"/>
                                <a:gd name="T51" fmla="*/ 167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 name="docshape272"/>
                          <wps:cNvSpPr>
                            <a:spLocks/>
                          </wps:cNvSpPr>
                          <wps:spPr bwMode="auto">
                            <a:xfrm>
                              <a:off x="7919" y="1637"/>
                              <a:ext cx="48" cy="48"/>
                            </a:xfrm>
                            <a:custGeom>
                              <a:avLst/>
                              <a:gdLst>
                                <a:gd name="T0" fmla="+- 0 7957 7920"/>
                                <a:gd name="T1" fmla="*/ T0 w 48"/>
                                <a:gd name="T2" fmla="+- 0 1638 1638"/>
                                <a:gd name="T3" fmla="*/ 1638 h 48"/>
                                <a:gd name="T4" fmla="+- 0 7931 7920"/>
                                <a:gd name="T5" fmla="*/ T4 w 48"/>
                                <a:gd name="T6" fmla="+- 0 1638 1638"/>
                                <a:gd name="T7" fmla="*/ 1638 h 48"/>
                                <a:gd name="T8" fmla="+- 0 7920 7920"/>
                                <a:gd name="T9" fmla="*/ T8 w 48"/>
                                <a:gd name="T10" fmla="+- 0 1648 1638"/>
                                <a:gd name="T11" fmla="*/ 1648 h 48"/>
                                <a:gd name="T12" fmla="+- 0 7920 7920"/>
                                <a:gd name="T13" fmla="*/ T12 w 48"/>
                                <a:gd name="T14" fmla="+- 0 1662 1638"/>
                                <a:gd name="T15" fmla="*/ 1662 h 48"/>
                                <a:gd name="T16" fmla="+- 0 7920 7920"/>
                                <a:gd name="T17" fmla="*/ T16 w 48"/>
                                <a:gd name="T18" fmla="+- 0 1675 1638"/>
                                <a:gd name="T19" fmla="*/ 1675 h 48"/>
                                <a:gd name="T20" fmla="+- 0 7931 7920"/>
                                <a:gd name="T21" fmla="*/ T20 w 48"/>
                                <a:gd name="T22" fmla="+- 0 1685 1638"/>
                                <a:gd name="T23" fmla="*/ 1685 h 48"/>
                                <a:gd name="T24" fmla="+- 0 7957 7920"/>
                                <a:gd name="T25" fmla="*/ T24 w 48"/>
                                <a:gd name="T26" fmla="+- 0 1685 1638"/>
                                <a:gd name="T27" fmla="*/ 1685 h 48"/>
                                <a:gd name="T28" fmla="+- 0 7967 7920"/>
                                <a:gd name="T29" fmla="*/ T28 w 48"/>
                                <a:gd name="T30" fmla="+- 0 1675 1638"/>
                                <a:gd name="T31" fmla="*/ 1675 h 48"/>
                                <a:gd name="T32" fmla="+- 0 7967 7920"/>
                                <a:gd name="T33" fmla="*/ T32 w 48"/>
                                <a:gd name="T34" fmla="+- 0 1648 1638"/>
                                <a:gd name="T35" fmla="*/ 1648 h 48"/>
                                <a:gd name="T36" fmla="+- 0 7957 7920"/>
                                <a:gd name="T37" fmla="*/ T36 w 48"/>
                                <a:gd name="T38" fmla="+- 0 1638 1638"/>
                                <a:gd name="T39" fmla="*/ 163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7" y="37"/>
                                  </a:lnTo>
                                  <a:lnTo>
                                    <a:pt x="47" y="10"/>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73"/>
                          <wps:cNvSpPr>
                            <a:spLocks/>
                          </wps:cNvSpPr>
                          <wps:spPr bwMode="auto">
                            <a:xfrm>
                              <a:off x="7919" y="1637"/>
                              <a:ext cx="48" cy="48"/>
                            </a:xfrm>
                            <a:custGeom>
                              <a:avLst/>
                              <a:gdLst>
                                <a:gd name="T0" fmla="+- 0 7920 7920"/>
                                <a:gd name="T1" fmla="*/ T0 w 48"/>
                                <a:gd name="T2" fmla="+- 0 1662 1638"/>
                                <a:gd name="T3" fmla="*/ 1662 h 48"/>
                                <a:gd name="T4" fmla="+- 0 7920 7920"/>
                                <a:gd name="T5" fmla="*/ T4 w 48"/>
                                <a:gd name="T6" fmla="+- 0 1648 1638"/>
                                <a:gd name="T7" fmla="*/ 1648 h 48"/>
                                <a:gd name="T8" fmla="+- 0 7931 7920"/>
                                <a:gd name="T9" fmla="*/ T8 w 48"/>
                                <a:gd name="T10" fmla="+- 0 1638 1638"/>
                                <a:gd name="T11" fmla="*/ 1638 h 48"/>
                                <a:gd name="T12" fmla="+- 0 7944 7920"/>
                                <a:gd name="T13" fmla="*/ T12 w 48"/>
                                <a:gd name="T14" fmla="+- 0 1638 1638"/>
                                <a:gd name="T15" fmla="*/ 1638 h 48"/>
                                <a:gd name="T16" fmla="+- 0 7957 7920"/>
                                <a:gd name="T17" fmla="*/ T16 w 48"/>
                                <a:gd name="T18" fmla="+- 0 1638 1638"/>
                                <a:gd name="T19" fmla="*/ 1638 h 48"/>
                                <a:gd name="T20" fmla="+- 0 7967 7920"/>
                                <a:gd name="T21" fmla="*/ T20 w 48"/>
                                <a:gd name="T22" fmla="+- 0 1648 1638"/>
                                <a:gd name="T23" fmla="*/ 1648 h 48"/>
                                <a:gd name="T24" fmla="+- 0 7967 7920"/>
                                <a:gd name="T25" fmla="*/ T24 w 48"/>
                                <a:gd name="T26" fmla="+- 0 1662 1638"/>
                                <a:gd name="T27" fmla="*/ 1662 h 48"/>
                                <a:gd name="T28" fmla="+- 0 7967 7920"/>
                                <a:gd name="T29" fmla="*/ T28 w 48"/>
                                <a:gd name="T30" fmla="+- 0 1675 1638"/>
                                <a:gd name="T31" fmla="*/ 1675 h 48"/>
                                <a:gd name="T32" fmla="+- 0 7957 7920"/>
                                <a:gd name="T33" fmla="*/ T32 w 48"/>
                                <a:gd name="T34" fmla="+- 0 1685 1638"/>
                                <a:gd name="T35" fmla="*/ 1685 h 48"/>
                                <a:gd name="T36" fmla="+- 0 7944 7920"/>
                                <a:gd name="T37" fmla="*/ T36 w 48"/>
                                <a:gd name="T38" fmla="+- 0 1685 1638"/>
                                <a:gd name="T39" fmla="*/ 1685 h 48"/>
                                <a:gd name="T40" fmla="+- 0 7931 7920"/>
                                <a:gd name="T41" fmla="*/ T40 w 48"/>
                                <a:gd name="T42" fmla="+- 0 1685 1638"/>
                                <a:gd name="T43" fmla="*/ 1685 h 48"/>
                                <a:gd name="T44" fmla="+- 0 7920 7920"/>
                                <a:gd name="T45" fmla="*/ T44 w 48"/>
                                <a:gd name="T46" fmla="+- 0 1675 1638"/>
                                <a:gd name="T47" fmla="*/ 1675 h 48"/>
                                <a:gd name="T48" fmla="+- 0 7920 7920"/>
                                <a:gd name="T49" fmla="*/ T48 w 48"/>
                                <a:gd name="T50" fmla="+- 0 1662 1638"/>
                                <a:gd name="T51" fmla="*/ 166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7" y="10"/>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 name="docshape274"/>
                          <wps:cNvSpPr>
                            <a:spLocks/>
                          </wps:cNvSpPr>
                          <wps:spPr bwMode="auto">
                            <a:xfrm>
                              <a:off x="8216" y="1634"/>
                              <a:ext cx="48" cy="48"/>
                            </a:xfrm>
                            <a:custGeom>
                              <a:avLst/>
                              <a:gdLst>
                                <a:gd name="T0" fmla="+- 0 8253 8216"/>
                                <a:gd name="T1" fmla="*/ T0 w 48"/>
                                <a:gd name="T2" fmla="+- 0 1634 1634"/>
                                <a:gd name="T3" fmla="*/ 1634 h 48"/>
                                <a:gd name="T4" fmla="+- 0 8227 8216"/>
                                <a:gd name="T5" fmla="*/ T4 w 48"/>
                                <a:gd name="T6" fmla="+- 0 1634 1634"/>
                                <a:gd name="T7" fmla="*/ 1634 h 48"/>
                                <a:gd name="T8" fmla="+- 0 8216 8216"/>
                                <a:gd name="T9" fmla="*/ T8 w 48"/>
                                <a:gd name="T10" fmla="+- 0 1645 1634"/>
                                <a:gd name="T11" fmla="*/ 1645 h 48"/>
                                <a:gd name="T12" fmla="+- 0 8216 8216"/>
                                <a:gd name="T13" fmla="*/ T12 w 48"/>
                                <a:gd name="T14" fmla="+- 0 1658 1634"/>
                                <a:gd name="T15" fmla="*/ 1658 h 48"/>
                                <a:gd name="T16" fmla="+- 0 8216 8216"/>
                                <a:gd name="T17" fmla="*/ T16 w 48"/>
                                <a:gd name="T18" fmla="+- 0 1671 1634"/>
                                <a:gd name="T19" fmla="*/ 1671 h 48"/>
                                <a:gd name="T20" fmla="+- 0 8227 8216"/>
                                <a:gd name="T21" fmla="*/ T20 w 48"/>
                                <a:gd name="T22" fmla="+- 0 1681 1634"/>
                                <a:gd name="T23" fmla="*/ 1681 h 48"/>
                                <a:gd name="T24" fmla="+- 0 8253 8216"/>
                                <a:gd name="T25" fmla="*/ T24 w 48"/>
                                <a:gd name="T26" fmla="+- 0 1681 1634"/>
                                <a:gd name="T27" fmla="*/ 1681 h 48"/>
                                <a:gd name="T28" fmla="+- 0 8264 8216"/>
                                <a:gd name="T29" fmla="*/ T28 w 48"/>
                                <a:gd name="T30" fmla="+- 0 1671 1634"/>
                                <a:gd name="T31" fmla="*/ 1671 h 48"/>
                                <a:gd name="T32" fmla="+- 0 8264 8216"/>
                                <a:gd name="T33" fmla="*/ T32 w 48"/>
                                <a:gd name="T34" fmla="+- 0 1645 1634"/>
                                <a:gd name="T35" fmla="*/ 1645 h 48"/>
                                <a:gd name="T36" fmla="+- 0 8253 8216"/>
                                <a:gd name="T37" fmla="*/ T36 w 48"/>
                                <a:gd name="T38" fmla="+- 0 1634 1634"/>
                                <a:gd name="T39" fmla="*/ 16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75"/>
                          <wps:cNvSpPr>
                            <a:spLocks/>
                          </wps:cNvSpPr>
                          <wps:spPr bwMode="auto">
                            <a:xfrm>
                              <a:off x="8216" y="1634"/>
                              <a:ext cx="48" cy="48"/>
                            </a:xfrm>
                            <a:custGeom>
                              <a:avLst/>
                              <a:gdLst>
                                <a:gd name="T0" fmla="+- 0 8216 8216"/>
                                <a:gd name="T1" fmla="*/ T0 w 48"/>
                                <a:gd name="T2" fmla="+- 0 1658 1634"/>
                                <a:gd name="T3" fmla="*/ 1658 h 48"/>
                                <a:gd name="T4" fmla="+- 0 8216 8216"/>
                                <a:gd name="T5" fmla="*/ T4 w 48"/>
                                <a:gd name="T6" fmla="+- 0 1645 1634"/>
                                <a:gd name="T7" fmla="*/ 1645 h 48"/>
                                <a:gd name="T8" fmla="+- 0 8227 8216"/>
                                <a:gd name="T9" fmla="*/ T8 w 48"/>
                                <a:gd name="T10" fmla="+- 0 1634 1634"/>
                                <a:gd name="T11" fmla="*/ 1634 h 48"/>
                                <a:gd name="T12" fmla="+- 0 8240 8216"/>
                                <a:gd name="T13" fmla="*/ T12 w 48"/>
                                <a:gd name="T14" fmla="+- 0 1634 1634"/>
                                <a:gd name="T15" fmla="*/ 1634 h 48"/>
                                <a:gd name="T16" fmla="+- 0 8253 8216"/>
                                <a:gd name="T17" fmla="*/ T16 w 48"/>
                                <a:gd name="T18" fmla="+- 0 1634 1634"/>
                                <a:gd name="T19" fmla="*/ 1634 h 48"/>
                                <a:gd name="T20" fmla="+- 0 8264 8216"/>
                                <a:gd name="T21" fmla="*/ T20 w 48"/>
                                <a:gd name="T22" fmla="+- 0 1645 1634"/>
                                <a:gd name="T23" fmla="*/ 1645 h 48"/>
                                <a:gd name="T24" fmla="+- 0 8264 8216"/>
                                <a:gd name="T25" fmla="*/ T24 w 48"/>
                                <a:gd name="T26" fmla="+- 0 1658 1634"/>
                                <a:gd name="T27" fmla="*/ 1658 h 48"/>
                                <a:gd name="T28" fmla="+- 0 8264 8216"/>
                                <a:gd name="T29" fmla="*/ T28 w 48"/>
                                <a:gd name="T30" fmla="+- 0 1671 1634"/>
                                <a:gd name="T31" fmla="*/ 1671 h 48"/>
                                <a:gd name="T32" fmla="+- 0 8253 8216"/>
                                <a:gd name="T33" fmla="*/ T32 w 48"/>
                                <a:gd name="T34" fmla="+- 0 1681 1634"/>
                                <a:gd name="T35" fmla="*/ 1681 h 48"/>
                                <a:gd name="T36" fmla="+- 0 8240 8216"/>
                                <a:gd name="T37" fmla="*/ T36 w 48"/>
                                <a:gd name="T38" fmla="+- 0 1681 1634"/>
                                <a:gd name="T39" fmla="*/ 1681 h 48"/>
                                <a:gd name="T40" fmla="+- 0 8227 8216"/>
                                <a:gd name="T41" fmla="*/ T40 w 48"/>
                                <a:gd name="T42" fmla="+- 0 1681 1634"/>
                                <a:gd name="T43" fmla="*/ 1681 h 48"/>
                                <a:gd name="T44" fmla="+- 0 8216 8216"/>
                                <a:gd name="T45" fmla="*/ T44 w 48"/>
                                <a:gd name="T46" fmla="+- 0 1671 1634"/>
                                <a:gd name="T47" fmla="*/ 1671 h 48"/>
                                <a:gd name="T48" fmla="+- 0 8216 8216"/>
                                <a:gd name="T49" fmla="*/ T48 w 48"/>
                                <a:gd name="T50" fmla="+- 0 1658 1634"/>
                                <a:gd name="T51" fmla="*/ 16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 name="docshape276"/>
                          <wps:cNvSpPr>
                            <a:spLocks/>
                          </wps:cNvSpPr>
                          <wps:spPr bwMode="auto">
                            <a:xfrm>
                              <a:off x="8513" y="1584"/>
                              <a:ext cx="48" cy="48"/>
                            </a:xfrm>
                            <a:custGeom>
                              <a:avLst/>
                              <a:gdLst>
                                <a:gd name="T0" fmla="+- 0 8550 8513"/>
                                <a:gd name="T1" fmla="*/ T0 w 48"/>
                                <a:gd name="T2" fmla="+- 0 1584 1584"/>
                                <a:gd name="T3" fmla="*/ 1584 h 48"/>
                                <a:gd name="T4" fmla="+- 0 8524 8513"/>
                                <a:gd name="T5" fmla="*/ T4 w 48"/>
                                <a:gd name="T6" fmla="+- 0 1584 1584"/>
                                <a:gd name="T7" fmla="*/ 1584 h 48"/>
                                <a:gd name="T8" fmla="+- 0 8513 8513"/>
                                <a:gd name="T9" fmla="*/ T8 w 48"/>
                                <a:gd name="T10" fmla="+- 0 1595 1584"/>
                                <a:gd name="T11" fmla="*/ 1595 h 48"/>
                                <a:gd name="T12" fmla="+- 0 8513 8513"/>
                                <a:gd name="T13" fmla="*/ T12 w 48"/>
                                <a:gd name="T14" fmla="+- 0 1608 1584"/>
                                <a:gd name="T15" fmla="*/ 1608 h 48"/>
                                <a:gd name="T16" fmla="+- 0 8513 8513"/>
                                <a:gd name="T17" fmla="*/ T16 w 48"/>
                                <a:gd name="T18" fmla="+- 0 1621 1584"/>
                                <a:gd name="T19" fmla="*/ 1621 h 48"/>
                                <a:gd name="T20" fmla="+- 0 8524 8513"/>
                                <a:gd name="T21" fmla="*/ T20 w 48"/>
                                <a:gd name="T22" fmla="+- 0 1631 1584"/>
                                <a:gd name="T23" fmla="*/ 1631 h 48"/>
                                <a:gd name="T24" fmla="+- 0 8550 8513"/>
                                <a:gd name="T25" fmla="*/ T24 w 48"/>
                                <a:gd name="T26" fmla="+- 0 1631 1584"/>
                                <a:gd name="T27" fmla="*/ 1631 h 48"/>
                                <a:gd name="T28" fmla="+- 0 8560 8513"/>
                                <a:gd name="T29" fmla="*/ T28 w 48"/>
                                <a:gd name="T30" fmla="+- 0 1621 1584"/>
                                <a:gd name="T31" fmla="*/ 1621 h 48"/>
                                <a:gd name="T32" fmla="+- 0 8560 8513"/>
                                <a:gd name="T33" fmla="*/ T32 w 48"/>
                                <a:gd name="T34" fmla="+- 0 1595 1584"/>
                                <a:gd name="T35" fmla="*/ 1595 h 48"/>
                                <a:gd name="T36" fmla="+- 0 8550 8513"/>
                                <a:gd name="T37" fmla="*/ T36 w 48"/>
                                <a:gd name="T38" fmla="+- 0 1584 1584"/>
                                <a:gd name="T39" fmla="*/ 158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7"/>
                                  </a:lnTo>
                                  <a:lnTo>
                                    <a:pt x="37" y="47"/>
                                  </a:lnTo>
                                  <a:lnTo>
                                    <a:pt x="47" y="37"/>
                                  </a:lnTo>
                                  <a:lnTo>
                                    <a:pt x="47"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77"/>
                          <wps:cNvSpPr>
                            <a:spLocks/>
                          </wps:cNvSpPr>
                          <wps:spPr bwMode="auto">
                            <a:xfrm>
                              <a:off x="8513" y="1584"/>
                              <a:ext cx="48" cy="48"/>
                            </a:xfrm>
                            <a:custGeom>
                              <a:avLst/>
                              <a:gdLst>
                                <a:gd name="T0" fmla="+- 0 8513 8513"/>
                                <a:gd name="T1" fmla="*/ T0 w 48"/>
                                <a:gd name="T2" fmla="+- 0 1608 1584"/>
                                <a:gd name="T3" fmla="*/ 1608 h 48"/>
                                <a:gd name="T4" fmla="+- 0 8513 8513"/>
                                <a:gd name="T5" fmla="*/ T4 w 48"/>
                                <a:gd name="T6" fmla="+- 0 1595 1584"/>
                                <a:gd name="T7" fmla="*/ 1595 h 48"/>
                                <a:gd name="T8" fmla="+- 0 8524 8513"/>
                                <a:gd name="T9" fmla="*/ T8 w 48"/>
                                <a:gd name="T10" fmla="+- 0 1584 1584"/>
                                <a:gd name="T11" fmla="*/ 1584 h 48"/>
                                <a:gd name="T12" fmla="+- 0 8537 8513"/>
                                <a:gd name="T13" fmla="*/ T12 w 48"/>
                                <a:gd name="T14" fmla="+- 0 1584 1584"/>
                                <a:gd name="T15" fmla="*/ 1584 h 48"/>
                                <a:gd name="T16" fmla="+- 0 8550 8513"/>
                                <a:gd name="T17" fmla="*/ T16 w 48"/>
                                <a:gd name="T18" fmla="+- 0 1584 1584"/>
                                <a:gd name="T19" fmla="*/ 1584 h 48"/>
                                <a:gd name="T20" fmla="+- 0 8560 8513"/>
                                <a:gd name="T21" fmla="*/ T20 w 48"/>
                                <a:gd name="T22" fmla="+- 0 1595 1584"/>
                                <a:gd name="T23" fmla="*/ 1595 h 48"/>
                                <a:gd name="T24" fmla="+- 0 8560 8513"/>
                                <a:gd name="T25" fmla="*/ T24 w 48"/>
                                <a:gd name="T26" fmla="+- 0 1608 1584"/>
                                <a:gd name="T27" fmla="*/ 1608 h 48"/>
                                <a:gd name="T28" fmla="+- 0 8560 8513"/>
                                <a:gd name="T29" fmla="*/ T28 w 48"/>
                                <a:gd name="T30" fmla="+- 0 1621 1584"/>
                                <a:gd name="T31" fmla="*/ 1621 h 48"/>
                                <a:gd name="T32" fmla="+- 0 8550 8513"/>
                                <a:gd name="T33" fmla="*/ T32 w 48"/>
                                <a:gd name="T34" fmla="+- 0 1631 1584"/>
                                <a:gd name="T35" fmla="*/ 1631 h 48"/>
                                <a:gd name="T36" fmla="+- 0 8537 8513"/>
                                <a:gd name="T37" fmla="*/ T36 w 48"/>
                                <a:gd name="T38" fmla="+- 0 1631 1584"/>
                                <a:gd name="T39" fmla="*/ 1631 h 48"/>
                                <a:gd name="T40" fmla="+- 0 8524 8513"/>
                                <a:gd name="T41" fmla="*/ T40 w 48"/>
                                <a:gd name="T42" fmla="+- 0 1631 1584"/>
                                <a:gd name="T43" fmla="*/ 1631 h 48"/>
                                <a:gd name="T44" fmla="+- 0 8513 8513"/>
                                <a:gd name="T45" fmla="*/ T44 w 48"/>
                                <a:gd name="T46" fmla="+- 0 1621 1584"/>
                                <a:gd name="T47" fmla="*/ 1621 h 48"/>
                                <a:gd name="T48" fmla="+- 0 8513 8513"/>
                                <a:gd name="T49" fmla="*/ T48 w 48"/>
                                <a:gd name="T50" fmla="+- 0 1608 1584"/>
                                <a:gd name="T51" fmla="*/ 160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7"/>
                                  </a:lnTo>
                                  <a:lnTo>
                                    <a:pt x="24" y="47"/>
                                  </a:lnTo>
                                  <a:lnTo>
                                    <a:pt x="11" y="47"/>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 name="docshape278"/>
                          <wps:cNvSpPr>
                            <a:spLocks/>
                          </wps:cNvSpPr>
                          <wps:spPr bwMode="auto">
                            <a:xfrm>
                              <a:off x="8809" y="1534"/>
                              <a:ext cx="48" cy="48"/>
                            </a:xfrm>
                            <a:custGeom>
                              <a:avLst/>
                              <a:gdLst>
                                <a:gd name="T0" fmla="+- 0 8846 8810"/>
                                <a:gd name="T1" fmla="*/ T0 w 48"/>
                                <a:gd name="T2" fmla="+- 0 1534 1534"/>
                                <a:gd name="T3" fmla="*/ 1534 h 48"/>
                                <a:gd name="T4" fmla="+- 0 8820 8810"/>
                                <a:gd name="T5" fmla="*/ T4 w 48"/>
                                <a:gd name="T6" fmla="+- 0 1534 1534"/>
                                <a:gd name="T7" fmla="*/ 1534 h 48"/>
                                <a:gd name="T8" fmla="+- 0 8810 8810"/>
                                <a:gd name="T9" fmla="*/ T8 w 48"/>
                                <a:gd name="T10" fmla="+- 0 1545 1534"/>
                                <a:gd name="T11" fmla="*/ 1545 h 48"/>
                                <a:gd name="T12" fmla="+- 0 8810 8810"/>
                                <a:gd name="T13" fmla="*/ T12 w 48"/>
                                <a:gd name="T14" fmla="+- 0 1558 1534"/>
                                <a:gd name="T15" fmla="*/ 1558 h 48"/>
                                <a:gd name="T16" fmla="+- 0 8810 8810"/>
                                <a:gd name="T17" fmla="*/ T16 w 48"/>
                                <a:gd name="T18" fmla="+- 0 1571 1534"/>
                                <a:gd name="T19" fmla="*/ 1571 h 48"/>
                                <a:gd name="T20" fmla="+- 0 8820 8810"/>
                                <a:gd name="T21" fmla="*/ T20 w 48"/>
                                <a:gd name="T22" fmla="+- 0 1582 1534"/>
                                <a:gd name="T23" fmla="*/ 1582 h 48"/>
                                <a:gd name="T24" fmla="+- 0 8846 8810"/>
                                <a:gd name="T25" fmla="*/ T24 w 48"/>
                                <a:gd name="T26" fmla="+- 0 1582 1534"/>
                                <a:gd name="T27" fmla="*/ 1582 h 48"/>
                                <a:gd name="T28" fmla="+- 0 8857 8810"/>
                                <a:gd name="T29" fmla="*/ T28 w 48"/>
                                <a:gd name="T30" fmla="+- 0 1571 1534"/>
                                <a:gd name="T31" fmla="*/ 1571 h 48"/>
                                <a:gd name="T32" fmla="+- 0 8857 8810"/>
                                <a:gd name="T33" fmla="*/ T32 w 48"/>
                                <a:gd name="T34" fmla="+- 0 1545 1534"/>
                                <a:gd name="T35" fmla="*/ 1545 h 48"/>
                                <a:gd name="T36" fmla="+- 0 8846 8810"/>
                                <a:gd name="T37" fmla="*/ T36 w 48"/>
                                <a:gd name="T38" fmla="+- 0 1534 1534"/>
                                <a:gd name="T39" fmla="*/ 153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8"/>
                                  </a:lnTo>
                                  <a:lnTo>
                                    <a:pt x="36" y="48"/>
                                  </a:lnTo>
                                  <a:lnTo>
                                    <a:pt x="47" y="37"/>
                                  </a:lnTo>
                                  <a:lnTo>
                                    <a:pt x="47" y="11"/>
                                  </a:lnTo>
                                  <a:lnTo>
                                    <a:pt x="36"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79"/>
                          <wps:cNvSpPr>
                            <a:spLocks/>
                          </wps:cNvSpPr>
                          <wps:spPr bwMode="auto">
                            <a:xfrm>
                              <a:off x="8809" y="1534"/>
                              <a:ext cx="48" cy="48"/>
                            </a:xfrm>
                            <a:custGeom>
                              <a:avLst/>
                              <a:gdLst>
                                <a:gd name="T0" fmla="+- 0 8810 8810"/>
                                <a:gd name="T1" fmla="*/ T0 w 48"/>
                                <a:gd name="T2" fmla="+- 0 1558 1534"/>
                                <a:gd name="T3" fmla="*/ 1558 h 48"/>
                                <a:gd name="T4" fmla="+- 0 8810 8810"/>
                                <a:gd name="T5" fmla="*/ T4 w 48"/>
                                <a:gd name="T6" fmla="+- 0 1545 1534"/>
                                <a:gd name="T7" fmla="*/ 1545 h 48"/>
                                <a:gd name="T8" fmla="+- 0 8820 8810"/>
                                <a:gd name="T9" fmla="*/ T8 w 48"/>
                                <a:gd name="T10" fmla="+- 0 1534 1534"/>
                                <a:gd name="T11" fmla="*/ 1534 h 48"/>
                                <a:gd name="T12" fmla="+- 0 8833 8810"/>
                                <a:gd name="T13" fmla="*/ T12 w 48"/>
                                <a:gd name="T14" fmla="+- 0 1534 1534"/>
                                <a:gd name="T15" fmla="*/ 1534 h 48"/>
                                <a:gd name="T16" fmla="+- 0 8846 8810"/>
                                <a:gd name="T17" fmla="*/ T16 w 48"/>
                                <a:gd name="T18" fmla="+- 0 1534 1534"/>
                                <a:gd name="T19" fmla="*/ 1534 h 48"/>
                                <a:gd name="T20" fmla="+- 0 8857 8810"/>
                                <a:gd name="T21" fmla="*/ T20 w 48"/>
                                <a:gd name="T22" fmla="+- 0 1545 1534"/>
                                <a:gd name="T23" fmla="*/ 1545 h 48"/>
                                <a:gd name="T24" fmla="+- 0 8857 8810"/>
                                <a:gd name="T25" fmla="*/ T24 w 48"/>
                                <a:gd name="T26" fmla="+- 0 1558 1534"/>
                                <a:gd name="T27" fmla="*/ 1558 h 48"/>
                                <a:gd name="T28" fmla="+- 0 8857 8810"/>
                                <a:gd name="T29" fmla="*/ T28 w 48"/>
                                <a:gd name="T30" fmla="+- 0 1571 1534"/>
                                <a:gd name="T31" fmla="*/ 1571 h 48"/>
                                <a:gd name="T32" fmla="+- 0 8846 8810"/>
                                <a:gd name="T33" fmla="*/ T32 w 48"/>
                                <a:gd name="T34" fmla="+- 0 1582 1534"/>
                                <a:gd name="T35" fmla="*/ 1582 h 48"/>
                                <a:gd name="T36" fmla="+- 0 8833 8810"/>
                                <a:gd name="T37" fmla="*/ T36 w 48"/>
                                <a:gd name="T38" fmla="+- 0 1582 1534"/>
                                <a:gd name="T39" fmla="*/ 1582 h 48"/>
                                <a:gd name="T40" fmla="+- 0 8820 8810"/>
                                <a:gd name="T41" fmla="*/ T40 w 48"/>
                                <a:gd name="T42" fmla="+- 0 1582 1534"/>
                                <a:gd name="T43" fmla="*/ 1582 h 48"/>
                                <a:gd name="T44" fmla="+- 0 8810 8810"/>
                                <a:gd name="T45" fmla="*/ T44 w 48"/>
                                <a:gd name="T46" fmla="+- 0 1571 1534"/>
                                <a:gd name="T47" fmla="*/ 1571 h 48"/>
                                <a:gd name="T48" fmla="+- 0 8810 8810"/>
                                <a:gd name="T49" fmla="*/ T48 w 48"/>
                                <a:gd name="T50" fmla="+- 0 1558 1534"/>
                                <a:gd name="T51" fmla="*/ 155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8"/>
                                  </a:lnTo>
                                  <a:lnTo>
                                    <a:pt x="23" y="48"/>
                                  </a:lnTo>
                                  <a:lnTo>
                                    <a:pt x="10"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 name="docshape280"/>
                          <wps:cNvSpPr>
                            <a:spLocks/>
                          </wps:cNvSpPr>
                          <wps:spPr bwMode="auto">
                            <a:xfrm>
                              <a:off x="7623" y="1614"/>
                              <a:ext cx="48" cy="48"/>
                            </a:xfrm>
                            <a:custGeom>
                              <a:avLst/>
                              <a:gdLst>
                                <a:gd name="T0" fmla="+- 0 7660 7623"/>
                                <a:gd name="T1" fmla="*/ T0 w 48"/>
                                <a:gd name="T2" fmla="+- 0 1615 1615"/>
                                <a:gd name="T3" fmla="*/ 1615 h 48"/>
                                <a:gd name="T4" fmla="+- 0 7634 7623"/>
                                <a:gd name="T5" fmla="*/ T4 w 48"/>
                                <a:gd name="T6" fmla="+- 0 1615 1615"/>
                                <a:gd name="T7" fmla="*/ 1615 h 48"/>
                                <a:gd name="T8" fmla="+- 0 7623 7623"/>
                                <a:gd name="T9" fmla="*/ T8 w 48"/>
                                <a:gd name="T10" fmla="+- 0 1625 1615"/>
                                <a:gd name="T11" fmla="*/ 1625 h 48"/>
                                <a:gd name="T12" fmla="+- 0 7623 7623"/>
                                <a:gd name="T13" fmla="*/ T12 w 48"/>
                                <a:gd name="T14" fmla="+- 0 1639 1615"/>
                                <a:gd name="T15" fmla="*/ 1639 h 48"/>
                                <a:gd name="T16" fmla="+- 0 7623 7623"/>
                                <a:gd name="T17" fmla="*/ T16 w 48"/>
                                <a:gd name="T18" fmla="+- 0 1652 1615"/>
                                <a:gd name="T19" fmla="*/ 1652 h 48"/>
                                <a:gd name="T20" fmla="+- 0 7634 7623"/>
                                <a:gd name="T21" fmla="*/ T20 w 48"/>
                                <a:gd name="T22" fmla="+- 0 1662 1615"/>
                                <a:gd name="T23" fmla="*/ 1662 h 48"/>
                                <a:gd name="T24" fmla="+- 0 7660 7623"/>
                                <a:gd name="T25" fmla="*/ T24 w 48"/>
                                <a:gd name="T26" fmla="+- 0 1662 1615"/>
                                <a:gd name="T27" fmla="*/ 1662 h 48"/>
                                <a:gd name="T28" fmla="+- 0 7671 7623"/>
                                <a:gd name="T29" fmla="*/ T28 w 48"/>
                                <a:gd name="T30" fmla="+- 0 1652 1615"/>
                                <a:gd name="T31" fmla="*/ 1652 h 48"/>
                                <a:gd name="T32" fmla="+- 0 7671 7623"/>
                                <a:gd name="T33" fmla="*/ T32 w 48"/>
                                <a:gd name="T34" fmla="+- 0 1625 1615"/>
                                <a:gd name="T35" fmla="*/ 1625 h 48"/>
                                <a:gd name="T36" fmla="+- 0 7660 7623"/>
                                <a:gd name="T37" fmla="*/ T36 w 48"/>
                                <a:gd name="T38" fmla="+- 0 1615 1615"/>
                                <a:gd name="T39" fmla="*/ 16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0"/>
                                  </a:lnTo>
                                  <a:lnTo>
                                    <a:pt x="0" y="24"/>
                                  </a:lnTo>
                                  <a:lnTo>
                                    <a:pt x="0" y="37"/>
                                  </a:lnTo>
                                  <a:lnTo>
                                    <a:pt x="11" y="47"/>
                                  </a:lnTo>
                                  <a:lnTo>
                                    <a:pt x="37" y="47"/>
                                  </a:lnTo>
                                  <a:lnTo>
                                    <a:pt x="48" y="37"/>
                                  </a:lnTo>
                                  <a:lnTo>
                                    <a:pt x="48" y="10"/>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81"/>
                          <wps:cNvSpPr>
                            <a:spLocks/>
                          </wps:cNvSpPr>
                          <wps:spPr bwMode="auto">
                            <a:xfrm>
                              <a:off x="7623" y="1614"/>
                              <a:ext cx="48" cy="48"/>
                            </a:xfrm>
                            <a:custGeom>
                              <a:avLst/>
                              <a:gdLst>
                                <a:gd name="T0" fmla="+- 0 7623 7623"/>
                                <a:gd name="T1" fmla="*/ T0 w 48"/>
                                <a:gd name="T2" fmla="+- 0 1639 1615"/>
                                <a:gd name="T3" fmla="*/ 1639 h 48"/>
                                <a:gd name="T4" fmla="+- 0 7623 7623"/>
                                <a:gd name="T5" fmla="*/ T4 w 48"/>
                                <a:gd name="T6" fmla="+- 0 1625 1615"/>
                                <a:gd name="T7" fmla="*/ 1625 h 48"/>
                                <a:gd name="T8" fmla="+- 0 7634 7623"/>
                                <a:gd name="T9" fmla="*/ T8 w 48"/>
                                <a:gd name="T10" fmla="+- 0 1615 1615"/>
                                <a:gd name="T11" fmla="*/ 1615 h 48"/>
                                <a:gd name="T12" fmla="+- 0 7647 7623"/>
                                <a:gd name="T13" fmla="*/ T12 w 48"/>
                                <a:gd name="T14" fmla="+- 0 1615 1615"/>
                                <a:gd name="T15" fmla="*/ 1615 h 48"/>
                                <a:gd name="T16" fmla="+- 0 7660 7623"/>
                                <a:gd name="T17" fmla="*/ T16 w 48"/>
                                <a:gd name="T18" fmla="+- 0 1615 1615"/>
                                <a:gd name="T19" fmla="*/ 1615 h 48"/>
                                <a:gd name="T20" fmla="+- 0 7671 7623"/>
                                <a:gd name="T21" fmla="*/ T20 w 48"/>
                                <a:gd name="T22" fmla="+- 0 1625 1615"/>
                                <a:gd name="T23" fmla="*/ 1625 h 48"/>
                                <a:gd name="T24" fmla="+- 0 7671 7623"/>
                                <a:gd name="T25" fmla="*/ T24 w 48"/>
                                <a:gd name="T26" fmla="+- 0 1639 1615"/>
                                <a:gd name="T27" fmla="*/ 1639 h 48"/>
                                <a:gd name="T28" fmla="+- 0 7671 7623"/>
                                <a:gd name="T29" fmla="*/ T28 w 48"/>
                                <a:gd name="T30" fmla="+- 0 1652 1615"/>
                                <a:gd name="T31" fmla="*/ 1652 h 48"/>
                                <a:gd name="T32" fmla="+- 0 7660 7623"/>
                                <a:gd name="T33" fmla="*/ T32 w 48"/>
                                <a:gd name="T34" fmla="+- 0 1662 1615"/>
                                <a:gd name="T35" fmla="*/ 1662 h 48"/>
                                <a:gd name="T36" fmla="+- 0 7647 7623"/>
                                <a:gd name="T37" fmla="*/ T36 w 48"/>
                                <a:gd name="T38" fmla="+- 0 1662 1615"/>
                                <a:gd name="T39" fmla="*/ 1662 h 48"/>
                                <a:gd name="T40" fmla="+- 0 7634 7623"/>
                                <a:gd name="T41" fmla="*/ T40 w 48"/>
                                <a:gd name="T42" fmla="+- 0 1662 1615"/>
                                <a:gd name="T43" fmla="*/ 1662 h 48"/>
                                <a:gd name="T44" fmla="+- 0 7623 7623"/>
                                <a:gd name="T45" fmla="*/ T44 w 48"/>
                                <a:gd name="T46" fmla="+- 0 1652 1615"/>
                                <a:gd name="T47" fmla="*/ 1652 h 48"/>
                                <a:gd name="T48" fmla="+- 0 7623 7623"/>
                                <a:gd name="T49" fmla="*/ T48 w 48"/>
                                <a:gd name="T50" fmla="+- 0 1639 1615"/>
                                <a:gd name="T51" fmla="*/ 16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0"/>
                                  </a:lnTo>
                                  <a:lnTo>
                                    <a:pt x="11" y="0"/>
                                  </a:lnTo>
                                  <a:lnTo>
                                    <a:pt x="24" y="0"/>
                                  </a:lnTo>
                                  <a:lnTo>
                                    <a:pt x="37" y="0"/>
                                  </a:lnTo>
                                  <a:lnTo>
                                    <a:pt x="48" y="10"/>
                                  </a:lnTo>
                                  <a:lnTo>
                                    <a:pt x="48" y="24"/>
                                  </a:lnTo>
                                  <a:lnTo>
                                    <a:pt x="48" y="37"/>
                                  </a:lnTo>
                                  <a:lnTo>
                                    <a:pt x="37" y="47"/>
                                  </a:lnTo>
                                  <a:lnTo>
                                    <a:pt x="24" y="47"/>
                                  </a:lnTo>
                                  <a:lnTo>
                                    <a:pt x="11"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docshape282"/>
                          <wps:cNvSpPr>
                            <a:spLocks/>
                          </wps:cNvSpPr>
                          <wps:spPr bwMode="auto">
                            <a:xfrm>
                              <a:off x="7919" y="1530"/>
                              <a:ext cx="48" cy="48"/>
                            </a:xfrm>
                            <a:custGeom>
                              <a:avLst/>
                              <a:gdLst>
                                <a:gd name="T0" fmla="+- 0 7957 7920"/>
                                <a:gd name="T1" fmla="*/ T0 w 48"/>
                                <a:gd name="T2" fmla="+- 0 1530 1530"/>
                                <a:gd name="T3" fmla="*/ 1530 h 48"/>
                                <a:gd name="T4" fmla="+- 0 7931 7920"/>
                                <a:gd name="T5" fmla="*/ T4 w 48"/>
                                <a:gd name="T6" fmla="+- 0 1530 1530"/>
                                <a:gd name="T7" fmla="*/ 1530 h 48"/>
                                <a:gd name="T8" fmla="+- 0 7920 7920"/>
                                <a:gd name="T9" fmla="*/ T8 w 48"/>
                                <a:gd name="T10" fmla="+- 0 1541 1530"/>
                                <a:gd name="T11" fmla="*/ 1541 h 48"/>
                                <a:gd name="T12" fmla="+- 0 7920 7920"/>
                                <a:gd name="T13" fmla="*/ T12 w 48"/>
                                <a:gd name="T14" fmla="+- 0 1554 1530"/>
                                <a:gd name="T15" fmla="*/ 1554 h 48"/>
                                <a:gd name="T16" fmla="+- 0 7920 7920"/>
                                <a:gd name="T17" fmla="*/ T16 w 48"/>
                                <a:gd name="T18" fmla="+- 0 1567 1530"/>
                                <a:gd name="T19" fmla="*/ 1567 h 48"/>
                                <a:gd name="T20" fmla="+- 0 7931 7920"/>
                                <a:gd name="T21" fmla="*/ T20 w 48"/>
                                <a:gd name="T22" fmla="+- 0 1578 1530"/>
                                <a:gd name="T23" fmla="*/ 1578 h 48"/>
                                <a:gd name="T24" fmla="+- 0 7957 7920"/>
                                <a:gd name="T25" fmla="*/ T24 w 48"/>
                                <a:gd name="T26" fmla="+- 0 1578 1530"/>
                                <a:gd name="T27" fmla="*/ 1578 h 48"/>
                                <a:gd name="T28" fmla="+- 0 7967 7920"/>
                                <a:gd name="T29" fmla="*/ T28 w 48"/>
                                <a:gd name="T30" fmla="+- 0 1567 1530"/>
                                <a:gd name="T31" fmla="*/ 1567 h 48"/>
                                <a:gd name="T32" fmla="+- 0 7967 7920"/>
                                <a:gd name="T33" fmla="*/ T32 w 48"/>
                                <a:gd name="T34" fmla="+- 0 1541 1530"/>
                                <a:gd name="T35" fmla="*/ 1541 h 48"/>
                                <a:gd name="T36" fmla="+- 0 7957 7920"/>
                                <a:gd name="T37" fmla="*/ T36 w 48"/>
                                <a:gd name="T38" fmla="+- 0 1530 1530"/>
                                <a:gd name="T39" fmla="*/ 1530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83"/>
                          <wps:cNvSpPr>
                            <a:spLocks/>
                          </wps:cNvSpPr>
                          <wps:spPr bwMode="auto">
                            <a:xfrm>
                              <a:off x="7919" y="1530"/>
                              <a:ext cx="48" cy="48"/>
                            </a:xfrm>
                            <a:custGeom>
                              <a:avLst/>
                              <a:gdLst>
                                <a:gd name="T0" fmla="+- 0 7920 7920"/>
                                <a:gd name="T1" fmla="*/ T0 w 48"/>
                                <a:gd name="T2" fmla="+- 0 1554 1530"/>
                                <a:gd name="T3" fmla="*/ 1554 h 48"/>
                                <a:gd name="T4" fmla="+- 0 7920 7920"/>
                                <a:gd name="T5" fmla="*/ T4 w 48"/>
                                <a:gd name="T6" fmla="+- 0 1541 1530"/>
                                <a:gd name="T7" fmla="*/ 1541 h 48"/>
                                <a:gd name="T8" fmla="+- 0 7931 7920"/>
                                <a:gd name="T9" fmla="*/ T8 w 48"/>
                                <a:gd name="T10" fmla="+- 0 1530 1530"/>
                                <a:gd name="T11" fmla="*/ 1530 h 48"/>
                                <a:gd name="T12" fmla="+- 0 7944 7920"/>
                                <a:gd name="T13" fmla="*/ T12 w 48"/>
                                <a:gd name="T14" fmla="+- 0 1530 1530"/>
                                <a:gd name="T15" fmla="*/ 1530 h 48"/>
                                <a:gd name="T16" fmla="+- 0 7957 7920"/>
                                <a:gd name="T17" fmla="*/ T16 w 48"/>
                                <a:gd name="T18" fmla="+- 0 1530 1530"/>
                                <a:gd name="T19" fmla="*/ 1530 h 48"/>
                                <a:gd name="T20" fmla="+- 0 7967 7920"/>
                                <a:gd name="T21" fmla="*/ T20 w 48"/>
                                <a:gd name="T22" fmla="+- 0 1541 1530"/>
                                <a:gd name="T23" fmla="*/ 1541 h 48"/>
                                <a:gd name="T24" fmla="+- 0 7967 7920"/>
                                <a:gd name="T25" fmla="*/ T24 w 48"/>
                                <a:gd name="T26" fmla="+- 0 1554 1530"/>
                                <a:gd name="T27" fmla="*/ 1554 h 48"/>
                                <a:gd name="T28" fmla="+- 0 7967 7920"/>
                                <a:gd name="T29" fmla="*/ T28 w 48"/>
                                <a:gd name="T30" fmla="+- 0 1567 1530"/>
                                <a:gd name="T31" fmla="*/ 1567 h 48"/>
                                <a:gd name="T32" fmla="+- 0 7957 7920"/>
                                <a:gd name="T33" fmla="*/ T32 w 48"/>
                                <a:gd name="T34" fmla="+- 0 1578 1530"/>
                                <a:gd name="T35" fmla="*/ 1578 h 48"/>
                                <a:gd name="T36" fmla="+- 0 7944 7920"/>
                                <a:gd name="T37" fmla="*/ T36 w 48"/>
                                <a:gd name="T38" fmla="+- 0 1578 1530"/>
                                <a:gd name="T39" fmla="*/ 1578 h 48"/>
                                <a:gd name="T40" fmla="+- 0 7931 7920"/>
                                <a:gd name="T41" fmla="*/ T40 w 48"/>
                                <a:gd name="T42" fmla="+- 0 1578 1530"/>
                                <a:gd name="T43" fmla="*/ 1578 h 48"/>
                                <a:gd name="T44" fmla="+- 0 7920 7920"/>
                                <a:gd name="T45" fmla="*/ T44 w 48"/>
                                <a:gd name="T46" fmla="+- 0 1567 1530"/>
                                <a:gd name="T47" fmla="*/ 1567 h 48"/>
                                <a:gd name="T48" fmla="+- 0 7920 7920"/>
                                <a:gd name="T49" fmla="*/ T48 w 48"/>
                                <a:gd name="T50" fmla="+- 0 1554 1530"/>
                                <a:gd name="T51" fmla="*/ 1554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6" name="docshape284"/>
                          <wps:cNvSpPr>
                            <a:spLocks/>
                          </wps:cNvSpPr>
                          <wps:spPr bwMode="auto">
                            <a:xfrm>
                              <a:off x="8216" y="1415"/>
                              <a:ext cx="48" cy="48"/>
                            </a:xfrm>
                            <a:custGeom>
                              <a:avLst/>
                              <a:gdLst>
                                <a:gd name="T0" fmla="+- 0 8253 8216"/>
                                <a:gd name="T1" fmla="*/ T0 w 48"/>
                                <a:gd name="T2" fmla="+- 0 1415 1415"/>
                                <a:gd name="T3" fmla="*/ 1415 h 48"/>
                                <a:gd name="T4" fmla="+- 0 8227 8216"/>
                                <a:gd name="T5" fmla="*/ T4 w 48"/>
                                <a:gd name="T6" fmla="+- 0 1415 1415"/>
                                <a:gd name="T7" fmla="*/ 1415 h 48"/>
                                <a:gd name="T8" fmla="+- 0 8216 8216"/>
                                <a:gd name="T9" fmla="*/ T8 w 48"/>
                                <a:gd name="T10" fmla="+- 0 1426 1415"/>
                                <a:gd name="T11" fmla="*/ 1426 h 48"/>
                                <a:gd name="T12" fmla="+- 0 8216 8216"/>
                                <a:gd name="T13" fmla="*/ T12 w 48"/>
                                <a:gd name="T14" fmla="+- 0 1439 1415"/>
                                <a:gd name="T15" fmla="*/ 1439 h 48"/>
                                <a:gd name="T16" fmla="+- 0 8216 8216"/>
                                <a:gd name="T17" fmla="*/ T16 w 48"/>
                                <a:gd name="T18" fmla="+- 0 1452 1415"/>
                                <a:gd name="T19" fmla="*/ 1452 h 48"/>
                                <a:gd name="T20" fmla="+- 0 8227 8216"/>
                                <a:gd name="T21" fmla="*/ T20 w 48"/>
                                <a:gd name="T22" fmla="+- 0 1463 1415"/>
                                <a:gd name="T23" fmla="*/ 1463 h 48"/>
                                <a:gd name="T24" fmla="+- 0 8253 8216"/>
                                <a:gd name="T25" fmla="*/ T24 w 48"/>
                                <a:gd name="T26" fmla="+- 0 1463 1415"/>
                                <a:gd name="T27" fmla="*/ 1463 h 48"/>
                                <a:gd name="T28" fmla="+- 0 8264 8216"/>
                                <a:gd name="T29" fmla="*/ T28 w 48"/>
                                <a:gd name="T30" fmla="+- 0 1452 1415"/>
                                <a:gd name="T31" fmla="*/ 1452 h 48"/>
                                <a:gd name="T32" fmla="+- 0 8264 8216"/>
                                <a:gd name="T33" fmla="*/ T32 w 48"/>
                                <a:gd name="T34" fmla="+- 0 1426 1415"/>
                                <a:gd name="T35" fmla="*/ 1426 h 48"/>
                                <a:gd name="T36" fmla="+- 0 8253 8216"/>
                                <a:gd name="T37" fmla="*/ T36 w 48"/>
                                <a:gd name="T38" fmla="+- 0 1415 1415"/>
                                <a:gd name="T39" fmla="*/ 141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85"/>
                          <wps:cNvSpPr>
                            <a:spLocks/>
                          </wps:cNvSpPr>
                          <wps:spPr bwMode="auto">
                            <a:xfrm>
                              <a:off x="8216" y="1415"/>
                              <a:ext cx="48" cy="48"/>
                            </a:xfrm>
                            <a:custGeom>
                              <a:avLst/>
                              <a:gdLst>
                                <a:gd name="T0" fmla="+- 0 8216 8216"/>
                                <a:gd name="T1" fmla="*/ T0 w 48"/>
                                <a:gd name="T2" fmla="+- 0 1439 1415"/>
                                <a:gd name="T3" fmla="*/ 1439 h 48"/>
                                <a:gd name="T4" fmla="+- 0 8216 8216"/>
                                <a:gd name="T5" fmla="*/ T4 w 48"/>
                                <a:gd name="T6" fmla="+- 0 1426 1415"/>
                                <a:gd name="T7" fmla="*/ 1426 h 48"/>
                                <a:gd name="T8" fmla="+- 0 8227 8216"/>
                                <a:gd name="T9" fmla="*/ T8 w 48"/>
                                <a:gd name="T10" fmla="+- 0 1415 1415"/>
                                <a:gd name="T11" fmla="*/ 1415 h 48"/>
                                <a:gd name="T12" fmla="+- 0 8240 8216"/>
                                <a:gd name="T13" fmla="*/ T12 w 48"/>
                                <a:gd name="T14" fmla="+- 0 1415 1415"/>
                                <a:gd name="T15" fmla="*/ 1415 h 48"/>
                                <a:gd name="T16" fmla="+- 0 8253 8216"/>
                                <a:gd name="T17" fmla="*/ T16 w 48"/>
                                <a:gd name="T18" fmla="+- 0 1415 1415"/>
                                <a:gd name="T19" fmla="*/ 1415 h 48"/>
                                <a:gd name="T20" fmla="+- 0 8264 8216"/>
                                <a:gd name="T21" fmla="*/ T20 w 48"/>
                                <a:gd name="T22" fmla="+- 0 1426 1415"/>
                                <a:gd name="T23" fmla="*/ 1426 h 48"/>
                                <a:gd name="T24" fmla="+- 0 8264 8216"/>
                                <a:gd name="T25" fmla="*/ T24 w 48"/>
                                <a:gd name="T26" fmla="+- 0 1439 1415"/>
                                <a:gd name="T27" fmla="*/ 1439 h 48"/>
                                <a:gd name="T28" fmla="+- 0 8264 8216"/>
                                <a:gd name="T29" fmla="*/ T28 w 48"/>
                                <a:gd name="T30" fmla="+- 0 1452 1415"/>
                                <a:gd name="T31" fmla="*/ 1452 h 48"/>
                                <a:gd name="T32" fmla="+- 0 8253 8216"/>
                                <a:gd name="T33" fmla="*/ T32 w 48"/>
                                <a:gd name="T34" fmla="+- 0 1463 1415"/>
                                <a:gd name="T35" fmla="*/ 1463 h 48"/>
                                <a:gd name="T36" fmla="+- 0 8240 8216"/>
                                <a:gd name="T37" fmla="*/ T36 w 48"/>
                                <a:gd name="T38" fmla="+- 0 1463 1415"/>
                                <a:gd name="T39" fmla="*/ 1463 h 48"/>
                                <a:gd name="T40" fmla="+- 0 8227 8216"/>
                                <a:gd name="T41" fmla="*/ T40 w 48"/>
                                <a:gd name="T42" fmla="+- 0 1463 1415"/>
                                <a:gd name="T43" fmla="*/ 1463 h 48"/>
                                <a:gd name="T44" fmla="+- 0 8216 8216"/>
                                <a:gd name="T45" fmla="*/ T44 w 48"/>
                                <a:gd name="T46" fmla="+- 0 1452 1415"/>
                                <a:gd name="T47" fmla="*/ 1452 h 48"/>
                                <a:gd name="T48" fmla="+- 0 8216 8216"/>
                                <a:gd name="T49" fmla="*/ T48 w 48"/>
                                <a:gd name="T50" fmla="+- 0 1439 1415"/>
                                <a:gd name="T51" fmla="*/ 143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 name="docshape286"/>
                          <wps:cNvSpPr>
                            <a:spLocks/>
                          </wps:cNvSpPr>
                          <wps:spPr bwMode="auto">
                            <a:xfrm>
                              <a:off x="8513" y="1248"/>
                              <a:ext cx="48" cy="48"/>
                            </a:xfrm>
                            <a:custGeom>
                              <a:avLst/>
                              <a:gdLst>
                                <a:gd name="T0" fmla="+- 0 8550 8513"/>
                                <a:gd name="T1" fmla="*/ T0 w 48"/>
                                <a:gd name="T2" fmla="+- 0 1248 1248"/>
                                <a:gd name="T3" fmla="*/ 1248 h 48"/>
                                <a:gd name="T4" fmla="+- 0 8524 8513"/>
                                <a:gd name="T5" fmla="*/ T4 w 48"/>
                                <a:gd name="T6" fmla="+- 0 1248 1248"/>
                                <a:gd name="T7" fmla="*/ 1248 h 48"/>
                                <a:gd name="T8" fmla="+- 0 8513 8513"/>
                                <a:gd name="T9" fmla="*/ T8 w 48"/>
                                <a:gd name="T10" fmla="+- 0 1259 1248"/>
                                <a:gd name="T11" fmla="*/ 1259 h 48"/>
                                <a:gd name="T12" fmla="+- 0 8513 8513"/>
                                <a:gd name="T13" fmla="*/ T12 w 48"/>
                                <a:gd name="T14" fmla="+- 0 1272 1248"/>
                                <a:gd name="T15" fmla="*/ 1272 h 48"/>
                                <a:gd name="T16" fmla="+- 0 8513 8513"/>
                                <a:gd name="T17" fmla="*/ T16 w 48"/>
                                <a:gd name="T18" fmla="+- 0 1285 1248"/>
                                <a:gd name="T19" fmla="*/ 1285 h 48"/>
                                <a:gd name="T20" fmla="+- 0 8524 8513"/>
                                <a:gd name="T21" fmla="*/ T20 w 48"/>
                                <a:gd name="T22" fmla="+- 0 1296 1248"/>
                                <a:gd name="T23" fmla="*/ 1296 h 48"/>
                                <a:gd name="T24" fmla="+- 0 8550 8513"/>
                                <a:gd name="T25" fmla="*/ T24 w 48"/>
                                <a:gd name="T26" fmla="+- 0 1296 1248"/>
                                <a:gd name="T27" fmla="*/ 1296 h 48"/>
                                <a:gd name="T28" fmla="+- 0 8560 8513"/>
                                <a:gd name="T29" fmla="*/ T28 w 48"/>
                                <a:gd name="T30" fmla="+- 0 1285 1248"/>
                                <a:gd name="T31" fmla="*/ 1285 h 48"/>
                                <a:gd name="T32" fmla="+- 0 8560 8513"/>
                                <a:gd name="T33" fmla="*/ T32 w 48"/>
                                <a:gd name="T34" fmla="+- 0 1259 1248"/>
                                <a:gd name="T35" fmla="*/ 1259 h 48"/>
                                <a:gd name="T36" fmla="+- 0 8550 8513"/>
                                <a:gd name="T37" fmla="*/ T36 w 48"/>
                                <a:gd name="T38" fmla="+- 0 1248 1248"/>
                                <a:gd name="T39" fmla="*/ 1248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7" y="37"/>
                                  </a:lnTo>
                                  <a:lnTo>
                                    <a:pt x="47"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87"/>
                          <wps:cNvSpPr>
                            <a:spLocks/>
                          </wps:cNvSpPr>
                          <wps:spPr bwMode="auto">
                            <a:xfrm>
                              <a:off x="8513" y="1248"/>
                              <a:ext cx="48" cy="48"/>
                            </a:xfrm>
                            <a:custGeom>
                              <a:avLst/>
                              <a:gdLst>
                                <a:gd name="T0" fmla="+- 0 8513 8513"/>
                                <a:gd name="T1" fmla="*/ T0 w 48"/>
                                <a:gd name="T2" fmla="+- 0 1272 1248"/>
                                <a:gd name="T3" fmla="*/ 1272 h 48"/>
                                <a:gd name="T4" fmla="+- 0 8513 8513"/>
                                <a:gd name="T5" fmla="*/ T4 w 48"/>
                                <a:gd name="T6" fmla="+- 0 1259 1248"/>
                                <a:gd name="T7" fmla="*/ 1259 h 48"/>
                                <a:gd name="T8" fmla="+- 0 8524 8513"/>
                                <a:gd name="T9" fmla="*/ T8 w 48"/>
                                <a:gd name="T10" fmla="+- 0 1248 1248"/>
                                <a:gd name="T11" fmla="*/ 1248 h 48"/>
                                <a:gd name="T12" fmla="+- 0 8537 8513"/>
                                <a:gd name="T13" fmla="*/ T12 w 48"/>
                                <a:gd name="T14" fmla="+- 0 1248 1248"/>
                                <a:gd name="T15" fmla="*/ 1248 h 48"/>
                                <a:gd name="T16" fmla="+- 0 8550 8513"/>
                                <a:gd name="T17" fmla="*/ T16 w 48"/>
                                <a:gd name="T18" fmla="+- 0 1248 1248"/>
                                <a:gd name="T19" fmla="*/ 1248 h 48"/>
                                <a:gd name="T20" fmla="+- 0 8560 8513"/>
                                <a:gd name="T21" fmla="*/ T20 w 48"/>
                                <a:gd name="T22" fmla="+- 0 1259 1248"/>
                                <a:gd name="T23" fmla="*/ 1259 h 48"/>
                                <a:gd name="T24" fmla="+- 0 8560 8513"/>
                                <a:gd name="T25" fmla="*/ T24 w 48"/>
                                <a:gd name="T26" fmla="+- 0 1272 1248"/>
                                <a:gd name="T27" fmla="*/ 1272 h 48"/>
                                <a:gd name="T28" fmla="+- 0 8560 8513"/>
                                <a:gd name="T29" fmla="*/ T28 w 48"/>
                                <a:gd name="T30" fmla="+- 0 1285 1248"/>
                                <a:gd name="T31" fmla="*/ 1285 h 48"/>
                                <a:gd name="T32" fmla="+- 0 8550 8513"/>
                                <a:gd name="T33" fmla="*/ T32 w 48"/>
                                <a:gd name="T34" fmla="+- 0 1296 1248"/>
                                <a:gd name="T35" fmla="*/ 1296 h 48"/>
                                <a:gd name="T36" fmla="+- 0 8537 8513"/>
                                <a:gd name="T37" fmla="*/ T36 w 48"/>
                                <a:gd name="T38" fmla="+- 0 1296 1248"/>
                                <a:gd name="T39" fmla="*/ 1296 h 48"/>
                                <a:gd name="T40" fmla="+- 0 8524 8513"/>
                                <a:gd name="T41" fmla="*/ T40 w 48"/>
                                <a:gd name="T42" fmla="+- 0 1296 1248"/>
                                <a:gd name="T43" fmla="*/ 1296 h 48"/>
                                <a:gd name="T44" fmla="+- 0 8513 8513"/>
                                <a:gd name="T45" fmla="*/ T44 w 48"/>
                                <a:gd name="T46" fmla="+- 0 1285 1248"/>
                                <a:gd name="T47" fmla="*/ 1285 h 48"/>
                                <a:gd name="T48" fmla="+- 0 8513 8513"/>
                                <a:gd name="T49" fmla="*/ T48 w 48"/>
                                <a:gd name="T50" fmla="+- 0 1272 1248"/>
                                <a:gd name="T51" fmla="*/ 1272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7" y="11"/>
                                  </a:lnTo>
                                  <a:lnTo>
                                    <a:pt x="47" y="24"/>
                                  </a:lnTo>
                                  <a:lnTo>
                                    <a:pt x="47"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 name="docshape288"/>
                          <wps:cNvSpPr>
                            <a:spLocks/>
                          </wps:cNvSpPr>
                          <wps:spPr bwMode="auto">
                            <a:xfrm>
                              <a:off x="8809" y="1136"/>
                              <a:ext cx="48" cy="48"/>
                            </a:xfrm>
                            <a:custGeom>
                              <a:avLst/>
                              <a:gdLst>
                                <a:gd name="T0" fmla="+- 0 8846 8810"/>
                                <a:gd name="T1" fmla="*/ T0 w 48"/>
                                <a:gd name="T2" fmla="+- 0 1137 1137"/>
                                <a:gd name="T3" fmla="*/ 1137 h 48"/>
                                <a:gd name="T4" fmla="+- 0 8820 8810"/>
                                <a:gd name="T5" fmla="*/ T4 w 48"/>
                                <a:gd name="T6" fmla="+- 0 1137 1137"/>
                                <a:gd name="T7" fmla="*/ 1137 h 48"/>
                                <a:gd name="T8" fmla="+- 0 8810 8810"/>
                                <a:gd name="T9" fmla="*/ T8 w 48"/>
                                <a:gd name="T10" fmla="+- 0 1148 1137"/>
                                <a:gd name="T11" fmla="*/ 1148 h 48"/>
                                <a:gd name="T12" fmla="+- 0 8810 8810"/>
                                <a:gd name="T13" fmla="*/ T12 w 48"/>
                                <a:gd name="T14" fmla="+- 0 1161 1137"/>
                                <a:gd name="T15" fmla="*/ 1161 h 48"/>
                                <a:gd name="T16" fmla="+- 0 8810 8810"/>
                                <a:gd name="T17" fmla="*/ T16 w 48"/>
                                <a:gd name="T18" fmla="+- 0 1174 1137"/>
                                <a:gd name="T19" fmla="*/ 1174 h 48"/>
                                <a:gd name="T20" fmla="+- 0 8820 8810"/>
                                <a:gd name="T21" fmla="*/ T20 w 48"/>
                                <a:gd name="T22" fmla="+- 0 1184 1137"/>
                                <a:gd name="T23" fmla="*/ 1184 h 48"/>
                                <a:gd name="T24" fmla="+- 0 8846 8810"/>
                                <a:gd name="T25" fmla="*/ T24 w 48"/>
                                <a:gd name="T26" fmla="+- 0 1184 1137"/>
                                <a:gd name="T27" fmla="*/ 1184 h 48"/>
                                <a:gd name="T28" fmla="+- 0 8857 8810"/>
                                <a:gd name="T29" fmla="*/ T28 w 48"/>
                                <a:gd name="T30" fmla="+- 0 1174 1137"/>
                                <a:gd name="T31" fmla="*/ 1174 h 48"/>
                                <a:gd name="T32" fmla="+- 0 8857 8810"/>
                                <a:gd name="T33" fmla="*/ T32 w 48"/>
                                <a:gd name="T34" fmla="+- 0 1148 1137"/>
                                <a:gd name="T35" fmla="*/ 1148 h 48"/>
                                <a:gd name="T36" fmla="+- 0 8846 8810"/>
                                <a:gd name="T37" fmla="*/ T36 w 48"/>
                                <a:gd name="T38" fmla="+- 0 1137 1137"/>
                                <a:gd name="T39" fmla="*/ 1137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6" y="0"/>
                                  </a:moveTo>
                                  <a:lnTo>
                                    <a:pt x="10" y="0"/>
                                  </a:lnTo>
                                  <a:lnTo>
                                    <a:pt x="0" y="11"/>
                                  </a:lnTo>
                                  <a:lnTo>
                                    <a:pt x="0" y="24"/>
                                  </a:lnTo>
                                  <a:lnTo>
                                    <a:pt x="0" y="37"/>
                                  </a:lnTo>
                                  <a:lnTo>
                                    <a:pt x="10" y="47"/>
                                  </a:lnTo>
                                  <a:lnTo>
                                    <a:pt x="36" y="47"/>
                                  </a:lnTo>
                                  <a:lnTo>
                                    <a:pt x="47" y="37"/>
                                  </a:lnTo>
                                  <a:lnTo>
                                    <a:pt x="47" y="11"/>
                                  </a:lnTo>
                                  <a:lnTo>
                                    <a:pt x="36"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289"/>
                          <wps:cNvSpPr>
                            <a:spLocks/>
                          </wps:cNvSpPr>
                          <wps:spPr bwMode="auto">
                            <a:xfrm>
                              <a:off x="8809" y="1136"/>
                              <a:ext cx="48" cy="48"/>
                            </a:xfrm>
                            <a:custGeom>
                              <a:avLst/>
                              <a:gdLst>
                                <a:gd name="T0" fmla="+- 0 8810 8810"/>
                                <a:gd name="T1" fmla="*/ T0 w 48"/>
                                <a:gd name="T2" fmla="+- 0 1161 1137"/>
                                <a:gd name="T3" fmla="*/ 1161 h 48"/>
                                <a:gd name="T4" fmla="+- 0 8810 8810"/>
                                <a:gd name="T5" fmla="*/ T4 w 48"/>
                                <a:gd name="T6" fmla="+- 0 1148 1137"/>
                                <a:gd name="T7" fmla="*/ 1148 h 48"/>
                                <a:gd name="T8" fmla="+- 0 8820 8810"/>
                                <a:gd name="T9" fmla="*/ T8 w 48"/>
                                <a:gd name="T10" fmla="+- 0 1137 1137"/>
                                <a:gd name="T11" fmla="*/ 1137 h 48"/>
                                <a:gd name="T12" fmla="+- 0 8833 8810"/>
                                <a:gd name="T13" fmla="*/ T12 w 48"/>
                                <a:gd name="T14" fmla="+- 0 1137 1137"/>
                                <a:gd name="T15" fmla="*/ 1137 h 48"/>
                                <a:gd name="T16" fmla="+- 0 8846 8810"/>
                                <a:gd name="T17" fmla="*/ T16 w 48"/>
                                <a:gd name="T18" fmla="+- 0 1137 1137"/>
                                <a:gd name="T19" fmla="*/ 1137 h 48"/>
                                <a:gd name="T20" fmla="+- 0 8857 8810"/>
                                <a:gd name="T21" fmla="*/ T20 w 48"/>
                                <a:gd name="T22" fmla="+- 0 1148 1137"/>
                                <a:gd name="T23" fmla="*/ 1148 h 48"/>
                                <a:gd name="T24" fmla="+- 0 8857 8810"/>
                                <a:gd name="T25" fmla="*/ T24 w 48"/>
                                <a:gd name="T26" fmla="+- 0 1161 1137"/>
                                <a:gd name="T27" fmla="*/ 1161 h 48"/>
                                <a:gd name="T28" fmla="+- 0 8857 8810"/>
                                <a:gd name="T29" fmla="*/ T28 w 48"/>
                                <a:gd name="T30" fmla="+- 0 1174 1137"/>
                                <a:gd name="T31" fmla="*/ 1174 h 48"/>
                                <a:gd name="T32" fmla="+- 0 8846 8810"/>
                                <a:gd name="T33" fmla="*/ T32 w 48"/>
                                <a:gd name="T34" fmla="+- 0 1184 1137"/>
                                <a:gd name="T35" fmla="*/ 1184 h 48"/>
                                <a:gd name="T36" fmla="+- 0 8833 8810"/>
                                <a:gd name="T37" fmla="*/ T36 w 48"/>
                                <a:gd name="T38" fmla="+- 0 1184 1137"/>
                                <a:gd name="T39" fmla="*/ 1184 h 48"/>
                                <a:gd name="T40" fmla="+- 0 8820 8810"/>
                                <a:gd name="T41" fmla="*/ T40 w 48"/>
                                <a:gd name="T42" fmla="+- 0 1184 1137"/>
                                <a:gd name="T43" fmla="*/ 1184 h 48"/>
                                <a:gd name="T44" fmla="+- 0 8810 8810"/>
                                <a:gd name="T45" fmla="*/ T44 w 48"/>
                                <a:gd name="T46" fmla="+- 0 1174 1137"/>
                                <a:gd name="T47" fmla="*/ 1174 h 48"/>
                                <a:gd name="T48" fmla="+- 0 8810 8810"/>
                                <a:gd name="T49" fmla="*/ T48 w 48"/>
                                <a:gd name="T50" fmla="+- 0 1161 1137"/>
                                <a:gd name="T51" fmla="*/ 1161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0" y="0"/>
                                  </a:lnTo>
                                  <a:lnTo>
                                    <a:pt x="23" y="0"/>
                                  </a:lnTo>
                                  <a:lnTo>
                                    <a:pt x="36" y="0"/>
                                  </a:lnTo>
                                  <a:lnTo>
                                    <a:pt x="47" y="11"/>
                                  </a:lnTo>
                                  <a:lnTo>
                                    <a:pt x="47" y="24"/>
                                  </a:lnTo>
                                  <a:lnTo>
                                    <a:pt x="47" y="37"/>
                                  </a:lnTo>
                                  <a:lnTo>
                                    <a:pt x="36" y="47"/>
                                  </a:lnTo>
                                  <a:lnTo>
                                    <a:pt x="23" y="47"/>
                                  </a:lnTo>
                                  <a:lnTo>
                                    <a:pt x="10" y="47"/>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 name="docshape290"/>
                          <wps:cNvSpPr>
                            <a:spLocks/>
                          </wps:cNvSpPr>
                          <wps:spPr bwMode="auto">
                            <a:xfrm>
                              <a:off x="7609" y="1549"/>
                              <a:ext cx="1261" cy="133"/>
                            </a:xfrm>
                            <a:custGeom>
                              <a:avLst/>
                              <a:gdLst>
                                <a:gd name="T0" fmla="+- 0 7610 7610"/>
                                <a:gd name="T1" fmla="*/ T0 w 1261"/>
                                <a:gd name="T2" fmla="+- 0 1676 1549"/>
                                <a:gd name="T3" fmla="*/ 1676 h 133"/>
                                <a:gd name="T4" fmla="+- 0 7684 7610"/>
                                <a:gd name="T5" fmla="*/ T4 w 1261"/>
                                <a:gd name="T6" fmla="+- 0 1676 1549"/>
                                <a:gd name="T7" fmla="*/ 1676 h 133"/>
                                <a:gd name="T8" fmla="+- 0 7647 7610"/>
                                <a:gd name="T9" fmla="*/ T8 w 1261"/>
                                <a:gd name="T10" fmla="+- 0 1676 1549"/>
                                <a:gd name="T11" fmla="*/ 1676 h 133"/>
                                <a:gd name="T12" fmla="+- 0 7647 7610"/>
                                <a:gd name="T13" fmla="*/ T12 w 1261"/>
                                <a:gd name="T14" fmla="+- 0 1682 1549"/>
                                <a:gd name="T15" fmla="*/ 1682 h 133"/>
                                <a:gd name="T16" fmla="+- 0 7610 7610"/>
                                <a:gd name="T17" fmla="*/ T16 w 1261"/>
                                <a:gd name="T18" fmla="+- 0 1682 1549"/>
                                <a:gd name="T19" fmla="*/ 1682 h 133"/>
                                <a:gd name="T20" fmla="+- 0 7684 7610"/>
                                <a:gd name="T21" fmla="*/ T20 w 1261"/>
                                <a:gd name="T22" fmla="+- 0 1682 1549"/>
                                <a:gd name="T23" fmla="*/ 1682 h 133"/>
                                <a:gd name="T24" fmla="+- 0 7906 7610"/>
                                <a:gd name="T25" fmla="*/ T24 w 1261"/>
                                <a:gd name="T26" fmla="+- 0 1656 1549"/>
                                <a:gd name="T27" fmla="*/ 1656 h 133"/>
                                <a:gd name="T28" fmla="+- 0 7981 7610"/>
                                <a:gd name="T29" fmla="*/ T28 w 1261"/>
                                <a:gd name="T30" fmla="+- 0 1656 1549"/>
                                <a:gd name="T31" fmla="*/ 1656 h 133"/>
                                <a:gd name="T32" fmla="+- 0 7944 7610"/>
                                <a:gd name="T33" fmla="*/ T32 w 1261"/>
                                <a:gd name="T34" fmla="+- 0 1656 1549"/>
                                <a:gd name="T35" fmla="*/ 1656 h 133"/>
                                <a:gd name="T36" fmla="+- 0 7944 7610"/>
                                <a:gd name="T37" fmla="*/ T36 w 1261"/>
                                <a:gd name="T38" fmla="+- 0 1667 1549"/>
                                <a:gd name="T39" fmla="*/ 1667 h 133"/>
                                <a:gd name="T40" fmla="+- 0 7906 7610"/>
                                <a:gd name="T41" fmla="*/ T40 w 1261"/>
                                <a:gd name="T42" fmla="+- 0 1667 1549"/>
                                <a:gd name="T43" fmla="*/ 1667 h 133"/>
                                <a:gd name="T44" fmla="+- 0 7981 7610"/>
                                <a:gd name="T45" fmla="*/ T44 w 1261"/>
                                <a:gd name="T46" fmla="+- 0 1667 1549"/>
                                <a:gd name="T47" fmla="*/ 1667 h 133"/>
                                <a:gd name="T48" fmla="+- 0 8203 7610"/>
                                <a:gd name="T49" fmla="*/ T48 w 1261"/>
                                <a:gd name="T50" fmla="+- 0 1652 1549"/>
                                <a:gd name="T51" fmla="*/ 1652 h 133"/>
                                <a:gd name="T52" fmla="+- 0 8277 7610"/>
                                <a:gd name="T53" fmla="*/ T52 w 1261"/>
                                <a:gd name="T54" fmla="+- 0 1652 1549"/>
                                <a:gd name="T55" fmla="*/ 1652 h 133"/>
                                <a:gd name="T56" fmla="+- 0 8240 7610"/>
                                <a:gd name="T57" fmla="*/ T56 w 1261"/>
                                <a:gd name="T58" fmla="+- 0 1652 1549"/>
                                <a:gd name="T59" fmla="*/ 1652 h 133"/>
                                <a:gd name="T60" fmla="+- 0 8240 7610"/>
                                <a:gd name="T61" fmla="*/ T60 w 1261"/>
                                <a:gd name="T62" fmla="+- 0 1664 1549"/>
                                <a:gd name="T63" fmla="*/ 1664 h 133"/>
                                <a:gd name="T64" fmla="+- 0 8203 7610"/>
                                <a:gd name="T65" fmla="*/ T64 w 1261"/>
                                <a:gd name="T66" fmla="+- 0 1664 1549"/>
                                <a:gd name="T67" fmla="*/ 1664 h 133"/>
                                <a:gd name="T68" fmla="+- 0 8277 7610"/>
                                <a:gd name="T69" fmla="*/ T68 w 1261"/>
                                <a:gd name="T70" fmla="+- 0 1664 1549"/>
                                <a:gd name="T71" fmla="*/ 1664 h 133"/>
                                <a:gd name="T72" fmla="+- 0 8500 7610"/>
                                <a:gd name="T73" fmla="*/ T72 w 1261"/>
                                <a:gd name="T74" fmla="+- 0 1600 1549"/>
                                <a:gd name="T75" fmla="*/ 1600 h 133"/>
                                <a:gd name="T76" fmla="+- 0 8574 7610"/>
                                <a:gd name="T77" fmla="*/ T76 w 1261"/>
                                <a:gd name="T78" fmla="+- 0 1600 1549"/>
                                <a:gd name="T79" fmla="*/ 1600 h 133"/>
                                <a:gd name="T80" fmla="+- 0 8537 7610"/>
                                <a:gd name="T81" fmla="*/ T80 w 1261"/>
                                <a:gd name="T82" fmla="+- 0 1600 1549"/>
                                <a:gd name="T83" fmla="*/ 1600 h 133"/>
                                <a:gd name="T84" fmla="+- 0 8537 7610"/>
                                <a:gd name="T85" fmla="*/ T84 w 1261"/>
                                <a:gd name="T86" fmla="+- 0 1616 1549"/>
                                <a:gd name="T87" fmla="*/ 1616 h 133"/>
                                <a:gd name="T88" fmla="+- 0 8500 7610"/>
                                <a:gd name="T89" fmla="*/ T88 w 1261"/>
                                <a:gd name="T90" fmla="+- 0 1616 1549"/>
                                <a:gd name="T91" fmla="*/ 1616 h 133"/>
                                <a:gd name="T92" fmla="+- 0 8574 7610"/>
                                <a:gd name="T93" fmla="*/ T92 w 1261"/>
                                <a:gd name="T94" fmla="+- 0 1616 1549"/>
                                <a:gd name="T95" fmla="*/ 1616 h 133"/>
                                <a:gd name="T96" fmla="+- 0 8796 7610"/>
                                <a:gd name="T97" fmla="*/ T96 w 1261"/>
                                <a:gd name="T98" fmla="+- 0 1549 1549"/>
                                <a:gd name="T99" fmla="*/ 1549 h 133"/>
                                <a:gd name="T100" fmla="+- 0 8870 7610"/>
                                <a:gd name="T101" fmla="*/ T100 w 1261"/>
                                <a:gd name="T102" fmla="+- 0 1549 1549"/>
                                <a:gd name="T103" fmla="*/ 1549 h 133"/>
                                <a:gd name="T104" fmla="+- 0 8833 7610"/>
                                <a:gd name="T105" fmla="*/ T104 w 1261"/>
                                <a:gd name="T106" fmla="+- 0 1549 1549"/>
                                <a:gd name="T107" fmla="*/ 1549 h 133"/>
                                <a:gd name="T108" fmla="+- 0 8833 7610"/>
                                <a:gd name="T109" fmla="*/ T108 w 1261"/>
                                <a:gd name="T110" fmla="+- 0 1567 1549"/>
                                <a:gd name="T111" fmla="*/ 1567 h 133"/>
                                <a:gd name="T112" fmla="+- 0 8796 7610"/>
                                <a:gd name="T113" fmla="*/ T112 w 1261"/>
                                <a:gd name="T114" fmla="+- 0 1567 1549"/>
                                <a:gd name="T115" fmla="*/ 1567 h 133"/>
                                <a:gd name="T116" fmla="+- 0 8870 7610"/>
                                <a:gd name="T117" fmla="*/ T116 w 1261"/>
                                <a:gd name="T118" fmla="+- 0 1567 1549"/>
                                <a:gd name="T119" fmla="*/ 1567 h 13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133">
                                  <a:moveTo>
                                    <a:pt x="0" y="127"/>
                                  </a:moveTo>
                                  <a:lnTo>
                                    <a:pt x="74" y="127"/>
                                  </a:lnTo>
                                  <a:moveTo>
                                    <a:pt x="37" y="127"/>
                                  </a:moveTo>
                                  <a:lnTo>
                                    <a:pt x="37" y="133"/>
                                  </a:lnTo>
                                  <a:moveTo>
                                    <a:pt x="0" y="133"/>
                                  </a:moveTo>
                                  <a:lnTo>
                                    <a:pt x="74" y="133"/>
                                  </a:lnTo>
                                  <a:moveTo>
                                    <a:pt x="296" y="107"/>
                                  </a:moveTo>
                                  <a:lnTo>
                                    <a:pt x="371" y="107"/>
                                  </a:lnTo>
                                  <a:moveTo>
                                    <a:pt x="334" y="107"/>
                                  </a:moveTo>
                                  <a:lnTo>
                                    <a:pt x="334" y="118"/>
                                  </a:lnTo>
                                  <a:moveTo>
                                    <a:pt x="296" y="118"/>
                                  </a:moveTo>
                                  <a:lnTo>
                                    <a:pt x="371" y="118"/>
                                  </a:lnTo>
                                  <a:moveTo>
                                    <a:pt x="593" y="103"/>
                                  </a:moveTo>
                                  <a:lnTo>
                                    <a:pt x="667" y="103"/>
                                  </a:lnTo>
                                  <a:moveTo>
                                    <a:pt x="630" y="103"/>
                                  </a:moveTo>
                                  <a:lnTo>
                                    <a:pt x="630" y="115"/>
                                  </a:lnTo>
                                  <a:moveTo>
                                    <a:pt x="593" y="115"/>
                                  </a:moveTo>
                                  <a:lnTo>
                                    <a:pt x="667" y="115"/>
                                  </a:lnTo>
                                  <a:moveTo>
                                    <a:pt x="890" y="51"/>
                                  </a:moveTo>
                                  <a:lnTo>
                                    <a:pt x="964" y="51"/>
                                  </a:lnTo>
                                  <a:moveTo>
                                    <a:pt x="927" y="51"/>
                                  </a:moveTo>
                                  <a:lnTo>
                                    <a:pt x="927" y="67"/>
                                  </a:lnTo>
                                  <a:moveTo>
                                    <a:pt x="890" y="67"/>
                                  </a:moveTo>
                                  <a:lnTo>
                                    <a:pt x="964" y="67"/>
                                  </a:lnTo>
                                  <a:moveTo>
                                    <a:pt x="1186" y="0"/>
                                  </a:moveTo>
                                  <a:lnTo>
                                    <a:pt x="1260" y="0"/>
                                  </a:lnTo>
                                  <a:moveTo>
                                    <a:pt x="1223" y="0"/>
                                  </a:moveTo>
                                  <a:lnTo>
                                    <a:pt x="1223" y="18"/>
                                  </a:lnTo>
                                  <a:moveTo>
                                    <a:pt x="1186" y="18"/>
                                  </a:moveTo>
                                  <a:lnTo>
                                    <a:pt x="1260" y="18"/>
                                  </a:lnTo>
                                </a:path>
                              </a:pathLst>
                            </a:custGeom>
                            <a:noFill/>
                            <a:ln w="9017">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 name="docshape291"/>
                          <wps:cNvSpPr>
                            <a:spLocks/>
                          </wps:cNvSpPr>
                          <wps:spPr bwMode="auto">
                            <a:xfrm>
                              <a:off x="7609" y="1144"/>
                              <a:ext cx="1261" cy="501"/>
                            </a:xfrm>
                            <a:custGeom>
                              <a:avLst/>
                              <a:gdLst>
                                <a:gd name="T0" fmla="+- 0 7610 7610"/>
                                <a:gd name="T1" fmla="*/ T0 w 1261"/>
                                <a:gd name="T2" fmla="+- 0 1633 1144"/>
                                <a:gd name="T3" fmla="*/ 1633 h 501"/>
                                <a:gd name="T4" fmla="+- 0 7684 7610"/>
                                <a:gd name="T5" fmla="*/ T4 w 1261"/>
                                <a:gd name="T6" fmla="+- 0 1633 1144"/>
                                <a:gd name="T7" fmla="*/ 1633 h 501"/>
                                <a:gd name="T8" fmla="+- 0 7647 7610"/>
                                <a:gd name="T9" fmla="*/ T8 w 1261"/>
                                <a:gd name="T10" fmla="+- 0 1633 1144"/>
                                <a:gd name="T11" fmla="*/ 1633 h 501"/>
                                <a:gd name="T12" fmla="+- 0 7647 7610"/>
                                <a:gd name="T13" fmla="*/ T12 w 1261"/>
                                <a:gd name="T14" fmla="+- 0 1644 1144"/>
                                <a:gd name="T15" fmla="*/ 1644 h 501"/>
                                <a:gd name="T16" fmla="+- 0 7610 7610"/>
                                <a:gd name="T17" fmla="*/ T16 w 1261"/>
                                <a:gd name="T18" fmla="+- 0 1644 1144"/>
                                <a:gd name="T19" fmla="*/ 1644 h 501"/>
                                <a:gd name="T20" fmla="+- 0 7684 7610"/>
                                <a:gd name="T21" fmla="*/ T20 w 1261"/>
                                <a:gd name="T22" fmla="+- 0 1644 1144"/>
                                <a:gd name="T23" fmla="*/ 1644 h 501"/>
                                <a:gd name="T24" fmla="+- 0 7906 7610"/>
                                <a:gd name="T25" fmla="*/ T24 w 1261"/>
                                <a:gd name="T26" fmla="+- 0 1546 1144"/>
                                <a:gd name="T27" fmla="*/ 1546 h 501"/>
                                <a:gd name="T28" fmla="+- 0 7981 7610"/>
                                <a:gd name="T29" fmla="*/ T28 w 1261"/>
                                <a:gd name="T30" fmla="+- 0 1546 1144"/>
                                <a:gd name="T31" fmla="*/ 1546 h 501"/>
                                <a:gd name="T32" fmla="+- 0 7944 7610"/>
                                <a:gd name="T33" fmla="*/ T32 w 1261"/>
                                <a:gd name="T34" fmla="+- 0 1546 1144"/>
                                <a:gd name="T35" fmla="*/ 1546 h 501"/>
                                <a:gd name="T36" fmla="+- 0 7944 7610"/>
                                <a:gd name="T37" fmla="*/ T36 w 1261"/>
                                <a:gd name="T38" fmla="+- 0 1562 1144"/>
                                <a:gd name="T39" fmla="*/ 1562 h 501"/>
                                <a:gd name="T40" fmla="+- 0 7906 7610"/>
                                <a:gd name="T41" fmla="*/ T40 w 1261"/>
                                <a:gd name="T42" fmla="+- 0 1562 1144"/>
                                <a:gd name="T43" fmla="*/ 1562 h 501"/>
                                <a:gd name="T44" fmla="+- 0 7981 7610"/>
                                <a:gd name="T45" fmla="*/ T44 w 1261"/>
                                <a:gd name="T46" fmla="+- 0 1562 1144"/>
                                <a:gd name="T47" fmla="*/ 1562 h 501"/>
                                <a:gd name="T48" fmla="+- 0 8203 7610"/>
                                <a:gd name="T49" fmla="*/ T48 w 1261"/>
                                <a:gd name="T50" fmla="+- 0 1428 1144"/>
                                <a:gd name="T51" fmla="*/ 1428 h 501"/>
                                <a:gd name="T52" fmla="+- 0 8277 7610"/>
                                <a:gd name="T53" fmla="*/ T52 w 1261"/>
                                <a:gd name="T54" fmla="+- 0 1428 1144"/>
                                <a:gd name="T55" fmla="*/ 1428 h 501"/>
                                <a:gd name="T56" fmla="+- 0 8240 7610"/>
                                <a:gd name="T57" fmla="*/ T56 w 1261"/>
                                <a:gd name="T58" fmla="+- 0 1428 1144"/>
                                <a:gd name="T59" fmla="*/ 1428 h 501"/>
                                <a:gd name="T60" fmla="+- 0 8240 7610"/>
                                <a:gd name="T61" fmla="*/ T60 w 1261"/>
                                <a:gd name="T62" fmla="+- 0 1450 1144"/>
                                <a:gd name="T63" fmla="*/ 1450 h 501"/>
                                <a:gd name="T64" fmla="+- 0 8203 7610"/>
                                <a:gd name="T65" fmla="*/ T64 w 1261"/>
                                <a:gd name="T66" fmla="+- 0 1450 1144"/>
                                <a:gd name="T67" fmla="*/ 1450 h 501"/>
                                <a:gd name="T68" fmla="+- 0 8277 7610"/>
                                <a:gd name="T69" fmla="*/ T68 w 1261"/>
                                <a:gd name="T70" fmla="+- 0 1450 1144"/>
                                <a:gd name="T71" fmla="*/ 1450 h 501"/>
                                <a:gd name="T72" fmla="+- 0 8500 7610"/>
                                <a:gd name="T73" fmla="*/ T72 w 1261"/>
                                <a:gd name="T74" fmla="+- 0 1252 1144"/>
                                <a:gd name="T75" fmla="*/ 1252 h 501"/>
                                <a:gd name="T76" fmla="+- 0 8574 7610"/>
                                <a:gd name="T77" fmla="*/ T76 w 1261"/>
                                <a:gd name="T78" fmla="+- 0 1252 1144"/>
                                <a:gd name="T79" fmla="*/ 1252 h 501"/>
                                <a:gd name="T80" fmla="+- 0 8537 7610"/>
                                <a:gd name="T81" fmla="*/ T80 w 1261"/>
                                <a:gd name="T82" fmla="+- 0 1252 1144"/>
                                <a:gd name="T83" fmla="*/ 1252 h 501"/>
                                <a:gd name="T84" fmla="+- 0 8537 7610"/>
                                <a:gd name="T85" fmla="*/ T84 w 1261"/>
                                <a:gd name="T86" fmla="+- 0 1292 1144"/>
                                <a:gd name="T87" fmla="*/ 1292 h 501"/>
                                <a:gd name="T88" fmla="+- 0 8500 7610"/>
                                <a:gd name="T89" fmla="*/ T88 w 1261"/>
                                <a:gd name="T90" fmla="+- 0 1292 1144"/>
                                <a:gd name="T91" fmla="*/ 1292 h 501"/>
                                <a:gd name="T92" fmla="+- 0 8574 7610"/>
                                <a:gd name="T93" fmla="*/ T92 w 1261"/>
                                <a:gd name="T94" fmla="+- 0 1292 1144"/>
                                <a:gd name="T95" fmla="*/ 1292 h 501"/>
                                <a:gd name="T96" fmla="+- 0 8796 7610"/>
                                <a:gd name="T97" fmla="*/ T96 w 1261"/>
                                <a:gd name="T98" fmla="+- 0 1144 1144"/>
                                <a:gd name="T99" fmla="*/ 1144 h 501"/>
                                <a:gd name="T100" fmla="+- 0 8870 7610"/>
                                <a:gd name="T101" fmla="*/ T100 w 1261"/>
                                <a:gd name="T102" fmla="+- 0 1144 1144"/>
                                <a:gd name="T103" fmla="*/ 1144 h 501"/>
                                <a:gd name="T104" fmla="+- 0 8833 7610"/>
                                <a:gd name="T105" fmla="*/ T104 w 1261"/>
                                <a:gd name="T106" fmla="+- 0 1144 1144"/>
                                <a:gd name="T107" fmla="*/ 1144 h 501"/>
                                <a:gd name="T108" fmla="+- 0 8833 7610"/>
                                <a:gd name="T109" fmla="*/ T108 w 1261"/>
                                <a:gd name="T110" fmla="+- 0 1177 1144"/>
                                <a:gd name="T111" fmla="*/ 1177 h 501"/>
                                <a:gd name="T112" fmla="+- 0 8796 7610"/>
                                <a:gd name="T113" fmla="*/ T112 w 1261"/>
                                <a:gd name="T114" fmla="+- 0 1177 1144"/>
                                <a:gd name="T115" fmla="*/ 1177 h 501"/>
                                <a:gd name="T116" fmla="+- 0 8870 7610"/>
                                <a:gd name="T117" fmla="*/ T116 w 1261"/>
                                <a:gd name="T118" fmla="+- 0 1177 1144"/>
                                <a:gd name="T119" fmla="*/ 1177 h 5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1261" h="501">
                                  <a:moveTo>
                                    <a:pt x="0" y="489"/>
                                  </a:moveTo>
                                  <a:lnTo>
                                    <a:pt x="74" y="489"/>
                                  </a:lnTo>
                                  <a:moveTo>
                                    <a:pt x="37" y="489"/>
                                  </a:moveTo>
                                  <a:lnTo>
                                    <a:pt x="37" y="500"/>
                                  </a:lnTo>
                                  <a:moveTo>
                                    <a:pt x="0" y="500"/>
                                  </a:moveTo>
                                  <a:lnTo>
                                    <a:pt x="74" y="500"/>
                                  </a:lnTo>
                                  <a:moveTo>
                                    <a:pt x="296" y="402"/>
                                  </a:moveTo>
                                  <a:lnTo>
                                    <a:pt x="371" y="402"/>
                                  </a:lnTo>
                                  <a:moveTo>
                                    <a:pt x="334" y="402"/>
                                  </a:moveTo>
                                  <a:lnTo>
                                    <a:pt x="334" y="418"/>
                                  </a:lnTo>
                                  <a:moveTo>
                                    <a:pt x="296" y="418"/>
                                  </a:moveTo>
                                  <a:lnTo>
                                    <a:pt x="371" y="418"/>
                                  </a:lnTo>
                                  <a:moveTo>
                                    <a:pt x="593" y="284"/>
                                  </a:moveTo>
                                  <a:lnTo>
                                    <a:pt x="667" y="284"/>
                                  </a:lnTo>
                                  <a:moveTo>
                                    <a:pt x="630" y="284"/>
                                  </a:moveTo>
                                  <a:lnTo>
                                    <a:pt x="630" y="306"/>
                                  </a:lnTo>
                                  <a:moveTo>
                                    <a:pt x="593" y="306"/>
                                  </a:moveTo>
                                  <a:lnTo>
                                    <a:pt x="667" y="306"/>
                                  </a:lnTo>
                                  <a:moveTo>
                                    <a:pt x="890" y="108"/>
                                  </a:moveTo>
                                  <a:lnTo>
                                    <a:pt x="964" y="108"/>
                                  </a:lnTo>
                                  <a:moveTo>
                                    <a:pt x="927" y="108"/>
                                  </a:moveTo>
                                  <a:lnTo>
                                    <a:pt x="927" y="148"/>
                                  </a:lnTo>
                                  <a:moveTo>
                                    <a:pt x="890" y="148"/>
                                  </a:moveTo>
                                  <a:lnTo>
                                    <a:pt x="964" y="148"/>
                                  </a:lnTo>
                                  <a:moveTo>
                                    <a:pt x="1186" y="0"/>
                                  </a:moveTo>
                                  <a:lnTo>
                                    <a:pt x="1260" y="0"/>
                                  </a:lnTo>
                                  <a:moveTo>
                                    <a:pt x="1223" y="0"/>
                                  </a:moveTo>
                                  <a:lnTo>
                                    <a:pt x="1223" y="33"/>
                                  </a:lnTo>
                                  <a:moveTo>
                                    <a:pt x="1186" y="33"/>
                                  </a:moveTo>
                                  <a:lnTo>
                                    <a:pt x="1260" y="33"/>
                                  </a:lnTo>
                                </a:path>
                              </a:pathLst>
                            </a:custGeom>
                            <a:noFill/>
                            <a:ln w="9017">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 name="docshape292"/>
                          <wps:cNvSpPr>
                            <a:spLocks/>
                          </wps:cNvSpPr>
                          <wps:spPr bwMode="auto">
                            <a:xfrm>
                              <a:off x="7546" y="101"/>
                              <a:ext cx="1387" cy="1900"/>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 name="docshape293"/>
                          <wps:cNvSpPr>
                            <a:spLocks/>
                          </wps:cNvSpPr>
                          <wps:spPr bwMode="auto">
                            <a:xfrm>
                              <a:off x="7546" y="-156"/>
                              <a:ext cx="1387"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94"/>
                          <wps:cNvSpPr>
                            <a:spLocks/>
                          </wps:cNvSpPr>
                          <wps:spPr bwMode="auto">
                            <a:xfrm>
                              <a:off x="7513" y="187"/>
                              <a:ext cx="1320" cy="1847"/>
                            </a:xfrm>
                            <a:custGeom>
                              <a:avLst/>
                              <a:gdLst>
                                <a:gd name="T0" fmla="+- 0 7647 7514"/>
                                <a:gd name="T1" fmla="*/ T0 w 1320"/>
                                <a:gd name="T2" fmla="+- 0 2034 188"/>
                                <a:gd name="T3" fmla="*/ 2034 h 1847"/>
                                <a:gd name="T4" fmla="+- 0 7647 7514"/>
                                <a:gd name="T5" fmla="*/ T4 w 1320"/>
                                <a:gd name="T6" fmla="+- 0 2001 188"/>
                                <a:gd name="T7" fmla="*/ 2001 h 1847"/>
                                <a:gd name="T8" fmla="+- 0 7944 7514"/>
                                <a:gd name="T9" fmla="*/ T8 w 1320"/>
                                <a:gd name="T10" fmla="+- 0 2034 188"/>
                                <a:gd name="T11" fmla="*/ 2034 h 1847"/>
                                <a:gd name="T12" fmla="+- 0 7944 7514"/>
                                <a:gd name="T13" fmla="*/ T12 w 1320"/>
                                <a:gd name="T14" fmla="+- 0 2001 188"/>
                                <a:gd name="T15" fmla="*/ 2001 h 1847"/>
                                <a:gd name="T16" fmla="+- 0 8240 7514"/>
                                <a:gd name="T17" fmla="*/ T16 w 1320"/>
                                <a:gd name="T18" fmla="+- 0 2034 188"/>
                                <a:gd name="T19" fmla="*/ 2034 h 1847"/>
                                <a:gd name="T20" fmla="+- 0 8240 7514"/>
                                <a:gd name="T21" fmla="*/ T20 w 1320"/>
                                <a:gd name="T22" fmla="+- 0 2001 188"/>
                                <a:gd name="T23" fmla="*/ 2001 h 1847"/>
                                <a:gd name="T24" fmla="+- 0 8537 7514"/>
                                <a:gd name="T25" fmla="*/ T24 w 1320"/>
                                <a:gd name="T26" fmla="+- 0 2034 188"/>
                                <a:gd name="T27" fmla="*/ 2034 h 1847"/>
                                <a:gd name="T28" fmla="+- 0 8537 7514"/>
                                <a:gd name="T29" fmla="*/ T28 w 1320"/>
                                <a:gd name="T30" fmla="+- 0 2001 188"/>
                                <a:gd name="T31" fmla="*/ 2001 h 1847"/>
                                <a:gd name="T32" fmla="+- 0 8833 7514"/>
                                <a:gd name="T33" fmla="*/ T32 w 1320"/>
                                <a:gd name="T34" fmla="+- 0 2034 188"/>
                                <a:gd name="T35" fmla="*/ 2034 h 1847"/>
                                <a:gd name="T36" fmla="+- 0 8833 7514"/>
                                <a:gd name="T37" fmla="*/ T36 w 1320"/>
                                <a:gd name="T38" fmla="+- 0 2001 188"/>
                                <a:gd name="T39" fmla="*/ 2001 h 1847"/>
                                <a:gd name="T40" fmla="+- 0 7514 7514"/>
                                <a:gd name="T41" fmla="*/ T40 w 1320"/>
                                <a:gd name="T42" fmla="+- 0 1915 188"/>
                                <a:gd name="T43" fmla="*/ 1915 h 1847"/>
                                <a:gd name="T44" fmla="+- 0 7547 7514"/>
                                <a:gd name="T45" fmla="*/ T44 w 1320"/>
                                <a:gd name="T46" fmla="+- 0 1915 188"/>
                                <a:gd name="T47" fmla="*/ 1915 h 1847"/>
                                <a:gd name="T48" fmla="+- 0 7514 7514"/>
                                <a:gd name="T49" fmla="*/ T48 w 1320"/>
                                <a:gd name="T50" fmla="+- 0 1339 188"/>
                                <a:gd name="T51" fmla="*/ 1339 h 1847"/>
                                <a:gd name="T52" fmla="+- 0 7547 7514"/>
                                <a:gd name="T53" fmla="*/ T52 w 1320"/>
                                <a:gd name="T54" fmla="+- 0 1339 188"/>
                                <a:gd name="T55" fmla="*/ 1339 h 1847"/>
                                <a:gd name="T56" fmla="+- 0 7514 7514"/>
                                <a:gd name="T57" fmla="*/ T56 w 1320"/>
                                <a:gd name="T58" fmla="+- 0 763 188"/>
                                <a:gd name="T59" fmla="*/ 763 h 1847"/>
                                <a:gd name="T60" fmla="+- 0 7547 7514"/>
                                <a:gd name="T61" fmla="*/ T60 w 1320"/>
                                <a:gd name="T62" fmla="+- 0 763 188"/>
                                <a:gd name="T63" fmla="*/ 763 h 1847"/>
                                <a:gd name="T64" fmla="+- 0 7514 7514"/>
                                <a:gd name="T65" fmla="*/ T64 w 1320"/>
                                <a:gd name="T66" fmla="+- 0 188 188"/>
                                <a:gd name="T67" fmla="*/ 188 h 1847"/>
                                <a:gd name="T68" fmla="+- 0 7547 7514"/>
                                <a:gd name="T69" fmla="*/ T68 w 1320"/>
                                <a:gd name="T70" fmla="+- 0 188 188"/>
                                <a:gd name="T71" fmla="*/ 188 h 1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20" h="1847">
                                  <a:moveTo>
                                    <a:pt x="133" y="1846"/>
                                  </a:moveTo>
                                  <a:lnTo>
                                    <a:pt x="133" y="1813"/>
                                  </a:lnTo>
                                  <a:moveTo>
                                    <a:pt x="430" y="1846"/>
                                  </a:moveTo>
                                  <a:lnTo>
                                    <a:pt x="430" y="1813"/>
                                  </a:lnTo>
                                  <a:moveTo>
                                    <a:pt x="726" y="1846"/>
                                  </a:moveTo>
                                  <a:lnTo>
                                    <a:pt x="726" y="1813"/>
                                  </a:lnTo>
                                  <a:moveTo>
                                    <a:pt x="1023" y="1846"/>
                                  </a:moveTo>
                                  <a:lnTo>
                                    <a:pt x="1023" y="1813"/>
                                  </a:lnTo>
                                  <a:moveTo>
                                    <a:pt x="1319" y="1846"/>
                                  </a:moveTo>
                                  <a:lnTo>
                                    <a:pt x="1319" y="1813"/>
                                  </a:lnTo>
                                  <a:moveTo>
                                    <a:pt x="0" y="1727"/>
                                  </a:moveTo>
                                  <a:lnTo>
                                    <a:pt x="33" y="1727"/>
                                  </a:lnTo>
                                  <a:moveTo>
                                    <a:pt x="0" y="1151"/>
                                  </a:moveTo>
                                  <a:lnTo>
                                    <a:pt x="33" y="1151"/>
                                  </a:lnTo>
                                  <a:moveTo>
                                    <a:pt x="0" y="575"/>
                                  </a:moveTo>
                                  <a:lnTo>
                                    <a:pt x="33" y="575"/>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docshape295"/>
                          <wps:cNvSpPr txBox="1">
                            <a:spLocks/>
                          </wps:cNvSpPr>
                          <wps:spPr bwMode="auto">
                            <a:xfrm>
                              <a:off x="8035" y="-115"/>
                              <a:ext cx="430"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0D09D7" w14:textId="77777777" w:rsidR="00A529FC" w:rsidRDefault="00000000">
                                <w:pPr>
                                  <w:spacing w:line="179" w:lineRule="exact"/>
                                  <w:rPr>
                                    <w:ins w:id="362" w:author="Author" w:date="2022-09-10T01:53:00Z"/>
                                    <w:rFonts w:ascii="Arial"/>
                                    <w:sz w:val="16"/>
                                  </w:rPr>
                                </w:pPr>
                                <w:ins w:id="363" w:author="Author" w:date="2022-09-10T01:53: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8F8FF1" id="_x0000_s1413" style="position:absolute;left:0;text-align:left;margin-left:375.7pt;margin-top:-7.75pt;width:71.35pt;height:109.5pt;z-index:15742976;mso-position-horizontal-relative:page" coordorigin="7514,-155" coordsize="1427,21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">
                  <v:shape id="docshape266" o:spid="_x0000_s1414"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" path="m,1526r1387,m,950r1387,m,375r1387,m248,1900l248,m545,1900l545,m841,1900l841,t297,1900l1138,e" filled="f" strokecolor="#dedede" strokeweight=".16pt">
                    <v:path arrowok="t" o:connecttype="custom" o:connectlocs="0,1627;1387,1627;0,1051;1387,1051;0,476;1387,476;248,2001;248,101;545,2001;545,101;841,2001;841,101;1138,2001;1138,101" o:connectangles="0,0,0,0,0,0,0,0,0,0,0,0,0,0"/>
                  </v:shape>
                  <v:shape id="docshape267" o:spid="_x0000_s1415" style="position:absolute;left:7546;top:101;width:1387;height:1900;visibility:visible;mso-wrap-style:square;v-text-anchor:top" coordsize="1387,19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" path="m,1814r1387,m,1238r1387,m,662r1387,m,87r1387,m100,1900l100,m397,1900l397,m693,1900l693,m990,1900l990,t296,1900l1286,e" filled="f" strokecolor="#dedede" strokeweight=".1141mm">
                    <v:path arrowok="t" o:connecttype="custom" o:connectlocs="0,1915;1387,1915;0,1339;1387,1339;0,763;1387,763;0,188;1387,188;100,2001;100,101;397,2001;397,101;693,2001;693,101;990,2001;990,101;1286,2001;1286,101" o:connectangles="0,0,0,0,0,0,0,0,0,0,0,0,0,0,0,0,0,0"/>
                  </v:shape>
                  <v:shape id="docshape268" o:spid="_x0000_s1416" style="position:absolute;left:7646;top:1557;width:1187;height:121;visibility:visible;mso-wrap-style:square;v-text-anchor:top" coordsize="1187,1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" path="m,121l297,104r296,-4l890,50,1186,e" filled="f" strokecolor="#66c2a5" strokeweight=".71pt">
                    <v:path arrowok="t" o:connecttype="custom" o:connectlocs="0,1679;297,1662;593,1658;890,1608;1186,1558" o:connectangles="0,0,0,0,0"/>
                  </v:shape>
                  <v:shape id="docshape269" o:spid="_x0000_s1417" style="position:absolute;left:7646;top:1160;width:1187;height:478;visibility:visible;mso-wrap-style:square;v-text-anchor:top" coordsize="1187,4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" path="m,478l297,393,593,278,890,111,1186,e" filled="f" strokecolor="#fc8d62" strokeweight=".71pt">
                    <v:path arrowok="t" o:connecttype="custom" o:connectlocs="0,1639;297,1554;593,1439;890,1272;1186,1161" o:connectangles="0,0,0,0,0"/>
                  </v:shape>
                  <v:shape id="docshape270" o:spid="_x0000_s1418"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" path="m37,l11,,,11,,24,,37,11,48r26,l48,37r,-26l37,xe" fillcolor="#66c2a5" stroked="f">
                    <v:path arrowok="t" o:connecttype="custom" o:connectlocs="37,1655;11,1655;0,1666;0,1679;0,1692;11,1703;37,1703;48,1692;48,1666;37,1655" o:connectangles="0,0,0,0,0,0,0,0,0,0"/>
                  </v:shape>
                  <v:shape id="docshape271" o:spid="_x0000_s1419" style="position:absolute;left:7623;top:165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" path="m,24l,11,11,,24,,37,,48,11r,13l48,37,37,48r-13,l11,48,,37,,24e" filled="f" strokecolor="#66c2a5" strokeweight=".0835mm">
                    <v:path arrowok="t" o:connecttype="custom" o:connectlocs="0,1679;0,1666;11,1655;24,1655;37,1655;48,1666;48,1679;48,1692;37,1703;24,1703;11,1703;0,1692;0,1679" o:connectangles="0,0,0,0,0,0,0,0,0,0,0,0,0"/>
                  </v:shape>
                  <v:shape id="docshape272" o:spid="_x0000_s1420"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" path="m37,l11,,,10,,24,,37,11,47r26,l47,37r,-27l37,xe" fillcolor="#66c2a5" stroked="f">
                    <v:path arrowok="t" o:connecttype="custom" o:connectlocs="37,1638;11,1638;0,1648;0,1662;0,1675;11,1685;37,1685;47,1675;47,1648;37,1638" o:connectangles="0,0,0,0,0,0,0,0,0,0"/>
                  </v:shape>
                  <v:shape id="docshape273" o:spid="_x0000_s1421" style="position:absolute;left:7919;top:1637;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" path="m,24l,10,11,,24,,37,,47,10r,14l47,37,37,47r-13,l11,47,,37,,24e" filled="f" strokecolor="#66c2a5" strokeweight=".0835mm">
                    <v:path arrowok="t" o:connecttype="custom" o:connectlocs="0,1662;0,1648;11,1638;24,1638;37,1638;47,1648;47,1662;47,1675;37,1685;24,1685;11,1685;0,1675;0,1662" o:connectangles="0,0,0,0,0,0,0,0,0,0,0,0,0"/>
                  </v:shape>
                  <v:shape id="docshape274" o:spid="_x0000_s1422"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" path="m37,l11,,,11,,24,,37,11,47r26,l48,37r,-26l37,xe" fillcolor="#66c2a5" stroked="f">
                    <v:path arrowok="t" o:connecttype="custom" o:connectlocs="37,1634;11,1634;0,1645;0,1658;0,1671;11,1681;37,1681;48,1671;48,1645;37,1634" o:connectangles="0,0,0,0,0,0,0,0,0,0"/>
                  </v:shape>
                  <v:shape id="docshape275" o:spid="_x0000_s1423" style="position:absolute;left:8216;top:16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" path="m,24l,11,11,,24,,37,,48,11r,13l48,37,37,47r-13,l11,47,,37,,24e" filled="f" strokecolor="#66c2a5" strokeweight=".0835mm">
                    <v:path arrowok="t" o:connecttype="custom" o:connectlocs="0,1658;0,1645;11,1634;24,1634;37,1634;48,1645;48,1658;48,1671;37,1681;24,1681;11,1681;0,1671;0,1658" o:connectangles="0,0,0,0,0,0,0,0,0,0,0,0,0"/>
                  </v:shape>
                  <v:shape id="docshape276" o:spid="_x0000_s1424"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" path="m37,l11,,,11,,24,,37,11,47r26,l47,37r,-26l37,xe" fillcolor="#66c2a5" stroked="f">
                    <v:path arrowok="t" o:connecttype="custom" o:connectlocs="37,1584;11,1584;0,1595;0,1608;0,1621;11,1631;37,1631;47,1621;47,1595;37,1584" o:connectangles="0,0,0,0,0,0,0,0,0,0"/>
                  </v:shape>
                  <v:shape id="docshape277" o:spid="_x0000_s1425" style="position:absolute;left:8513;top:158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" path="m,24l,11,11,,24,,37,,47,11r,13l47,37,37,47r-13,l11,47,,37,,24e" filled="f" strokecolor="#66c2a5" strokeweight=".0835mm">
                    <v:path arrowok="t" o:connecttype="custom" o:connectlocs="0,1608;0,1595;11,1584;24,1584;37,1584;47,1595;47,1608;47,1621;37,1631;24,1631;11,1631;0,1621;0,1608" o:connectangles="0,0,0,0,0,0,0,0,0,0,0,0,0"/>
                  </v:shape>
                  <v:shape id="docshape278" o:spid="_x0000_s1426"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" path="m36,l10,,,11,,24,,37,10,48r26,l47,37r,-26l36,xe" fillcolor="#66c2a5" stroked="f">
                    <v:path arrowok="t" o:connecttype="custom" o:connectlocs="36,1534;10,1534;0,1545;0,1558;0,1571;10,1582;36,1582;47,1571;47,1545;36,1534" o:connectangles="0,0,0,0,0,0,0,0,0,0"/>
                  </v:shape>
                  <v:shape id="docshape279" o:spid="_x0000_s1427" style="position:absolute;left:8809;top:153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" path="m,24l,11,10,,23,,36,,47,11r,13l47,37,36,48r-13,l10,48,,37,,24e" filled="f" strokecolor="#66c2a5" strokeweight=".0835mm">
                    <v:path arrowok="t" o:connecttype="custom" o:connectlocs="0,1558;0,1545;10,1534;23,1534;36,1534;47,1545;47,1558;47,1571;36,1582;23,1582;10,1582;0,1571;0,1558" o:connectangles="0,0,0,0,0,0,0,0,0,0,0,0,0"/>
                  </v:shape>
                  <v:shape id="docshape280" o:spid="_x0000_s1428"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" path="m37,l11,,,10,,24,,37,11,47r26,l48,37r,-27l37,xe" fillcolor="#fc8d62" stroked="f">
                    <v:path arrowok="t" o:connecttype="custom" o:connectlocs="37,1615;11,1615;0,1625;0,1639;0,1652;11,1662;37,1662;48,1652;48,1625;37,1615" o:connectangles="0,0,0,0,0,0,0,0,0,0"/>
                  </v:shape>
                  <v:shape id="docshape281" o:spid="_x0000_s1429" style="position:absolute;left:7623;top:1614;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" path="m,24l,10,11,,24,,37,,48,10r,14l48,37,37,47r-13,l11,47,,37,,24e" filled="f" strokecolor="#fc8d62" strokeweight=".0835mm">
                    <v:path arrowok="t" o:connecttype="custom" o:connectlocs="0,1639;0,1625;11,1615;24,1615;37,1615;48,1625;48,1639;48,1652;37,1662;24,1662;11,1662;0,1652;0,1639" o:connectangles="0,0,0,0,0,0,0,0,0,0,0,0,0"/>
                  </v:shape>
                  <v:shape id="docshape282" o:spid="_x0000_s1430"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" path="m37,l11,,,11,,24,,37,11,48r26,l47,37r,-26l37,xe" fillcolor="#fc8d62" stroked="f">
                    <v:path arrowok="t" o:connecttype="custom" o:connectlocs="37,1530;11,1530;0,1541;0,1554;0,1567;11,1578;37,1578;47,1567;47,1541;37,1530" o:connectangles="0,0,0,0,0,0,0,0,0,0"/>
                  </v:shape>
                  <v:shape id="docshape283" o:spid="_x0000_s1431" style="position:absolute;left:7919;top:1530;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" path="m,24l,11,11,,24,,37,,47,11r,13l47,37,37,48r-13,l11,48,,37,,24e" filled="f" strokecolor="#fc8d62" strokeweight=".0835mm">
                    <v:path arrowok="t" o:connecttype="custom" o:connectlocs="0,1554;0,1541;11,1530;24,1530;37,1530;47,1541;47,1554;47,1567;37,1578;24,1578;11,1578;0,1567;0,1554" o:connectangles="0,0,0,0,0,0,0,0,0,0,0,0,0"/>
                  </v:shape>
                  <v:shape id="docshape284" o:spid="_x0000_s1432"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" path="m37,l11,,,11,,24,,37,11,48r26,l48,37r,-26l37,xe" fillcolor="#fc8d62" stroked="f">
                    <v:path arrowok="t" o:connecttype="custom" o:connectlocs="37,1415;11,1415;0,1426;0,1439;0,1452;11,1463;37,1463;48,1452;48,1426;37,1415" o:connectangles="0,0,0,0,0,0,0,0,0,0"/>
                  </v:shape>
                  <v:shape id="docshape285" o:spid="_x0000_s1433" style="position:absolute;left:8216;top:141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" path="m,24l,11,11,,24,,37,,48,11r,13l48,37,37,48r-13,l11,48,,37,,24e" filled="f" strokecolor="#fc8d62" strokeweight=".0835mm">
                    <v:path arrowok="t" o:connecttype="custom" o:connectlocs="0,1439;0,1426;11,1415;24,1415;37,1415;48,1426;48,1439;48,1452;37,1463;24,1463;11,1463;0,1452;0,1439" o:connectangles="0,0,0,0,0,0,0,0,0,0,0,0,0"/>
                  </v:shape>
                  <v:shape id="docshape286" o:spid="_x0000_s1434"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" path="m37,l11,,,11,,24,,37,11,48r26,l47,37r,-26l37,xe" fillcolor="#fc8d62" stroked="f">
                    <v:path arrowok="t" o:connecttype="custom" o:connectlocs="37,1248;11,1248;0,1259;0,1272;0,1285;11,1296;37,1296;47,1285;47,1259;37,1248" o:connectangles="0,0,0,0,0,0,0,0,0,0"/>
                  </v:shape>
                  <v:shape id="docshape287" o:spid="_x0000_s1435" style="position:absolute;left:8513;top:1248;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" path="m,24l,11,11,,24,,37,,47,11r,13l47,37,37,48r-13,l11,48,,37,,24e" filled="f" strokecolor="#fc8d62" strokeweight=".0835mm">
                    <v:path arrowok="t" o:connecttype="custom" o:connectlocs="0,1272;0,1259;11,1248;24,1248;37,1248;47,1259;47,1272;47,1285;37,1296;24,1296;11,1296;0,1285;0,1272" o:connectangles="0,0,0,0,0,0,0,0,0,0,0,0,0"/>
                  </v:shape>
                  <v:shape id="docshape288" o:spid="_x0000_s1436"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" path="m36,l10,,,11,,24,,37,10,47r26,l47,37r,-26l36,xe" fillcolor="#fc8d62" stroked="f">
                    <v:path arrowok="t" o:connecttype="custom" o:connectlocs="36,1137;10,1137;0,1148;0,1161;0,1174;10,1184;36,1184;47,1174;47,1148;36,1137" o:connectangles="0,0,0,0,0,0,0,0,0,0"/>
                  </v:shape>
                  <v:shape id="docshape289" o:spid="_x0000_s1437" style="position:absolute;left:8809;top:1136;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" path="m,24l,11,10,,23,,36,,47,11r,13l47,37,36,47r-13,l10,47,,37,,24e" filled="f" strokecolor="#fc8d62" strokeweight=".0835mm">
                    <v:path arrowok="t" o:connecttype="custom" o:connectlocs="0,1161;0,1148;10,1137;23,1137;36,1137;47,1148;47,1161;47,1174;36,1184;23,1184;10,1184;0,1174;0,1161" o:connectangles="0,0,0,0,0,0,0,0,0,0,0,0,0"/>
                  </v:shape>
                  <v:shape id="docshape290" o:spid="_x0000_s1438" style="position:absolute;left:7609;top:1549;width:1261;height:133;visibility:visible;mso-wrap-style:square;v-text-anchor:top" coordsize="1261,1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" path="m,127r74,m37,127r,6m,133r74,m296,107r75,m334,107r,11m296,118r75,m593,103r74,m630,103r,12m593,115r74,m890,51r74,m927,51r,16m890,67r74,m1186,r74,m1223,r,18m1186,18r74,e" filled="f" strokecolor="#66c2a5" strokeweight=".71pt">
                    <v:path arrowok="t" o:connecttype="custom" o:connectlocs="0,1676;74,1676;37,1676;37,1682;0,1682;74,1682;296,1656;371,1656;334,1656;334,1667;296,1667;371,1667;593,1652;667,1652;630,1652;630,1664;593,1664;667,1664;890,1600;964,1600;927,1600;927,1616;890,1616;964,1616;1186,1549;1260,1549;1223,1549;1223,1567;1186,1567;1260,1567" o:connectangles="0,0,0,0,0,0,0,0,0,0,0,0,0,0,0,0,0,0,0,0,0,0,0,0,0,0,0,0,0,0"/>
                  </v:shape>
                  <v:shape id="docshape291" o:spid="_x0000_s1439" style="position:absolute;left:7609;top:1144;width:1261;height:501;visibility:visible;mso-wrap-style:square;v-text-anchor:top" coordsize="1261,50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" path="m,489r74,m37,489r,11m,500r74,m296,402r75,m334,402r,16m296,418r75,m593,284r74,m630,284r,22m593,306r74,m890,108r74,m927,108r,40m890,148r74,m1186,r74,m1223,r,33m1186,33r74,e" filled="f" strokecolor="#fc8d62" strokeweight=".71pt">
                    <v:path arrowok="t" o:connecttype="custom" o:connectlocs="0,1633;74,1633;37,1633;37,1644;0,1644;74,1644;296,1546;371,1546;334,1546;334,1562;296,1562;371,1562;593,1428;667,1428;630,1428;630,1450;593,1450;667,1450;890,1252;964,1252;927,1252;927,1292;890,1292;964,1292;1186,1144;1260,1144;1223,1144;1223,1177;1186,1177;1260,1177" o:connectangles="0,0,0,0,0,0,0,0,0,0,0,0,0,0,0,0,0,0,0,0,0,0,0,0,0,0,0,0,0,0"/>
                  </v:shape>
                  <v:rect id="docshape292" o:spid="_x0000_s1440" style="position:absolute;left:7546;top:101;width:1387;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" filled="f" strokecolor="#b3b3b3" strokeweight=".22814mm">
                    <v:path arrowok="t"/>
                  </v:rect>
                  <v:rect id="docshape293" o:spid="_x0000_s1441" style="position:absolute;left:7546;top:-156;width:1387;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" fillcolor="#b3b3b3" stroked="f">
                    <v:path arrowok="t"/>
                  </v:rect>
                  <v:shape id="docshape294" o:spid="_x0000_s1442" style="position:absolute;left:7513;top:187;width:1320;height:1847;visibility:visible;mso-wrap-style:square;v-text-anchor:top" coordsize="1320,184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" path="m133,1846r,-33m430,1846r,-33m726,1846r,-33m1023,1846r,-33m1319,1846r,-33m,1727r33,m,1151r33,m,575r33,m,l33,e" filled="f" strokecolor="#b3b3b3" strokeweight=".1141mm">
                    <v:path arrowok="t" o:connecttype="custom" o:connectlocs="133,2034;133,2001;430,2034;430,2001;726,2034;726,2001;1023,2034;1023,2001;1319,2034;1319,2001;0,1915;33,1915;0,1339;33,1339;0,763;33,763;0,188;33,188" o:connectangles="0,0,0,0,0,0,0,0,0,0,0,0,0,0,0,0,0,0"/>
                  </v:shape>
                  <v:shape id="docshape295" o:spid="_x0000_s1443" type="#_x0000_t202" style="position:absolute;left:8035;top:-115;width:430;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" filled="f" stroked="f">
                    <v:path arrowok="t"/>
                    <v:textbox inset="0,0,0,0">
                      <w:txbxContent>
                        <w:p w14:paraId="6F0D09D7" w14:textId="77777777" w:rsidR="00A529FC" w:rsidRDefault="00000000">
                          <w:pPr>
                            <w:spacing w:line="179" w:lineRule="exact"/>
                            <w:rPr>
                              <w:ins w:id="364" w:author="Author" w:date="2022-09-10T01:53:00Z"/>
                              <w:rFonts w:ascii="Arial"/>
                              <w:sz w:val="16"/>
                            </w:rPr>
                          </w:pPr>
                          <w:ins w:id="365" w:author="Author" w:date="2022-09-10T01:53:00Z">
                            <w:r>
                              <w:rPr>
                                <w:rFonts w:ascii="Arial"/>
                                <w:color w:val="FFFFFF"/>
                                <w:spacing w:val="-2"/>
                                <w:sz w:val="16"/>
                              </w:rPr>
                              <w:t>Large</w:t>
                            </w:r>
                          </w:ins>
                        </w:p>
                      </w:txbxContent>
                    </v:textbox>
                  </v:shape>
                  <w10:wrap anchorx="page"/>
                </v:group>
              </w:pict>
            </mc:Fallback>
          </mc:AlternateContent>
        </w:r>
      </w:ins>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73D73784" w14:textId="77777777" w:rsidR="00A529FC" w:rsidRDefault="00A529FC">
      <w:pPr>
        <w:pStyle w:val="BodyText"/>
        <w:spacing w:before="9"/>
        <w:rPr>
          <w:rFonts w:ascii="Arial"/>
          <w:sz w:val="25"/>
        </w:rPr>
      </w:pPr>
    </w:p>
    <w:p w14:paraId="2279C94D" w14:textId="77777777" w:rsidR="00A529FC" w:rsidRDefault="006228F8">
      <w:pPr>
        <w:tabs>
          <w:tab w:val="left" w:pos="4164"/>
          <w:tab w:val="left" w:pos="5989"/>
        </w:tabs>
        <w:spacing w:before="95"/>
        <w:ind w:left="2340"/>
        <w:rPr>
          <w:rFonts w:ascii="Arial"/>
          <w:sz w:val="16"/>
        </w:rPr>
      </w:pPr>
      <w:r>
        <w:rPr>
          <w:noProof/>
        </w:rPr>
        <mc:AlternateContent>
          <mc:Choice Requires="wps">
            <w:drawing>
              <wp:anchor distT="0" distB="0" distL="114300" distR="114300" simplePos="0" relativeHeight="15744512" behindDoc="0" locked="0" layoutInCell="1" allowOverlap="1" wp14:anchorId="1F8C07FC" wp14:editId="5A1B0E9C">
                <wp:simplePos x="0" y="0"/>
                <wp:positionH relativeFrom="page">
                  <wp:posOffset>2063115</wp:posOffset>
                </wp:positionH>
                <wp:positionV relativeFrom="paragraph">
                  <wp:posOffset>-118110</wp:posOffset>
                </wp:positionV>
                <wp:extent cx="167640" cy="840740"/>
                <wp:effectExtent l="0" t="0" r="10160" b="10160"/>
                <wp:wrapNone/>
                <wp:docPr id="216" name="docshape2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5B757" w14:textId="77777777" w:rsidR="00A529FC" w:rsidRDefault="00000000">
                            <w:pPr>
                              <w:spacing w:before="13"/>
                              <w:ind w:left="20"/>
                              <w:rPr>
                                <w:rFonts w:ascii="Arial"/>
                                <w:sz w:val="20"/>
                              </w:rPr>
                            </w:pPr>
                            <w:r>
                              <w:rPr>
                                <w:rFonts w:ascii="Arial"/>
                                <w:sz w:val="20"/>
                              </w:rPr>
                              <w:t>Learning</w:t>
                            </w:r>
                            <w:r>
                              <w:rPr>
                                <w:rFonts w:ascii="Arial"/>
                                <w:spacing w:val="5"/>
                                <w:sz w:val="20"/>
                              </w:rPr>
                              <w:t xml:space="preserve"> </w:t>
                            </w:r>
                            <w:r>
                              <w:rPr>
                                <w:rFonts w:ascii="Arial"/>
                                <w:spacing w:val="-4"/>
                                <w:sz w:val="20"/>
                              </w:rPr>
                              <w:t>Time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8C07FC" id="docshape296" o:spid="_x0000_s1444" type="#_x0000_t202" style="position:absolute;left:0;text-align:left;margin-left:162.45pt;margin-top:-9.3pt;width:13.2pt;height:66.2pt;z-index:15744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" filled="f" stroked="f">
                <v:path arrowok="t"/>
                <v:textbox style="layout-flow:vertical;mso-layout-flow-alt:bottom-to-top" inset="0,0,0,0">
                  <w:txbxContent>
                    <w:p w14:paraId="3835B757" w14:textId="77777777" w:rsidR="00A529FC" w:rsidRDefault="00000000">
                      <w:pPr>
                        <w:spacing w:before="13"/>
                        <w:ind w:left="20"/>
                        <w:rPr>
                          <w:rFonts w:ascii="Arial"/>
                          <w:sz w:val="20"/>
                        </w:rPr>
                      </w:pPr>
                      <w:r>
                        <w:rPr>
                          <w:rFonts w:ascii="Arial"/>
                          <w:sz w:val="20"/>
                        </w:rPr>
                        <w:t>Learning</w:t>
                      </w:r>
                      <w:r>
                        <w:rPr>
                          <w:rFonts w:ascii="Arial"/>
                          <w:spacing w:val="5"/>
                          <w:sz w:val="20"/>
                        </w:rPr>
                        <w:t xml:space="preserve"> </w:t>
                      </w:r>
                      <w:r>
                        <w:rPr>
                          <w:rFonts w:ascii="Arial"/>
                          <w:spacing w:val="-4"/>
                          <w:sz w:val="20"/>
                        </w:rPr>
                        <w:t>Time</w:t>
                      </w:r>
                    </w:p>
                  </w:txbxContent>
                </v:textbox>
                <w10:wrap anchorx="page"/>
              </v:shape>
            </w:pict>
          </mc:Fallback>
        </mc:AlternateContent>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352C5CAD" w14:textId="77777777" w:rsidR="00A529FC" w:rsidRDefault="00A529FC">
      <w:pPr>
        <w:pStyle w:val="BodyText"/>
        <w:spacing w:before="9"/>
        <w:rPr>
          <w:rFonts w:ascii="Arial"/>
          <w:sz w:val="25"/>
        </w:rPr>
      </w:pPr>
    </w:p>
    <w:p w14:paraId="01EC1A30" w14:textId="77777777" w:rsidR="00A529F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59B565E6" w14:textId="77777777" w:rsidR="00A529FC" w:rsidRDefault="00A529FC">
      <w:pPr>
        <w:pStyle w:val="BodyText"/>
        <w:spacing w:before="10"/>
        <w:rPr>
          <w:rFonts w:ascii="Arial"/>
          <w:sz w:val="25"/>
        </w:rPr>
      </w:pPr>
    </w:p>
    <w:p w14:paraId="1F1306D2" w14:textId="77777777" w:rsidR="00A529FC" w:rsidRDefault="00A529FC">
      <w:pPr>
        <w:rPr>
          <w:rFonts w:ascii="Arial"/>
          <w:sz w:val="25"/>
        </w:rPr>
        <w:sectPr w:rsidR="00A529FC">
          <w:type w:val="continuous"/>
          <w:pgSz w:w="12240" w:h="15840"/>
          <w:pgMar w:top="1180" w:right="1320" w:bottom="280" w:left="1320" w:header="397" w:footer="0" w:gutter="0"/>
          <w:cols w:space="720"/>
        </w:sectPr>
      </w:pPr>
    </w:p>
    <w:p w14:paraId="37F95DBD" w14:textId="77777777" w:rsidR="00A529FC" w:rsidRDefault="00000000">
      <w:pPr>
        <w:spacing w:before="95"/>
        <w:ind w:left="2429"/>
        <w:rPr>
          <w:rFonts w:ascii="Arial"/>
          <w:sz w:val="16"/>
        </w:rPr>
      </w:pPr>
      <w:r>
        <w:rPr>
          <w:rFonts w:ascii="Arial"/>
          <w:color w:val="4D4D4D"/>
          <w:sz w:val="16"/>
        </w:rPr>
        <w:t>0</w:t>
      </w:r>
    </w:p>
    <w:p w14:paraId="748DDF05" w14:textId="77777777" w:rsidR="00A529FC" w:rsidRDefault="00000000">
      <w:pPr>
        <w:spacing w:before="19"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01B1A7F9" w14:textId="77777777" w:rsidR="00A529FC" w:rsidRDefault="00000000">
      <w:pPr>
        <w:spacing w:before="10"/>
        <w:rPr>
          <w:rFonts w:ascii="Arial"/>
          <w:sz w:val="25"/>
        </w:rPr>
      </w:pPr>
      <w:r>
        <w:br w:type="column"/>
      </w:r>
    </w:p>
    <w:p w14:paraId="1785B754" w14:textId="77777777" w:rsidR="00A529F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FD6CA03" w14:textId="77777777" w:rsidR="00A529FC" w:rsidRDefault="00000000">
      <w:pPr>
        <w:spacing w:before="95"/>
        <w:ind w:left="215"/>
        <w:rPr>
          <w:rFonts w:ascii="Arial"/>
          <w:sz w:val="16"/>
        </w:rPr>
      </w:pPr>
      <w:r>
        <w:br w:type="column"/>
      </w:r>
      <w:r>
        <w:rPr>
          <w:rFonts w:ascii="Arial"/>
          <w:color w:val="4D4D4D"/>
          <w:spacing w:val="-10"/>
          <w:sz w:val="16"/>
        </w:rPr>
        <w:t>0</w:t>
      </w:r>
    </w:p>
    <w:p w14:paraId="6E10C448" w14:textId="77777777" w:rsidR="00A529F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1446ED47" w14:textId="77777777" w:rsidR="00A529FC" w:rsidRDefault="00000000">
      <w:pPr>
        <w:spacing w:before="10"/>
        <w:rPr>
          <w:rFonts w:ascii="Arial"/>
          <w:sz w:val="25"/>
        </w:rPr>
      </w:pPr>
      <w:r>
        <w:br w:type="column"/>
      </w:r>
    </w:p>
    <w:p w14:paraId="00097EA9" w14:textId="77777777" w:rsidR="00A529F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074CBFE9" w14:textId="77777777" w:rsidR="00A529FC" w:rsidRDefault="00000000">
      <w:pPr>
        <w:spacing w:before="95"/>
        <w:ind w:left="215"/>
        <w:rPr>
          <w:rFonts w:ascii="Arial"/>
          <w:sz w:val="16"/>
        </w:rPr>
      </w:pPr>
      <w:r>
        <w:br w:type="column"/>
      </w:r>
      <w:r>
        <w:rPr>
          <w:rFonts w:ascii="Arial"/>
          <w:color w:val="4D4D4D"/>
          <w:spacing w:val="-10"/>
          <w:sz w:val="16"/>
        </w:rPr>
        <w:t>0</w:t>
      </w:r>
    </w:p>
    <w:p w14:paraId="266B0F0F" w14:textId="77777777" w:rsidR="00A529FC" w:rsidRDefault="00000000">
      <w:pPr>
        <w:spacing w:before="19"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742D8988" w14:textId="77777777" w:rsidR="00A529FC" w:rsidRDefault="00000000">
      <w:pPr>
        <w:spacing w:before="10"/>
        <w:rPr>
          <w:rFonts w:ascii="Arial"/>
          <w:sz w:val="25"/>
        </w:rPr>
      </w:pPr>
      <w:r>
        <w:br w:type="column"/>
      </w:r>
    </w:p>
    <w:p w14:paraId="1202214B" w14:textId="77777777" w:rsidR="00A529FC" w:rsidRDefault="00000000">
      <w:pPr>
        <w:spacing w:before="1"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6C3E986" w14:textId="77777777" w:rsidR="00A529FC" w:rsidRDefault="00A529FC">
      <w:pPr>
        <w:spacing w:line="181" w:lineRule="exact"/>
        <w:rPr>
          <w:rFonts w:ascii="Arial"/>
          <w:sz w:val="16"/>
        </w:rPr>
        <w:sectPr w:rsidR="00A529F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54E2AB1F" w14:textId="77777777" w:rsidR="00A529F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16CB9E67" w14:textId="28E621DB" w:rsidR="00A529FC" w:rsidRDefault="002F233B">
      <w:pPr>
        <w:tabs>
          <w:tab w:val="left" w:pos="858"/>
          <w:tab w:val="left" w:pos="1849"/>
        </w:tabs>
        <w:spacing w:before="109"/>
        <w:jc w:val="center"/>
        <w:rPr>
          <w:rFonts w:ascii="Arial"/>
          <w:sz w:val="16"/>
        </w:rPr>
      </w:pPr>
      <w:del w:id="366" w:author="Author" w:date="2022-09-10T01:53:00Z">
        <w:r>
          <w:rPr>
            <w:noProof/>
          </w:rPr>
          <mc:AlternateContent>
            <mc:Choice Requires="wpg">
              <w:drawing>
                <wp:anchor distT="0" distB="0" distL="114300" distR="114300" simplePos="0" relativeHeight="487629824" behindDoc="1" locked="0" layoutInCell="1" allowOverlap="1" wp14:anchorId="1FAD949E" wp14:editId="612B44DE">
                  <wp:simplePos x="0" y="0"/>
                  <wp:positionH relativeFrom="page">
                    <wp:posOffset>3441700</wp:posOffset>
                  </wp:positionH>
                  <wp:positionV relativeFrom="paragraph">
                    <wp:posOffset>116205</wp:posOffset>
                  </wp:positionV>
                  <wp:extent cx="59055" cy="33655"/>
                  <wp:effectExtent l="0" t="0" r="17145" b="17145"/>
                  <wp:wrapNone/>
                  <wp:docPr id="876"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877" name="Line 206"/>
                          <wps:cNvCnPr>
                            <a:cxnSpLocks/>
                          </wps:cNvCnPr>
                          <wps:spPr bwMode="auto">
                            <a:xfrm>
                              <a:off x="5420" y="209"/>
                              <a:ext cx="92" cy="0"/>
                            </a:xfrm>
                            <a:prstGeom prst="line">
                              <a:avLst/>
                            </a:prstGeom>
                            <a:noFill/>
                            <a:ln w="9017">
                              <a:solidFill>
                                <a:srgbClr val="66C2A5"/>
                              </a:solidFill>
                              <a:round/>
                              <a:headEnd/>
                              <a:tailEnd/>
                            </a:ln>
                            <a:extLst>
                              <a:ext uri="{909E8E84-426E-40DD-AFC4-6F175D3DCCD1}">
                                <a14:hiddenFill xmlns:a14="http://schemas.microsoft.com/office/drawing/2010/main">
                                  <a:noFill/>
                                </a14:hiddenFill>
                              </a:ext>
                            </a:extLst>
                          </wps:spPr>
                          <wps:bodyPr/>
                        </wps:wsp>
                        <wps:wsp>
                          <wps:cNvPr id="878" name="docshape298"/>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 name="docshape299"/>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0" name="Line 209"/>
                          <wps:cNvCnPr>
                            <a:cxnSpLocks/>
                          </wps:cNvCnPr>
                          <wps:spPr bwMode="auto">
                            <a:xfrm>
                              <a:off x="5420" y="209"/>
                              <a:ext cx="92" cy="0"/>
                            </a:xfrm>
                            <a:prstGeom prst="line">
                              <a:avLst/>
                            </a:prstGeom>
                            <a:noFill/>
                            <a:ln w="9017">
                              <a:solidFill>
                                <a:srgbClr val="66C2A5"/>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6824173" id="docshapegroup297" o:spid="_x0000_s1026" style="position:absolute;margin-left:271pt;margin-top:9.15pt;width:4.65pt;height:2.65pt;z-index:-15686656;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">
                  <v:line id="Line 206"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" strokecolor="#66c2a5" strokeweight=".71pt">
                    <o:lock v:ext="edit" shapetype="f"/>
                  </v:line>
                  <v:shape id="docshape298"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" path="m37,l11,,,11,,24,,37,11,48r26,l48,37r,-26l37,xe" fillcolor="#66c2a5" stroked="f">
                    <v:path arrowok="t" o:connecttype="custom" o:connectlocs="37,185;11,185;0,196;0,209;0,222;11,233;37,233;48,222;48,196;37,185" o:connectangles="0,0,0,0,0,0,0,0,0,0"/>
                  </v:shape>
                  <v:shape id="docshape299"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" path="m,24l,11,11,,24,,37,,48,11r,13l48,37,37,48r-13,l11,48,,37,,24e" filled="f" strokecolor="#66c2a5" strokeweight=".0835mm">
                    <v:path arrowok="t" o:connecttype="custom" o:connectlocs="0,209;0,196;11,185;24,185;37,185;48,196;48,209;48,222;37,233;24,233;11,233;0,222;0,209" o:connectangles="0,0,0,0,0,0,0,0,0,0,0,0,0"/>
                  </v:shape>
                  <v:line id="Line 209"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" strokecolor="#66c2a5" strokeweight=".71pt">
                    <o:lock v:ext="edit" shapetype="f"/>
                  </v:line>
                  <w10:wrap anchorx="page"/>
                </v:group>
              </w:pict>
            </mc:Fallback>
          </mc:AlternateContent>
        </w:r>
        <w:r>
          <w:rPr>
            <w:noProof/>
          </w:rPr>
          <mc:AlternateContent>
            <mc:Choice Requires="wpg">
              <w:drawing>
                <wp:anchor distT="0" distB="0" distL="114300" distR="114300" simplePos="0" relativeHeight="487630848" behindDoc="1" locked="0" layoutInCell="1" allowOverlap="1" wp14:anchorId="53FDDFD3" wp14:editId="4D808010">
                  <wp:simplePos x="0" y="0"/>
                  <wp:positionH relativeFrom="page">
                    <wp:posOffset>4070350</wp:posOffset>
                  </wp:positionH>
                  <wp:positionV relativeFrom="paragraph">
                    <wp:posOffset>116205</wp:posOffset>
                  </wp:positionV>
                  <wp:extent cx="59055" cy="33655"/>
                  <wp:effectExtent l="0" t="0" r="17145" b="17145"/>
                  <wp:wrapNone/>
                  <wp:docPr id="881"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882" name="Line 201"/>
                          <wps:cNvCnPr>
                            <a:cxnSpLocks/>
                          </wps:cNvCnPr>
                          <wps:spPr bwMode="auto">
                            <a:xfrm>
                              <a:off x="6410" y="209"/>
                              <a:ext cx="92" cy="0"/>
                            </a:xfrm>
                            <a:prstGeom prst="line">
                              <a:avLst/>
                            </a:prstGeom>
                            <a:noFill/>
                            <a:ln w="9017">
                              <a:solidFill>
                                <a:srgbClr val="FC8D62"/>
                              </a:solidFill>
                              <a:round/>
                              <a:headEnd/>
                              <a:tailEnd/>
                            </a:ln>
                            <a:extLst>
                              <a:ext uri="{909E8E84-426E-40DD-AFC4-6F175D3DCCD1}">
                                <a14:hiddenFill xmlns:a14="http://schemas.microsoft.com/office/drawing/2010/main">
                                  <a:noFill/>
                                </a14:hiddenFill>
                              </a:ext>
                            </a:extLst>
                          </wps:spPr>
                          <wps:bodyPr/>
                        </wps:wsp>
                        <wps:wsp>
                          <wps:cNvPr id="883" name="docshape301"/>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4" name="docshape302"/>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5" name="Line 204"/>
                          <wps:cNvCnPr>
                            <a:cxnSpLocks/>
                          </wps:cNvCnPr>
                          <wps:spPr bwMode="auto">
                            <a:xfrm>
                              <a:off x="6410" y="209"/>
                              <a:ext cx="92" cy="0"/>
                            </a:xfrm>
                            <a:prstGeom prst="line">
                              <a:avLst/>
                            </a:prstGeom>
                            <a:noFill/>
                            <a:ln w="9017">
                              <a:solidFill>
                                <a:srgbClr val="FC8D62"/>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BE11672" id="docshapegroup300" o:spid="_x0000_s1026" style="position:absolute;margin-left:320.5pt;margin-top:9.15pt;width:4.65pt;height:2.65pt;z-index:-15685632;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">
                  <v:line id="Line 201"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" strokecolor="#fc8d62" strokeweight=".71pt">
                    <o:lock v:ext="edit" shapetype="f"/>
                  </v:line>
                  <v:shape id="docshape301"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" path="m37,l11,,,11,,24,,37,11,48r26,l48,37r,-26l37,xe" fillcolor="#fc8d62" stroked="f">
                    <v:path arrowok="t" o:connecttype="custom" o:connectlocs="37,185;11,185;0,196;0,209;0,222;11,233;37,233;48,222;48,196;37,185" o:connectangles="0,0,0,0,0,0,0,0,0,0"/>
                  </v:shape>
                  <v:shape id="docshape302"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" path="m,24l,11,11,,24,,37,,48,11r,13l48,37,37,48r-13,l11,48,,37,,24e" filled="f" strokecolor="#fc8d62" strokeweight=".0835mm">
                    <v:path arrowok="t" o:connecttype="custom" o:connectlocs="0,209;0,196;11,185;24,185;37,185;48,196;48,209;48,222;37,233;24,233;11,233;0,222;0,209" o:connectangles="0,0,0,0,0,0,0,0,0,0,0,0,0"/>
                  </v:shape>
                  <v:line id="Line 204"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" strokecolor="#fc8d62" strokeweight=".71pt">
                    <o:lock v:ext="edit" shapetype="f"/>
                  </v:line>
                  <w10:wrap anchorx="page"/>
                </v:group>
              </w:pict>
            </mc:Fallback>
          </mc:AlternateContent>
        </w:r>
      </w:del>
      <w:ins w:id="367" w:author="Author" w:date="2022-09-10T01:53:00Z">
        <w:r w:rsidR="006228F8">
          <w:rPr>
            <w:noProof/>
          </w:rPr>
          <mc:AlternateContent>
            <mc:Choice Requires="wpg">
              <w:drawing>
                <wp:anchor distT="0" distB="0" distL="114300" distR="114300" simplePos="0" relativeHeight="486575104" behindDoc="1" locked="0" layoutInCell="1" allowOverlap="1" wp14:anchorId="5B0C5C20" wp14:editId="04370F38">
                  <wp:simplePos x="0" y="0"/>
                  <wp:positionH relativeFrom="page">
                    <wp:posOffset>3441700</wp:posOffset>
                  </wp:positionH>
                  <wp:positionV relativeFrom="paragraph">
                    <wp:posOffset>116205</wp:posOffset>
                  </wp:positionV>
                  <wp:extent cx="59055" cy="33655"/>
                  <wp:effectExtent l="0" t="0" r="17145" b="17145"/>
                  <wp:wrapNone/>
                  <wp:docPr id="211" name="docshapegroup2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5420" y="183"/>
                            <a:chExt cx="93" cy="53"/>
                          </a:xfrm>
                        </wpg:grpSpPr>
                        <wps:wsp>
                          <wps:cNvPr id="212" name="Line 209"/>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s:wsp>
                          <wps:cNvPr id="213" name="docshape298"/>
                          <wps:cNvSpPr>
                            <a:spLocks/>
                          </wps:cNvSpPr>
                          <wps:spPr bwMode="auto">
                            <a:xfrm>
                              <a:off x="5442" y="185"/>
                              <a:ext cx="48" cy="48"/>
                            </a:xfrm>
                            <a:custGeom>
                              <a:avLst/>
                              <a:gdLst>
                                <a:gd name="T0" fmla="+- 0 5479 5442"/>
                                <a:gd name="T1" fmla="*/ T0 w 48"/>
                                <a:gd name="T2" fmla="+- 0 185 185"/>
                                <a:gd name="T3" fmla="*/ 185 h 48"/>
                                <a:gd name="T4" fmla="+- 0 5453 5442"/>
                                <a:gd name="T5" fmla="*/ T4 w 48"/>
                                <a:gd name="T6" fmla="+- 0 185 185"/>
                                <a:gd name="T7" fmla="*/ 185 h 48"/>
                                <a:gd name="T8" fmla="+- 0 5442 5442"/>
                                <a:gd name="T9" fmla="*/ T8 w 48"/>
                                <a:gd name="T10" fmla="+- 0 196 185"/>
                                <a:gd name="T11" fmla="*/ 196 h 48"/>
                                <a:gd name="T12" fmla="+- 0 5442 5442"/>
                                <a:gd name="T13" fmla="*/ T12 w 48"/>
                                <a:gd name="T14" fmla="+- 0 209 185"/>
                                <a:gd name="T15" fmla="*/ 209 h 48"/>
                                <a:gd name="T16" fmla="+- 0 5442 5442"/>
                                <a:gd name="T17" fmla="*/ T16 w 48"/>
                                <a:gd name="T18" fmla="+- 0 222 185"/>
                                <a:gd name="T19" fmla="*/ 222 h 48"/>
                                <a:gd name="T20" fmla="+- 0 5453 5442"/>
                                <a:gd name="T21" fmla="*/ T20 w 48"/>
                                <a:gd name="T22" fmla="+- 0 233 185"/>
                                <a:gd name="T23" fmla="*/ 233 h 48"/>
                                <a:gd name="T24" fmla="+- 0 5479 5442"/>
                                <a:gd name="T25" fmla="*/ T24 w 48"/>
                                <a:gd name="T26" fmla="+- 0 233 185"/>
                                <a:gd name="T27" fmla="*/ 233 h 48"/>
                                <a:gd name="T28" fmla="+- 0 5490 5442"/>
                                <a:gd name="T29" fmla="*/ T28 w 48"/>
                                <a:gd name="T30" fmla="+- 0 222 185"/>
                                <a:gd name="T31" fmla="*/ 222 h 48"/>
                                <a:gd name="T32" fmla="+- 0 5490 5442"/>
                                <a:gd name="T33" fmla="*/ T32 w 48"/>
                                <a:gd name="T34" fmla="+- 0 196 185"/>
                                <a:gd name="T35" fmla="*/ 196 h 48"/>
                                <a:gd name="T36" fmla="+- 0 5479 544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66C2A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4" name="docshape299"/>
                          <wps:cNvSpPr>
                            <a:spLocks/>
                          </wps:cNvSpPr>
                          <wps:spPr bwMode="auto">
                            <a:xfrm>
                              <a:off x="5442" y="185"/>
                              <a:ext cx="48" cy="48"/>
                            </a:xfrm>
                            <a:custGeom>
                              <a:avLst/>
                              <a:gdLst>
                                <a:gd name="T0" fmla="+- 0 5442 5442"/>
                                <a:gd name="T1" fmla="*/ T0 w 48"/>
                                <a:gd name="T2" fmla="+- 0 209 185"/>
                                <a:gd name="T3" fmla="*/ 209 h 48"/>
                                <a:gd name="T4" fmla="+- 0 5442 5442"/>
                                <a:gd name="T5" fmla="*/ T4 w 48"/>
                                <a:gd name="T6" fmla="+- 0 196 185"/>
                                <a:gd name="T7" fmla="*/ 196 h 48"/>
                                <a:gd name="T8" fmla="+- 0 5453 5442"/>
                                <a:gd name="T9" fmla="*/ T8 w 48"/>
                                <a:gd name="T10" fmla="+- 0 185 185"/>
                                <a:gd name="T11" fmla="*/ 185 h 48"/>
                                <a:gd name="T12" fmla="+- 0 5466 5442"/>
                                <a:gd name="T13" fmla="*/ T12 w 48"/>
                                <a:gd name="T14" fmla="+- 0 185 185"/>
                                <a:gd name="T15" fmla="*/ 185 h 48"/>
                                <a:gd name="T16" fmla="+- 0 5479 5442"/>
                                <a:gd name="T17" fmla="*/ T16 w 48"/>
                                <a:gd name="T18" fmla="+- 0 185 185"/>
                                <a:gd name="T19" fmla="*/ 185 h 48"/>
                                <a:gd name="T20" fmla="+- 0 5490 5442"/>
                                <a:gd name="T21" fmla="*/ T20 w 48"/>
                                <a:gd name="T22" fmla="+- 0 196 185"/>
                                <a:gd name="T23" fmla="*/ 196 h 48"/>
                                <a:gd name="T24" fmla="+- 0 5490 5442"/>
                                <a:gd name="T25" fmla="*/ T24 w 48"/>
                                <a:gd name="T26" fmla="+- 0 209 185"/>
                                <a:gd name="T27" fmla="*/ 209 h 48"/>
                                <a:gd name="T28" fmla="+- 0 5490 5442"/>
                                <a:gd name="T29" fmla="*/ T28 w 48"/>
                                <a:gd name="T30" fmla="+- 0 222 185"/>
                                <a:gd name="T31" fmla="*/ 222 h 48"/>
                                <a:gd name="T32" fmla="+- 0 5479 5442"/>
                                <a:gd name="T33" fmla="*/ T32 w 48"/>
                                <a:gd name="T34" fmla="+- 0 233 185"/>
                                <a:gd name="T35" fmla="*/ 233 h 48"/>
                                <a:gd name="T36" fmla="+- 0 5466 5442"/>
                                <a:gd name="T37" fmla="*/ T36 w 48"/>
                                <a:gd name="T38" fmla="+- 0 233 185"/>
                                <a:gd name="T39" fmla="*/ 233 h 48"/>
                                <a:gd name="T40" fmla="+- 0 5453 5442"/>
                                <a:gd name="T41" fmla="*/ T40 w 48"/>
                                <a:gd name="T42" fmla="+- 0 233 185"/>
                                <a:gd name="T43" fmla="*/ 233 h 48"/>
                                <a:gd name="T44" fmla="+- 0 5442 5442"/>
                                <a:gd name="T45" fmla="*/ T44 w 48"/>
                                <a:gd name="T46" fmla="+- 0 222 185"/>
                                <a:gd name="T47" fmla="*/ 222 h 48"/>
                                <a:gd name="T48" fmla="+- 0 5442 544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66C2A5"/>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5" name="Line 206"/>
                          <wps:cNvCnPr>
                            <a:cxnSpLocks/>
                          </wps:cNvCnPr>
                          <wps:spPr bwMode="auto">
                            <a:xfrm>
                              <a:off x="5420" y="209"/>
                              <a:ext cx="92" cy="0"/>
                            </a:xfrm>
                            <a:prstGeom prst="line">
                              <a:avLst/>
                            </a:prstGeom>
                            <a:noFill/>
                            <a:ln w="9017">
                              <a:solidFill>
                                <a:srgbClr val="66C2A5"/>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84FA533" id="docshapegroup297" o:spid="_x0000_s1026" style="position:absolute;margin-left:271pt;margin-top:9.15pt;width:4.65pt;height:2.65pt;z-index:-16741376;mso-position-horizontal-relative:page" coordorigin="542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">
                  <v:line id="Line 209" o:spid="_x0000_s1027"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" strokecolor="#66c2a5" strokeweight=".71pt">
                    <o:lock v:ext="edit" shapetype="f"/>
                  </v:line>
                  <v:shape id="docshape298" o:spid="_x0000_s1028"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" path="m37,l11,,,11,,24,,37,11,48r26,l48,37r,-26l37,xe" fillcolor="#66c2a5" stroked="f">
                    <v:path arrowok="t" o:connecttype="custom" o:connectlocs="37,185;11,185;0,196;0,209;0,222;11,233;37,233;48,222;48,196;37,185" o:connectangles="0,0,0,0,0,0,0,0,0,0"/>
                  </v:shape>
                  <v:shape id="docshape299" o:spid="_x0000_s1029" style="position:absolute;left:544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" path="m,24l,11,11,,24,,37,,48,11r,13l48,37,37,48r-13,l11,48,,37,,24e" filled="f" strokecolor="#66c2a5" strokeweight=".0835mm">
                    <v:path arrowok="t" o:connecttype="custom" o:connectlocs="0,209;0,196;11,185;24,185;37,185;48,196;48,209;48,222;37,233;24,233;11,233;0,222;0,209" o:connectangles="0,0,0,0,0,0,0,0,0,0,0,0,0"/>
                  </v:shape>
                  <v:line id="Line 206" o:spid="_x0000_s1030" style="position:absolute;visibility:visible;mso-wrap-style:square" from="5420,209" to="551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" strokecolor="#66c2a5" strokeweight=".71pt">
                    <o:lock v:ext="edit" shapetype="f"/>
                  </v:line>
                  <w10:wrap anchorx="page"/>
                </v:group>
              </w:pict>
            </mc:Fallback>
          </mc:AlternateContent>
        </w:r>
        <w:r w:rsidR="006228F8">
          <w:rPr>
            <w:noProof/>
          </w:rPr>
          <mc:AlternateContent>
            <mc:Choice Requires="wpg">
              <w:drawing>
                <wp:anchor distT="0" distB="0" distL="114300" distR="114300" simplePos="0" relativeHeight="486575616" behindDoc="1" locked="0" layoutInCell="1" allowOverlap="1" wp14:anchorId="4F4F97C8" wp14:editId="3B7EB597">
                  <wp:simplePos x="0" y="0"/>
                  <wp:positionH relativeFrom="page">
                    <wp:posOffset>4070350</wp:posOffset>
                  </wp:positionH>
                  <wp:positionV relativeFrom="paragraph">
                    <wp:posOffset>116205</wp:posOffset>
                  </wp:positionV>
                  <wp:extent cx="59055" cy="33655"/>
                  <wp:effectExtent l="0" t="0" r="17145" b="17145"/>
                  <wp:wrapNone/>
                  <wp:docPr id="206" name="docshapegroup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55" cy="33655"/>
                            <a:chOff x="6410" y="183"/>
                            <a:chExt cx="93" cy="53"/>
                          </a:xfrm>
                        </wpg:grpSpPr>
                        <wps:wsp>
                          <wps:cNvPr id="207" name="Line 204"/>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s:wsp>
                          <wps:cNvPr id="208" name="docshape301"/>
                          <wps:cNvSpPr>
                            <a:spLocks/>
                          </wps:cNvSpPr>
                          <wps:spPr bwMode="auto">
                            <a:xfrm>
                              <a:off x="6432" y="185"/>
                              <a:ext cx="48" cy="48"/>
                            </a:xfrm>
                            <a:custGeom>
                              <a:avLst/>
                              <a:gdLst>
                                <a:gd name="T0" fmla="+- 0 6469 6432"/>
                                <a:gd name="T1" fmla="*/ T0 w 48"/>
                                <a:gd name="T2" fmla="+- 0 185 185"/>
                                <a:gd name="T3" fmla="*/ 185 h 48"/>
                                <a:gd name="T4" fmla="+- 0 6443 6432"/>
                                <a:gd name="T5" fmla="*/ T4 w 48"/>
                                <a:gd name="T6" fmla="+- 0 185 185"/>
                                <a:gd name="T7" fmla="*/ 185 h 48"/>
                                <a:gd name="T8" fmla="+- 0 6432 6432"/>
                                <a:gd name="T9" fmla="*/ T8 w 48"/>
                                <a:gd name="T10" fmla="+- 0 196 185"/>
                                <a:gd name="T11" fmla="*/ 196 h 48"/>
                                <a:gd name="T12" fmla="+- 0 6432 6432"/>
                                <a:gd name="T13" fmla="*/ T12 w 48"/>
                                <a:gd name="T14" fmla="+- 0 209 185"/>
                                <a:gd name="T15" fmla="*/ 209 h 48"/>
                                <a:gd name="T16" fmla="+- 0 6432 6432"/>
                                <a:gd name="T17" fmla="*/ T16 w 48"/>
                                <a:gd name="T18" fmla="+- 0 222 185"/>
                                <a:gd name="T19" fmla="*/ 222 h 48"/>
                                <a:gd name="T20" fmla="+- 0 6443 6432"/>
                                <a:gd name="T21" fmla="*/ T20 w 48"/>
                                <a:gd name="T22" fmla="+- 0 233 185"/>
                                <a:gd name="T23" fmla="*/ 233 h 48"/>
                                <a:gd name="T24" fmla="+- 0 6469 6432"/>
                                <a:gd name="T25" fmla="*/ T24 w 48"/>
                                <a:gd name="T26" fmla="+- 0 233 185"/>
                                <a:gd name="T27" fmla="*/ 233 h 48"/>
                                <a:gd name="T28" fmla="+- 0 6480 6432"/>
                                <a:gd name="T29" fmla="*/ T28 w 48"/>
                                <a:gd name="T30" fmla="+- 0 222 185"/>
                                <a:gd name="T31" fmla="*/ 222 h 48"/>
                                <a:gd name="T32" fmla="+- 0 6480 6432"/>
                                <a:gd name="T33" fmla="*/ T32 w 48"/>
                                <a:gd name="T34" fmla="+- 0 196 185"/>
                                <a:gd name="T35" fmla="*/ 196 h 48"/>
                                <a:gd name="T36" fmla="+- 0 6469 6432"/>
                                <a:gd name="T37" fmla="*/ T36 w 48"/>
                                <a:gd name="T38" fmla="+- 0 185 185"/>
                                <a:gd name="T39" fmla="*/ 185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 h="48">
                                  <a:moveTo>
                                    <a:pt x="37" y="0"/>
                                  </a:moveTo>
                                  <a:lnTo>
                                    <a:pt x="11" y="0"/>
                                  </a:lnTo>
                                  <a:lnTo>
                                    <a:pt x="0" y="11"/>
                                  </a:lnTo>
                                  <a:lnTo>
                                    <a:pt x="0" y="24"/>
                                  </a:lnTo>
                                  <a:lnTo>
                                    <a:pt x="0" y="37"/>
                                  </a:lnTo>
                                  <a:lnTo>
                                    <a:pt x="11" y="48"/>
                                  </a:lnTo>
                                  <a:lnTo>
                                    <a:pt x="37" y="48"/>
                                  </a:lnTo>
                                  <a:lnTo>
                                    <a:pt x="48" y="37"/>
                                  </a:lnTo>
                                  <a:lnTo>
                                    <a:pt x="48" y="11"/>
                                  </a:lnTo>
                                  <a:lnTo>
                                    <a:pt x="37" y="0"/>
                                  </a:lnTo>
                                  <a:close/>
                                </a:path>
                              </a:pathLst>
                            </a:custGeom>
                            <a:solidFill>
                              <a:srgbClr val="FC8D6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02"/>
                          <wps:cNvSpPr>
                            <a:spLocks/>
                          </wps:cNvSpPr>
                          <wps:spPr bwMode="auto">
                            <a:xfrm>
                              <a:off x="6432" y="185"/>
                              <a:ext cx="48" cy="48"/>
                            </a:xfrm>
                            <a:custGeom>
                              <a:avLst/>
                              <a:gdLst>
                                <a:gd name="T0" fmla="+- 0 6432 6432"/>
                                <a:gd name="T1" fmla="*/ T0 w 48"/>
                                <a:gd name="T2" fmla="+- 0 209 185"/>
                                <a:gd name="T3" fmla="*/ 209 h 48"/>
                                <a:gd name="T4" fmla="+- 0 6432 6432"/>
                                <a:gd name="T5" fmla="*/ T4 w 48"/>
                                <a:gd name="T6" fmla="+- 0 196 185"/>
                                <a:gd name="T7" fmla="*/ 196 h 48"/>
                                <a:gd name="T8" fmla="+- 0 6443 6432"/>
                                <a:gd name="T9" fmla="*/ T8 w 48"/>
                                <a:gd name="T10" fmla="+- 0 185 185"/>
                                <a:gd name="T11" fmla="*/ 185 h 48"/>
                                <a:gd name="T12" fmla="+- 0 6456 6432"/>
                                <a:gd name="T13" fmla="*/ T12 w 48"/>
                                <a:gd name="T14" fmla="+- 0 185 185"/>
                                <a:gd name="T15" fmla="*/ 185 h 48"/>
                                <a:gd name="T16" fmla="+- 0 6469 6432"/>
                                <a:gd name="T17" fmla="*/ T16 w 48"/>
                                <a:gd name="T18" fmla="+- 0 185 185"/>
                                <a:gd name="T19" fmla="*/ 185 h 48"/>
                                <a:gd name="T20" fmla="+- 0 6480 6432"/>
                                <a:gd name="T21" fmla="*/ T20 w 48"/>
                                <a:gd name="T22" fmla="+- 0 196 185"/>
                                <a:gd name="T23" fmla="*/ 196 h 48"/>
                                <a:gd name="T24" fmla="+- 0 6480 6432"/>
                                <a:gd name="T25" fmla="*/ T24 w 48"/>
                                <a:gd name="T26" fmla="+- 0 209 185"/>
                                <a:gd name="T27" fmla="*/ 209 h 48"/>
                                <a:gd name="T28" fmla="+- 0 6480 6432"/>
                                <a:gd name="T29" fmla="*/ T28 w 48"/>
                                <a:gd name="T30" fmla="+- 0 222 185"/>
                                <a:gd name="T31" fmla="*/ 222 h 48"/>
                                <a:gd name="T32" fmla="+- 0 6469 6432"/>
                                <a:gd name="T33" fmla="*/ T32 w 48"/>
                                <a:gd name="T34" fmla="+- 0 233 185"/>
                                <a:gd name="T35" fmla="*/ 233 h 48"/>
                                <a:gd name="T36" fmla="+- 0 6456 6432"/>
                                <a:gd name="T37" fmla="*/ T36 w 48"/>
                                <a:gd name="T38" fmla="+- 0 233 185"/>
                                <a:gd name="T39" fmla="*/ 233 h 48"/>
                                <a:gd name="T40" fmla="+- 0 6443 6432"/>
                                <a:gd name="T41" fmla="*/ T40 w 48"/>
                                <a:gd name="T42" fmla="+- 0 233 185"/>
                                <a:gd name="T43" fmla="*/ 233 h 48"/>
                                <a:gd name="T44" fmla="+- 0 6432 6432"/>
                                <a:gd name="T45" fmla="*/ T44 w 48"/>
                                <a:gd name="T46" fmla="+- 0 222 185"/>
                                <a:gd name="T47" fmla="*/ 222 h 48"/>
                                <a:gd name="T48" fmla="+- 0 6432 6432"/>
                                <a:gd name="T49" fmla="*/ T48 w 48"/>
                                <a:gd name="T50" fmla="+- 0 209 185"/>
                                <a:gd name="T51" fmla="*/ 209 h 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48" h="48">
                                  <a:moveTo>
                                    <a:pt x="0" y="24"/>
                                  </a:moveTo>
                                  <a:lnTo>
                                    <a:pt x="0" y="11"/>
                                  </a:lnTo>
                                  <a:lnTo>
                                    <a:pt x="11" y="0"/>
                                  </a:lnTo>
                                  <a:lnTo>
                                    <a:pt x="24" y="0"/>
                                  </a:lnTo>
                                  <a:lnTo>
                                    <a:pt x="37" y="0"/>
                                  </a:lnTo>
                                  <a:lnTo>
                                    <a:pt x="48" y="11"/>
                                  </a:lnTo>
                                  <a:lnTo>
                                    <a:pt x="48" y="24"/>
                                  </a:lnTo>
                                  <a:lnTo>
                                    <a:pt x="48" y="37"/>
                                  </a:lnTo>
                                  <a:lnTo>
                                    <a:pt x="37" y="48"/>
                                  </a:lnTo>
                                  <a:lnTo>
                                    <a:pt x="24" y="48"/>
                                  </a:lnTo>
                                  <a:lnTo>
                                    <a:pt x="11" y="48"/>
                                  </a:lnTo>
                                  <a:lnTo>
                                    <a:pt x="0" y="37"/>
                                  </a:lnTo>
                                  <a:lnTo>
                                    <a:pt x="0" y="24"/>
                                  </a:lnTo>
                                </a:path>
                              </a:pathLst>
                            </a:custGeom>
                            <a:noFill/>
                            <a:ln w="3006">
                              <a:solidFill>
                                <a:srgbClr val="FC8D62"/>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0" name="Line 201"/>
                          <wps:cNvCnPr>
                            <a:cxnSpLocks/>
                          </wps:cNvCnPr>
                          <wps:spPr bwMode="auto">
                            <a:xfrm>
                              <a:off x="6410" y="209"/>
                              <a:ext cx="92" cy="0"/>
                            </a:xfrm>
                            <a:prstGeom prst="line">
                              <a:avLst/>
                            </a:prstGeom>
                            <a:noFill/>
                            <a:ln w="9017">
                              <a:solidFill>
                                <a:srgbClr val="FC8D62"/>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69CDA99" id="docshapegroup300" o:spid="_x0000_s1026" style="position:absolute;margin-left:320.5pt;margin-top:9.15pt;width:4.65pt;height:2.65pt;z-index:-16740864;mso-position-horizontal-relative:page" coordorigin="6410,183" coordsize="93,5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">
                  <v:line id="Line 204" o:spid="_x0000_s1027"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" strokecolor="#fc8d62" strokeweight=".71pt">
                    <o:lock v:ext="edit" shapetype="f"/>
                  </v:line>
                  <v:shape id="docshape301" o:spid="_x0000_s1028"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" path="m37,l11,,,11,,24,,37,11,48r26,l48,37r,-26l37,xe" fillcolor="#fc8d62" stroked="f">
                    <v:path arrowok="t" o:connecttype="custom" o:connectlocs="37,185;11,185;0,196;0,209;0,222;11,233;37,233;48,222;48,196;37,185" o:connectangles="0,0,0,0,0,0,0,0,0,0"/>
                  </v:shape>
                  <v:shape id="docshape302" o:spid="_x0000_s1029" style="position:absolute;left:6432;top:185;width:48;height:48;visibility:visible;mso-wrap-style:square;v-text-anchor:top" coordsize="48,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" path="m,24l,11,11,,24,,37,,48,11r,13l48,37,37,48r-13,l11,48,,37,,24e" filled="f" strokecolor="#fc8d62" strokeweight=".0835mm">
                    <v:path arrowok="t" o:connecttype="custom" o:connectlocs="0,209;0,196;11,185;24,185;37,185;48,196;48,209;48,222;37,233;24,233;11,233;0,222;0,209" o:connectangles="0,0,0,0,0,0,0,0,0,0,0,0,0"/>
                  </v:shape>
                  <v:line id="Line 201" o:spid="_x0000_s1030" style="position:absolute;visibility:visible;mso-wrap-style:square" from="6410,209" to="6502,20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" strokecolor="#fc8d62" strokeweight=".71pt">
                    <o:lock v:ext="edit" shapetype="f"/>
                  </v:line>
                  <w10:wrap anchorx="page"/>
                </v:group>
              </w:pict>
            </mc:Fallback>
          </mc:AlternateContent>
        </w:r>
      </w:ins>
      <w:r w:rsidR="00000000">
        <w:rPr>
          <w:rFonts w:ascii="Arial"/>
          <w:spacing w:val="-2"/>
          <w:position w:val="-2"/>
          <w:sz w:val="20"/>
        </w:rPr>
        <w:t>Model</w:t>
      </w:r>
      <w:r w:rsidR="00000000">
        <w:rPr>
          <w:rFonts w:ascii="Arial"/>
          <w:position w:val="-2"/>
          <w:sz w:val="20"/>
        </w:rPr>
        <w:tab/>
      </w:r>
      <w:r w:rsidR="00000000">
        <w:rPr>
          <w:rFonts w:ascii="Arial"/>
          <w:spacing w:val="-2"/>
          <w:sz w:val="16"/>
        </w:rPr>
        <w:t>Theremin</w:t>
      </w:r>
      <w:r w:rsidR="00000000">
        <w:rPr>
          <w:rFonts w:ascii="Arial"/>
          <w:sz w:val="16"/>
        </w:rPr>
        <w:tab/>
      </w:r>
      <w:r w:rsidR="00000000">
        <w:rPr>
          <w:rFonts w:ascii="Arial"/>
          <w:spacing w:val="-2"/>
          <w:sz w:val="16"/>
        </w:rPr>
        <w:t>ThetaPhase</w:t>
      </w:r>
    </w:p>
    <w:p w14:paraId="1C889C9A" w14:textId="77777777" w:rsidR="00A529FC" w:rsidRDefault="00A529FC">
      <w:pPr>
        <w:pStyle w:val="BodyText"/>
        <w:spacing w:before="9"/>
        <w:rPr>
          <w:rFonts w:ascii="Arial"/>
        </w:rPr>
      </w:pPr>
    </w:p>
    <w:p w14:paraId="3FEC88DA" w14:textId="77777777" w:rsidR="00A529FC" w:rsidRDefault="00000000">
      <w:pPr>
        <w:spacing w:line="249" w:lineRule="auto"/>
        <w:ind w:left="120" w:right="117"/>
        <w:jc w:val="both"/>
        <w:rPr>
          <w:sz w:val="18"/>
        </w:rPr>
      </w:pPr>
      <w:r>
        <w:t>Figure</w:t>
      </w:r>
      <w:r>
        <w:rPr>
          <w:spacing w:val="-11"/>
        </w:rPr>
        <w:t xml:space="preserve"> </w:t>
      </w:r>
      <w:r>
        <w:t xml:space="preserve">3: </w:t>
      </w:r>
      <w:r>
        <w:rPr>
          <w:sz w:val="18"/>
        </w:rPr>
        <w:t>Theremin</w:t>
      </w:r>
      <w:r>
        <w:rPr>
          <w:spacing w:val="-9"/>
          <w:sz w:val="18"/>
        </w:rPr>
        <w:t xml:space="preserve"> </w:t>
      </w:r>
      <w:r>
        <w:rPr>
          <w:sz w:val="18"/>
        </w:rPr>
        <w:t>vs. ThetaPhase</w:t>
      </w:r>
      <w:r>
        <w:rPr>
          <w:spacing w:val="-9"/>
          <w:sz w:val="18"/>
        </w:rPr>
        <w:t xml:space="preserve"> </w:t>
      </w:r>
      <w:r>
        <w:rPr>
          <w:sz w:val="18"/>
        </w:rPr>
        <w:t>on</w:t>
      </w:r>
      <w:r>
        <w:rPr>
          <w:spacing w:val="-9"/>
          <w:sz w:val="18"/>
        </w:rPr>
        <w:t xml:space="preserve"> </w:t>
      </w:r>
      <w:r>
        <w:rPr>
          <w:sz w:val="18"/>
        </w:rPr>
        <w:t>AB</w:t>
      </w:r>
      <w:r>
        <w:rPr>
          <w:spacing w:val="-9"/>
          <w:sz w:val="18"/>
        </w:rPr>
        <w:t xml:space="preserve"> </w:t>
      </w:r>
      <w:r>
        <w:rPr>
          <w:sz w:val="18"/>
        </w:rPr>
        <w:t>memory</w:t>
      </w:r>
      <w:r>
        <w:rPr>
          <w:spacing w:val="-9"/>
          <w:sz w:val="18"/>
        </w:rPr>
        <w:t xml:space="preserve"> </w:t>
      </w:r>
      <w:r>
        <w:rPr>
          <w:sz w:val="18"/>
        </w:rPr>
        <w:t>and</w:t>
      </w:r>
      <w:r>
        <w:rPr>
          <w:spacing w:val="-9"/>
          <w:sz w:val="18"/>
        </w:rPr>
        <w:t xml:space="preserve"> </w:t>
      </w:r>
      <w:r>
        <w:rPr>
          <w:sz w:val="18"/>
        </w:rPr>
        <w:t>learning</w:t>
      </w:r>
      <w:r>
        <w:rPr>
          <w:spacing w:val="-9"/>
          <w:sz w:val="18"/>
        </w:rPr>
        <w:t xml:space="preserve"> </w:t>
      </w:r>
      <w:r>
        <w:rPr>
          <w:sz w:val="18"/>
        </w:rPr>
        <w:t>time</w:t>
      </w:r>
      <w:r>
        <w:rPr>
          <w:spacing w:val="-9"/>
          <w:sz w:val="18"/>
        </w:rPr>
        <w:t xml:space="preserve"> </w:t>
      </w:r>
      <w:r>
        <w:rPr>
          <w:sz w:val="18"/>
        </w:rPr>
        <w:t>for</w:t>
      </w:r>
      <w:r>
        <w:rPr>
          <w:spacing w:val="-9"/>
          <w:sz w:val="18"/>
        </w:rPr>
        <w:t xml:space="preserve"> </w:t>
      </w:r>
      <w:r>
        <w:rPr>
          <w:sz w:val="18"/>
        </w:rPr>
        <w:t>all</w:t>
      </w:r>
      <w:r>
        <w:rPr>
          <w:spacing w:val="-9"/>
          <w:sz w:val="18"/>
        </w:rPr>
        <w:t xml:space="preserve"> </w:t>
      </w:r>
      <w:r>
        <w:rPr>
          <w:sz w:val="18"/>
        </w:rPr>
        <w:t>three</w:t>
      </w:r>
      <w:r>
        <w:rPr>
          <w:spacing w:val="-9"/>
          <w:sz w:val="18"/>
        </w:rPr>
        <w:t xml:space="preserve"> </w:t>
      </w:r>
      <w:r>
        <w:rPr>
          <w:sz w:val="18"/>
        </w:rPr>
        <w:t>network</w:t>
      </w:r>
      <w:r>
        <w:rPr>
          <w:spacing w:val="-9"/>
          <w:sz w:val="18"/>
        </w:rPr>
        <w:t xml:space="preserve"> </w:t>
      </w:r>
      <w:r>
        <w:rPr>
          <w:sz w:val="18"/>
        </w:rPr>
        <w:t>sizes. The</w:t>
      </w:r>
      <w:r>
        <w:rPr>
          <w:spacing w:val="-9"/>
          <w:sz w:val="18"/>
        </w:rPr>
        <w:t xml:space="preserve"> </w:t>
      </w:r>
      <w:r>
        <w:rPr>
          <w:sz w:val="18"/>
        </w:rPr>
        <w:t>Theremin</w:t>
      </w:r>
      <w:r>
        <w:rPr>
          <w:spacing w:val="-9"/>
          <w:sz w:val="18"/>
        </w:rPr>
        <w:t xml:space="preserve"> </w:t>
      </w:r>
      <w:r>
        <w:rPr>
          <w:sz w:val="18"/>
        </w:rPr>
        <w:t>model</w:t>
      </w:r>
      <w:r>
        <w:rPr>
          <w:spacing w:val="-9"/>
          <w:sz w:val="18"/>
        </w:rPr>
        <w:t xml:space="preserve"> </w:t>
      </w:r>
      <w:r>
        <w:rPr>
          <w:sz w:val="18"/>
        </w:rPr>
        <w:t>was</w:t>
      </w:r>
      <w:r>
        <w:rPr>
          <w:spacing w:val="-9"/>
          <w:sz w:val="18"/>
        </w:rPr>
        <w:t xml:space="preserve"> </w:t>
      </w:r>
      <w:r>
        <w:rPr>
          <w:sz w:val="18"/>
        </w:rPr>
        <w:t>better at</w:t>
      </w:r>
      <w:r>
        <w:rPr>
          <w:spacing w:val="-8"/>
          <w:sz w:val="18"/>
        </w:rPr>
        <w:t xml:space="preserve"> </w:t>
      </w:r>
      <w:r>
        <w:rPr>
          <w:sz w:val="18"/>
        </w:rPr>
        <w:t>counteracting</w:t>
      </w:r>
      <w:r>
        <w:rPr>
          <w:spacing w:val="-8"/>
          <w:sz w:val="18"/>
        </w:rPr>
        <w:t xml:space="preserve"> </w:t>
      </w:r>
      <w:r>
        <w:rPr>
          <w:sz w:val="18"/>
        </w:rPr>
        <w:t>interference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w:t>
      </w:r>
      <w:r>
        <w:rPr>
          <w:spacing w:val="-8"/>
          <w:sz w:val="18"/>
        </w:rPr>
        <w:t xml:space="preserve"> </w:t>
      </w:r>
      <w:r>
        <w:rPr>
          <w:sz w:val="18"/>
        </w:rPr>
        <w:t>network</w:t>
      </w:r>
      <w:r>
        <w:rPr>
          <w:spacing w:val="-8"/>
          <w:sz w:val="18"/>
        </w:rPr>
        <w:t xml:space="preserve"> </w:t>
      </w:r>
      <w:r>
        <w:rPr>
          <w:sz w:val="18"/>
        </w:rPr>
        <w:t>sizes,</w:t>
      </w:r>
      <w:r>
        <w:rPr>
          <w:spacing w:val="-7"/>
          <w:sz w:val="18"/>
        </w:rPr>
        <w:t xml:space="preserve"> </w:t>
      </w:r>
      <w:r>
        <w:rPr>
          <w:sz w:val="18"/>
        </w:rPr>
        <w:t>and</w:t>
      </w:r>
      <w:r>
        <w:rPr>
          <w:spacing w:val="-8"/>
          <w:sz w:val="18"/>
        </w:rPr>
        <w:t xml:space="preserve"> </w:t>
      </w:r>
      <w:r>
        <w:rPr>
          <w:sz w:val="18"/>
        </w:rPr>
        <w:t>had</w:t>
      </w:r>
      <w:r>
        <w:rPr>
          <w:spacing w:val="-8"/>
          <w:sz w:val="18"/>
        </w:rPr>
        <w:t xml:space="preserve"> </w:t>
      </w:r>
      <w:r>
        <w:rPr>
          <w:sz w:val="18"/>
        </w:rPr>
        <w:t>significantly</w:t>
      </w:r>
      <w:r>
        <w:rPr>
          <w:spacing w:val="-8"/>
          <w:sz w:val="18"/>
        </w:rPr>
        <w:t xml:space="preserve"> </w:t>
      </w:r>
      <w:r>
        <w:rPr>
          <w:sz w:val="18"/>
        </w:rPr>
        <w:t>faster</w:t>
      </w:r>
      <w:r>
        <w:rPr>
          <w:spacing w:val="-8"/>
          <w:sz w:val="18"/>
        </w:rPr>
        <w:t xml:space="preserve"> </w:t>
      </w:r>
      <w:r>
        <w:rPr>
          <w:sz w:val="18"/>
        </w:rPr>
        <w:t>training</w:t>
      </w:r>
      <w:r>
        <w:rPr>
          <w:spacing w:val="-8"/>
          <w:sz w:val="18"/>
        </w:rPr>
        <w:t xml:space="preserve"> </w:t>
      </w:r>
      <w:r>
        <w:rPr>
          <w:sz w:val="18"/>
        </w:rPr>
        <w:t>time</w:t>
      </w:r>
      <w:r>
        <w:rPr>
          <w:spacing w:val="-8"/>
          <w:sz w:val="18"/>
        </w:rPr>
        <w:t xml:space="preserve"> </w:t>
      </w:r>
      <w:r>
        <w:rPr>
          <w:sz w:val="18"/>
        </w:rPr>
        <w:t>across</w:t>
      </w:r>
      <w:r>
        <w:rPr>
          <w:spacing w:val="-8"/>
          <w:sz w:val="18"/>
        </w:rPr>
        <w:t xml:space="preserve"> </w:t>
      </w:r>
      <w:r>
        <w:rPr>
          <w:sz w:val="18"/>
        </w:rPr>
        <w:t>all</w:t>
      </w:r>
      <w:r>
        <w:rPr>
          <w:spacing w:val="-8"/>
          <w:sz w:val="18"/>
        </w:rPr>
        <w:t xml:space="preserve"> </w:t>
      </w:r>
      <w:r>
        <w:rPr>
          <w:sz w:val="18"/>
        </w:rPr>
        <w:t>list</w:t>
      </w:r>
      <w:r>
        <w:rPr>
          <w:spacing w:val="-8"/>
          <w:sz w:val="18"/>
        </w:rPr>
        <w:t xml:space="preserve"> </w:t>
      </w:r>
      <w:r>
        <w:rPr>
          <w:sz w:val="18"/>
        </w:rPr>
        <w:t>sizes</w:t>
      </w:r>
      <w:r>
        <w:rPr>
          <w:spacing w:val="-8"/>
          <w:sz w:val="18"/>
        </w:rPr>
        <w:t xml:space="preserve"> </w:t>
      </w:r>
      <w:r>
        <w:rPr>
          <w:sz w:val="18"/>
        </w:rPr>
        <w:t>and network sizes.</w:t>
      </w:r>
    </w:p>
    <w:p w14:paraId="704AE2EB" w14:textId="77777777" w:rsidR="00A529FC" w:rsidRDefault="00A529FC">
      <w:pPr>
        <w:pStyle w:val="BodyText"/>
        <w:spacing w:before="9"/>
        <w:rPr>
          <w:sz w:val="31"/>
        </w:rPr>
      </w:pPr>
    </w:p>
    <w:p w14:paraId="03F03568" w14:textId="77777777" w:rsidR="00A529FC" w:rsidRDefault="00000000" w:rsidP="007576F6">
      <w:pPr>
        <w:pStyle w:val="BodyText"/>
        <w:spacing w:line="256" w:lineRule="auto"/>
        <w:ind w:left="120" w:right="117" w:firstLine="298"/>
        <w:jc w:val="both"/>
      </w:pPr>
      <w:moveToRangeStart w:id="368" w:author="Author" w:date="2022-09-10T01:53:00Z" w:name="move113667226"/>
      <w:moveTo w:id="369" w:author="Author" w:date="2022-09-10T01:53:00Z">
        <w:r>
          <w:t>Finally,</w:t>
        </w:r>
        <w:r>
          <w:rPr>
            <w:spacing w:val="-3"/>
          </w:rPr>
          <w:t xml:space="preserve"> </w:t>
        </w:r>
        <w:r>
          <w:t>we</w:t>
        </w:r>
        <w:r>
          <w:rPr>
            <w:spacing w:val="-4"/>
          </w:rPr>
          <w:t xml:space="preserve"> </w:t>
        </w:r>
        <w:r>
          <w:t>ran</w:t>
        </w:r>
        <w:r>
          <w:rPr>
            <w:spacing w:val="-4"/>
          </w:rPr>
          <w:t xml:space="preserve"> </w:t>
        </w:r>
        <w:r>
          <w:t>a</w:t>
        </w:r>
        <w:r>
          <w:rPr>
            <w:spacing w:val="-4"/>
          </w:rPr>
          <w:t xml:space="preserve"> </w:t>
        </w:r>
        <w:r>
          <w:t>version</w:t>
        </w:r>
        <w:r>
          <w:rPr>
            <w:spacing w:val="-4"/>
          </w:rPr>
          <w:t xml:space="preserve"> </w:t>
        </w:r>
        <w:r>
          <w:t>of</w:t>
        </w:r>
        <w:r>
          <w:rPr>
            <w:spacing w:val="-4"/>
          </w:rPr>
          <w:t xml:space="preserve"> </w:t>
        </w:r>
        <w:r>
          <w:t>our</w:t>
        </w:r>
        <w:r>
          <w:rPr>
            <w:spacing w:val="-4"/>
          </w:rPr>
          <w:t xml:space="preserve"> </w:t>
        </w:r>
        <w:r>
          <w:t>model</w:t>
        </w:r>
        <w:r>
          <w:rPr>
            <w:spacing w:val="-4"/>
          </w:rPr>
          <w:t xml:space="preserve"> </w:t>
        </w:r>
        <w:r>
          <w:t>to</w:t>
        </w:r>
        <w:r>
          <w:rPr>
            <w:spacing w:val="-4"/>
          </w:rPr>
          <w:t xml:space="preserve"> </w:t>
        </w:r>
        <w:r>
          <w:t>simulate</w:t>
        </w:r>
        <w:r>
          <w:rPr>
            <w:spacing w:val="-4"/>
          </w:rPr>
          <w:t xml:space="preserve"> </w:t>
        </w:r>
        <w:r>
          <w:t>the</w:t>
        </w:r>
        <w:r>
          <w:rPr>
            <w:spacing w:val="-4"/>
          </w:rPr>
          <w:t xml:space="preserve"> </w:t>
        </w:r>
        <w:r>
          <w:t>testing</w:t>
        </w:r>
        <w:r>
          <w:rPr>
            <w:spacing w:val="-4"/>
          </w:rPr>
          <w:t xml:space="preserve"> </w:t>
        </w:r>
        <w:r>
          <w:t>effect</w:t>
        </w:r>
        <w:r>
          <w:rPr>
            <w:spacing w:val="-4"/>
          </w:rPr>
          <w:t xml:space="preserve"> </w:t>
        </w:r>
        <w:r>
          <w:t>in</w:t>
        </w:r>
        <w:r>
          <w:rPr>
            <w:spacing w:val="-4"/>
          </w:rPr>
          <w:t xml:space="preserve"> </w:t>
        </w:r>
        <w:r>
          <w:t>a</w:t>
        </w:r>
        <w:r>
          <w:rPr>
            <w:spacing w:val="-4"/>
          </w:rPr>
          <w:t xml:space="preserve"> </w:t>
        </w:r>
        <w:r>
          <w:t>behavioral</w:t>
        </w:r>
        <w:r>
          <w:rPr>
            <w:spacing w:val="-4"/>
          </w:rPr>
          <w:t xml:space="preserve"> </w:t>
        </w:r>
        <w:r>
          <w:t>experiment</w:t>
        </w:r>
        <w:r>
          <w:rPr>
            <w:spacing w:val="-4"/>
          </w:rPr>
          <w:t xml:space="preserve"> </w:t>
        </w:r>
        <w:r>
          <w:t>(Carrier &amp; Pashler, 1992).</w:t>
        </w:r>
        <w:r>
          <w:rPr>
            <w:spacing w:val="40"/>
          </w:rPr>
          <w:t xml:space="preserve"> </w:t>
        </w:r>
        <w:r>
          <w:t xml:space="preserve">The testing effect is a widely-replicated finding that learning in the context of testing </w:t>
        </w:r>
        <w:r>
          <w:rPr>
            <w:spacing w:val="-2"/>
          </w:rPr>
          <w:t>(e.g.,</w:t>
        </w:r>
        <w:r>
          <w:rPr>
            <w:spacing w:val="-3"/>
          </w:rPr>
          <w:t xml:space="preserve"> </w:t>
        </w:r>
        <w:r>
          <w:rPr>
            <w:spacing w:val="-2"/>
          </w:rPr>
          <w:t>with</w:t>
        </w:r>
        <w:r>
          <w:rPr>
            <w:spacing w:val="-4"/>
          </w:rPr>
          <w:t xml:space="preserve"> </w:t>
        </w:r>
        <w:r>
          <w:rPr>
            <w:spacing w:val="-2"/>
          </w:rPr>
          <w:t>a</w:t>
        </w:r>
        <w:r>
          <w:rPr>
            <w:spacing w:val="-4"/>
          </w:rPr>
          <w:t xml:space="preserve"> </w:t>
        </w:r>
        <w:r>
          <w:rPr>
            <w:spacing w:val="-2"/>
          </w:rPr>
          <w:t>partial</w:t>
        </w:r>
        <w:r>
          <w:rPr>
            <w:spacing w:val="-4"/>
          </w:rPr>
          <w:t xml:space="preserve"> </w:t>
        </w:r>
        <w:r>
          <w:rPr>
            <w:spacing w:val="-2"/>
          </w:rPr>
          <w:t>retrieval</w:t>
        </w:r>
        <w:r>
          <w:rPr>
            <w:spacing w:val="-4"/>
          </w:rPr>
          <w:t xml:space="preserve"> </w:t>
        </w:r>
        <w:r>
          <w:rPr>
            <w:spacing w:val="-2"/>
          </w:rPr>
          <w:t>cue</w:t>
        </w:r>
        <w:r>
          <w:rPr>
            <w:spacing w:val="-4"/>
          </w:rPr>
          <w:t xml:space="preserve"> </w:t>
        </w:r>
        <w:r>
          <w:rPr>
            <w:spacing w:val="-2"/>
          </w:rPr>
          <w:t>to</w:t>
        </w:r>
        <w:r>
          <w:rPr>
            <w:spacing w:val="-4"/>
          </w:rPr>
          <w:t xml:space="preserve"> </w:t>
        </w:r>
        <w:r>
          <w:rPr>
            <w:spacing w:val="-2"/>
          </w:rPr>
          <w:t>probe</w:t>
        </w:r>
        <w:r>
          <w:rPr>
            <w:spacing w:val="-4"/>
          </w:rPr>
          <w:t xml:space="preserve"> </w:t>
        </w:r>
        <w:r>
          <w:rPr>
            <w:spacing w:val="-2"/>
          </w:rPr>
          <w:t>retrieval</w:t>
        </w:r>
        <w:r>
          <w:rPr>
            <w:spacing w:val="-4"/>
          </w:rPr>
          <w:t xml:space="preserve"> </w:t>
        </w:r>
        <w:r>
          <w:rPr>
            <w:spacing w:val="-2"/>
          </w:rPr>
          <w:t>of</w:t>
        </w:r>
        <w:r>
          <w:rPr>
            <w:spacing w:val="-4"/>
          </w:rPr>
          <w:t xml:space="preserve"> </w:t>
        </w:r>
        <w:r>
          <w:rPr>
            <w:spacing w:val="-2"/>
          </w:rPr>
          <w:t>previously-studied</w:t>
        </w:r>
        <w:r>
          <w:rPr>
            <w:spacing w:val="-4"/>
          </w:rPr>
          <w:t xml:space="preserve"> </w:t>
        </w:r>
        <w:r>
          <w:rPr>
            <w:spacing w:val="-2"/>
          </w:rPr>
          <w:t>information,</w:t>
        </w:r>
        <w:r>
          <w:rPr>
            <w:spacing w:val="-3"/>
          </w:rPr>
          <w:t xml:space="preserve"> </w:t>
        </w:r>
        <w:r>
          <w:rPr>
            <w:spacing w:val="-2"/>
          </w:rPr>
          <w:t>also</w:t>
        </w:r>
        <w:r>
          <w:rPr>
            <w:spacing w:val="-4"/>
          </w:rPr>
          <w:t xml:space="preserve"> </w:t>
        </w:r>
        <w:r>
          <w:rPr>
            <w:spacing w:val="-2"/>
          </w:rPr>
          <w:t>known</w:t>
        </w:r>
        <w:r>
          <w:rPr>
            <w:spacing w:val="-4"/>
          </w:rPr>
          <w:t xml:space="preserve"> </w:t>
        </w:r>
        <w:r>
          <w:rPr>
            <w:spacing w:val="-2"/>
          </w:rPr>
          <w:t>as</w:t>
        </w:r>
        <w:r>
          <w:rPr>
            <w:spacing w:val="-4"/>
          </w:rPr>
          <w:t xml:space="preserve"> </w:t>
        </w:r>
        <w:r>
          <w:rPr>
            <w:i/>
            <w:spacing w:val="-2"/>
          </w:rPr>
          <w:t xml:space="preserve">retrieval </w:t>
        </w:r>
        <w:r>
          <w:rPr>
            <w:i/>
          </w:rPr>
          <w:t>practice</w:t>
        </w:r>
        <w:r>
          <w:t>)</w:t>
        </w:r>
        <w:r w:rsidRPr="007576F6">
          <w:t xml:space="preserve"> </w:t>
        </w:r>
        <w:r>
          <w:t>is</w:t>
        </w:r>
        <w:r w:rsidRPr="007576F6">
          <w:t xml:space="preserve"> </w:t>
        </w:r>
        <w:r>
          <w:t>more</w:t>
        </w:r>
        <w:r w:rsidRPr="007576F6">
          <w:t xml:space="preserve"> </w:t>
        </w:r>
        <w:r>
          <w:t>effective</w:t>
        </w:r>
        <w:r w:rsidRPr="007576F6">
          <w:t xml:space="preserve"> </w:t>
        </w:r>
        <w:r>
          <w:t>than</w:t>
        </w:r>
        <w:r w:rsidRPr="007576F6">
          <w:t xml:space="preserve"> </w:t>
        </w:r>
        <w:r>
          <w:t>re-studying</w:t>
        </w:r>
        <w:r w:rsidRPr="007576F6">
          <w:t xml:space="preserve"> </w:t>
        </w:r>
        <w:r>
          <w:t>the</w:t>
        </w:r>
        <w:r w:rsidRPr="007576F6">
          <w:t xml:space="preserve"> </w:t>
        </w:r>
        <w:r>
          <w:t>original</w:t>
        </w:r>
        <w:r w:rsidRPr="007576F6">
          <w:t xml:space="preserve"> </w:t>
        </w:r>
        <w:r>
          <w:t>complete</w:t>
        </w:r>
        <w:r w:rsidRPr="007576F6">
          <w:t xml:space="preserve"> </w:t>
        </w:r>
        <w:r>
          <w:t>information.</w:t>
        </w:r>
        <w:r w:rsidRPr="007576F6">
          <w:rPr>
            <w:spacing w:val="38"/>
          </w:rPr>
          <w:t xml:space="preserve"> </w:t>
        </w:r>
      </w:moveTo>
      <w:moveToRangeEnd w:id="368"/>
      <w:ins w:id="370" w:author="Author" w:date="2022-09-10T01:53:00Z">
        <w:r>
          <w:t xml:space="preserve">It should be clear that this </w:t>
        </w:r>
      </w:ins>
      <w:r>
        <w:rPr>
          <w:w w:val="95"/>
        </w:rPr>
        <w:t xml:space="preserve">testing-based learning should activate greater error-driven learning than restudy, and indeed we show that the </w:t>
      </w:r>
      <w:r>
        <w:t>Theremin</w:t>
      </w:r>
      <w:r>
        <w:rPr>
          <w:spacing w:val="-4"/>
        </w:rPr>
        <w:t xml:space="preserve"> </w:t>
      </w:r>
      <w:r>
        <w:t>model</w:t>
      </w:r>
      <w:r>
        <w:rPr>
          <w:spacing w:val="-4"/>
        </w:rPr>
        <w:t xml:space="preserve"> </w:t>
      </w:r>
      <w:r>
        <w:t>is</w:t>
      </w:r>
      <w:r>
        <w:rPr>
          <w:spacing w:val="-4"/>
        </w:rPr>
        <w:t xml:space="preserve"> </w:t>
      </w:r>
      <w:r>
        <w:t>better</w:t>
      </w:r>
      <w:r>
        <w:rPr>
          <w:spacing w:val="-4"/>
        </w:rPr>
        <w:t xml:space="preserve"> </w:t>
      </w:r>
      <w:r>
        <w:t>able</w:t>
      </w:r>
      <w:r>
        <w:rPr>
          <w:spacing w:val="-4"/>
        </w:rPr>
        <w:t xml:space="preserve"> </w:t>
      </w:r>
      <w:r>
        <w:t>to</w:t>
      </w:r>
      <w:r>
        <w:rPr>
          <w:spacing w:val="-4"/>
        </w:rPr>
        <w:t xml:space="preserve"> </w:t>
      </w:r>
      <w:r>
        <w:t>take</w:t>
      </w:r>
      <w:r>
        <w:rPr>
          <w:spacing w:val="-4"/>
        </w:rPr>
        <w:t xml:space="preserve"> </w:t>
      </w:r>
      <w:r>
        <w:t>advantage</w:t>
      </w:r>
      <w:r>
        <w:rPr>
          <w:spacing w:val="-4"/>
        </w:rPr>
        <w:t xml:space="preserve"> </w:t>
      </w:r>
      <w:r>
        <w:t>of</w:t>
      </w:r>
      <w:r>
        <w:rPr>
          <w:spacing w:val="-4"/>
        </w:rPr>
        <w:t xml:space="preserve"> </w:t>
      </w:r>
      <w:r>
        <w:t>these</w:t>
      </w:r>
      <w:r>
        <w:rPr>
          <w:spacing w:val="-4"/>
        </w:rPr>
        <w:t xml:space="preserve"> </w:t>
      </w:r>
      <w:r>
        <w:t>error</w:t>
      </w:r>
      <w:r>
        <w:rPr>
          <w:spacing w:val="-4"/>
        </w:rPr>
        <w:t xml:space="preserve"> </w:t>
      </w:r>
      <w:r>
        <w:t>signals</w:t>
      </w:r>
      <w:r>
        <w:rPr>
          <w:spacing w:val="-4"/>
        </w:rPr>
        <w:t xml:space="preserve"> </w:t>
      </w:r>
      <w:r>
        <w:t>than</w:t>
      </w:r>
      <w:r>
        <w:rPr>
          <w:spacing w:val="-4"/>
        </w:rPr>
        <w:t xml:space="preserve"> </w:t>
      </w:r>
      <w:r>
        <w:t>the</w:t>
      </w:r>
      <w:r>
        <w:rPr>
          <w:spacing w:val="-4"/>
        </w:rPr>
        <w:t xml:space="preserve"> </w:t>
      </w:r>
      <w:r>
        <w:t>comparison</w:t>
      </w:r>
      <w:r>
        <w:rPr>
          <w:spacing w:val="-4"/>
        </w:rPr>
        <w:t xml:space="preserve"> </w:t>
      </w:r>
      <w:r>
        <w:t>NoEDL</w:t>
      </w:r>
      <w:r>
        <w:rPr>
          <w:spacing w:val="-4"/>
        </w:rPr>
        <w:t xml:space="preserve"> </w:t>
      </w:r>
      <w:r>
        <w:t>model.</w:t>
      </w:r>
    </w:p>
    <w:p w14:paraId="313D76C7" w14:textId="77777777" w:rsidR="00A529FC" w:rsidRDefault="00000000" w:rsidP="007576F6">
      <w:pPr>
        <w:pStyle w:val="BodyText"/>
        <w:spacing w:before="41" w:line="256" w:lineRule="auto"/>
        <w:ind w:left="120" w:right="119" w:firstLine="298"/>
        <w:jc w:val="both"/>
      </w:pPr>
      <w:r>
        <w:t>We</w:t>
      </w:r>
      <w:r>
        <w:rPr>
          <w:spacing w:val="-14"/>
        </w:rPr>
        <w:t xml:space="preserve"> </w:t>
      </w:r>
      <w:r>
        <w:t>used</w:t>
      </w:r>
      <w:r>
        <w:rPr>
          <w:spacing w:val="-13"/>
        </w:rPr>
        <w:t xml:space="preserve"> </w:t>
      </w:r>
      <w:r>
        <w:t>the</w:t>
      </w:r>
      <w:r>
        <w:rPr>
          <w:spacing w:val="-14"/>
        </w:rPr>
        <w:t xml:space="preserve"> </w:t>
      </w:r>
      <w:r>
        <w:t>small</w:t>
      </w:r>
      <w:r>
        <w:rPr>
          <w:spacing w:val="-13"/>
        </w:rPr>
        <w:t xml:space="preserve"> </w:t>
      </w:r>
      <w:r>
        <w:t>hippocampus</w:t>
      </w:r>
      <w:r>
        <w:rPr>
          <w:spacing w:val="-14"/>
        </w:rPr>
        <w:t xml:space="preserve"> </w:t>
      </w:r>
      <w:r>
        <w:t>with</w:t>
      </w:r>
      <w:r>
        <w:rPr>
          <w:spacing w:val="-13"/>
        </w:rPr>
        <w:t xml:space="preserve"> </w:t>
      </w:r>
      <w:r>
        <w:t>100</w:t>
      </w:r>
      <w:r>
        <w:rPr>
          <w:spacing w:val="-14"/>
        </w:rPr>
        <w:t xml:space="preserve"> </w:t>
      </w:r>
      <w:r>
        <w:t>pairs</w:t>
      </w:r>
      <w:r>
        <w:rPr>
          <w:spacing w:val="-13"/>
        </w:rPr>
        <w:t xml:space="preserve"> </w:t>
      </w:r>
      <w:r>
        <w:t>of</w:t>
      </w:r>
      <w:r>
        <w:rPr>
          <w:spacing w:val="-14"/>
        </w:rPr>
        <w:t xml:space="preserve"> </w:t>
      </w:r>
      <w:r>
        <w:t>AB</w:t>
      </w:r>
      <w:r>
        <w:rPr>
          <w:spacing w:val="-13"/>
        </w:rPr>
        <w:t xml:space="preserve"> </w:t>
      </w:r>
      <w:r>
        <w:t>(no</w:t>
      </w:r>
      <w:r>
        <w:rPr>
          <w:spacing w:val="-14"/>
        </w:rPr>
        <w:t xml:space="preserve"> </w:t>
      </w:r>
      <w:r>
        <w:t>AC</w:t>
      </w:r>
      <w:r>
        <w:rPr>
          <w:spacing w:val="-13"/>
        </w:rPr>
        <w:t xml:space="preserve"> </w:t>
      </w:r>
      <w:r>
        <w:t>in</w:t>
      </w:r>
      <w:r>
        <w:rPr>
          <w:spacing w:val="-14"/>
        </w:rPr>
        <w:t xml:space="preserve"> </w:t>
      </w:r>
      <w:r>
        <w:t>this</w:t>
      </w:r>
      <w:r>
        <w:rPr>
          <w:spacing w:val="-13"/>
        </w:rPr>
        <w:t xml:space="preserve"> </w:t>
      </w:r>
      <w:r>
        <w:t>task),</w:t>
      </w:r>
      <w:r>
        <w:rPr>
          <w:spacing w:val="-13"/>
        </w:rPr>
        <w:t xml:space="preserve"> </w:t>
      </w:r>
      <w:r>
        <w:t>and</w:t>
      </w:r>
      <w:r>
        <w:rPr>
          <w:spacing w:val="-13"/>
        </w:rPr>
        <w:t xml:space="preserve"> </w:t>
      </w:r>
      <w:r>
        <w:t>simulated</w:t>
      </w:r>
      <w:r>
        <w:rPr>
          <w:spacing w:val="-14"/>
        </w:rPr>
        <w:t xml:space="preserve"> </w:t>
      </w:r>
      <w:r>
        <w:t>the</w:t>
      </w:r>
      <w:r>
        <w:rPr>
          <w:spacing w:val="-13"/>
        </w:rPr>
        <w:t xml:space="preserve"> </w:t>
      </w:r>
      <w:r>
        <w:t>experiment with Theremin and NoEDL, each running 30 subjects (i.e., runs).</w:t>
      </w:r>
      <w:r>
        <w:rPr>
          <w:spacing w:val="40"/>
        </w:rPr>
        <w:t xml:space="preserve"> </w:t>
      </w:r>
      <w:r>
        <w:t>Both models started with 5 epochs of pretraining and an epoch of initial learning all using the Theremin setting to achieve same initial criteria. After the initial learning, either retrieval practice (RP, i.e., testing) or restudy (RS) was run for another epoch, with</w:t>
      </w:r>
      <w:r>
        <w:rPr>
          <w:spacing w:val="-1"/>
        </w:rPr>
        <w:t xml:space="preserve"> </w:t>
      </w:r>
      <w:r>
        <w:t>a</w:t>
      </w:r>
      <w:r>
        <w:rPr>
          <w:spacing w:val="-1"/>
        </w:rPr>
        <w:t xml:space="preserve"> </w:t>
      </w:r>
      <w:r>
        <w:t>context</w:t>
      </w:r>
      <w:r>
        <w:rPr>
          <w:spacing w:val="-1"/>
        </w:rPr>
        <w:t xml:space="preserve"> </w:t>
      </w:r>
      <w:r>
        <w:t>drift</w:t>
      </w:r>
      <w:r>
        <w:rPr>
          <w:spacing w:val="-1"/>
        </w:rPr>
        <w:t xml:space="preserve"> </w:t>
      </w:r>
      <w:r>
        <w:t>of</w:t>
      </w:r>
      <w:r>
        <w:rPr>
          <w:spacing w:val="-1"/>
        </w:rPr>
        <w:t xml:space="preserve"> </w:t>
      </w:r>
      <w:r>
        <w:t>10%</w:t>
      </w:r>
      <w:r>
        <w:rPr>
          <w:spacing w:val="-1"/>
        </w:rPr>
        <w:t xml:space="preserve"> </w:t>
      </w:r>
      <w:r>
        <w:t>to</w:t>
      </w:r>
      <w:r>
        <w:rPr>
          <w:spacing w:val="-1"/>
        </w:rPr>
        <w:t xml:space="preserve"> </w:t>
      </w:r>
      <w:r>
        <w:t>simulate</w:t>
      </w:r>
      <w:r>
        <w:rPr>
          <w:spacing w:val="-1"/>
        </w:rPr>
        <w:t xml:space="preserve"> </w:t>
      </w:r>
      <w:r>
        <w:t>the</w:t>
      </w:r>
      <w:r>
        <w:rPr>
          <w:spacing w:val="-1"/>
        </w:rPr>
        <w:t xml:space="preserve"> </w:t>
      </w:r>
      <w:r>
        <w:t>interval</w:t>
      </w:r>
      <w:r>
        <w:rPr>
          <w:spacing w:val="-1"/>
        </w:rPr>
        <w:t xml:space="preserve"> </w:t>
      </w:r>
      <w:r>
        <w:t>between</w:t>
      </w:r>
      <w:r>
        <w:rPr>
          <w:spacing w:val="-1"/>
        </w:rPr>
        <w:t xml:space="preserve"> </w:t>
      </w:r>
      <w:r>
        <w:t>learning</w:t>
      </w:r>
      <w:r>
        <w:rPr>
          <w:spacing w:val="-1"/>
        </w:rPr>
        <w:t xml:space="preserve"> </w:t>
      </w:r>
      <w:r>
        <w:t>and</w:t>
      </w:r>
      <w:r>
        <w:rPr>
          <w:spacing w:val="-1"/>
        </w:rPr>
        <w:t xml:space="preserve"> </w:t>
      </w:r>
      <w:r>
        <w:t>RP/RS</w:t>
      </w:r>
      <w:r>
        <w:rPr>
          <w:spacing w:val="-1"/>
        </w:rPr>
        <w:t xml:space="preserve"> </w:t>
      </w:r>
      <w:r>
        <w:t>in</w:t>
      </w:r>
      <w:r>
        <w:rPr>
          <w:spacing w:val="-1"/>
        </w:rPr>
        <w:t xml:space="preserve"> </w:t>
      </w:r>
      <w:r>
        <w:t>the</w:t>
      </w:r>
      <w:r>
        <w:rPr>
          <w:spacing w:val="-1"/>
        </w:rPr>
        <w:t xml:space="preserve"> </w:t>
      </w:r>
      <w:r>
        <w:t xml:space="preserve">experiment. </w:t>
      </w:r>
      <w:r>
        <w:rPr>
          <w:w w:val="95"/>
        </w:rPr>
        <w:t>Specifically,</w:t>
      </w:r>
      <w:r>
        <w:rPr>
          <w:spacing w:val="7"/>
        </w:rPr>
        <w:t xml:space="preserve"> </w:t>
      </w:r>
      <w:r>
        <w:rPr>
          <w:w w:val="95"/>
        </w:rPr>
        <w:t>RP</w:t>
      </w:r>
      <w:r>
        <w:rPr>
          <w:spacing w:val="5"/>
        </w:rPr>
        <w:t xml:space="preserve"> </w:t>
      </w:r>
      <w:r>
        <w:rPr>
          <w:w w:val="95"/>
        </w:rPr>
        <w:t>uses</w:t>
      </w:r>
      <w:r>
        <w:rPr>
          <w:spacing w:val="5"/>
        </w:rPr>
        <w:t xml:space="preserve"> </w:t>
      </w:r>
      <w:r>
        <w:rPr>
          <w:w w:val="95"/>
        </w:rPr>
        <w:t>the</w:t>
      </w:r>
      <w:r>
        <w:rPr>
          <w:spacing w:val="5"/>
        </w:rPr>
        <w:t xml:space="preserve"> </w:t>
      </w:r>
      <w:r>
        <w:rPr>
          <w:w w:val="95"/>
        </w:rPr>
        <w:t>same</w:t>
      </w:r>
      <w:r>
        <w:rPr>
          <w:spacing w:val="6"/>
        </w:rPr>
        <w:t xml:space="preserve"> </w:t>
      </w:r>
      <w:r>
        <w:rPr>
          <w:w w:val="95"/>
        </w:rPr>
        <w:t>settings</w:t>
      </w:r>
      <w:r>
        <w:rPr>
          <w:spacing w:val="5"/>
        </w:rPr>
        <w:t xml:space="preserve"> </w:t>
      </w:r>
      <w:r>
        <w:rPr>
          <w:w w:val="95"/>
        </w:rPr>
        <w:t>as</w:t>
      </w:r>
      <w:r>
        <w:rPr>
          <w:spacing w:val="5"/>
        </w:rPr>
        <w:t xml:space="preserve"> </w:t>
      </w:r>
      <w:r>
        <w:rPr>
          <w:w w:val="95"/>
        </w:rPr>
        <w:t>testing</w:t>
      </w:r>
      <w:r>
        <w:rPr>
          <w:spacing w:val="5"/>
        </w:rPr>
        <w:t xml:space="preserve"> </w:t>
      </w:r>
      <w:r>
        <w:rPr>
          <w:w w:val="95"/>
        </w:rPr>
        <w:t>in</w:t>
      </w:r>
      <w:r>
        <w:rPr>
          <w:spacing w:val="5"/>
        </w:rPr>
        <w:t xml:space="preserve"> </w:t>
      </w:r>
      <w:r>
        <w:rPr>
          <w:w w:val="95"/>
        </w:rPr>
        <w:t>our</w:t>
      </w:r>
      <w:r>
        <w:rPr>
          <w:spacing w:val="5"/>
        </w:rPr>
        <w:t xml:space="preserve"> </w:t>
      </w:r>
      <w:r>
        <w:rPr>
          <w:w w:val="95"/>
        </w:rPr>
        <w:t>model,</w:t>
      </w:r>
      <w:r>
        <w:rPr>
          <w:spacing w:val="8"/>
        </w:rPr>
        <w:t xml:space="preserve"> </w:t>
      </w:r>
      <w:r>
        <w:rPr>
          <w:w w:val="95"/>
        </w:rPr>
        <w:t>but</w:t>
      </w:r>
      <w:r>
        <w:rPr>
          <w:spacing w:val="5"/>
        </w:rPr>
        <w:t xml:space="preserve"> </w:t>
      </w:r>
      <w:r>
        <w:rPr>
          <w:w w:val="95"/>
        </w:rPr>
        <w:t>with</w:t>
      </w:r>
      <w:r>
        <w:rPr>
          <w:spacing w:val="5"/>
        </w:rPr>
        <w:t xml:space="preserve"> </w:t>
      </w:r>
      <w:r>
        <w:rPr>
          <w:w w:val="95"/>
        </w:rPr>
        <w:t>the</w:t>
      </w:r>
      <w:r>
        <w:rPr>
          <w:spacing w:val="5"/>
        </w:rPr>
        <w:t xml:space="preserve"> </w:t>
      </w:r>
      <w:r>
        <w:rPr>
          <w:w w:val="95"/>
        </w:rPr>
        <w:t>plus</w:t>
      </w:r>
      <w:r>
        <w:rPr>
          <w:spacing w:val="5"/>
        </w:rPr>
        <w:t xml:space="preserve"> </w:t>
      </w:r>
      <w:r>
        <w:rPr>
          <w:w w:val="95"/>
        </w:rPr>
        <w:t>phase</w:t>
      </w:r>
      <w:r>
        <w:rPr>
          <w:spacing w:val="5"/>
        </w:rPr>
        <w:t xml:space="preserve"> </w:t>
      </w:r>
      <w:r>
        <w:rPr>
          <w:w w:val="95"/>
        </w:rPr>
        <w:t>clamped</w:t>
      </w:r>
      <w:r>
        <w:rPr>
          <w:spacing w:val="5"/>
        </w:rPr>
        <w:t xml:space="preserve"> </w:t>
      </w:r>
      <w:r>
        <w:rPr>
          <w:w w:val="95"/>
        </w:rPr>
        <w:t>to</w:t>
      </w:r>
      <w:r>
        <w:rPr>
          <w:spacing w:val="5"/>
        </w:rPr>
        <w:t xml:space="preserve"> </w:t>
      </w:r>
      <w:r>
        <w:rPr>
          <w:w w:val="95"/>
        </w:rPr>
        <w:t>the</w:t>
      </w:r>
      <w:r>
        <w:rPr>
          <w:spacing w:val="5"/>
        </w:rPr>
        <w:t xml:space="preserve"> </w:t>
      </w:r>
      <w:r>
        <w:rPr>
          <w:spacing w:val="-2"/>
          <w:w w:val="95"/>
        </w:rPr>
        <w:t>correct</w:t>
      </w:r>
    </w:p>
    <w:p w14:paraId="1E027947" w14:textId="77777777" w:rsidR="00A529FC" w:rsidRDefault="00000000">
      <w:pPr>
        <w:pStyle w:val="BodyText"/>
        <w:spacing w:before="16" w:line="175" w:lineRule="auto"/>
        <w:ind w:left="119" w:right="119"/>
        <w:jc w:val="both"/>
      </w:pPr>
      <w:r>
        <w:t>answer</w:t>
      </w:r>
      <w:r>
        <w:rPr>
          <w:spacing w:val="-14"/>
        </w:rPr>
        <w:t xml:space="preserve"> </w:t>
      </w:r>
      <w:r>
        <w:t>(i.e.,</w:t>
      </w:r>
      <w:r>
        <w:rPr>
          <w:spacing w:val="-14"/>
        </w:rPr>
        <w:t xml:space="preserve"> </w:t>
      </w:r>
      <w:r>
        <w:t>feedback</w:t>
      </w:r>
      <w:r>
        <w:rPr>
          <w:spacing w:val="-14"/>
        </w:rPr>
        <w:t xml:space="preserve"> </w:t>
      </w:r>
      <w:r>
        <w:t>in</w:t>
      </w:r>
      <w:r>
        <w:rPr>
          <w:spacing w:val="-13"/>
        </w:rPr>
        <w:t xml:space="preserve"> </w:t>
      </w:r>
      <w:r>
        <w:t>the</w:t>
      </w:r>
      <w:r>
        <w:rPr>
          <w:spacing w:val="-14"/>
        </w:rPr>
        <w:t xml:space="preserve"> </w:t>
      </w:r>
      <w:r>
        <w:t>experiment)</w:t>
      </w:r>
      <w:r>
        <w:rPr>
          <w:spacing w:val="-14"/>
        </w:rPr>
        <w:t xml:space="preserve"> </w:t>
      </w:r>
      <w:r>
        <w:t>for</w:t>
      </w:r>
      <w:r>
        <w:rPr>
          <w:spacing w:val="-14"/>
        </w:rPr>
        <w:t xml:space="preserve"> </w:t>
      </w:r>
      <w:r>
        <w:t>learning.</w:t>
      </w:r>
      <w:r>
        <w:rPr>
          <w:spacing w:val="-13"/>
        </w:rPr>
        <w:t xml:space="preserve"> </w:t>
      </w:r>
      <w:r>
        <w:t>The</w:t>
      </w:r>
      <w:r>
        <w:rPr>
          <w:spacing w:val="-13"/>
        </w:rPr>
        <w:t xml:space="preserve"> </w:t>
      </w:r>
      <w:r>
        <w:t>ECin</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and</w:t>
      </w:r>
      <w:r>
        <w:rPr>
          <w:spacing w:val="-13"/>
        </w:rPr>
        <w:t xml:space="preserve"> </w:t>
      </w:r>
      <w:r>
        <w:t>ECout</w:t>
      </w:r>
      <w:r>
        <w:rPr>
          <w:spacing w:val="-13"/>
        </w:rPr>
        <w:t xml:space="preserve"> </w:t>
      </w:r>
      <w:r>
        <w:rPr>
          <w:rFonts w:ascii="Meiryo" w:hAnsi="Meiryo"/>
          <w:i/>
        </w:rPr>
        <w:t>↔</w:t>
      </w:r>
      <w:r>
        <w:rPr>
          <w:rFonts w:ascii="Meiryo" w:hAnsi="Meiryo"/>
          <w:i/>
          <w:spacing w:val="-19"/>
        </w:rPr>
        <w:t xml:space="preserve"> </w:t>
      </w:r>
      <w:r>
        <w:t>CA1</w:t>
      </w:r>
      <w:r>
        <w:rPr>
          <w:spacing w:val="-13"/>
        </w:rPr>
        <w:t xml:space="preserve"> </w:t>
      </w:r>
      <w:r>
        <w:t>were</w:t>
      </w:r>
      <w:r>
        <w:rPr>
          <w:spacing w:val="-13"/>
        </w:rPr>
        <w:t xml:space="preserve"> </w:t>
      </w:r>
      <w:r>
        <w:t>turned</w:t>
      </w:r>
      <w:r>
        <w:rPr>
          <w:spacing w:val="-13"/>
        </w:rPr>
        <w:t xml:space="preserve"> </w:t>
      </w:r>
      <w:r>
        <w:t>off in</w:t>
      </w:r>
      <w:r>
        <w:rPr>
          <w:spacing w:val="-2"/>
        </w:rPr>
        <w:t xml:space="preserve"> </w:t>
      </w:r>
      <w:r>
        <w:t>RP</w:t>
      </w:r>
      <w:r>
        <w:rPr>
          <w:spacing w:val="-2"/>
        </w:rPr>
        <w:t xml:space="preserve"> </w:t>
      </w:r>
      <w:r>
        <w:t>to</w:t>
      </w:r>
      <w:r>
        <w:rPr>
          <w:spacing w:val="-1"/>
        </w:rPr>
        <w:t xml:space="preserve"> </w:t>
      </w:r>
      <w:r>
        <w:t>prevent</w:t>
      </w:r>
      <w:r>
        <w:rPr>
          <w:spacing w:val="-2"/>
        </w:rPr>
        <w:t xml:space="preserve"> </w:t>
      </w:r>
      <w:r>
        <w:t>learning</w:t>
      </w:r>
      <w:r>
        <w:rPr>
          <w:spacing w:val="-2"/>
        </w:rPr>
        <w:t xml:space="preserve"> </w:t>
      </w:r>
      <w:r>
        <w:t>in</w:t>
      </w:r>
      <w:r>
        <w:rPr>
          <w:spacing w:val="-1"/>
        </w:rPr>
        <w:t xml:space="preserve"> </w:t>
      </w:r>
      <w:r>
        <w:t>the</w:t>
      </w:r>
      <w:r>
        <w:rPr>
          <w:spacing w:val="-2"/>
        </w:rPr>
        <w:t xml:space="preserve"> </w:t>
      </w:r>
      <w:r>
        <w:t>empty</w:t>
      </w:r>
      <w:r>
        <w:rPr>
          <w:spacing w:val="-2"/>
        </w:rPr>
        <w:t xml:space="preserve"> </w:t>
      </w:r>
      <w:r>
        <w:t>item</w:t>
      </w:r>
      <w:r>
        <w:rPr>
          <w:spacing w:val="-1"/>
        </w:rPr>
        <w:t xml:space="preserve"> </w:t>
      </w:r>
      <w:r>
        <w:t>B</w:t>
      </w:r>
      <w:r>
        <w:rPr>
          <w:spacing w:val="-2"/>
        </w:rPr>
        <w:t xml:space="preserve"> </w:t>
      </w:r>
      <w:r>
        <w:t>pool,</w:t>
      </w:r>
      <w:r>
        <w:rPr>
          <w:spacing w:val="-1"/>
        </w:rPr>
        <w:t xml:space="preserve"> </w:t>
      </w:r>
      <w:r>
        <w:t>which</w:t>
      </w:r>
      <w:r>
        <w:rPr>
          <w:spacing w:val="-1"/>
        </w:rPr>
        <w:t xml:space="preserve"> </w:t>
      </w:r>
      <w:r>
        <w:t>would</w:t>
      </w:r>
      <w:r>
        <w:rPr>
          <w:spacing w:val="-2"/>
        </w:rPr>
        <w:t xml:space="preserve"> </w:t>
      </w:r>
      <w:r>
        <w:t>harm</w:t>
      </w:r>
      <w:r>
        <w:rPr>
          <w:spacing w:val="-2"/>
        </w:rPr>
        <w:t xml:space="preserve"> </w:t>
      </w:r>
      <w:r>
        <w:t>the</w:t>
      </w:r>
      <w:r>
        <w:rPr>
          <w:spacing w:val="-1"/>
        </w:rPr>
        <w:t xml:space="preserve"> </w:t>
      </w:r>
      <w:r>
        <w:t>learning</w:t>
      </w:r>
      <w:r>
        <w:rPr>
          <w:spacing w:val="-2"/>
        </w:rPr>
        <w:t xml:space="preserve"> </w:t>
      </w:r>
      <w:r>
        <w:t>of</w:t>
      </w:r>
      <w:r>
        <w:rPr>
          <w:spacing w:val="-2"/>
        </w:rPr>
        <w:t xml:space="preserve"> </w:t>
      </w:r>
      <w:r>
        <w:t>the</w:t>
      </w:r>
      <w:r>
        <w:rPr>
          <w:spacing w:val="-1"/>
        </w:rPr>
        <w:t xml:space="preserve"> </w:t>
      </w:r>
      <w:r>
        <w:t>models.</w:t>
      </w:r>
      <w:r>
        <w:rPr>
          <w:spacing w:val="18"/>
        </w:rPr>
        <w:t xml:space="preserve"> </w:t>
      </w:r>
      <w:r>
        <w:rPr>
          <w:spacing w:val="-2"/>
        </w:rPr>
        <w:t>Finally,</w:t>
      </w:r>
    </w:p>
    <w:p w14:paraId="5FF3491F" w14:textId="77777777" w:rsidR="00A529FC" w:rsidRDefault="00000000">
      <w:pPr>
        <w:pStyle w:val="BodyText"/>
        <w:spacing w:before="32"/>
        <w:ind w:left="119"/>
        <w:jc w:val="both"/>
      </w:pPr>
      <w:r>
        <w:t>an</w:t>
      </w:r>
      <w:r>
        <w:rPr>
          <w:spacing w:val="-7"/>
        </w:rPr>
        <w:t xml:space="preserve"> </w:t>
      </w:r>
      <w:r>
        <w:t>epoch</w:t>
      </w:r>
      <w:r>
        <w:rPr>
          <w:spacing w:val="-7"/>
        </w:rPr>
        <w:t xml:space="preserve"> </w:t>
      </w:r>
      <w:r>
        <w:t>of</w:t>
      </w:r>
      <w:r>
        <w:rPr>
          <w:spacing w:val="-6"/>
        </w:rPr>
        <w:t xml:space="preserve"> </w:t>
      </w:r>
      <w:r>
        <w:t>test</w:t>
      </w:r>
      <w:r>
        <w:rPr>
          <w:spacing w:val="-7"/>
        </w:rPr>
        <w:t xml:space="preserve"> </w:t>
      </w:r>
      <w:r>
        <w:t>was</w:t>
      </w:r>
      <w:r>
        <w:rPr>
          <w:spacing w:val="-6"/>
        </w:rPr>
        <w:t xml:space="preserve"> </w:t>
      </w:r>
      <w:r>
        <w:t>given,</w:t>
      </w:r>
      <w:r>
        <w:rPr>
          <w:spacing w:val="-7"/>
        </w:rPr>
        <w:t xml:space="preserve"> </w:t>
      </w:r>
      <w:r>
        <w:t>with</w:t>
      </w:r>
      <w:r>
        <w:rPr>
          <w:spacing w:val="-6"/>
        </w:rPr>
        <w:t xml:space="preserve"> </w:t>
      </w:r>
      <w:r>
        <w:t>another</w:t>
      </w:r>
      <w:r>
        <w:rPr>
          <w:spacing w:val="-7"/>
        </w:rPr>
        <w:t xml:space="preserve"> </w:t>
      </w:r>
      <w:r>
        <w:t>context</w:t>
      </w:r>
      <w:r>
        <w:rPr>
          <w:spacing w:val="-7"/>
        </w:rPr>
        <w:t xml:space="preserve"> </w:t>
      </w:r>
      <w:r>
        <w:t>drift</w:t>
      </w:r>
      <w:r>
        <w:rPr>
          <w:spacing w:val="-6"/>
        </w:rPr>
        <w:t xml:space="preserve"> </w:t>
      </w:r>
      <w:r>
        <w:t>of</w:t>
      </w:r>
      <w:r>
        <w:rPr>
          <w:spacing w:val="-7"/>
        </w:rPr>
        <w:t xml:space="preserve"> </w:t>
      </w:r>
      <w:r>
        <w:t>10%,</w:t>
      </w:r>
      <w:r>
        <w:rPr>
          <w:spacing w:val="-6"/>
        </w:rPr>
        <w:t xml:space="preserve"> </w:t>
      </w:r>
      <w:r>
        <w:t>to</w:t>
      </w:r>
      <w:r>
        <w:rPr>
          <w:spacing w:val="-7"/>
        </w:rPr>
        <w:t xml:space="preserve"> </w:t>
      </w:r>
      <w:r>
        <w:t>test</w:t>
      </w:r>
      <w:r>
        <w:rPr>
          <w:spacing w:val="-6"/>
        </w:rPr>
        <w:t xml:space="preserve"> </w:t>
      </w:r>
      <w:r>
        <w:t>the</w:t>
      </w:r>
      <w:r>
        <w:rPr>
          <w:spacing w:val="-7"/>
        </w:rPr>
        <w:t xml:space="preserve"> </w:t>
      </w:r>
      <w:r>
        <w:t>final</w:t>
      </w:r>
      <w:r>
        <w:rPr>
          <w:spacing w:val="-7"/>
        </w:rPr>
        <w:t xml:space="preserve"> </w:t>
      </w:r>
      <w:r>
        <w:t>performance</w:t>
      </w:r>
      <w:r>
        <w:rPr>
          <w:spacing w:val="-6"/>
        </w:rPr>
        <w:t xml:space="preserve"> </w:t>
      </w:r>
      <w:r>
        <w:t>of</w:t>
      </w:r>
      <w:r>
        <w:rPr>
          <w:spacing w:val="-7"/>
        </w:rPr>
        <w:t xml:space="preserve"> </w:t>
      </w:r>
      <w:r>
        <w:t>both</w:t>
      </w:r>
      <w:r>
        <w:rPr>
          <w:spacing w:val="-6"/>
        </w:rPr>
        <w:t xml:space="preserve"> </w:t>
      </w:r>
      <w:r>
        <w:rPr>
          <w:spacing w:val="-2"/>
        </w:rPr>
        <w:t>models.</w:t>
      </w:r>
    </w:p>
    <w:p w14:paraId="13490A2C" w14:textId="77777777" w:rsidR="00A529FC" w:rsidRDefault="00A529FC">
      <w:pPr>
        <w:pStyle w:val="BodyText"/>
        <w:spacing w:before="6"/>
        <w:rPr>
          <w:sz w:val="25"/>
        </w:rPr>
      </w:pPr>
    </w:p>
    <w:p w14:paraId="741800A4" w14:textId="77777777" w:rsidR="00A529FC" w:rsidRDefault="00000000">
      <w:pPr>
        <w:pStyle w:val="Heading1"/>
        <w:spacing w:before="97"/>
      </w:pPr>
      <w:r>
        <w:rPr>
          <w:spacing w:val="-2"/>
        </w:rPr>
        <w:t>Results</w:t>
      </w:r>
    </w:p>
    <w:p w14:paraId="57DD786E" w14:textId="77777777" w:rsidR="00A529FC" w:rsidRDefault="00A529FC">
      <w:pPr>
        <w:pStyle w:val="BodyText"/>
        <w:spacing w:before="4"/>
        <w:rPr>
          <w:sz w:val="23"/>
        </w:rPr>
      </w:pPr>
    </w:p>
    <w:p w14:paraId="666200AE" w14:textId="77777777" w:rsidR="00A529FC" w:rsidRDefault="00000000" w:rsidP="007576F6">
      <w:pPr>
        <w:pStyle w:val="Heading2"/>
        <w:ind w:left="119"/>
        <w:jc w:val="left"/>
      </w:pPr>
      <w:r>
        <w:t>Overall</w:t>
      </w:r>
      <w:r>
        <w:rPr>
          <w:spacing w:val="-11"/>
        </w:rPr>
        <w:t xml:space="preserve"> </w:t>
      </w:r>
      <w:r>
        <w:t>memory</w:t>
      </w:r>
      <w:r>
        <w:rPr>
          <w:spacing w:val="-11"/>
        </w:rPr>
        <w:t xml:space="preserve"> </w:t>
      </w:r>
      <w:r>
        <w:rPr>
          <w:spacing w:val="-2"/>
        </w:rPr>
        <w:t>performance</w:t>
      </w:r>
    </w:p>
    <w:p w14:paraId="58C1028E" w14:textId="2600C1F3" w:rsidR="00A529FC" w:rsidRDefault="00000000">
      <w:pPr>
        <w:pStyle w:val="BodyText"/>
        <w:spacing w:before="152" w:line="256" w:lineRule="auto"/>
        <w:ind w:left="119" w:firstLine="298"/>
        <w:rPr>
          <w:ins w:id="371" w:author="Author" w:date="2022-09-10T01:53:00Z"/>
        </w:rPr>
      </w:pPr>
      <w:r>
        <w:t>First, we examined the broadest measure of overall learning performance improvements in Theremin compared</w:t>
      </w:r>
      <w:r w:rsidRPr="007576F6">
        <w:rPr>
          <w:spacing w:val="13"/>
        </w:rPr>
        <w:t xml:space="preserve"> </w:t>
      </w:r>
      <w:r>
        <w:t>to</w:t>
      </w:r>
      <w:r w:rsidRPr="007576F6">
        <w:rPr>
          <w:spacing w:val="13"/>
        </w:rPr>
        <w:t xml:space="preserve"> </w:t>
      </w:r>
      <w:r>
        <w:t>the</w:t>
      </w:r>
      <w:r w:rsidRPr="007576F6">
        <w:rPr>
          <w:spacing w:val="14"/>
        </w:rPr>
        <w:t xml:space="preserve"> </w:t>
      </w:r>
      <w:r>
        <w:t>earlier</w:t>
      </w:r>
      <w:r w:rsidRPr="007576F6">
        <w:rPr>
          <w:spacing w:val="14"/>
        </w:rPr>
        <w:t xml:space="preserve"> </w:t>
      </w:r>
      <w:r>
        <w:t>theta-phase</w:t>
      </w:r>
      <w:r w:rsidRPr="007576F6">
        <w:rPr>
          <w:spacing w:val="13"/>
        </w:rPr>
        <w:t xml:space="preserve"> </w:t>
      </w:r>
      <w:r>
        <w:t>model</w:t>
      </w:r>
      <w:r w:rsidRPr="007576F6">
        <w:rPr>
          <w:spacing w:val="14"/>
        </w:rPr>
        <w:t xml:space="preserve"> </w:t>
      </w:r>
      <w:r>
        <w:t>from</w:t>
      </w:r>
      <w:r w:rsidRPr="007576F6">
        <w:rPr>
          <w:spacing w:val="14"/>
        </w:rPr>
        <w:t xml:space="preserve"> </w:t>
      </w:r>
      <w:r>
        <w:t>Ketz</w:t>
      </w:r>
      <w:r w:rsidRPr="007576F6">
        <w:rPr>
          <w:spacing w:val="12"/>
        </w:rPr>
        <w:t xml:space="preserve"> </w:t>
      </w:r>
      <w:r>
        <w:t>et</w:t>
      </w:r>
      <w:r w:rsidRPr="007576F6">
        <w:rPr>
          <w:spacing w:val="14"/>
        </w:rPr>
        <w:t xml:space="preserve"> </w:t>
      </w:r>
      <w:r>
        <w:t>al.</w:t>
      </w:r>
      <w:r w:rsidRPr="007576F6">
        <w:rPr>
          <w:spacing w:val="14"/>
        </w:rPr>
        <w:t xml:space="preserve"> </w:t>
      </w:r>
      <w:r>
        <w:t>(2013).</w:t>
      </w:r>
      <w:r w:rsidRPr="007576F6">
        <w:rPr>
          <w:spacing w:val="62"/>
        </w:rPr>
        <w:t xml:space="preserve"> </w:t>
      </w:r>
      <w:del w:id="372" w:author="Author" w:date="2022-09-10T01:53:00Z">
        <w:r>
          <w:delText xml:space="preserve">Figure 3 shows the results across all </w:delText>
        </w:r>
      </w:del>
      <w:ins w:id="373" w:author="Author" w:date="2022-09-10T01:53:00Z">
        <w:r>
          <w:t>Figure</w:t>
        </w:r>
        <w:r>
          <w:rPr>
            <w:spacing w:val="14"/>
          </w:rPr>
          <w:t xml:space="preserve"> </w:t>
        </w:r>
        <w:r>
          <w:t>3</w:t>
        </w:r>
        <w:r>
          <w:rPr>
            <w:spacing w:val="13"/>
          </w:rPr>
          <w:t xml:space="preserve"> </w:t>
        </w:r>
        <w:r>
          <w:t>shows</w:t>
        </w:r>
        <w:r>
          <w:rPr>
            <w:spacing w:val="14"/>
          </w:rPr>
          <w:t xml:space="preserve"> </w:t>
        </w:r>
        <w:r>
          <w:t>the</w:t>
        </w:r>
        <w:r>
          <w:rPr>
            <w:spacing w:val="14"/>
          </w:rPr>
          <w:t xml:space="preserve"> </w:t>
        </w:r>
        <w:r>
          <w:t>results</w:t>
        </w:r>
        <w:r>
          <w:rPr>
            <w:spacing w:val="13"/>
          </w:rPr>
          <w:t xml:space="preserve"> </w:t>
        </w:r>
        <w:r>
          <w:t>across</w:t>
        </w:r>
        <w:r>
          <w:rPr>
            <w:spacing w:val="13"/>
          </w:rPr>
          <w:t xml:space="preserve"> </w:t>
        </w:r>
        <w:r>
          <w:rPr>
            <w:spacing w:val="-5"/>
          </w:rPr>
          <w:t>all</w:t>
        </w:r>
      </w:ins>
    </w:p>
    <w:p w14:paraId="061D40FA" w14:textId="77777777" w:rsidR="00A529FC" w:rsidRDefault="00000000">
      <w:pPr>
        <w:pStyle w:val="BodyText"/>
        <w:spacing w:before="144" w:line="256" w:lineRule="auto"/>
        <w:ind w:left="120" w:right="119"/>
        <w:jc w:val="both"/>
        <w:rPr>
          <w:moveFrom w:id="374" w:author="Author" w:date="2022-09-10T01:53:00Z"/>
          <w:i/>
        </w:rPr>
        <w:pPrChange w:id="375" w:author="Author" w:date="2022-09-10T01:53:00Z">
          <w:pPr>
            <w:pStyle w:val="BodyText"/>
            <w:spacing w:before="152" w:line="256" w:lineRule="auto"/>
            <w:ind w:left="119" w:right="119" w:firstLine="298"/>
            <w:jc w:val="both"/>
          </w:pPr>
        </w:pPrChange>
      </w:pPr>
      <w:moveFromRangeStart w:id="376" w:author="Author" w:date="2022-09-10T01:53:00Z" w:name="move113667227"/>
      <w:moveFrom w:id="377" w:author="Author" w:date="2022-09-10T01:53:00Z">
        <w:r>
          <w:t>three network sizes and numbers of list items.</w:t>
        </w:r>
        <w:r>
          <w:rPr>
            <w:spacing w:val="32"/>
          </w:rPr>
          <w:t xml:space="preserve"> </w:t>
        </w:r>
        <w:r>
          <w:t>For all three network sizes, the results show that Theremin was better at counteracting interference and retained more memory for AB pairs than the theta-phase hip- pocampus</w:t>
        </w:r>
        <w:r>
          <w:rPr>
            <w:spacing w:val="-4"/>
          </w:rPr>
          <w:t xml:space="preserve"> </w:t>
        </w:r>
        <w:r>
          <w:t>model</w:t>
        </w:r>
        <w:r>
          <w:rPr>
            <w:spacing w:val="-4"/>
          </w:rPr>
          <w:t xml:space="preserve"> </w:t>
        </w:r>
        <w:r>
          <w:t>across</w:t>
        </w:r>
        <w:r>
          <w:rPr>
            <w:spacing w:val="-3"/>
          </w:rPr>
          <w:t xml:space="preserve"> </w:t>
        </w:r>
        <w:r>
          <w:t>all</w:t>
        </w:r>
        <w:r>
          <w:rPr>
            <w:spacing w:val="-4"/>
          </w:rPr>
          <w:t xml:space="preserve"> </w:t>
        </w:r>
        <w:r>
          <w:t>list</w:t>
        </w:r>
        <w:r>
          <w:rPr>
            <w:spacing w:val="-3"/>
          </w:rPr>
          <w:t xml:space="preserve"> </w:t>
        </w:r>
        <w:r>
          <w:t>sizes</w:t>
        </w:r>
        <w:r>
          <w:rPr>
            <w:spacing w:val="-4"/>
          </w:rPr>
          <w:t xml:space="preserve"> </w:t>
        </w:r>
        <w:r>
          <w:t>and</w:t>
        </w:r>
        <w:r>
          <w:rPr>
            <w:spacing w:val="-3"/>
          </w:rPr>
          <w:t xml:space="preserve"> </w:t>
        </w:r>
        <w:r>
          <w:t>network</w:t>
        </w:r>
        <w:r>
          <w:rPr>
            <w:spacing w:val="-4"/>
          </w:rPr>
          <w:t xml:space="preserve"> </w:t>
        </w:r>
        <w:r>
          <w:t>sizes</w:t>
        </w:r>
        <w:r>
          <w:rPr>
            <w:spacing w:val="-3"/>
          </w:rPr>
          <w:t xml:space="preserve"> </w:t>
        </w:r>
        <w:r>
          <w:t>(Student’s</w:t>
        </w:r>
        <w:r>
          <w:rPr>
            <w:spacing w:val="-4"/>
          </w:rPr>
          <w:t xml:space="preserve"> </w:t>
        </w:r>
        <w:r>
          <w:t>t-test,</w:t>
        </w:r>
        <w:r>
          <w:rPr>
            <w:spacing w:val="-3"/>
          </w:rPr>
          <w:t xml:space="preserve"> </w:t>
        </w:r>
        <w:r>
          <w:t>same</w:t>
        </w:r>
        <w:r>
          <w:rPr>
            <w:spacing w:val="-3"/>
          </w:rPr>
          <w:t xml:space="preserve"> </w:t>
        </w:r>
        <w:r>
          <w:t>for</w:t>
        </w:r>
        <w:r>
          <w:rPr>
            <w:spacing w:val="-4"/>
          </w:rPr>
          <w:t xml:space="preserve"> </w:t>
        </w:r>
        <w:r>
          <w:t>the</w:t>
        </w:r>
        <w:r>
          <w:rPr>
            <w:spacing w:val="-3"/>
          </w:rPr>
          <w:t xml:space="preserve"> </w:t>
        </w:r>
        <w:r>
          <w:t>following</w:t>
        </w:r>
        <w:r>
          <w:rPr>
            <w:spacing w:val="-4"/>
          </w:rPr>
          <w:t xml:space="preserve"> </w:t>
        </w:r>
        <w:r>
          <w:t>analyses,</w:t>
        </w:r>
        <w:r>
          <w:rPr>
            <w:spacing w:val="-3"/>
          </w:rPr>
          <w:t xml:space="preserve"> </w:t>
        </w:r>
        <w:r>
          <w:rPr>
            <w:i/>
            <w:spacing w:val="-10"/>
          </w:rPr>
          <w:t>p</w:t>
        </w:r>
      </w:moveFrom>
    </w:p>
    <w:p w14:paraId="12FB8056" w14:textId="77777777" w:rsidR="00ED530C" w:rsidRDefault="00000000">
      <w:pPr>
        <w:pStyle w:val="BodyText"/>
        <w:spacing w:before="1"/>
        <w:ind w:left="119"/>
        <w:jc w:val="both"/>
        <w:rPr>
          <w:del w:id="378" w:author="Author" w:date="2022-09-10T01:53:00Z"/>
        </w:rPr>
      </w:pPr>
      <w:moveFrom w:id="379" w:author="Author" w:date="2022-09-10T01:53:00Z">
        <w:r>
          <w:rPr>
            <w:rFonts w:ascii="Georgia"/>
            <w:i/>
          </w:rPr>
          <w:t>&lt;</w:t>
        </w:r>
        <w:r w:rsidRPr="007576F6">
          <w:rPr>
            <w:rFonts w:ascii="Georgia"/>
            <w:i/>
            <w:spacing w:val="-7"/>
          </w:rPr>
          <w:t xml:space="preserve"> </w:t>
        </w:r>
        <w:r>
          <w:t>.01</w:t>
        </w:r>
        <w:r w:rsidRPr="007576F6">
          <w:rPr>
            <w:spacing w:val="-9"/>
          </w:rPr>
          <w:t xml:space="preserve"> </w:t>
        </w:r>
        <w:r>
          <w:t>except</w:t>
        </w:r>
        <w:r w:rsidRPr="007576F6">
          <w:rPr>
            <w:spacing w:val="-10"/>
          </w:rPr>
          <w:t xml:space="preserve"> </w:t>
        </w:r>
        <w:r>
          <w:t>SmallHip</w:t>
        </w:r>
        <w:r w:rsidRPr="007576F6">
          <w:rPr>
            <w:spacing w:val="-9"/>
          </w:rPr>
          <w:t xml:space="preserve"> </w:t>
        </w:r>
        <w:r>
          <w:t>List100</w:t>
        </w:r>
        <w:r w:rsidRPr="007576F6">
          <w:rPr>
            <w:spacing w:val="-10"/>
          </w:rPr>
          <w:t xml:space="preserve"> </w:t>
        </w:r>
        <w:r>
          <w:t>(</w:t>
        </w:r>
        <w:r>
          <w:rPr>
            <w:i/>
          </w:rPr>
          <w:t>p</w:t>
        </w:r>
        <w:r w:rsidRPr="007576F6">
          <w:rPr>
            <w:i/>
            <w:spacing w:val="-9"/>
          </w:rPr>
          <w:t xml:space="preserve"> </w:t>
        </w:r>
        <w:r>
          <w:t>=</w:t>
        </w:r>
        <w:r w:rsidRPr="007576F6">
          <w:rPr>
            <w:spacing w:val="-9"/>
          </w:rPr>
          <w:t xml:space="preserve"> </w:t>
        </w:r>
        <w:r>
          <w:t>0.736)).</w:t>
        </w:r>
        <w:r w:rsidRPr="007576F6">
          <w:t xml:space="preserve"> </w:t>
        </w:r>
        <w:r>
          <w:t>Moreover,</w:t>
        </w:r>
        <w:r w:rsidRPr="007576F6">
          <w:rPr>
            <w:spacing w:val="-9"/>
          </w:rPr>
          <w:t xml:space="preserve"> </w:t>
        </w:r>
        <w:r>
          <w:t>the</w:t>
        </w:r>
        <w:r w:rsidRPr="007576F6">
          <w:rPr>
            <w:spacing w:val="-10"/>
          </w:rPr>
          <w:t xml:space="preserve"> </w:t>
        </w:r>
        <w:r>
          <w:t>full</w:t>
        </w:r>
        <w:r w:rsidRPr="007576F6">
          <w:rPr>
            <w:spacing w:val="-9"/>
          </w:rPr>
          <w:t xml:space="preserve"> </w:t>
        </w:r>
        <w:r>
          <w:t>Theremin</w:t>
        </w:r>
        <w:r w:rsidRPr="007576F6">
          <w:rPr>
            <w:spacing w:val="-10"/>
          </w:rPr>
          <w:t xml:space="preserve"> </w:t>
        </w:r>
        <w:r>
          <w:t>model</w:t>
        </w:r>
        <w:r w:rsidRPr="007576F6">
          <w:rPr>
            <w:spacing w:val="-9"/>
          </w:rPr>
          <w:t xml:space="preserve"> </w:t>
        </w:r>
        <w:r>
          <w:t>completed</w:t>
        </w:r>
        <w:r w:rsidRPr="007576F6">
          <w:rPr>
            <w:spacing w:val="-10"/>
          </w:rPr>
          <w:t xml:space="preserve"> </w:t>
        </w:r>
        <w:r>
          <w:t>learning</w:t>
        </w:r>
        <w:r w:rsidRPr="007576F6">
          <w:rPr>
            <w:spacing w:val="-9"/>
          </w:rPr>
          <w:t xml:space="preserve"> </w:t>
        </w:r>
        <w:r w:rsidRPr="007576F6">
          <w:t>signif-</w:t>
        </w:r>
      </w:moveFrom>
      <w:moveFromRangeEnd w:id="376"/>
    </w:p>
    <w:p w14:paraId="7F8BD846" w14:textId="55772A33" w:rsidR="00A529FC" w:rsidRDefault="00A529FC" w:rsidP="007576F6">
      <w:pPr>
        <w:spacing w:line="256" w:lineRule="auto"/>
        <w:sectPr w:rsidR="00A529FC">
          <w:type w:val="continuous"/>
          <w:pgSz w:w="12240" w:h="15840"/>
          <w:pgMar w:top="1180" w:right="1320" w:bottom="280" w:left="1320" w:header="397" w:footer="0" w:gutter="0"/>
          <w:cols w:space="720"/>
        </w:sectPr>
      </w:pPr>
    </w:p>
    <w:p w14:paraId="32F4FBB4" w14:textId="77777777" w:rsidR="00A529FC" w:rsidRDefault="00A529FC">
      <w:pPr>
        <w:pStyle w:val="BodyText"/>
        <w:rPr>
          <w:sz w:val="20"/>
        </w:rPr>
      </w:pPr>
    </w:p>
    <w:p w14:paraId="7B68EF0B" w14:textId="77777777" w:rsidR="00A529FC" w:rsidRDefault="00A529FC">
      <w:pPr>
        <w:rPr>
          <w:sz w:val="20"/>
        </w:rPr>
        <w:sectPr w:rsidR="00A529FC">
          <w:pgSz w:w="12240" w:h="15840"/>
          <w:pgMar w:top="1180" w:right="1320" w:bottom="280" w:left="1320" w:header="397" w:footer="0" w:gutter="0"/>
          <w:cols w:space="720"/>
        </w:sectPr>
      </w:pPr>
    </w:p>
    <w:p w14:paraId="03A78438" w14:textId="77777777" w:rsidR="00A529FC" w:rsidRDefault="00A529FC">
      <w:pPr>
        <w:pStyle w:val="BodyText"/>
        <w:spacing w:before="1"/>
        <w:rPr>
          <w:sz w:val="19"/>
        </w:rPr>
      </w:pPr>
    </w:p>
    <w:p w14:paraId="4C87F856" w14:textId="77777777" w:rsidR="00A529FC" w:rsidRDefault="00000000">
      <w:pPr>
        <w:jc w:val="right"/>
        <w:rPr>
          <w:rFonts w:ascii="Arial"/>
          <w:sz w:val="16"/>
        </w:rPr>
      </w:pPr>
      <w:r>
        <w:rPr>
          <w:rFonts w:ascii="Arial"/>
          <w:color w:val="4D4D4D"/>
          <w:spacing w:val="-4"/>
          <w:sz w:val="16"/>
        </w:rPr>
        <w:t>1.00</w:t>
      </w:r>
    </w:p>
    <w:p w14:paraId="174EEA97" w14:textId="77777777" w:rsidR="00A529FC" w:rsidRDefault="00000000">
      <w:pPr>
        <w:spacing w:before="1"/>
        <w:rPr>
          <w:rFonts w:ascii="Arial"/>
          <w:sz w:val="19"/>
        </w:rPr>
      </w:pPr>
      <w:r>
        <w:br w:type="column"/>
      </w:r>
    </w:p>
    <w:p w14:paraId="498A532F" w14:textId="3E69E1EA" w:rsidR="00A529FC" w:rsidRDefault="002F233B">
      <w:pPr>
        <w:jc w:val="right"/>
        <w:rPr>
          <w:rFonts w:ascii="Arial"/>
          <w:sz w:val="16"/>
        </w:rPr>
      </w:pPr>
      <w:del w:id="380" w:author="Author" w:date="2022-09-10T01:53:00Z">
        <w:r>
          <w:rPr>
            <w:noProof/>
          </w:rPr>
          <mc:AlternateContent>
            <mc:Choice Requires="wpg">
              <w:drawing>
                <wp:anchor distT="0" distB="0" distL="114300" distR="114300" simplePos="0" relativeHeight="487632896" behindDoc="0" locked="0" layoutInCell="1" allowOverlap="1" wp14:anchorId="7F0C9EDA" wp14:editId="22371106">
                  <wp:simplePos x="0" y="0"/>
                  <wp:positionH relativeFrom="page">
                    <wp:posOffset>2454275</wp:posOffset>
                  </wp:positionH>
                  <wp:positionV relativeFrom="paragraph">
                    <wp:posOffset>-157480</wp:posOffset>
                  </wp:positionV>
                  <wp:extent cx="906145" cy="1355090"/>
                  <wp:effectExtent l="0" t="0" r="0" b="3810"/>
                  <wp:wrapNone/>
                  <wp:docPr id="886"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887" name="docshape304"/>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extLst>
                              <a:ext uri="{909E8E84-426E-40DD-AFC4-6F175D3DCCD1}">
                                <a14:hiddenFill xmlns:a14="http://schemas.microsoft.com/office/drawing/2010/main">
                                  <a:solidFill>
                                    <a:srgbClr val="FFFFFF"/>
                                  </a:solidFill>
                                </a14:hiddenFill>
                              </a:ext>
                            </a:extLst>
                          </pic:spPr>
                        </pic:pic>
                        <wps:wsp>
                          <wps:cNvPr id="888" name="docshape305"/>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9AC0E4" w14:textId="77777777" w:rsidR="00ED530C" w:rsidRDefault="00000000">
                                <w:pPr>
                                  <w:spacing w:line="179" w:lineRule="exact"/>
                                  <w:rPr>
                                    <w:del w:id="381" w:author="Author" w:date="2022-09-10T01:53:00Z"/>
                                    <w:rFonts w:ascii="Arial"/>
                                    <w:sz w:val="16"/>
                                  </w:rPr>
                                </w:pPr>
                                <w:del w:id="382" w:author="Author" w:date="2022-09-10T01:53: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0C9EDA" id="docshapegroup303" o:spid="_x0000_s1445" style="position:absolute;left:0;text-align:left;margin-left:193.25pt;margin-top:-12.4pt;width:71.35pt;height:106.7pt;z-index:487632896;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">
                  <v:shape id="docshape304" o:spid="_x0000_s1446"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">
                    <v:imagedata r:id="rId57" o:title=""/>
                    <o:lock v:ext="edit" aspectratio="f"/>
                  </v:shape>
                  <v:shape id="docshape305" o:spid="_x0000_s1447"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" filled="f" stroked="f">
                    <v:path arrowok="t"/>
                    <v:textbox inset="0,0,0,0">
                      <w:txbxContent>
                        <w:p w14:paraId="579AC0E4" w14:textId="77777777" w:rsidR="00ED530C" w:rsidRDefault="00000000">
                          <w:pPr>
                            <w:spacing w:line="179" w:lineRule="exact"/>
                            <w:rPr>
                              <w:del w:id="383" w:author="Author" w:date="2022-09-10T01:53:00Z"/>
                              <w:rFonts w:ascii="Arial"/>
                              <w:sz w:val="16"/>
                            </w:rPr>
                          </w:pPr>
                          <w:del w:id="384" w:author="Author" w:date="2022-09-10T01:53:00Z">
                            <w:r>
                              <w:rPr>
                                <w:rFonts w:ascii="Arial"/>
                                <w:color w:val="FFFFFF"/>
                                <w:spacing w:val="-2"/>
                                <w:sz w:val="16"/>
                              </w:rPr>
                              <w:delText>Small</w:delText>
                            </w:r>
                          </w:del>
                        </w:p>
                      </w:txbxContent>
                    </v:textbox>
                  </v:shape>
                  <w10:wrap anchorx="page"/>
                </v:group>
              </w:pict>
            </mc:Fallback>
          </mc:AlternateContent>
        </w:r>
      </w:del>
      <w:ins w:id="385" w:author="Author" w:date="2022-09-10T01:53:00Z">
        <w:r w:rsidR="006228F8">
          <w:rPr>
            <w:noProof/>
          </w:rPr>
          <mc:AlternateContent>
            <mc:Choice Requires="wpg">
              <w:drawing>
                <wp:anchor distT="0" distB="0" distL="114300" distR="114300" simplePos="0" relativeHeight="15745536" behindDoc="0" locked="0" layoutInCell="1" allowOverlap="1" wp14:anchorId="070924D8" wp14:editId="04D734C9">
                  <wp:simplePos x="0" y="0"/>
                  <wp:positionH relativeFrom="page">
                    <wp:posOffset>2454275</wp:posOffset>
                  </wp:positionH>
                  <wp:positionV relativeFrom="paragraph">
                    <wp:posOffset>-157480</wp:posOffset>
                  </wp:positionV>
                  <wp:extent cx="906145" cy="1355090"/>
                  <wp:effectExtent l="0" t="0" r="0" b="3810"/>
                  <wp:wrapNone/>
                  <wp:docPr id="203" name="docshapegroup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248"/>
                            <a:chExt cx="1427" cy="2134"/>
                          </a:xfrm>
                        </wpg:grpSpPr>
                        <pic:pic xmlns:pic="http://schemas.openxmlformats.org/drawingml/2006/picture">
                          <pic:nvPicPr>
                            <pic:cNvPr id="204" name="docshape304"/>
                            <pic:cNvPicPr>
                              <a:picLocks/>
                            </pic:cNvPicPr>
                          </pic:nvPicPr>
                          <pic:blipFill>
                            <a:blip r:embed="rId56">
                              <a:extLst>
                                <a:ext uri="{28A0092B-C50C-407E-A947-70E740481C1C}">
                                  <a14:useLocalDpi xmlns:a14="http://schemas.microsoft.com/office/drawing/2010/main" val="0"/>
                                </a:ext>
                              </a:extLst>
                            </a:blip>
                            <a:srcRect/>
                            <a:stretch>
                              <a:fillRect/>
                            </a:stretch>
                          </pic:blipFill>
                          <pic:spPr bwMode="auto">
                            <a:xfrm>
                              <a:off x="3865"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 name="docshape305"/>
                          <wps:cNvSpPr txBox="1">
                            <a:spLocks/>
                          </wps:cNvSpPr>
                          <wps:spPr bwMode="auto">
                            <a:xfrm>
                              <a:off x="4391" y="-207"/>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9020CD" w14:textId="77777777" w:rsidR="00A529FC" w:rsidRDefault="00000000">
                                <w:pPr>
                                  <w:spacing w:line="179" w:lineRule="exact"/>
                                  <w:rPr>
                                    <w:ins w:id="386" w:author="Author" w:date="2022-09-10T01:53:00Z"/>
                                    <w:rFonts w:ascii="Arial"/>
                                    <w:sz w:val="16"/>
                                  </w:rPr>
                                </w:pPr>
                                <w:ins w:id="387" w:author="Author" w:date="2022-09-10T01:53: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70924D8" id="_x0000_s1448" style="position:absolute;left:0;text-align:left;margin-left:193.25pt;margin-top:-12.4pt;width:71.35pt;height:106.7pt;z-index:15745536;mso-position-horizontal-relative:page" coordorigin="3865,-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">
                  <v:shape id="docshape304" o:spid="_x0000_s1449" type="#_x0000_t75" style="position:absolute;left:3865;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">
                    <v:imagedata r:id="rId57" o:title=""/>
                    <v:path arrowok="t"/>
                    <o:lock v:ext="edit" aspectratio="f"/>
                  </v:shape>
                  <v:shape id="docshape305" o:spid="_x0000_s1450" type="#_x0000_t202" style="position:absolute;left:4391;top:-207;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" filled="f" stroked="f">
                    <v:path arrowok="t"/>
                    <v:textbox inset="0,0,0,0">
                      <w:txbxContent>
                        <w:p w14:paraId="1F9020CD" w14:textId="77777777" w:rsidR="00A529FC" w:rsidRDefault="00000000">
                          <w:pPr>
                            <w:spacing w:line="179" w:lineRule="exact"/>
                            <w:rPr>
                              <w:ins w:id="388" w:author="Author" w:date="2022-09-10T01:53:00Z"/>
                              <w:rFonts w:ascii="Arial"/>
                              <w:sz w:val="16"/>
                            </w:rPr>
                          </w:pPr>
                          <w:ins w:id="389" w:author="Author" w:date="2022-09-10T01:53:00Z">
                            <w:r>
                              <w:rPr>
                                <w:rFonts w:ascii="Arial"/>
                                <w:color w:val="FFFFFF"/>
                                <w:spacing w:val="-2"/>
                                <w:sz w:val="16"/>
                              </w:rPr>
                              <w:t>Small</w:t>
                            </w:r>
                          </w:ins>
                        </w:p>
                      </w:txbxContent>
                    </v:textbox>
                  </v:shape>
                  <w10:wrap anchorx="page"/>
                </v:group>
              </w:pict>
            </mc:Fallback>
          </mc:AlternateContent>
        </w:r>
      </w:ins>
      <w:r w:rsidR="00000000">
        <w:rPr>
          <w:rFonts w:ascii="Arial"/>
          <w:color w:val="4D4D4D"/>
          <w:spacing w:val="-4"/>
          <w:sz w:val="16"/>
        </w:rPr>
        <w:t>1.00</w:t>
      </w:r>
    </w:p>
    <w:p w14:paraId="5AA611FB" w14:textId="77777777" w:rsidR="00A529FC" w:rsidRDefault="00000000">
      <w:pPr>
        <w:spacing w:before="1"/>
        <w:rPr>
          <w:rFonts w:ascii="Arial"/>
          <w:sz w:val="19"/>
        </w:rPr>
      </w:pPr>
      <w:r>
        <w:br w:type="column"/>
      </w:r>
    </w:p>
    <w:p w14:paraId="300CB735" w14:textId="14A730B4" w:rsidR="00A529FC" w:rsidRDefault="002F233B">
      <w:pPr>
        <w:ind w:left="1472"/>
        <w:rPr>
          <w:rFonts w:ascii="Arial"/>
          <w:sz w:val="16"/>
        </w:rPr>
      </w:pPr>
      <w:del w:id="390" w:author="Author" w:date="2022-09-10T01:53:00Z">
        <w:r>
          <w:rPr>
            <w:noProof/>
          </w:rPr>
          <mc:AlternateContent>
            <mc:Choice Requires="wpg">
              <w:drawing>
                <wp:anchor distT="0" distB="0" distL="114300" distR="114300" simplePos="0" relativeHeight="487634944" behindDoc="0" locked="0" layoutInCell="1" allowOverlap="1" wp14:anchorId="6D041BAA" wp14:editId="51A64464">
                  <wp:simplePos x="0" y="0"/>
                  <wp:positionH relativeFrom="page">
                    <wp:posOffset>3612515</wp:posOffset>
                  </wp:positionH>
                  <wp:positionV relativeFrom="paragraph">
                    <wp:posOffset>-157480</wp:posOffset>
                  </wp:positionV>
                  <wp:extent cx="906145" cy="1355090"/>
                  <wp:effectExtent l="0" t="0" r="8255" b="3810"/>
                  <wp:wrapNone/>
                  <wp:docPr id="889" name="docshapegroup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890" name="docshape307"/>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extLst>
                              <a:ext uri="{909E8E84-426E-40DD-AFC4-6F175D3DCCD1}">
                                <a14:hiddenFill xmlns:a14="http://schemas.microsoft.com/office/drawing/2010/main">
                                  <a:solidFill>
                                    <a:srgbClr val="FFFFFF"/>
                                  </a:solidFill>
                                </a14:hiddenFill>
                              </a:ext>
                            </a:extLst>
                          </pic:spPr>
                        </pic:pic>
                        <wps:wsp>
                          <wps:cNvPr id="891" name="docshape308"/>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B458A4" w14:textId="77777777" w:rsidR="00ED530C" w:rsidRDefault="00000000">
                                <w:pPr>
                                  <w:spacing w:before="35"/>
                                  <w:ind w:left="442"/>
                                  <w:rPr>
                                    <w:del w:id="391" w:author="Author" w:date="2022-09-10T01:53:00Z"/>
                                    <w:rFonts w:ascii="Arial"/>
                                    <w:sz w:val="16"/>
                                  </w:rPr>
                                </w:pPr>
                                <w:del w:id="392" w:author="Author" w:date="2022-09-10T01:53: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041BAA" id="docshapegroup306" o:spid="_x0000_s1451" style="position:absolute;left:0;text-align:left;margin-left:284.45pt;margin-top:-12.4pt;width:71.35pt;height:106.7pt;z-index:487634944;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">
                  <v:shape id="docshape307" o:spid="_x0000_s1452"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">
                    <v:imagedata r:id="rId59" o:title=""/>
                    <o:lock v:ext="edit" aspectratio="f"/>
                  </v:shape>
                  <v:shape id="docshape308" o:spid="_x0000_s1453"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" filled="f" stroked="f">
                    <v:path arrowok="t"/>
                    <v:textbox inset="0,0,0,0">
                      <w:txbxContent>
                        <w:p w14:paraId="57B458A4" w14:textId="77777777" w:rsidR="00ED530C" w:rsidRDefault="00000000">
                          <w:pPr>
                            <w:spacing w:before="35"/>
                            <w:ind w:left="442"/>
                            <w:rPr>
                              <w:del w:id="393" w:author="Author" w:date="2022-09-10T01:53:00Z"/>
                              <w:rFonts w:ascii="Arial"/>
                              <w:sz w:val="16"/>
                            </w:rPr>
                          </w:pPr>
                          <w:del w:id="394" w:author="Author" w:date="2022-09-10T01:53: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5968" behindDoc="0" locked="0" layoutInCell="1" allowOverlap="1" wp14:anchorId="729A7F13" wp14:editId="2C09F86F">
                  <wp:simplePos x="0" y="0"/>
                  <wp:positionH relativeFrom="page">
                    <wp:posOffset>4771390</wp:posOffset>
                  </wp:positionH>
                  <wp:positionV relativeFrom="paragraph">
                    <wp:posOffset>-157480</wp:posOffset>
                  </wp:positionV>
                  <wp:extent cx="906145" cy="1355090"/>
                  <wp:effectExtent l="12700" t="0" r="8255" b="3810"/>
                  <wp:wrapNone/>
                  <wp:docPr id="892"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893" name="docshape310"/>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extLst>
                              <a:ext uri="{909E8E84-426E-40DD-AFC4-6F175D3DCCD1}">
                                <a14:hiddenFill xmlns:a14="http://schemas.microsoft.com/office/drawing/2010/main">
                                  <a:solidFill>
                                    <a:srgbClr val="FFFFFF"/>
                                  </a:solidFill>
                                </a14:hiddenFill>
                              </a:ext>
                            </a:extLst>
                          </pic:spPr>
                        </pic:pic>
                        <wps:wsp>
                          <wps:cNvPr id="894" name="docshape311"/>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AE3478" w14:textId="77777777" w:rsidR="00ED530C" w:rsidRDefault="00000000">
                                <w:pPr>
                                  <w:spacing w:before="35"/>
                                  <w:ind w:left="506" w:right="480"/>
                                  <w:jc w:val="center"/>
                                  <w:rPr>
                                    <w:del w:id="395" w:author="Author" w:date="2022-09-10T01:53:00Z"/>
                                    <w:rFonts w:ascii="Arial"/>
                                    <w:sz w:val="16"/>
                                  </w:rPr>
                                </w:pPr>
                                <w:del w:id="396" w:author="Author" w:date="2022-09-10T01:53: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9A7F13" id="docshapegroup309" o:spid="_x0000_s1454" style="position:absolute;left:0;text-align:left;margin-left:375.7pt;margin-top:-12.4pt;width:71.35pt;height:106.7pt;z-index:487635968;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">
                  <v:shape id="docshape310" o:spid="_x0000_s1455"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">
                    <v:imagedata r:id="rId61" o:title=""/>
                    <o:lock v:ext="edit" aspectratio="f"/>
                  </v:shape>
                  <v:shape id="docshape311" o:spid="_x0000_s1456"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" filled="f" stroked="f">
                    <v:path arrowok="t"/>
                    <v:textbox inset="0,0,0,0">
                      <w:txbxContent>
                        <w:p w14:paraId="2EAE3478" w14:textId="77777777" w:rsidR="00ED530C" w:rsidRDefault="00000000">
                          <w:pPr>
                            <w:spacing w:before="35"/>
                            <w:ind w:left="506" w:right="480"/>
                            <w:jc w:val="center"/>
                            <w:rPr>
                              <w:del w:id="397" w:author="Author" w:date="2022-09-10T01:53:00Z"/>
                              <w:rFonts w:ascii="Arial"/>
                              <w:sz w:val="16"/>
                            </w:rPr>
                          </w:pPr>
                          <w:del w:id="398" w:author="Author" w:date="2022-09-10T01:53:00Z">
                            <w:r>
                              <w:rPr>
                                <w:rFonts w:ascii="Arial"/>
                                <w:color w:val="FFFFFF"/>
                                <w:spacing w:val="-2"/>
                                <w:sz w:val="16"/>
                              </w:rPr>
                              <w:delText>Large</w:delText>
                            </w:r>
                          </w:del>
                        </w:p>
                      </w:txbxContent>
                    </v:textbox>
                  </v:shape>
                  <w10:wrap anchorx="page"/>
                </v:group>
              </w:pict>
            </mc:Fallback>
          </mc:AlternateContent>
        </w:r>
      </w:del>
      <w:ins w:id="399" w:author="Author" w:date="2022-09-10T01:53:00Z">
        <w:r w:rsidR="006228F8">
          <w:rPr>
            <w:noProof/>
          </w:rPr>
          <mc:AlternateContent>
            <mc:Choice Requires="wpg">
              <w:drawing>
                <wp:anchor distT="0" distB="0" distL="114300" distR="114300" simplePos="0" relativeHeight="15746048" behindDoc="0" locked="0" layoutInCell="1" allowOverlap="1" wp14:anchorId="4F10ACFB" wp14:editId="4DC8E83C">
                  <wp:simplePos x="0" y="0"/>
                  <wp:positionH relativeFrom="page">
                    <wp:posOffset>3612515</wp:posOffset>
                  </wp:positionH>
                  <wp:positionV relativeFrom="paragraph">
                    <wp:posOffset>-157480</wp:posOffset>
                  </wp:positionV>
                  <wp:extent cx="906145" cy="1355090"/>
                  <wp:effectExtent l="0" t="0" r="8255" b="3810"/>
                  <wp:wrapNone/>
                  <wp:docPr id="200" name="docshapegroup3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248"/>
                            <a:chExt cx="1427" cy="2134"/>
                          </a:xfrm>
                        </wpg:grpSpPr>
                        <pic:pic xmlns:pic="http://schemas.openxmlformats.org/drawingml/2006/picture">
                          <pic:nvPicPr>
                            <pic:cNvPr id="201" name="docshape307"/>
                            <pic:cNvPicPr>
                              <a:picLocks/>
                            </pic:cNvPicPr>
                          </pic:nvPicPr>
                          <pic:blipFill>
                            <a:blip r:embed="rId58">
                              <a:extLst>
                                <a:ext uri="{28A0092B-C50C-407E-A947-70E740481C1C}">
                                  <a14:useLocalDpi xmlns:a14="http://schemas.microsoft.com/office/drawing/2010/main" val="0"/>
                                </a:ext>
                              </a:extLst>
                            </a:blip>
                            <a:srcRect/>
                            <a:stretch>
                              <a:fillRect/>
                            </a:stretch>
                          </pic:blipFill>
                          <pic: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 name="docshape308"/>
                          <wps:cNvSpPr txBox="1">
                            <a:spLocks/>
                          </wps:cNvSpPr>
                          <wps:spPr bwMode="auto">
                            <a:xfrm>
                              <a:off x="5689"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5C6F7" w14:textId="77777777" w:rsidR="00A529FC" w:rsidRDefault="00000000">
                                <w:pPr>
                                  <w:spacing w:before="35"/>
                                  <w:ind w:left="442"/>
                                  <w:rPr>
                                    <w:ins w:id="400" w:author="Author" w:date="2022-09-10T01:53:00Z"/>
                                    <w:rFonts w:ascii="Arial"/>
                                    <w:sz w:val="16"/>
                                  </w:rPr>
                                </w:pPr>
                                <w:ins w:id="401" w:author="Author" w:date="2022-09-10T01:53: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F10ACFB" id="_x0000_s1457" style="position:absolute;left:0;text-align:left;margin-left:284.45pt;margin-top:-12.4pt;width:71.35pt;height:106.7pt;z-index:15746048;mso-position-horizontal-relative:page" coordorigin="5689,-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">
                  <v:shape id="docshape307" o:spid="_x0000_s1458" type="#_x0000_t75" style="position:absolute;left:5689;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">
                    <v:imagedata r:id="rId59" o:title=""/>
                    <v:path arrowok="t"/>
                    <o:lock v:ext="edit" aspectratio="f"/>
                  </v:shape>
                  <v:shape id="docshape308" o:spid="_x0000_s1459" type="#_x0000_t202" style="position:absolute;left:5689;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" filled="f" stroked="f">
                    <v:path arrowok="t"/>
                    <v:textbox inset="0,0,0,0">
                      <w:txbxContent>
                        <w:p w14:paraId="0025C6F7" w14:textId="77777777" w:rsidR="00A529FC" w:rsidRDefault="00000000">
                          <w:pPr>
                            <w:spacing w:before="35"/>
                            <w:ind w:left="442"/>
                            <w:rPr>
                              <w:ins w:id="402" w:author="Author" w:date="2022-09-10T01:53:00Z"/>
                              <w:rFonts w:ascii="Arial"/>
                              <w:sz w:val="16"/>
                            </w:rPr>
                          </w:pPr>
                          <w:ins w:id="403" w:author="Author" w:date="2022-09-10T01:53:00Z">
                            <w:r>
                              <w:rPr>
                                <w:rFonts w:ascii="Arial"/>
                                <w:color w:val="FFFFFF"/>
                                <w:spacing w:val="-2"/>
                                <w:sz w:val="16"/>
                              </w:rPr>
                              <w:t>Medium</w:t>
                            </w:r>
                          </w:ins>
                        </w:p>
                      </w:txbxContent>
                    </v:textbox>
                  </v:shape>
                  <w10:wrap anchorx="page"/>
                </v:group>
              </w:pict>
            </mc:Fallback>
          </mc:AlternateContent>
        </w:r>
        <w:r w:rsidR="006228F8">
          <w:rPr>
            <w:noProof/>
          </w:rPr>
          <mc:AlternateContent>
            <mc:Choice Requires="wpg">
              <w:drawing>
                <wp:anchor distT="0" distB="0" distL="114300" distR="114300" simplePos="0" relativeHeight="15746560" behindDoc="0" locked="0" layoutInCell="1" allowOverlap="1" wp14:anchorId="2F82117A" wp14:editId="2BE53A55">
                  <wp:simplePos x="0" y="0"/>
                  <wp:positionH relativeFrom="page">
                    <wp:posOffset>4771390</wp:posOffset>
                  </wp:positionH>
                  <wp:positionV relativeFrom="paragraph">
                    <wp:posOffset>-157480</wp:posOffset>
                  </wp:positionV>
                  <wp:extent cx="906145" cy="1355090"/>
                  <wp:effectExtent l="12700" t="0" r="8255" b="3810"/>
                  <wp:wrapNone/>
                  <wp:docPr id="197" name="docshapegroup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248"/>
                            <a:chExt cx="1427" cy="2134"/>
                          </a:xfrm>
                        </wpg:grpSpPr>
                        <pic:pic xmlns:pic="http://schemas.openxmlformats.org/drawingml/2006/picture">
                          <pic:nvPicPr>
                            <pic:cNvPr id="198" name="docshape310"/>
                            <pic:cNvPicPr>
                              <a:picLocks/>
                            </pic:cNvPicPr>
                          </pic:nvPicPr>
                          <pic:blipFill>
                            <a:blip r:embed="rId60">
                              <a:extLst>
                                <a:ext uri="{28A0092B-C50C-407E-A947-70E740481C1C}">
                                  <a14:useLocalDpi xmlns:a14="http://schemas.microsoft.com/office/drawing/2010/main" val="0"/>
                                </a:ext>
                              </a:extLst>
                            </a:blip>
                            <a:srcRect/>
                            <a:stretch>
                              <a:fillRect/>
                            </a:stretch>
                          </pic:blipFill>
                          <pic: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 name="docshape311"/>
                          <wps:cNvSpPr txBox="1">
                            <a:spLocks/>
                          </wps:cNvSpPr>
                          <wps:spPr bwMode="auto">
                            <a:xfrm>
                              <a:off x="7513" y="-248"/>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540DD" w14:textId="77777777" w:rsidR="00A529FC" w:rsidRDefault="00000000">
                                <w:pPr>
                                  <w:spacing w:before="35"/>
                                  <w:ind w:left="506" w:right="480"/>
                                  <w:jc w:val="center"/>
                                  <w:rPr>
                                    <w:ins w:id="404" w:author="Author" w:date="2022-09-10T01:53:00Z"/>
                                    <w:rFonts w:ascii="Arial"/>
                                    <w:sz w:val="16"/>
                                  </w:rPr>
                                </w:pPr>
                                <w:ins w:id="405" w:author="Author" w:date="2022-09-10T01:53: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F82117A" id="_x0000_s1460" style="position:absolute;left:0;text-align:left;margin-left:375.7pt;margin-top:-12.4pt;width:71.35pt;height:106.7pt;z-index:15746560;mso-position-horizontal-relative:page" coordorigin="7514,-248"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">
                  <v:shape id="docshape310" o:spid="_x0000_s1461" type="#_x0000_t75" style="position:absolute;left:7513;top:-248;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">
                    <v:imagedata r:id="rId61" o:title=""/>
                    <v:path arrowok="t"/>
                    <o:lock v:ext="edit" aspectratio="f"/>
                  </v:shape>
                  <v:shape id="docshape311" o:spid="_x0000_s1462" type="#_x0000_t202" style="position:absolute;left:7513;top:-248;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" filled="f" stroked="f">
                    <v:path arrowok="t"/>
                    <v:textbox inset="0,0,0,0">
                      <w:txbxContent>
                        <w:p w14:paraId="170540DD" w14:textId="77777777" w:rsidR="00A529FC" w:rsidRDefault="00000000">
                          <w:pPr>
                            <w:spacing w:before="35"/>
                            <w:ind w:left="506" w:right="480"/>
                            <w:jc w:val="center"/>
                            <w:rPr>
                              <w:ins w:id="406" w:author="Author" w:date="2022-09-10T01:53:00Z"/>
                              <w:rFonts w:ascii="Arial"/>
                              <w:sz w:val="16"/>
                            </w:rPr>
                          </w:pPr>
                          <w:ins w:id="407" w:author="Author" w:date="2022-09-10T01:53:00Z">
                            <w:r>
                              <w:rPr>
                                <w:rFonts w:ascii="Arial"/>
                                <w:color w:val="FFFFFF"/>
                                <w:spacing w:val="-2"/>
                                <w:sz w:val="16"/>
                              </w:rPr>
                              <w:t>Large</w:t>
                            </w:r>
                          </w:ins>
                        </w:p>
                      </w:txbxContent>
                    </v:textbox>
                  </v:shape>
                  <w10:wrap anchorx="page"/>
                </v:group>
              </w:pict>
            </mc:Fallback>
          </mc:AlternateContent>
        </w:r>
      </w:ins>
      <w:r w:rsidR="00000000">
        <w:rPr>
          <w:rFonts w:ascii="Arial"/>
          <w:color w:val="4D4D4D"/>
          <w:spacing w:val="-4"/>
          <w:sz w:val="16"/>
        </w:rPr>
        <w:t>1.00</w:t>
      </w:r>
    </w:p>
    <w:p w14:paraId="72DD2ABE"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29BDA799" w14:textId="77777777" w:rsidR="00A529FC" w:rsidRDefault="00A529FC">
      <w:pPr>
        <w:pStyle w:val="BodyText"/>
        <w:spacing w:before="2"/>
        <w:rPr>
          <w:rFonts w:ascii="Arial"/>
          <w:sz w:val="12"/>
        </w:rPr>
      </w:pPr>
    </w:p>
    <w:p w14:paraId="6BD353B3" w14:textId="77777777" w:rsidR="00A529FC" w:rsidRDefault="00A529FC">
      <w:pPr>
        <w:rPr>
          <w:rFonts w:ascii="Arial"/>
          <w:sz w:val="12"/>
        </w:rPr>
        <w:sectPr w:rsidR="00A529FC">
          <w:type w:val="continuous"/>
          <w:pgSz w:w="12240" w:h="15840"/>
          <w:pgMar w:top="1180" w:right="1320" w:bottom="280" w:left="1320" w:header="397" w:footer="0" w:gutter="0"/>
          <w:cols w:space="720"/>
        </w:sectPr>
      </w:pPr>
    </w:p>
    <w:p w14:paraId="253EDFEF" w14:textId="77777777" w:rsidR="00A529FC" w:rsidRDefault="006228F8">
      <w:pPr>
        <w:spacing w:before="95"/>
        <w:jc w:val="right"/>
        <w:rPr>
          <w:rFonts w:ascii="Arial"/>
          <w:sz w:val="16"/>
        </w:rPr>
      </w:pPr>
      <w:r>
        <w:rPr>
          <w:noProof/>
        </w:rPr>
        <mc:AlternateContent>
          <mc:Choice Requires="wps">
            <w:drawing>
              <wp:anchor distT="0" distB="0" distL="114300" distR="114300" simplePos="0" relativeHeight="15752192" behindDoc="0" locked="0" layoutInCell="1" allowOverlap="1" wp14:anchorId="13FB8D86" wp14:editId="3470FB76">
                <wp:simplePos x="0" y="0"/>
                <wp:positionH relativeFrom="page">
                  <wp:posOffset>2063115</wp:posOffset>
                </wp:positionH>
                <wp:positionV relativeFrom="paragraph">
                  <wp:posOffset>38735</wp:posOffset>
                </wp:positionV>
                <wp:extent cx="167640" cy="692785"/>
                <wp:effectExtent l="0" t="0" r="10160" b="5715"/>
                <wp:wrapNone/>
                <wp:docPr id="196" name="docshape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CF7086" w14:textId="77777777" w:rsidR="00A529FC" w:rsidRDefault="00000000">
                            <w:pPr>
                              <w:spacing w:before="13"/>
                              <w:ind w:left="20"/>
                              <w:rPr>
                                <w:rFonts w:ascii="Arial"/>
                                <w:sz w:val="20"/>
                              </w:rPr>
                            </w:pPr>
                            <w:r>
                              <w:rPr>
                                <w:rFonts w:ascii="Arial"/>
                                <w:sz w:val="20"/>
                              </w:rPr>
                              <w:t xml:space="preserve">AB </w:t>
                            </w:r>
                            <w:r>
                              <w:rPr>
                                <w:rFonts w:ascii="Arial"/>
                                <w:spacing w:val="-2"/>
                                <w:sz w:val="20"/>
                              </w:rPr>
                              <w:t>Memory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B8D86" id="docshape312" o:spid="_x0000_s1463" type="#_x0000_t202" style="position:absolute;left:0;text-align:left;margin-left:162.45pt;margin-top:3.05pt;width:13.2pt;height:54.55pt;z-index:15752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" filled="f" stroked="f">
                <v:path arrowok="t"/>
                <v:textbox style="layout-flow:vertical;mso-layout-flow-alt:bottom-to-top" inset="0,0,0,0">
                  <w:txbxContent>
                    <w:p w14:paraId="7BCF7086" w14:textId="77777777" w:rsidR="00A529FC" w:rsidRDefault="00000000">
                      <w:pPr>
                        <w:spacing w:before="13"/>
                        <w:ind w:left="20"/>
                        <w:rPr>
                          <w:rFonts w:ascii="Arial"/>
                          <w:sz w:val="20"/>
                        </w:rPr>
                      </w:pPr>
                      <w:r>
                        <w:rPr>
                          <w:rFonts w:ascii="Arial"/>
                          <w:sz w:val="20"/>
                        </w:rPr>
                        <w:t xml:space="preserve">AB </w:t>
                      </w:r>
                      <w:r>
                        <w:rPr>
                          <w:rFonts w:ascii="Arial"/>
                          <w:spacing w:val="-2"/>
                          <w:sz w:val="20"/>
                        </w:rPr>
                        <w:t>Memory</w:t>
                      </w:r>
                    </w:p>
                  </w:txbxContent>
                </v:textbox>
                <w10:wrap anchorx="page"/>
              </v:shape>
            </w:pict>
          </mc:Fallback>
        </mc:AlternateContent>
      </w:r>
      <w:r w:rsidR="00000000">
        <w:rPr>
          <w:rFonts w:ascii="Arial"/>
          <w:color w:val="4D4D4D"/>
          <w:spacing w:val="-4"/>
          <w:sz w:val="16"/>
        </w:rPr>
        <w:t>0.75</w:t>
      </w:r>
    </w:p>
    <w:p w14:paraId="7821887F" w14:textId="77777777" w:rsidR="00A529FC" w:rsidRDefault="00000000">
      <w:pPr>
        <w:spacing w:before="95"/>
        <w:jc w:val="right"/>
        <w:rPr>
          <w:rFonts w:ascii="Arial"/>
          <w:sz w:val="16"/>
        </w:rPr>
      </w:pPr>
      <w:r>
        <w:br w:type="column"/>
      </w:r>
      <w:r>
        <w:rPr>
          <w:rFonts w:ascii="Arial"/>
          <w:color w:val="4D4D4D"/>
          <w:spacing w:val="-4"/>
          <w:sz w:val="16"/>
        </w:rPr>
        <w:t>0.75</w:t>
      </w:r>
    </w:p>
    <w:p w14:paraId="397E6493" w14:textId="77777777" w:rsidR="00A529FC" w:rsidRDefault="00000000">
      <w:pPr>
        <w:spacing w:before="95"/>
        <w:ind w:left="1472"/>
        <w:rPr>
          <w:rFonts w:ascii="Arial"/>
          <w:sz w:val="16"/>
        </w:rPr>
      </w:pPr>
      <w:r>
        <w:br w:type="column"/>
      </w:r>
      <w:r>
        <w:rPr>
          <w:rFonts w:ascii="Arial"/>
          <w:color w:val="4D4D4D"/>
          <w:spacing w:val="-4"/>
          <w:sz w:val="16"/>
        </w:rPr>
        <w:t>0.75</w:t>
      </w:r>
    </w:p>
    <w:p w14:paraId="40E53FBB"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35CACB17" w14:textId="77777777" w:rsidR="00A529FC" w:rsidRDefault="00A529FC">
      <w:pPr>
        <w:pStyle w:val="BodyText"/>
        <w:spacing w:before="2"/>
        <w:rPr>
          <w:rFonts w:ascii="Arial"/>
          <w:sz w:val="12"/>
        </w:rPr>
      </w:pPr>
    </w:p>
    <w:p w14:paraId="3FDE093F" w14:textId="77777777" w:rsidR="00A529FC" w:rsidRDefault="00A529FC">
      <w:pPr>
        <w:rPr>
          <w:rFonts w:ascii="Arial"/>
          <w:sz w:val="12"/>
        </w:rPr>
        <w:sectPr w:rsidR="00A529FC">
          <w:type w:val="continuous"/>
          <w:pgSz w:w="12240" w:h="15840"/>
          <w:pgMar w:top="1180" w:right="1320" w:bottom="280" w:left="1320" w:header="397" w:footer="0" w:gutter="0"/>
          <w:cols w:space="720"/>
        </w:sectPr>
      </w:pPr>
    </w:p>
    <w:p w14:paraId="44159233" w14:textId="77777777" w:rsidR="00A529FC" w:rsidRDefault="00000000">
      <w:pPr>
        <w:spacing w:before="95"/>
        <w:jc w:val="right"/>
        <w:rPr>
          <w:rFonts w:ascii="Arial"/>
          <w:sz w:val="16"/>
        </w:rPr>
      </w:pPr>
      <w:r>
        <w:rPr>
          <w:rFonts w:ascii="Arial"/>
          <w:color w:val="4D4D4D"/>
          <w:spacing w:val="-4"/>
          <w:sz w:val="16"/>
        </w:rPr>
        <w:t>0.50</w:t>
      </w:r>
    </w:p>
    <w:p w14:paraId="0A967FFA" w14:textId="77777777" w:rsidR="00A529FC" w:rsidRDefault="00000000">
      <w:pPr>
        <w:spacing w:before="95"/>
        <w:jc w:val="right"/>
        <w:rPr>
          <w:rFonts w:ascii="Arial"/>
          <w:sz w:val="16"/>
        </w:rPr>
      </w:pPr>
      <w:r>
        <w:br w:type="column"/>
      </w:r>
      <w:r>
        <w:rPr>
          <w:rFonts w:ascii="Arial"/>
          <w:color w:val="4D4D4D"/>
          <w:spacing w:val="-4"/>
          <w:sz w:val="16"/>
        </w:rPr>
        <w:t>0.50</w:t>
      </w:r>
    </w:p>
    <w:p w14:paraId="4AB85E4E" w14:textId="77777777" w:rsidR="00A529FC" w:rsidRDefault="00000000">
      <w:pPr>
        <w:spacing w:before="95"/>
        <w:ind w:left="1472"/>
        <w:rPr>
          <w:rFonts w:ascii="Arial"/>
          <w:sz w:val="16"/>
        </w:rPr>
      </w:pPr>
      <w:r>
        <w:br w:type="column"/>
      </w:r>
      <w:r>
        <w:rPr>
          <w:rFonts w:ascii="Arial"/>
          <w:color w:val="4D4D4D"/>
          <w:spacing w:val="-4"/>
          <w:sz w:val="16"/>
        </w:rPr>
        <w:t>0.50</w:t>
      </w:r>
    </w:p>
    <w:p w14:paraId="1E06B0ED"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01BE3EBB" w14:textId="77777777" w:rsidR="00A529FC" w:rsidRDefault="00A529FC">
      <w:pPr>
        <w:pStyle w:val="BodyText"/>
        <w:spacing w:before="2"/>
        <w:rPr>
          <w:rFonts w:ascii="Arial"/>
          <w:sz w:val="12"/>
        </w:rPr>
      </w:pPr>
    </w:p>
    <w:p w14:paraId="7A793C1C" w14:textId="77777777" w:rsidR="00A529FC" w:rsidRDefault="00A529FC">
      <w:pPr>
        <w:rPr>
          <w:rFonts w:ascii="Arial"/>
          <w:sz w:val="12"/>
        </w:rPr>
        <w:sectPr w:rsidR="00A529FC">
          <w:type w:val="continuous"/>
          <w:pgSz w:w="12240" w:h="15840"/>
          <w:pgMar w:top="1180" w:right="1320" w:bottom="280" w:left="1320" w:header="397" w:footer="0" w:gutter="0"/>
          <w:cols w:space="720"/>
        </w:sectPr>
      </w:pPr>
    </w:p>
    <w:p w14:paraId="1803F683" w14:textId="77777777" w:rsidR="00A529FC" w:rsidRDefault="00000000">
      <w:pPr>
        <w:spacing w:before="95"/>
        <w:jc w:val="right"/>
        <w:rPr>
          <w:rFonts w:ascii="Arial"/>
          <w:sz w:val="16"/>
        </w:rPr>
      </w:pPr>
      <w:r>
        <w:rPr>
          <w:rFonts w:ascii="Arial"/>
          <w:color w:val="4D4D4D"/>
          <w:spacing w:val="-4"/>
          <w:sz w:val="16"/>
        </w:rPr>
        <w:t>0.25</w:t>
      </w:r>
    </w:p>
    <w:p w14:paraId="6B14BF34" w14:textId="77777777" w:rsidR="00A529FC" w:rsidRDefault="00000000">
      <w:pPr>
        <w:spacing w:before="95"/>
        <w:jc w:val="right"/>
        <w:rPr>
          <w:rFonts w:ascii="Arial"/>
          <w:sz w:val="16"/>
        </w:rPr>
      </w:pPr>
      <w:r>
        <w:br w:type="column"/>
      </w:r>
      <w:r>
        <w:rPr>
          <w:rFonts w:ascii="Arial"/>
          <w:color w:val="4D4D4D"/>
          <w:spacing w:val="-4"/>
          <w:sz w:val="16"/>
        </w:rPr>
        <w:t>0.25</w:t>
      </w:r>
    </w:p>
    <w:p w14:paraId="15F80FE6" w14:textId="77777777" w:rsidR="00A529FC" w:rsidRDefault="00000000">
      <w:pPr>
        <w:spacing w:before="95"/>
        <w:ind w:left="1472"/>
        <w:rPr>
          <w:rFonts w:ascii="Arial"/>
          <w:sz w:val="16"/>
        </w:rPr>
      </w:pPr>
      <w:r>
        <w:br w:type="column"/>
      </w:r>
      <w:r>
        <w:rPr>
          <w:rFonts w:ascii="Arial"/>
          <w:color w:val="4D4D4D"/>
          <w:spacing w:val="-4"/>
          <w:sz w:val="16"/>
        </w:rPr>
        <w:t>0.25</w:t>
      </w:r>
    </w:p>
    <w:p w14:paraId="6886B482" w14:textId="77777777" w:rsidR="00A529FC" w:rsidRDefault="00A529FC">
      <w:pPr>
        <w:rPr>
          <w:rFonts w:ascii="Arial"/>
          <w:sz w:val="16"/>
        </w:rPr>
        <w:sectPr w:rsidR="00A529FC">
          <w:type w:val="continuous"/>
          <w:pgSz w:w="12240" w:h="15840"/>
          <w:pgMar w:top="1180" w:right="1320" w:bottom="280" w:left="1320" w:header="397" w:footer="0" w:gutter="0"/>
          <w:cols w:num="3" w:space="720" w:equalWidth="0">
            <w:col w:w="2519" w:space="40"/>
            <w:col w:w="1785" w:space="39"/>
            <w:col w:w="5217"/>
          </w:cols>
        </w:sectPr>
      </w:pPr>
    </w:p>
    <w:p w14:paraId="12C7C3C9" w14:textId="77777777" w:rsidR="00A529FC" w:rsidRDefault="00A529FC">
      <w:pPr>
        <w:pStyle w:val="BodyText"/>
        <w:spacing w:before="2"/>
        <w:rPr>
          <w:rFonts w:ascii="Arial"/>
          <w:sz w:val="12"/>
        </w:rPr>
      </w:pPr>
    </w:p>
    <w:p w14:paraId="14AEA05B" w14:textId="77777777" w:rsidR="00A529FC" w:rsidRDefault="00A529FC">
      <w:pPr>
        <w:rPr>
          <w:rFonts w:ascii="Arial"/>
          <w:sz w:val="12"/>
        </w:rPr>
        <w:sectPr w:rsidR="00A529FC">
          <w:type w:val="continuous"/>
          <w:pgSz w:w="12240" w:h="15840"/>
          <w:pgMar w:top="1180" w:right="1320" w:bottom="280" w:left="1320" w:header="397" w:footer="0" w:gutter="0"/>
          <w:cols w:space="720"/>
        </w:sectPr>
      </w:pPr>
    </w:p>
    <w:p w14:paraId="0A4A8E97" w14:textId="77777777" w:rsidR="00A529FC" w:rsidRDefault="00000000">
      <w:pPr>
        <w:spacing w:before="95"/>
        <w:ind w:left="2207"/>
        <w:rPr>
          <w:rFonts w:ascii="Arial"/>
          <w:sz w:val="16"/>
        </w:rPr>
      </w:pPr>
      <w:r>
        <w:rPr>
          <w:rFonts w:ascii="Arial"/>
          <w:color w:val="4D4D4D"/>
          <w:spacing w:val="-4"/>
          <w:sz w:val="16"/>
        </w:rPr>
        <w:t>0.00</w:t>
      </w:r>
    </w:p>
    <w:p w14:paraId="694CEDED" w14:textId="77777777" w:rsidR="00A529FC" w:rsidRDefault="00000000">
      <w:pPr>
        <w:spacing w:before="17" w:line="181" w:lineRule="exact"/>
        <w:ind w:left="2589"/>
        <w:rPr>
          <w:rFonts w:ascii="Arial"/>
          <w:sz w:val="16"/>
        </w:rPr>
      </w:pPr>
      <w:r>
        <w:rPr>
          <w:rFonts w:ascii="Arial"/>
          <w:color w:val="4D4D4D"/>
          <w:spacing w:val="-5"/>
          <w:sz w:val="16"/>
        </w:rPr>
        <w:t>20</w:t>
      </w:r>
    </w:p>
    <w:p w14:paraId="47508A58" w14:textId="77777777" w:rsidR="00A529FC" w:rsidRDefault="00000000">
      <w:pPr>
        <w:spacing w:before="9"/>
        <w:rPr>
          <w:rFonts w:ascii="Arial"/>
          <w:sz w:val="25"/>
        </w:rPr>
      </w:pPr>
      <w:r>
        <w:br w:type="column"/>
      </w:r>
    </w:p>
    <w:p w14:paraId="77D8255C" w14:textId="77777777" w:rsidR="00A529F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A1E40FE" w14:textId="77777777" w:rsidR="00A529FC" w:rsidRDefault="00000000">
      <w:pPr>
        <w:spacing w:before="9"/>
        <w:rPr>
          <w:rFonts w:ascii="Arial"/>
          <w:sz w:val="25"/>
        </w:rPr>
      </w:pPr>
      <w:r>
        <w:br w:type="column"/>
      </w:r>
    </w:p>
    <w:p w14:paraId="35B032CE"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4399DD35" w14:textId="77777777" w:rsidR="00A529FC" w:rsidRDefault="00000000">
      <w:pPr>
        <w:spacing w:before="95"/>
        <w:ind w:left="-8"/>
        <w:rPr>
          <w:rFonts w:ascii="Arial"/>
          <w:sz w:val="16"/>
        </w:rPr>
      </w:pPr>
      <w:r>
        <w:br w:type="column"/>
      </w:r>
      <w:r>
        <w:rPr>
          <w:rFonts w:ascii="Arial"/>
          <w:color w:val="4D4D4D"/>
          <w:spacing w:val="-4"/>
          <w:sz w:val="16"/>
        </w:rPr>
        <w:t>0.00</w:t>
      </w:r>
    </w:p>
    <w:p w14:paraId="00C801F7" w14:textId="77777777" w:rsidR="00A529FC" w:rsidRDefault="00000000">
      <w:pPr>
        <w:spacing w:before="17" w:line="181" w:lineRule="exact"/>
        <w:ind w:left="375"/>
        <w:rPr>
          <w:rFonts w:ascii="Arial"/>
          <w:sz w:val="16"/>
        </w:rPr>
      </w:pPr>
      <w:r>
        <w:rPr>
          <w:rFonts w:ascii="Arial"/>
          <w:color w:val="4D4D4D"/>
          <w:spacing w:val="-5"/>
          <w:sz w:val="16"/>
        </w:rPr>
        <w:t>20</w:t>
      </w:r>
    </w:p>
    <w:p w14:paraId="14000DB1" w14:textId="77777777" w:rsidR="00A529FC" w:rsidRDefault="00000000">
      <w:pPr>
        <w:spacing w:before="9"/>
        <w:rPr>
          <w:rFonts w:ascii="Arial"/>
          <w:sz w:val="25"/>
        </w:rPr>
      </w:pPr>
      <w:r>
        <w:br w:type="column"/>
      </w:r>
    </w:p>
    <w:p w14:paraId="6119F22D" w14:textId="77777777" w:rsidR="00A529F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3B6C9A80" w14:textId="77777777" w:rsidR="00A529FC" w:rsidRDefault="00000000">
      <w:pPr>
        <w:spacing w:before="9"/>
        <w:rPr>
          <w:rFonts w:ascii="Arial"/>
          <w:sz w:val="25"/>
        </w:rPr>
      </w:pPr>
      <w:r>
        <w:br w:type="column"/>
      </w:r>
    </w:p>
    <w:p w14:paraId="5070031B"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433FE25" w14:textId="77777777" w:rsidR="00A529FC" w:rsidRDefault="00000000">
      <w:pPr>
        <w:spacing w:before="95"/>
        <w:ind w:left="-8"/>
        <w:rPr>
          <w:rFonts w:ascii="Arial"/>
          <w:sz w:val="16"/>
        </w:rPr>
      </w:pPr>
      <w:r>
        <w:br w:type="column"/>
      </w:r>
      <w:r>
        <w:rPr>
          <w:rFonts w:ascii="Arial"/>
          <w:color w:val="4D4D4D"/>
          <w:spacing w:val="-4"/>
          <w:sz w:val="16"/>
        </w:rPr>
        <w:t>0.00</w:t>
      </w:r>
    </w:p>
    <w:p w14:paraId="09A9BB65" w14:textId="77777777" w:rsidR="00A529FC" w:rsidRDefault="00000000">
      <w:pPr>
        <w:spacing w:before="17" w:line="181" w:lineRule="exact"/>
        <w:ind w:left="375"/>
        <w:rPr>
          <w:rFonts w:ascii="Arial"/>
          <w:sz w:val="16"/>
        </w:rPr>
      </w:pPr>
      <w:r>
        <w:rPr>
          <w:rFonts w:ascii="Arial"/>
          <w:color w:val="4D4D4D"/>
          <w:spacing w:val="-5"/>
          <w:sz w:val="16"/>
        </w:rPr>
        <w:t>20</w:t>
      </w:r>
    </w:p>
    <w:p w14:paraId="4F86BF2C" w14:textId="77777777" w:rsidR="00A529FC" w:rsidRDefault="00000000">
      <w:pPr>
        <w:spacing w:before="9"/>
        <w:rPr>
          <w:rFonts w:ascii="Arial"/>
          <w:sz w:val="25"/>
        </w:rPr>
      </w:pPr>
      <w:r>
        <w:br w:type="column"/>
      </w:r>
    </w:p>
    <w:p w14:paraId="7F60DEA3" w14:textId="77777777" w:rsidR="00A529FC" w:rsidRDefault="00000000">
      <w:pPr>
        <w:spacing w:line="181" w:lineRule="exact"/>
        <w:ind w:left="78"/>
        <w:rPr>
          <w:rFonts w:ascii="Arial"/>
          <w:sz w:val="16"/>
        </w:rPr>
      </w:pP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24A0362" w14:textId="77777777" w:rsidR="00A529FC" w:rsidRDefault="00000000">
      <w:pPr>
        <w:spacing w:before="9"/>
        <w:rPr>
          <w:rFonts w:ascii="Arial"/>
          <w:sz w:val="25"/>
        </w:rPr>
      </w:pPr>
      <w:r>
        <w:br w:type="column"/>
      </w:r>
    </w:p>
    <w:p w14:paraId="2C709D4C"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74F2627" w14:textId="77777777" w:rsidR="00A529FC" w:rsidRDefault="00A529FC">
      <w:pPr>
        <w:spacing w:line="181" w:lineRule="exact"/>
        <w:rPr>
          <w:rFonts w:ascii="Arial"/>
          <w:sz w:val="16"/>
        </w:rPr>
        <w:sectPr w:rsidR="00A529FC">
          <w:type w:val="continuous"/>
          <w:pgSz w:w="12240" w:h="15840"/>
          <w:pgMar w:top="1180" w:right="1320" w:bottom="280" w:left="1320" w:header="397" w:footer="0" w:gutter="0"/>
          <w:cols w:num="9" w:space="720" w:equalWidth="0">
            <w:col w:w="2768" w:space="40"/>
            <w:col w:w="554" w:space="39"/>
            <w:col w:w="598" w:space="39"/>
            <w:col w:w="554" w:space="40"/>
            <w:col w:w="554" w:space="39"/>
            <w:col w:w="598" w:space="39"/>
            <w:col w:w="554" w:space="40"/>
            <w:col w:w="554" w:space="39"/>
            <w:col w:w="2551"/>
          </w:cols>
        </w:sectPr>
      </w:pPr>
    </w:p>
    <w:p w14:paraId="32779331" w14:textId="77777777" w:rsidR="00A529FC" w:rsidRDefault="00000000">
      <w:pPr>
        <w:spacing w:line="223" w:lineRule="exact"/>
        <w:ind w:left="869" w:right="278"/>
        <w:jc w:val="center"/>
        <w:rPr>
          <w:rFonts w:ascii="Arial"/>
          <w:sz w:val="20"/>
        </w:rPr>
      </w:pPr>
      <w:r>
        <w:rPr>
          <w:rFonts w:ascii="Arial"/>
          <w:sz w:val="20"/>
        </w:rPr>
        <w:t xml:space="preserve">List </w:t>
      </w:r>
      <w:r>
        <w:rPr>
          <w:rFonts w:ascii="Arial"/>
          <w:spacing w:val="-4"/>
          <w:sz w:val="20"/>
        </w:rPr>
        <w:t>Size</w:t>
      </w:r>
    </w:p>
    <w:p w14:paraId="30567D5E" w14:textId="77777777" w:rsidR="00A529FC" w:rsidRDefault="00A529FC">
      <w:pPr>
        <w:pStyle w:val="BodyText"/>
        <w:spacing w:before="11"/>
        <w:rPr>
          <w:rFonts w:ascii="Arial"/>
          <w:sz w:val="24"/>
        </w:rPr>
      </w:pPr>
    </w:p>
    <w:p w14:paraId="01144C54" w14:textId="1E1BFF3E" w:rsidR="00A529FC" w:rsidRDefault="002F233B">
      <w:pPr>
        <w:tabs>
          <w:tab w:val="left" w:pos="4164"/>
          <w:tab w:val="left" w:pos="5989"/>
        </w:tabs>
        <w:spacing w:before="95"/>
        <w:ind w:left="2340"/>
        <w:rPr>
          <w:rFonts w:ascii="Arial"/>
          <w:sz w:val="16"/>
        </w:rPr>
      </w:pPr>
      <w:del w:id="408" w:author="Author" w:date="2022-09-10T01:53:00Z">
        <w:r>
          <w:rPr>
            <w:noProof/>
          </w:rPr>
          <mc:AlternateContent>
            <mc:Choice Requires="wpg">
              <w:drawing>
                <wp:anchor distT="0" distB="0" distL="114300" distR="114300" simplePos="0" relativeHeight="487639040" behindDoc="1" locked="0" layoutInCell="1" allowOverlap="1" wp14:anchorId="331BB322" wp14:editId="48B3EF60">
                  <wp:simplePos x="0" y="0"/>
                  <wp:positionH relativeFrom="page">
                    <wp:posOffset>2454275</wp:posOffset>
                  </wp:positionH>
                  <wp:positionV relativeFrom="paragraph">
                    <wp:posOffset>-97155</wp:posOffset>
                  </wp:positionV>
                  <wp:extent cx="906145" cy="1355090"/>
                  <wp:effectExtent l="0" t="0" r="0" b="3810"/>
                  <wp:wrapNone/>
                  <wp:docPr id="895"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896" name="docshape314"/>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extLst>
                              <a:ext uri="{909E8E84-426E-40DD-AFC4-6F175D3DCCD1}">
                                <a14:hiddenFill xmlns:a14="http://schemas.microsoft.com/office/drawing/2010/main">
                                  <a:solidFill>
                                    <a:srgbClr val="FFFFFF"/>
                                  </a:solidFill>
                                </a14:hiddenFill>
                              </a:ext>
                            </a:extLst>
                          </pic:spPr>
                        </pic:pic>
                        <wps:wsp>
                          <wps:cNvPr id="897" name="docshape315"/>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0B6E5C" w14:textId="77777777" w:rsidR="00ED530C" w:rsidRDefault="00000000">
                                <w:pPr>
                                  <w:spacing w:line="179" w:lineRule="exact"/>
                                  <w:rPr>
                                    <w:del w:id="409" w:author="Author" w:date="2022-09-10T01:53:00Z"/>
                                    <w:rFonts w:ascii="Arial"/>
                                    <w:sz w:val="16"/>
                                  </w:rPr>
                                </w:pPr>
                                <w:del w:id="410" w:author="Author" w:date="2022-09-10T01:53:00Z">
                                  <w:r>
                                    <w:rPr>
                                      <w:rFonts w:ascii="Arial"/>
                                      <w:color w:val="FFFFFF"/>
                                      <w:spacing w:val="-2"/>
                                      <w:sz w:val="16"/>
                                    </w:rPr>
                                    <w:delText>Small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1BB322" id="docshapegroup313" o:spid="_x0000_s1464" style="position:absolute;left:0;text-align:left;margin-left:193.25pt;margin-top:-7.65pt;width:71.35pt;height:106.7pt;z-index:-15677440;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">
                  <v:shape id="docshape314" o:spid="_x0000_s1465"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">
                    <v:imagedata r:id="rId63" o:title=""/>
                    <o:lock v:ext="edit" aspectratio="f"/>
                  </v:shape>
                  <v:shape id="docshape315" o:spid="_x0000_s1466"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" filled="f" stroked="f">
                    <v:path arrowok="t"/>
                    <v:textbox inset="0,0,0,0">
                      <w:txbxContent>
                        <w:p w14:paraId="600B6E5C" w14:textId="77777777" w:rsidR="00ED530C" w:rsidRDefault="00000000">
                          <w:pPr>
                            <w:spacing w:line="179" w:lineRule="exact"/>
                            <w:rPr>
                              <w:del w:id="411" w:author="Author" w:date="2022-09-10T01:53:00Z"/>
                              <w:rFonts w:ascii="Arial"/>
                              <w:sz w:val="16"/>
                            </w:rPr>
                          </w:pPr>
                          <w:del w:id="412" w:author="Author" w:date="2022-09-10T01:53:00Z">
                            <w:r>
                              <w:rPr>
                                <w:rFonts w:ascii="Arial"/>
                                <w:color w:val="FFFFFF"/>
                                <w:spacing w:val="-2"/>
                                <w:sz w:val="16"/>
                              </w:rPr>
                              <w:delText>Small</w:delText>
                            </w:r>
                          </w:del>
                        </w:p>
                      </w:txbxContent>
                    </v:textbox>
                  </v:shape>
                  <w10:wrap anchorx="page"/>
                </v:group>
              </w:pict>
            </mc:Fallback>
          </mc:AlternateContent>
        </w:r>
        <w:r>
          <w:rPr>
            <w:noProof/>
          </w:rPr>
          <mc:AlternateContent>
            <mc:Choice Requires="wpg">
              <w:drawing>
                <wp:anchor distT="0" distB="0" distL="114300" distR="114300" simplePos="0" relativeHeight="487640064" behindDoc="1" locked="0" layoutInCell="1" allowOverlap="1" wp14:anchorId="39F30F6A" wp14:editId="3CA331AC">
                  <wp:simplePos x="0" y="0"/>
                  <wp:positionH relativeFrom="page">
                    <wp:posOffset>3612515</wp:posOffset>
                  </wp:positionH>
                  <wp:positionV relativeFrom="paragraph">
                    <wp:posOffset>-97155</wp:posOffset>
                  </wp:positionV>
                  <wp:extent cx="906145" cy="1355090"/>
                  <wp:effectExtent l="0" t="0" r="8255" b="3810"/>
                  <wp:wrapNone/>
                  <wp:docPr id="898" name="docshapegroup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899" name="docshape317"/>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extLst>
                              <a:ext uri="{909E8E84-426E-40DD-AFC4-6F175D3DCCD1}">
                                <a14:hiddenFill xmlns:a14="http://schemas.microsoft.com/office/drawing/2010/main">
                                  <a:solidFill>
                                    <a:srgbClr val="FFFFFF"/>
                                  </a:solidFill>
                                </a14:hiddenFill>
                              </a:ext>
                            </a:extLst>
                          </pic:spPr>
                        </pic:pic>
                        <wps:wsp>
                          <wps:cNvPr id="900" name="docshape318"/>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AB8A0" w14:textId="77777777" w:rsidR="00ED530C" w:rsidRDefault="00000000">
                                <w:pPr>
                                  <w:spacing w:before="35"/>
                                  <w:ind w:left="442"/>
                                  <w:rPr>
                                    <w:del w:id="413" w:author="Author" w:date="2022-09-10T01:53:00Z"/>
                                    <w:rFonts w:ascii="Arial"/>
                                    <w:sz w:val="16"/>
                                  </w:rPr>
                                </w:pPr>
                                <w:del w:id="414" w:author="Author" w:date="2022-09-10T01:53:00Z">
                                  <w:r>
                                    <w:rPr>
                                      <w:rFonts w:ascii="Arial"/>
                                      <w:color w:val="FFFFFF"/>
                                      <w:spacing w:val="-2"/>
                                      <w:sz w:val="16"/>
                                    </w:rPr>
                                    <w:delText>Medium</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9F30F6A" id="docshapegroup316" o:spid="_x0000_s1467" style="position:absolute;left:0;text-align:left;margin-left:284.45pt;margin-top:-7.65pt;width:71.35pt;height:106.7pt;z-index:-15676416;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">
                  <v:shape id="docshape317" o:spid="_x0000_s1468"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">
                    <v:imagedata r:id="rId65" o:title=""/>
                    <o:lock v:ext="edit" aspectratio="f"/>
                  </v:shape>
                  <v:shape id="docshape318" o:spid="_x0000_s1469"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" filled="f" stroked="f">
                    <v:path arrowok="t"/>
                    <v:textbox inset="0,0,0,0">
                      <w:txbxContent>
                        <w:p w14:paraId="580AB8A0" w14:textId="77777777" w:rsidR="00ED530C" w:rsidRDefault="00000000">
                          <w:pPr>
                            <w:spacing w:before="35"/>
                            <w:ind w:left="442"/>
                            <w:rPr>
                              <w:del w:id="415" w:author="Author" w:date="2022-09-10T01:53:00Z"/>
                              <w:rFonts w:ascii="Arial"/>
                              <w:sz w:val="16"/>
                            </w:rPr>
                          </w:pPr>
                          <w:del w:id="416" w:author="Author" w:date="2022-09-10T01:53:00Z">
                            <w:r>
                              <w:rPr>
                                <w:rFonts w:ascii="Arial"/>
                                <w:color w:val="FFFFFF"/>
                                <w:spacing w:val="-2"/>
                                <w:sz w:val="16"/>
                              </w:rPr>
                              <w:delText>Medium</w:delText>
                            </w:r>
                          </w:del>
                        </w:p>
                      </w:txbxContent>
                    </v:textbox>
                  </v:shape>
                  <w10:wrap anchorx="page"/>
                </v:group>
              </w:pict>
            </mc:Fallback>
          </mc:AlternateContent>
        </w:r>
        <w:r>
          <w:rPr>
            <w:noProof/>
          </w:rPr>
          <mc:AlternateContent>
            <mc:Choice Requires="wpg">
              <w:drawing>
                <wp:anchor distT="0" distB="0" distL="114300" distR="114300" simplePos="0" relativeHeight="487638016" behindDoc="0" locked="0" layoutInCell="1" allowOverlap="1" wp14:anchorId="5BB556FE" wp14:editId="56D7415D">
                  <wp:simplePos x="0" y="0"/>
                  <wp:positionH relativeFrom="page">
                    <wp:posOffset>4771390</wp:posOffset>
                  </wp:positionH>
                  <wp:positionV relativeFrom="paragraph">
                    <wp:posOffset>-97155</wp:posOffset>
                  </wp:positionV>
                  <wp:extent cx="906145" cy="1355090"/>
                  <wp:effectExtent l="12700" t="0" r="8255" b="3810"/>
                  <wp:wrapNone/>
                  <wp:docPr id="901" name="docshapegroup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902" name="docshape320"/>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extLst>
                              <a:ext uri="{909E8E84-426E-40DD-AFC4-6F175D3DCCD1}">
                                <a14:hiddenFill xmlns:a14="http://schemas.microsoft.com/office/drawing/2010/main">
                                  <a:solidFill>
                                    <a:srgbClr val="FFFFFF"/>
                                  </a:solidFill>
                                </a14:hiddenFill>
                              </a:ext>
                            </a:extLst>
                          </pic:spPr>
                        </pic:pic>
                        <wps:wsp>
                          <wps:cNvPr id="903" name="docshape321"/>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072A51" w14:textId="77777777" w:rsidR="00ED530C" w:rsidRDefault="00000000">
                                <w:pPr>
                                  <w:spacing w:before="35"/>
                                  <w:ind w:left="506" w:right="480"/>
                                  <w:jc w:val="center"/>
                                  <w:rPr>
                                    <w:del w:id="417" w:author="Author" w:date="2022-09-10T01:53:00Z"/>
                                    <w:rFonts w:ascii="Arial"/>
                                    <w:sz w:val="16"/>
                                  </w:rPr>
                                </w:pPr>
                                <w:del w:id="418" w:author="Author" w:date="2022-09-10T01:53:00Z">
                                  <w:r>
                                    <w:rPr>
                                      <w:rFonts w:ascii="Arial"/>
                                      <w:color w:val="FFFFFF"/>
                                      <w:spacing w:val="-2"/>
                                      <w:sz w:val="16"/>
                                    </w:rPr>
                                    <w:delText>Large</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BB556FE" id="docshapegroup319" o:spid="_x0000_s1470" style="position:absolute;left:0;text-align:left;margin-left:375.7pt;margin-top:-7.65pt;width:71.35pt;height:106.7pt;z-index:487638016;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BnyRFq5gIAAEg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20" o:spid="_x0000_s1471"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">
                    <v:imagedata r:id="rId67" o:title=""/>
                    <o:lock v:ext="edit" aspectratio="f"/>
                  </v:shape>
                  <v:shape id="docshape321" o:spid="_x0000_s1472"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" filled="f" stroked="f">
                    <v:path arrowok="t"/>
                    <v:textbox inset="0,0,0,0">
                      <w:txbxContent>
                        <w:p w14:paraId="42072A51" w14:textId="77777777" w:rsidR="00ED530C" w:rsidRDefault="00000000">
                          <w:pPr>
                            <w:spacing w:before="35"/>
                            <w:ind w:left="506" w:right="480"/>
                            <w:jc w:val="center"/>
                            <w:rPr>
                              <w:del w:id="419" w:author="Author" w:date="2022-09-10T01:53:00Z"/>
                              <w:rFonts w:ascii="Arial"/>
                              <w:sz w:val="16"/>
                            </w:rPr>
                          </w:pPr>
                          <w:del w:id="420" w:author="Author" w:date="2022-09-10T01:53:00Z">
                            <w:r>
                              <w:rPr>
                                <w:rFonts w:ascii="Arial"/>
                                <w:color w:val="FFFFFF"/>
                                <w:spacing w:val="-2"/>
                                <w:sz w:val="16"/>
                              </w:rPr>
                              <w:delText>Large</w:delText>
                            </w:r>
                          </w:del>
                        </w:p>
                      </w:txbxContent>
                    </v:textbox>
                  </v:shape>
                  <w10:wrap anchorx="page"/>
                </v:group>
              </w:pict>
            </mc:Fallback>
          </mc:AlternateContent>
        </w:r>
      </w:del>
      <w:ins w:id="421" w:author="Author" w:date="2022-09-10T01:53:00Z">
        <w:r w:rsidR="006228F8">
          <w:rPr>
            <w:noProof/>
          </w:rPr>
          <mc:AlternateContent>
            <mc:Choice Requires="wpg">
              <w:drawing>
                <wp:anchor distT="0" distB="0" distL="114300" distR="114300" simplePos="0" relativeHeight="486578688" behindDoc="1" locked="0" layoutInCell="1" allowOverlap="1" wp14:anchorId="6D6BB708" wp14:editId="58598D97">
                  <wp:simplePos x="0" y="0"/>
                  <wp:positionH relativeFrom="page">
                    <wp:posOffset>2454275</wp:posOffset>
                  </wp:positionH>
                  <wp:positionV relativeFrom="paragraph">
                    <wp:posOffset>-97155</wp:posOffset>
                  </wp:positionV>
                  <wp:extent cx="906145" cy="1355090"/>
                  <wp:effectExtent l="0" t="0" r="0" b="3810"/>
                  <wp:wrapNone/>
                  <wp:docPr id="193" name="docshapegroup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3865" y="-153"/>
                            <a:chExt cx="1427" cy="2134"/>
                          </a:xfrm>
                        </wpg:grpSpPr>
                        <pic:pic xmlns:pic="http://schemas.openxmlformats.org/drawingml/2006/picture">
                          <pic:nvPicPr>
                            <pic:cNvPr id="194" name="docshape314"/>
                            <pic:cNvPicPr>
                              <a:picLocks/>
                            </pic:cNvPicPr>
                          </pic:nvPicPr>
                          <pic:blipFill>
                            <a:blip r:embed="rId62">
                              <a:extLst>
                                <a:ext uri="{28A0092B-C50C-407E-A947-70E740481C1C}">
                                  <a14:useLocalDpi xmlns:a14="http://schemas.microsoft.com/office/drawing/2010/main" val="0"/>
                                </a:ext>
                              </a:extLst>
                            </a:blip>
                            <a:srcRect/>
                            <a:stretch>
                              <a:fillRect/>
                            </a:stretch>
                          </pic:blipFill>
                          <pic:spPr bwMode="auto">
                            <a:xfrm>
                              <a:off x="3865"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docshape315"/>
                          <wps:cNvSpPr txBox="1">
                            <a:spLocks/>
                          </wps:cNvSpPr>
                          <wps:spPr bwMode="auto">
                            <a:xfrm>
                              <a:off x="4391" y="-112"/>
                              <a:ext cx="421" cy="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CDD76F" w14:textId="77777777" w:rsidR="00A529FC" w:rsidRDefault="00000000">
                                <w:pPr>
                                  <w:spacing w:line="179" w:lineRule="exact"/>
                                  <w:rPr>
                                    <w:ins w:id="422" w:author="Author" w:date="2022-09-10T01:53:00Z"/>
                                    <w:rFonts w:ascii="Arial"/>
                                    <w:sz w:val="16"/>
                                  </w:rPr>
                                </w:pPr>
                                <w:ins w:id="423" w:author="Author" w:date="2022-09-10T01:53:00Z">
                                  <w:r>
                                    <w:rPr>
                                      <w:rFonts w:ascii="Arial"/>
                                      <w:color w:val="FFFFFF"/>
                                      <w:spacing w:val="-2"/>
                                      <w:sz w:val="16"/>
                                    </w:rPr>
                                    <w:t>Small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6BB708" id="_x0000_s1473" style="position:absolute;left:0;text-align:left;margin-left:193.25pt;margin-top:-7.65pt;width:71.35pt;height:106.7pt;z-index:-16737792;mso-position-horizontal-relative:page" coordorigin="3865,-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">
                  <v:shape id="docshape314" o:spid="_x0000_s1474" type="#_x0000_t75" style="position:absolute;left:3865;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">
                    <v:imagedata r:id="rId63" o:title=""/>
                    <v:path arrowok="t"/>
                    <o:lock v:ext="edit" aspectratio="f"/>
                  </v:shape>
                  <v:shape id="docshape315" o:spid="_x0000_s1475" type="#_x0000_t202" style="position:absolute;left:4391;top:-112;width:421;height:1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" filled="f" stroked="f">
                    <v:path arrowok="t"/>
                    <v:textbox inset="0,0,0,0">
                      <w:txbxContent>
                        <w:p w14:paraId="4BCDD76F" w14:textId="77777777" w:rsidR="00A529FC" w:rsidRDefault="00000000">
                          <w:pPr>
                            <w:spacing w:line="179" w:lineRule="exact"/>
                            <w:rPr>
                              <w:ins w:id="424" w:author="Author" w:date="2022-09-10T01:53:00Z"/>
                              <w:rFonts w:ascii="Arial"/>
                              <w:sz w:val="16"/>
                            </w:rPr>
                          </w:pPr>
                          <w:ins w:id="425" w:author="Author" w:date="2022-09-10T01:53:00Z">
                            <w:r>
                              <w:rPr>
                                <w:rFonts w:ascii="Arial"/>
                                <w:color w:val="FFFFFF"/>
                                <w:spacing w:val="-2"/>
                                <w:sz w:val="16"/>
                              </w:rPr>
                              <w:t>Small</w:t>
                            </w:r>
                          </w:ins>
                        </w:p>
                      </w:txbxContent>
                    </v:textbox>
                  </v:shape>
                  <w10:wrap anchorx="page"/>
                </v:group>
              </w:pict>
            </mc:Fallback>
          </mc:AlternateContent>
        </w:r>
        <w:r w:rsidR="006228F8">
          <w:rPr>
            <w:noProof/>
          </w:rPr>
          <mc:AlternateContent>
            <mc:Choice Requires="wpg">
              <w:drawing>
                <wp:anchor distT="0" distB="0" distL="114300" distR="114300" simplePos="0" relativeHeight="486579200" behindDoc="1" locked="0" layoutInCell="1" allowOverlap="1" wp14:anchorId="7E99B20B" wp14:editId="6950482E">
                  <wp:simplePos x="0" y="0"/>
                  <wp:positionH relativeFrom="page">
                    <wp:posOffset>3612515</wp:posOffset>
                  </wp:positionH>
                  <wp:positionV relativeFrom="paragraph">
                    <wp:posOffset>-97155</wp:posOffset>
                  </wp:positionV>
                  <wp:extent cx="906145" cy="1355090"/>
                  <wp:effectExtent l="0" t="0" r="8255" b="3810"/>
                  <wp:wrapNone/>
                  <wp:docPr id="190" name="docshapegroup3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5689" y="-153"/>
                            <a:chExt cx="1427" cy="2134"/>
                          </a:xfrm>
                        </wpg:grpSpPr>
                        <pic:pic xmlns:pic="http://schemas.openxmlformats.org/drawingml/2006/picture">
                          <pic:nvPicPr>
                            <pic:cNvPr id="191" name="docshape317"/>
                            <pic:cNvPicPr>
                              <a:picLocks/>
                            </pic:cNvPicPr>
                          </pic:nvPicPr>
                          <pic:blipFill>
                            <a:blip r:embed="rId64">
                              <a:extLst>
                                <a:ext uri="{28A0092B-C50C-407E-A947-70E740481C1C}">
                                  <a14:useLocalDpi xmlns:a14="http://schemas.microsoft.com/office/drawing/2010/main" val="0"/>
                                </a:ext>
                              </a:extLst>
                            </a:blip>
                            <a:srcRect/>
                            <a:stretch>
                              <a:fillRect/>
                            </a:stretch>
                          </pic:blipFill>
                          <pic: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 name="docshape318"/>
                          <wps:cNvSpPr txBox="1">
                            <a:spLocks/>
                          </wps:cNvSpPr>
                          <wps:spPr bwMode="auto">
                            <a:xfrm>
                              <a:off x="5689"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B8215F" w14:textId="77777777" w:rsidR="00A529FC" w:rsidRDefault="00000000">
                                <w:pPr>
                                  <w:spacing w:before="35"/>
                                  <w:ind w:left="442"/>
                                  <w:rPr>
                                    <w:ins w:id="426" w:author="Author" w:date="2022-09-10T01:53:00Z"/>
                                    <w:rFonts w:ascii="Arial"/>
                                    <w:sz w:val="16"/>
                                  </w:rPr>
                                </w:pPr>
                                <w:ins w:id="427" w:author="Author" w:date="2022-09-10T01:53:00Z">
                                  <w:r>
                                    <w:rPr>
                                      <w:rFonts w:ascii="Arial"/>
                                      <w:color w:val="FFFFFF"/>
                                      <w:spacing w:val="-2"/>
                                      <w:sz w:val="16"/>
                                    </w:rPr>
                                    <w:t>Medium</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99B20B" id="_x0000_s1476" style="position:absolute;left:0;text-align:left;margin-left:284.45pt;margin-top:-7.65pt;width:71.35pt;height:106.7pt;z-index:-16737280;mso-position-horizontal-relative:page" coordorigin="5689,-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">
                  <v:shape id="docshape317" o:spid="_x0000_s1477" type="#_x0000_t75" style="position:absolute;left:5689;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">
                    <v:imagedata r:id="rId65" o:title=""/>
                    <v:path arrowok="t"/>
                    <o:lock v:ext="edit" aspectratio="f"/>
                  </v:shape>
                  <v:shape id="docshape318" o:spid="_x0000_s1478" type="#_x0000_t202" style="position:absolute;left:5689;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8+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" filled="f" stroked="f">
                    <v:path arrowok="t"/>
                    <v:textbox inset="0,0,0,0">
                      <w:txbxContent>
                        <w:p w14:paraId="39B8215F" w14:textId="77777777" w:rsidR="00A529FC" w:rsidRDefault="00000000">
                          <w:pPr>
                            <w:spacing w:before="35"/>
                            <w:ind w:left="442"/>
                            <w:rPr>
                              <w:ins w:id="428" w:author="Author" w:date="2022-09-10T01:53:00Z"/>
                              <w:rFonts w:ascii="Arial"/>
                              <w:sz w:val="16"/>
                            </w:rPr>
                          </w:pPr>
                          <w:ins w:id="429" w:author="Author" w:date="2022-09-10T01:53:00Z">
                            <w:r>
                              <w:rPr>
                                <w:rFonts w:ascii="Arial"/>
                                <w:color w:val="FFFFFF"/>
                                <w:spacing w:val="-2"/>
                                <w:sz w:val="16"/>
                              </w:rPr>
                              <w:t>Medium</w:t>
                            </w:r>
                          </w:ins>
                        </w:p>
                      </w:txbxContent>
                    </v:textbox>
                  </v:shape>
                  <w10:wrap anchorx="page"/>
                </v:group>
              </w:pict>
            </mc:Fallback>
          </mc:AlternateContent>
        </w:r>
        <w:r w:rsidR="006228F8">
          <w:rPr>
            <w:noProof/>
          </w:rPr>
          <mc:AlternateContent>
            <mc:Choice Requires="wpg">
              <w:drawing>
                <wp:anchor distT="0" distB="0" distL="114300" distR="114300" simplePos="0" relativeHeight="15748096" behindDoc="0" locked="0" layoutInCell="1" allowOverlap="1" wp14:anchorId="47EDF409" wp14:editId="0EB7E99F">
                  <wp:simplePos x="0" y="0"/>
                  <wp:positionH relativeFrom="page">
                    <wp:posOffset>4771390</wp:posOffset>
                  </wp:positionH>
                  <wp:positionV relativeFrom="paragraph">
                    <wp:posOffset>-97155</wp:posOffset>
                  </wp:positionV>
                  <wp:extent cx="906145" cy="1355090"/>
                  <wp:effectExtent l="12700" t="0" r="8255" b="3810"/>
                  <wp:wrapNone/>
                  <wp:docPr id="187" name="docshapegroup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06145" cy="1355090"/>
                            <a:chOff x="7514" y="-153"/>
                            <a:chExt cx="1427" cy="2134"/>
                          </a:xfrm>
                        </wpg:grpSpPr>
                        <pic:pic xmlns:pic="http://schemas.openxmlformats.org/drawingml/2006/picture">
                          <pic:nvPicPr>
                            <pic:cNvPr id="188" name="docshape320"/>
                            <pic:cNvPicPr>
                              <a:picLocks/>
                            </pic:cNvPicPr>
                          </pic:nvPicPr>
                          <pic:blipFill>
                            <a:blip r:embed="rId66">
                              <a:extLst>
                                <a:ext uri="{28A0092B-C50C-407E-A947-70E740481C1C}">
                                  <a14:useLocalDpi xmlns:a14="http://schemas.microsoft.com/office/drawing/2010/main" val="0"/>
                                </a:ext>
                              </a:extLst>
                            </a:blip>
                            <a:srcRect/>
                            <a:stretch>
                              <a:fillRect/>
                            </a:stretch>
                          </pic:blipFill>
                          <pic: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docshape321"/>
                          <wps:cNvSpPr txBox="1">
                            <a:spLocks/>
                          </wps:cNvSpPr>
                          <wps:spPr bwMode="auto">
                            <a:xfrm>
                              <a:off x="7513" y="-153"/>
                              <a:ext cx="1427" cy="2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2A209E" w14:textId="77777777" w:rsidR="00A529FC" w:rsidRDefault="00000000">
                                <w:pPr>
                                  <w:spacing w:before="35"/>
                                  <w:ind w:left="506" w:right="480"/>
                                  <w:jc w:val="center"/>
                                  <w:rPr>
                                    <w:ins w:id="430" w:author="Author" w:date="2022-09-10T01:53:00Z"/>
                                    <w:rFonts w:ascii="Arial"/>
                                    <w:sz w:val="16"/>
                                  </w:rPr>
                                </w:pPr>
                                <w:ins w:id="431" w:author="Author" w:date="2022-09-10T01:53:00Z">
                                  <w:r>
                                    <w:rPr>
                                      <w:rFonts w:ascii="Arial"/>
                                      <w:color w:val="FFFFFF"/>
                                      <w:spacing w:val="-2"/>
                                      <w:sz w:val="16"/>
                                    </w:rPr>
                                    <w:t>Large</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EDF409" id="_x0000_s1479" style="position:absolute;left:0;text-align:left;margin-left:375.7pt;margin-top:-7.65pt;width:71.35pt;height:106.7pt;z-index:15748096;mso-position-horizontal-relative:page" coordorigin="7514,-153" coordsize="1427,21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">
                  <v:shape id="docshape320" o:spid="_x0000_s1480" type="#_x0000_t75" style="position:absolute;left:7513;top:-153;width:1427;height:21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">
                    <v:imagedata r:id="rId67" o:title=""/>
                    <v:path arrowok="t"/>
                    <o:lock v:ext="edit" aspectratio="f"/>
                  </v:shape>
                  <v:shape id="docshape321" o:spid="_x0000_s1481" type="#_x0000_t202" style="position:absolute;left:7513;top:-153;width:1427;height:213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" filled="f" stroked="f">
                    <v:path arrowok="t"/>
                    <v:textbox inset="0,0,0,0">
                      <w:txbxContent>
                        <w:p w14:paraId="592A209E" w14:textId="77777777" w:rsidR="00A529FC" w:rsidRDefault="00000000">
                          <w:pPr>
                            <w:spacing w:before="35"/>
                            <w:ind w:left="506" w:right="480"/>
                            <w:jc w:val="center"/>
                            <w:rPr>
                              <w:ins w:id="432" w:author="Author" w:date="2022-09-10T01:53:00Z"/>
                              <w:rFonts w:ascii="Arial"/>
                              <w:sz w:val="16"/>
                            </w:rPr>
                          </w:pPr>
                          <w:ins w:id="433" w:author="Author" w:date="2022-09-10T01:53:00Z">
                            <w:r>
                              <w:rPr>
                                <w:rFonts w:ascii="Arial"/>
                                <w:color w:val="FFFFFF"/>
                                <w:spacing w:val="-2"/>
                                <w:sz w:val="16"/>
                              </w:rPr>
                              <w:t>Large</w:t>
                            </w:r>
                          </w:ins>
                        </w:p>
                      </w:txbxContent>
                    </v:textbox>
                  </v:shape>
                  <w10:wrap anchorx="page"/>
                </v:group>
              </w:pict>
            </mc:Fallback>
          </mc:AlternateContent>
        </w:r>
      </w:ins>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r w:rsidR="00000000">
        <w:rPr>
          <w:rFonts w:ascii="Arial"/>
          <w:color w:val="4D4D4D"/>
          <w:sz w:val="16"/>
        </w:rPr>
        <w:tab/>
      </w:r>
      <w:r w:rsidR="00000000">
        <w:rPr>
          <w:rFonts w:ascii="Arial"/>
          <w:color w:val="4D4D4D"/>
          <w:spacing w:val="-5"/>
          <w:sz w:val="16"/>
        </w:rPr>
        <w:t>30</w:t>
      </w:r>
    </w:p>
    <w:p w14:paraId="02C0E971" w14:textId="77777777" w:rsidR="00A529FC" w:rsidRDefault="00A529FC">
      <w:pPr>
        <w:pStyle w:val="BodyText"/>
        <w:spacing w:before="3"/>
        <w:rPr>
          <w:rFonts w:ascii="Arial"/>
          <w:sz w:val="24"/>
        </w:rPr>
      </w:pPr>
    </w:p>
    <w:p w14:paraId="3DC84CFF" w14:textId="77777777" w:rsidR="00A529FC" w:rsidRDefault="006228F8">
      <w:pPr>
        <w:tabs>
          <w:tab w:val="left" w:pos="4164"/>
          <w:tab w:val="left" w:pos="5989"/>
        </w:tabs>
        <w:spacing w:before="95"/>
        <w:ind w:left="2340"/>
        <w:rPr>
          <w:rFonts w:ascii="Arial"/>
          <w:sz w:val="16"/>
        </w:rPr>
      </w:pPr>
      <w:r>
        <w:rPr>
          <w:noProof/>
        </w:rPr>
        <mc:AlternateContent>
          <mc:Choice Requires="wps">
            <w:drawing>
              <wp:anchor distT="0" distB="0" distL="114300" distR="114300" simplePos="0" relativeHeight="15751680" behindDoc="0" locked="0" layoutInCell="1" allowOverlap="1" wp14:anchorId="408A1EE7" wp14:editId="0DD048DB">
                <wp:simplePos x="0" y="0"/>
                <wp:positionH relativeFrom="page">
                  <wp:posOffset>2063115</wp:posOffset>
                </wp:positionH>
                <wp:positionV relativeFrom="paragraph">
                  <wp:posOffset>-123825</wp:posOffset>
                </wp:positionV>
                <wp:extent cx="167640" cy="840740"/>
                <wp:effectExtent l="0" t="0" r="10160" b="10160"/>
                <wp:wrapNone/>
                <wp:docPr id="186" name="docshape3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840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3AAB7" w14:textId="77777777" w:rsidR="00A529FC" w:rsidRDefault="00000000">
                            <w:pPr>
                              <w:spacing w:before="13"/>
                              <w:ind w:left="20"/>
                              <w:rPr>
                                <w:rFonts w:ascii="Arial"/>
                                <w:sz w:val="20"/>
                              </w:rPr>
                            </w:pPr>
                            <w:r>
                              <w:rPr>
                                <w:rFonts w:ascii="Arial"/>
                                <w:sz w:val="20"/>
                              </w:rPr>
                              <w:t>Learning</w:t>
                            </w:r>
                            <w:r>
                              <w:rPr>
                                <w:rFonts w:ascii="Arial"/>
                                <w:spacing w:val="5"/>
                                <w:sz w:val="20"/>
                              </w:rPr>
                              <w:t xml:space="preserve"> </w:t>
                            </w:r>
                            <w:r>
                              <w:rPr>
                                <w:rFonts w:ascii="Arial"/>
                                <w:spacing w:val="-4"/>
                                <w:sz w:val="20"/>
                              </w:rPr>
                              <w:t>Time</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A1EE7" id="docshape322" o:spid="_x0000_s1482" type="#_x0000_t202" style="position:absolute;left:0;text-align:left;margin-left:162.45pt;margin-top:-9.75pt;width:13.2pt;height:66.2pt;z-index:157516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" filled="f" stroked="f">
                <v:path arrowok="t"/>
                <v:textbox style="layout-flow:vertical;mso-layout-flow-alt:bottom-to-top" inset="0,0,0,0">
                  <w:txbxContent>
                    <w:p w14:paraId="6103AAB7" w14:textId="77777777" w:rsidR="00A529FC" w:rsidRDefault="00000000">
                      <w:pPr>
                        <w:spacing w:before="13"/>
                        <w:ind w:left="20"/>
                        <w:rPr>
                          <w:rFonts w:ascii="Arial"/>
                          <w:sz w:val="20"/>
                        </w:rPr>
                      </w:pPr>
                      <w:r>
                        <w:rPr>
                          <w:rFonts w:ascii="Arial"/>
                          <w:sz w:val="20"/>
                        </w:rPr>
                        <w:t>Learning</w:t>
                      </w:r>
                      <w:r>
                        <w:rPr>
                          <w:rFonts w:ascii="Arial"/>
                          <w:spacing w:val="5"/>
                          <w:sz w:val="20"/>
                        </w:rPr>
                        <w:t xml:space="preserve"> </w:t>
                      </w:r>
                      <w:r>
                        <w:rPr>
                          <w:rFonts w:ascii="Arial"/>
                          <w:spacing w:val="-4"/>
                          <w:sz w:val="20"/>
                        </w:rPr>
                        <w:t>Time</w:t>
                      </w:r>
                    </w:p>
                  </w:txbxContent>
                </v:textbox>
                <w10:wrap anchorx="page"/>
              </v:shape>
            </w:pict>
          </mc:Fallback>
        </mc:AlternateContent>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r w:rsidR="00000000">
        <w:rPr>
          <w:rFonts w:ascii="Arial"/>
          <w:color w:val="4D4D4D"/>
          <w:sz w:val="16"/>
        </w:rPr>
        <w:tab/>
      </w:r>
      <w:r w:rsidR="00000000">
        <w:rPr>
          <w:rFonts w:ascii="Arial"/>
          <w:color w:val="4D4D4D"/>
          <w:spacing w:val="-5"/>
          <w:sz w:val="16"/>
        </w:rPr>
        <w:t>20</w:t>
      </w:r>
    </w:p>
    <w:p w14:paraId="483EB9C6" w14:textId="77777777" w:rsidR="00A529FC" w:rsidRDefault="00A529FC">
      <w:pPr>
        <w:pStyle w:val="BodyText"/>
        <w:spacing w:before="4"/>
        <w:rPr>
          <w:rFonts w:ascii="Arial"/>
          <w:sz w:val="24"/>
        </w:rPr>
      </w:pPr>
    </w:p>
    <w:p w14:paraId="2969B813" w14:textId="77777777" w:rsidR="00A529FC" w:rsidRDefault="00000000">
      <w:pPr>
        <w:tabs>
          <w:tab w:val="left" w:pos="4164"/>
          <w:tab w:val="left" w:pos="5989"/>
        </w:tabs>
        <w:spacing w:before="95"/>
        <w:ind w:left="2340"/>
        <w:rPr>
          <w:rFonts w:ascii="Arial"/>
          <w:sz w:val="16"/>
        </w:rPr>
      </w:pPr>
      <w:r>
        <w:rPr>
          <w:rFonts w:ascii="Arial"/>
          <w:color w:val="4D4D4D"/>
          <w:spacing w:val="-5"/>
          <w:sz w:val="16"/>
        </w:rPr>
        <w:t>10</w:t>
      </w:r>
      <w:r>
        <w:rPr>
          <w:rFonts w:ascii="Arial"/>
          <w:color w:val="4D4D4D"/>
          <w:sz w:val="16"/>
        </w:rPr>
        <w:tab/>
      </w:r>
      <w:r>
        <w:rPr>
          <w:rFonts w:ascii="Arial"/>
          <w:color w:val="4D4D4D"/>
          <w:spacing w:val="-5"/>
          <w:sz w:val="16"/>
        </w:rPr>
        <w:t>10</w:t>
      </w:r>
      <w:r>
        <w:rPr>
          <w:rFonts w:ascii="Arial"/>
          <w:color w:val="4D4D4D"/>
          <w:sz w:val="16"/>
        </w:rPr>
        <w:tab/>
      </w:r>
      <w:r>
        <w:rPr>
          <w:rFonts w:ascii="Arial"/>
          <w:color w:val="4D4D4D"/>
          <w:spacing w:val="-5"/>
          <w:sz w:val="16"/>
        </w:rPr>
        <w:t>10</w:t>
      </w:r>
    </w:p>
    <w:p w14:paraId="57C76DE5" w14:textId="77777777" w:rsidR="00A529FC" w:rsidRDefault="00A529FC">
      <w:pPr>
        <w:pStyle w:val="BodyText"/>
        <w:spacing w:before="4"/>
        <w:rPr>
          <w:rFonts w:ascii="Arial"/>
          <w:sz w:val="24"/>
        </w:rPr>
      </w:pPr>
    </w:p>
    <w:p w14:paraId="18CFBE7D" w14:textId="77777777" w:rsidR="00A529FC" w:rsidRDefault="00A529FC">
      <w:pPr>
        <w:rPr>
          <w:rFonts w:ascii="Arial"/>
          <w:sz w:val="24"/>
        </w:rPr>
        <w:sectPr w:rsidR="00A529FC">
          <w:type w:val="continuous"/>
          <w:pgSz w:w="12240" w:h="15840"/>
          <w:pgMar w:top="1180" w:right="1320" w:bottom="280" w:left="1320" w:header="397" w:footer="0" w:gutter="0"/>
          <w:cols w:space="720"/>
        </w:sectPr>
      </w:pPr>
    </w:p>
    <w:p w14:paraId="74CB8225" w14:textId="77777777" w:rsidR="00A529FC" w:rsidRDefault="00000000">
      <w:pPr>
        <w:spacing w:before="95"/>
        <w:ind w:left="2429"/>
        <w:rPr>
          <w:rFonts w:ascii="Arial"/>
          <w:sz w:val="16"/>
        </w:rPr>
      </w:pPr>
      <w:r>
        <w:rPr>
          <w:rFonts w:ascii="Arial"/>
          <w:color w:val="4D4D4D"/>
          <w:sz w:val="16"/>
        </w:rPr>
        <w:t>0</w:t>
      </w:r>
    </w:p>
    <w:p w14:paraId="3E4CC33F" w14:textId="77777777" w:rsidR="00A529FC" w:rsidRDefault="00000000">
      <w:pPr>
        <w:spacing w:before="17" w:line="181" w:lineRule="exact"/>
        <w:ind w:left="2589"/>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21EB20D4" w14:textId="77777777" w:rsidR="00A529FC" w:rsidRDefault="00000000">
      <w:pPr>
        <w:spacing w:before="8"/>
        <w:rPr>
          <w:rFonts w:ascii="Arial"/>
          <w:sz w:val="25"/>
        </w:rPr>
      </w:pPr>
      <w:r>
        <w:br w:type="column"/>
      </w:r>
    </w:p>
    <w:p w14:paraId="54572FCB"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2FD1633A" w14:textId="77777777" w:rsidR="00A529FC" w:rsidRDefault="00000000">
      <w:pPr>
        <w:spacing w:before="95"/>
        <w:ind w:left="215"/>
        <w:rPr>
          <w:rFonts w:ascii="Arial"/>
          <w:sz w:val="16"/>
        </w:rPr>
      </w:pPr>
      <w:r>
        <w:br w:type="column"/>
      </w:r>
      <w:r>
        <w:rPr>
          <w:rFonts w:ascii="Arial"/>
          <w:color w:val="4D4D4D"/>
          <w:spacing w:val="-10"/>
          <w:sz w:val="16"/>
        </w:rPr>
        <w:t>0</w:t>
      </w:r>
    </w:p>
    <w:p w14:paraId="0ED871CE" w14:textId="77777777" w:rsidR="00A529F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20929520" w14:textId="77777777" w:rsidR="00A529FC" w:rsidRDefault="00000000">
      <w:pPr>
        <w:spacing w:before="8"/>
        <w:rPr>
          <w:rFonts w:ascii="Arial"/>
          <w:sz w:val="25"/>
        </w:rPr>
      </w:pPr>
      <w:r>
        <w:br w:type="column"/>
      </w:r>
    </w:p>
    <w:p w14:paraId="326FA353"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7FD9718D" w14:textId="77777777" w:rsidR="00A529FC" w:rsidRDefault="00000000">
      <w:pPr>
        <w:spacing w:before="95"/>
        <w:ind w:left="215"/>
        <w:rPr>
          <w:rFonts w:ascii="Arial"/>
          <w:sz w:val="16"/>
        </w:rPr>
      </w:pPr>
      <w:r>
        <w:br w:type="column"/>
      </w:r>
      <w:r>
        <w:rPr>
          <w:rFonts w:ascii="Arial"/>
          <w:color w:val="4D4D4D"/>
          <w:spacing w:val="-10"/>
          <w:sz w:val="16"/>
        </w:rPr>
        <w:t>0</w:t>
      </w:r>
    </w:p>
    <w:p w14:paraId="53E63C96" w14:textId="77777777" w:rsidR="00A529FC" w:rsidRDefault="00000000">
      <w:pPr>
        <w:spacing w:before="17" w:line="181" w:lineRule="exact"/>
        <w:ind w:left="375"/>
        <w:rPr>
          <w:rFonts w:ascii="Arial"/>
          <w:sz w:val="16"/>
        </w:rPr>
      </w:pPr>
      <w:r>
        <w:rPr>
          <w:rFonts w:ascii="Arial"/>
          <w:color w:val="4D4D4D"/>
          <w:sz w:val="16"/>
        </w:rPr>
        <w:t>20</w:t>
      </w:r>
      <w:r>
        <w:rPr>
          <w:rFonts w:ascii="Arial"/>
          <w:color w:val="4D4D4D"/>
          <w:spacing w:val="73"/>
          <w:sz w:val="16"/>
        </w:rPr>
        <w:t xml:space="preserve"> </w:t>
      </w:r>
      <w:r>
        <w:rPr>
          <w:rFonts w:ascii="Arial"/>
          <w:color w:val="4D4D4D"/>
          <w:sz w:val="16"/>
        </w:rPr>
        <w:t>40</w:t>
      </w:r>
      <w:r>
        <w:rPr>
          <w:rFonts w:ascii="Arial"/>
          <w:color w:val="4D4D4D"/>
          <w:spacing w:val="73"/>
          <w:sz w:val="16"/>
        </w:rPr>
        <w:t xml:space="preserve"> </w:t>
      </w:r>
      <w:r>
        <w:rPr>
          <w:rFonts w:ascii="Arial"/>
          <w:color w:val="4D4D4D"/>
          <w:spacing w:val="-5"/>
          <w:sz w:val="16"/>
        </w:rPr>
        <w:t>60</w:t>
      </w:r>
    </w:p>
    <w:p w14:paraId="42AF24D4" w14:textId="77777777" w:rsidR="00A529FC" w:rsidRDefault="00000000">
      <w:pPr>
        <w:spacing w:before="8"/>
        <w:rPr>
          <w:rFonts w:ascii="Arial"/>
          <w:sz w:val="25"/>
        </w:rPr>
      </w:pPr>
      <w:r>
        <w:br w:type="column"/>
      </w:r>
    </w:p>
    <w:p w14:paraId="5424A6CA" w14:textId="77777777" w:rsidR="00A529FC" w:rsidRDefault="00000000">
      <w:pPr>
        <w:spacing w:line="181" w:lineRule="exact"/>
        <w:ind w:left="78"/>
        <w:rPr>
          <w:rFonts w:ascii="Arial"/>
          <w:sz w:val="16"/>
        </w:rPr>
      </w:pPr>
      <w:r>
        <w:rPr>
          <w:rFonts w:ascii="Arial"/>
          <w:color w:val="4D4D4D"/>
          <w:sz w:val="16"/>
        </w:rPr>
        <w:t>80</w:t>
      </w:r>
      <w:r>
        <w:rPr>
          <w:rFonts w:ascii="Arial"/>
          <w:color w:val="4D4D4D"/>
          <w:spacing w:val="29"/>
          <w:sz w:val="16"/>
        </w:rPr>
        <w:t xml:space="preserve"> </w:t>
      </w:r>
      <w:r>
        <w:rPr>
          <w:rFonts w:ascii="Arial"/>
          <w:color w:val="4D4D4D"/>
          <w:spacing w:val="-5"/>
          <w:sz w:val="16"/>
        </w:rPr>
        <w:t>100</w:t>
      </w:r>
    </w:p>
    <w:p w14:paraId="1D1F820E" w14:textId="77777777" w:rsidR="00A529FC" w:rsidRDefault="00A529FC">
      <w:pPr>
        <w:spacing w:line="181" w:lineRule="exact"/>
        <w:rPr>
          <w:rFonts w:ascii="Arial"/>
          <w:sz w:val="16"/>
        </w:rPr>
        <w:sectPr w:rsidR="00A529FC">
          <w:type w:val="continuous"/>
          <w:pgSz w:w="12240" w:h="15840"/>
          <w:pgMar w:top="1180" w:right="1320" w:bottom="280" w:left="1320" w:header="397" w:footer="0" w:gutter="0"/>
          <w:cols w:num="6" w:space="720" w:equalWidth="0">
            <w:col w:w="3361" w:space="40"/>
            <w:col w:w="598" w:space="39"/>
            <w:col w:w="1147" w:space="40"/>
            <w:col w:w="598" w:space="39"/>
            <w:col w:w="1147" w:space="40"/>
            <w:col w:w="2551"/>
          </w:cols>
        </w:sectPr>
      </w:pPr>
    </w:p>
    <w:p w14:paraId="5CCD116D" w14:textId="77777777" w:rsidR="00A529FC" w:rsidRDefault="00A529FC">
      <w:pPr>
        <w:pStyle w:val="BodyText"/>
        <w:rPr>
          <w:rFonts w:ascii="Arial"/>
          <w:sz w:val="18"/>
        </w:rPr>
      </w:pPr>
    </w:p>
    <w:p w14:paraId="4222613B" w14:textId="77777777" w:rsidR="00A529FC" w:rsidRDefault="00000000">
      <w:pPr>
        <w:spacing w:before="160" w:line="196" w:lineRule="auto"/>
        <w:ind w:left="3694"/>
        <w:rPr>
          <w:rFonts w:ascii="Arial"/>
          <w:sz w:val="16"/>
        </w:rPr>
      </w:pPr>
      <w:r>
        <w:rPr>
          <w:noProof/>
        </w:rPr>
        <w:drawing>
          <wp:anchor distT="0" distB="0" distL="0" distR="0" simplePos="0" relativeHeight="15748608" behindDoc="0" locked="0" layoutInCell="1" allowOverlap="1" wp14:anchorId="0A87B13C" wp14:editId="12A6FCB4">
            <wp:simplePos x="0" y="0"/>
            <wp:positionH relativeFrom="page">
              <wp:posOffset>3055355</wp:posOffset>
            </wp:positionH>
            <wp:positionV relativeFrom="paragraph">
              <wp:posOffset>126681</wp:posOffset>
            </wp:positionV>
            <wp:extent cx="58546" cy="33104"/>
            <wp:effectExtent l="0" t="0" r="0" b="0"/>
            <wp:wrapNone/>
            <wp:docPr id="3"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0.png"/>
                    <pic:cNvPicPr/>
                  </pic:nvPicPr>
                  <pic:blipFill>
                    <a:blip r:embed="rId68" cstate="print"/>
                    <a:stretch>
                      <a:fillRect/>
                    </a:stretch>
                  </pic:blipFill>
                  <pic:spPr>
                    <a:xfrm>
                      <a:off x="0" y="0"/>
                      <a:ext cx="58546" cy="33104"/>
                    </a:xfrm>
                    <a:prstGeom prst="rect">
                      <a:avLst/>
                    </a:prstGeom>
                  </pic:spPr>
                </pic:pic>
              </a:graphicData>
            </a:graphic>
          </wp:anchor>
        </w:drawing>
      </w:r>
      <w:r>
        <w:rPr>
          <w:noProof/>
        </w:rPr>
        <w:drawing>
          <wp:anchor distT="0" distB="0" distL="0" distR="0" simplePos="0" relativeHeight="15749120" behindDoc="0" locked="0" layoutInCell="1" allowOverlap="1" wp14:anchorId="2B3937D2" wp14:editId="4D1F3021">
            <wp:simplePos x="0" y="0"/>
            <wp:positionH relativeFrom="page">
              <wp:posOffset>3055355</wp:posOffset>
            </wp:positionH>
            <wp:positionV relativeFrom="paragraph">
              <wp:posOffset>222014</wp:posOffset>
            </wp:positionV>
            <wp:extent cx="58546" cy="33104"/>
            <wp:effectExtent l="0" t="0" r="0" b="0"/>
            <wp:wrapNone/>
            <wp:docPr id="5"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png"/>
                    <pic:cNvPicPr/>
                  </pic:nvPicPr>
                  <pic:blipFill>
                    <a:blip r:embed="rId69" cstate="print"/>
                    <a:stretch>
                      <a:fillRect/>
                    </a:stretch>
                  </pic:blipFill>
                  <pic:spPr>
                    <a:xfrm>
                      <a:off x="0" y="0"/>
                      <a:ext cx="58546" cy="33104"/>
                    </a:xfrm>
                    <a:prstGeom prst="rect">
                      <a:avLst/>
                    </a:prstGeom>
                  </pic:spPr>
                </pic:pic>
              </a:graphicData>
            </a:graphic>
          </wp:anchor>
        </w:drawing>
      </w:r>
      <w:r w:rsidR="006228F8">
        <w:rPr>
          <w:noProof/>
        </w:rPr>
        <mc:AlternateContent>
          <mc:Choice Requires="wps">
            <w:drawing>
              <wp:anchor distT="0" distB="0" distL="114300" distR="114300" simplePos="0" relativeHeight="15752704" behindDoc="0" locked="0" layoutInCell="1" allowOverlap="1" wp14:anchorId="40864EB6" wp14:editId="7B866518">
                <wp:simplePos x="0" y="0"/>
                <wp:positionH relativeFrom="page">
                  <wp:posOffset>2639060</wp:posOffset>
                </wp:positionH>
                <wp:positionV relativeFrom="paragraph">
                  <wp:posOffset>121285</wp:posOffset>
                </wp:positionV>
                <wp:extent cx="346075" cy="142240"/>
                <wp:effectExtent l="0" t="0" r="9525" b="10160"/>
                <wp:wrapNone/>
                <wp:docPr id="185" name="docshape3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46075"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103A77" w14:textId="77777777" w:rsidR="00A529FC" w:rsidRDefault="00000000">
                            <w:pPr>
                              <w:spacing w:line="223" w:lineRule="exact"/>
                              <w:rPr>
                                <w:rFonts w:ascii="Arial"/>
                                <w:sz w:val="20"/>
                              </w:rPr>
                            </w:pPr>
                            <w:r>
                              <w:rPr>
                                <w:rFonts w:ascii="Arial"/>
                                <w:spacing w:val="-2"/>
                                <w:sz w:val="20"/>
                              </w:rPr>
                              <w:t>Model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864EB6" id="docshape323" o:spid="_x0000_s1483" type="#_x0000_t202" style="position:absolute;left:0;text-align:left;margin-left:207.8pt;margin-top:9.55pt;width:27.25pt;height:11.2pt;z-index:1575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" filled="f" stroked="f">
                <v:path arrowok="t"/>
                <v:textbox inset="0,0,0,0">
                  <w:txbxContent>
                    <w:p w14:paraId="2D103A77" w14:textId="77777777" w:rsidR="00A529FC" w:rsidRDefault="00000000">
                      <w:pPr>
                        <w:spacing w:line="223" w:lineRule="exact"/>
                        <w:rPr>
                          <w:rFonts w:ascii="Arial"/>
                          <w:sz w:val="20"/>
                        </w:rPr>
                      </w:pPr>
                      <w:r>
                        <w:rPr>
                          <w:rFonts w:ascii="Arial"/>
                          <w:spacing w:val="-2"/>
                          <w:sz w:val="20"/>
                        </w:rPr>
                        <w:t>Model</w:t>
                      </w:r>
                    </w:p>
                  </w:txbxContent>
                </v:textbox>
                <w10:wrap anchorx="page"/>
              </v:shape>
            </w:pict>
          </mc:Fallback>
        </mc:AlternateContent>
      </w:r>
      <w:r>
        <w:rPr>
          <w:rFonts w:ascii="Arial"/>
          <w:spacing w:val="-2"/>
          <w:sz w:val="16"/>
        </w:rPr>
        <w:t>Theremin ThetaPhase</w:t>
      </w:r>
    </w:p>
    <w:p w14:paraId="3BF8FE15" w14:textId="77777777" w:rsidR="00A529FC" w:rsidRDefault="00000000">
      <w:pPr>
        <w:spacing w:line="224" w:lineRule="exact"/>
        <w:ind w:left="121"/>
        <w:rPr>
          <w:rFonts w:ascii="Arial"/>
          <w:sz w:val="20"/>
        </w:rPr>
      </w:pPr>
      <w:r>
        <w:br w:type="column"/>
      </w:r>
      <w:r>
        <w:rPr>
          <w:rFonts w:ascii="Arial"/>
          <w:sz w:val="20"/>
        </w:rPr>
        <w:t xml:space="preserve">List </w:t>
      </w:r>
      <w:r>
        <w:rPr>
          <w:rFonts w:ascii="Arial"/>
          <w:spacing w:val="-4"/>
          <w:sz w:val="20"/>
        </w:rPr>
        <w:t>Size</w:t>
      </w:r>
    </w:p>
    <w:p w14:paraId="5A3849D0" w14:textId="77777777" w:rsidR="00A529FC" w:rsidRDefault="00000000">
      <w:pPr>
        <w:spacing w:before="117" w:line="167" w:lineRule="exact"/>
        <w:ind w:left="274"/>
        <w:rPr>
          <w:rFonts w:ascii="Arial"/>
          <w:sz w:val="16"/>
        </w:rPr>
      </w:pPr>
      <w:r>
        <w:rPr>
          <w:noProof/>
        </w:rPr>
        <w:drawing>
          <wp:anchor distT="0" distB="0" distL="0" distR="0" simplePos="0" relativeHeight="15749632" behindDoc="0" locked="0" layoutInCell="1" allowOverlap="1" wp14:anchorId="6DE146C6" wp14:editId="7664F9E9">
            <wp:simplePos x="0" y="0"/>
            <wp:positionH relativeFrom="page">
              <wp:posOffset>3802870</wp:posOffset>
            </wp:positionH>
            <wp:positionV relativeFrom="paragraph">
              <wp:posOffset>116530</wp:posOffset>
            </wp:positionV>
            <wp:extent cx="58504" cy="33104"/>
            <wp:effectExtent l="0" t="0" r="0" b="0"/>
            <wp:wrapNone/>
            <wp:docPr id="7"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2.png"/>
                    <pic:cNvPicPr/>
                  </pic:nvPicPr>
                  <pic:blipFill>
                    <a:blip r:embed="rId70"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0656" behindDoc="0" locked="0" layoutInCell="1" allowOverlap="1" wp14:anchorId="1AD453B6" wp14:editId="5E9C2E87">
            <wp:simplePos x="0" y="0"/>
            <wp:positionH relativeFrom="page">
              <wp:posOffset>4459708</wp:posOffset>
            </wp:positionH>
            <wp:positionV relativeFrom="paragraph">
              <wp:posOffset>116530</wp:posOffset>
            </wp:positionV>
            <wp:extent cx="58546" cy="33104"/>
            <wp:effectExtent l="0" t="0" r="0" b="0"/>
            <wp:wrapNone/>
            <wp:docPr id="9"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3.png"/>
                    <pic:cNvPicPr/>
                  </pic:nvPicPr>
                  <pic:blipFill>
                    <a:blip r:embed="rId71" cstate="print"/>
                    <a:stretch>
                      <a:fillRect/>
                    </a:stretch>
                  </pic:blipFill>
                  <pic:spPr>
                    <a:xfrm>
                      <a:off x="0" y="0"/>
                      <a:ext cx="58546" cy="33104"/>
                    </a:xfrm>
                    <a:prstGeom prst="rect">
                      <a:avLst/>
                    </a:prstGeom>
                  </pic:spPr>
                </pic:pic>
              </a:graphicData>
            </a:graphic>
          </wp:anchor>
        </w:drawing>
      </w:r>
      <w:r>
        <w:rPr>
          <w:rFonts w:ascii="Arial"/>
          <w:spacing w:val="-2"/>
          <w:sz w:val="16"/>
        </w:rPr>
        <w:t>NoEDL</w:t>
      </w:r>
    </w:p>
    <w:p w14:paraId="3C7496C4" w14:textId="77777777" w:rsidR="00A529FC" w:rsidRDefault="00000000">
      <w:pPr>
        <w:spacing w:line="167" w:lineRule="exact"/>
        <w:ind w:left="274"/>
        <w:rPr>
          <w:rFonts w:ascii="Arial"/>
          <w:sz w:val="16"/>
        </w:rPr>
      </w:pPr>
      <w:r>
        <w:rPr>
          <w:noProof/>
        </w:rPr>
        <w:drawing>
          <wp:anchor distT="0" distB="0" distL="0" distR="0" simplePos="0" relativeHeight="15750144" behindDoc="0" locked="0" layoutInCell="1" allowOverlap="1" wp14:anchorId="28B1E0D6" wp14:editId="4B0B4BE1">
            <wp:simplePos x="0" y="0"/>
            <wp:positionH relativeFrom="page">
              <wp:posOffset>3802870</wp:posOffset>
            </wp:positionH>
            <wp:positionV relativeFrom="paragraph">
              <wp:posOffset>31508</wp:posOffset>
            </wp:positionV>
            <wp:extent cx="58504" cy="33104"/>
            <wp:effectExtent l="0" t="0" r="0" b="0"/>
            <wp:wrapNone/>
            <wp:docPr id="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png"/>
                    <pic:cNvPicPr/>
                  </pic:nvPicPr>
                  <pic:blipFill>
                    <a:blip r:embed="rId72" cstate="print"/>
                    <a:stretch>
                      <a:fillRect/>
                    </a:stretch>
                  </pic:blipFill>
                  <pic:spPr>
                    <a:xfrm>
                      <a:off x="0" y="0"/>
                      <a:ext cx="58504" cy="33104"/>
                    </a:xfrm>
                    <a:prstGeom prst="rect">
                      <a:avLst/>
                    </a:prstGeom>
                  </pic:spPr>
                </pic:pic>
              </a:graphicData>
            </a:graphic>
          </wp:anchor>
        </w:drawing>
      </w:r>
      <w:r>
        <w:rPr>
          <w:noProof/>
        </w:rPr>
        <w:drawing>
          <wp:anchor distT="0" distB="0" distL="0" distR="0" simplePos="0" relativeHeight="15751168" behindDoc="0" locked="0" layoutInCell="1" allowOverlap="1" wp14:anchorId="0B6AE449" wp14:editId="1EC48D6D">
            <wp:simplePos x="0" y="0"/>
            <wp:positionH relativeFrom="page">
              <wp:posOffset>4459708</wp:posOffset>
            </wp:positionH>
            <wp:positionV relativeFrom="paragraph">
              <wp:posOffset>31508</wp:posOffset>
            </wp:positionV>
            <wp:extent cx="58546" cy="33104"/>
            <wp:effectExtent l="0" t="0" r="0" b="0"/>
            <wp:wrapNone/>
            <wp:docPr id="1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png"/>
                    <pic:cNvPicPr/>
                  </pic:nvPicPr>
                  <pic:blipFill>
                    <a:blip r:embed="rId73" cstate="print"/>
                    <a:stretch>
                      <a:fillRect/>
                    </a:stretch>
                  </pic:blipFill>
                  <pic:spPr>
                    <a:xfrm>
                      <a:off x="0" y="0"/>
                      <a:ext cx="58546" cy="33104"/>
                    </a:xfrm>
                    <a:prstGeom prst="rect">
                      <a:avLst/>
                    </a:prstGeom>
                  </pic:spPr>
                </pic:pic>
              </a:graphicData>
            </a:graphic>
          </wp:anchor>
        </w:drawing>
      </w:r>
      <w:r>
        <w:rPr>
          <w:rFonts w:ascii="Arial"/>
          <w:spacing w:val="-2"/>
          <w:sz w:val="16"/>
        </w:rPr>
        <w:t>NoDynMF</w:t>
      </w:r>
    </w:p>
    <w:p w14:paraId="5FC8ADC0" w14:textId="77777777" w:rsidR="00A529FC" w:rsidRDefault="00000000">
      <w:pPr>
        <w:rPr>
          <w:rFonts w:ascii="Arial"/>
          <w:sz w:val="18"/>
        </w:rPr>
      </w:pPr>
      <w:r>
        <w:br w:type="column"/>
      </w:r>
    </w:p>
    <w:p w14:paraId="30BE82B5" w14:textId="77777777" w:rsidR="00A529FC" w:rsidRDefault="00000000">
      <w:pPr>
        <w:spacing w:before="160" w:line="196" w:lineRule="auto"/>
        <w:ind w:left="71" w:right="2133"/>
        <w:rPr>
          <w:rFonts w:ascii="Arial"/>
          <w:sz w:val="16"/>
        </w:rPr>
      </w:pPr>
      <w:r>
        <w:rPr>
          <w:rFonts w:ascii="Arial"/>
          <w:spacing w:val="-2"/>
          <w:sz w:val="16"/>
        </w:rPr>
        <w:t>NoDGLearn NoPretrain</w:t>
      </w:r>
    </w:p>
    <w:p w14:paraId="17A91912" w14:textId="77777777" w:rsidR="00A529FC" w:rsidRDefault="00A529FC">
      <w:pPr>
        <w:spacing w:line="196" w:lineRule="auto"/>
        <w:rPr>
          <w:rFonts w:ascii="Arial"/>
          <w:sz w:val="16"/>
        </w:rPr>
        <w:sectPr w:rsidR="00A529FC">
          <w:type w:val="continuous"/>
          <w:pgSz w:w="12240" w:h="15840"/>
          <w:pgMar w:top="1180" w:right="1320" w:bottom="280" w:left="1320" w:header="397" w:footer="0" w:gutter="0"/>
          <w:cols w:num="3" w:space="720" w:equalWidth="0">
            <w:col w:w="4558" w:space="40"/>
            <w:col w:w="1198" w:space="39"/>
            <w:col w:w="3765"/>
          </w:cols>
        </w:sectPr>
      </w:pPr>
    </w:p>
    <w:p w14:paraId="4D338DAC" w14:textId="77777777" w:rsidR="00A529FC" w:rsidRDefault="00A529FC">
      <w:pPr>
        <w:pStyle w:val="BodyText"/>
        <w:spacing w:before="5"/>
        <w:rPr>
          <w:rFonts w:ascii="Arial"/>
          <w:sz w:val="14"/>
        </w:rPr>
      </w:pPr>
    </w:p>
    <w:p w14:paraId="4DCED9EC" w14:textId="77777777" w:rsidR="00A529FC" w:rsidRDefault="00000000">
      <w:pPr>
        <w:spacing w:before="97" w:line="252" w:lineRule="auto"/>
        <w:ind w:left="120" w:right="117"/>
        <w:jc w:val="both"/>
        <w:rPr>
          <w:sz w:val="18"/>
        </w:rPr>
      </w:pPr>
      <w:r>
        <w:t>Figure 4:</w:t>
      </w:r>
      <w:r>
        <w:rPr>
          <w:spacing w:val="40"/>
        </w:rPr>
        <w:t xml:space="preserve"> </w:t>
      </w:r>
      <w:r>
        <w:rPr>
          <w:sz w:val="18"/>
        </w:rPr>
        <w:t>Theremin vs.</w:t>
      </w:r>
      <w:r>
        <w:rPr>
          <w:spacing w:val="40"/>
          <w:sz w:val="18"/>
        </w:rPr>
        <w:t xml:space="preserve"> </w:t>
      </w:r>
      <w:r>
        <w:rPr>
          <w:sz w:val="18"/>
        </w:rPr>
        <w:t>other Models on AB memory and learning time.</w:t>
      </w:r>
      <w:r>
        <w:rPr>
          <w:spacing w:val="40"/>
          <w:sz w:val="18"/>
        </w:rPr>
        <w:t xml:space="preserve"> </w:t>
      </w:r>
      <w:r>
        <w:rPr>
          <w:sz w:val="18"/>
        </w:rPr>
        <w:t>Theremin and ThetaPhase data are the same as in Figure</w:t>
      </w:r>
      <w:r>
        <w:rPr>
          <w:spacing w:val="-9"/>
          <w:sz w:val="18"/>
        </w:rPr>
        <w:t xml:space="preserve"> </w:t>
      </w:r>
      <w:r>
        <w:rPr>
          <w:sz w:val="18"/>
        </w:rPr>
        <w:t>3,</w:t>
      </w:r>
      <w:r>
        <w:rPr>
          <w:spacing w:val="-8"/>
          <w:sz w:val="18"/>
        </w:rPr>
        <w:t xml:space="preserve"> </w:t>
      </w:r>
      <w:r>
        <w:rPr>
          <w:sz w:val="18"/>
        </w:rPr>
        <w:t>shown</w:t>
      </w:r>
      <w:r>
        <w:rPr>
          <w:spacing w:val="-9"/>
          <w:sz w:val="18"/>
        </w:rPr>
        <w:t xml:space="preserve"> </w:t>
      </w:r>
      <w:r>
        <w:rPr>
          <w:sz w:val="18"/>
        </w:rPr>
        <w:t>for</w:t>
      </w:r>
      <w:r>
        <w:rPr>
          <w:spacing w:val="-9"/>
          <w:sz w:val="18"/>
        </w:rPr>
        <w:t xml:space="preserve"> </w:t>
      </w:r>
      <w:r>
        <w:rPr>
          <w:sz w:val="18"/>
        </w:rPr>
        <w:t>reference</w:t>
      </w:r>
      <w:r>
        <w:rPr>
          <w:spacing w:val="-9"/>
          <w:sz w:val="18"/>
        </w:rPr>
        <w:t xml:space="preserve"> </w:t>
      </w:r>
      <w:r>
        <w:rPr>
          <w:sz w:val="18"/>
        </w:rPr>
        <w:t>purpose</w:t>
      </w:r>
      <w:r>
        <w:rPr>
          <w:spacing w:val="-9"/>
          <w:sz w:val="18"/>
        </w:rPr>
        <w:t xml:space="preserve"> </w:t>
      </w:r>
      <w:r>
        <w:rPr>
          <w:sz w:val="18"/>
        </w:rPr>
        <w:t>here. NoEDL</w:t>
      </w:r>
      <w:r>
        <w:rPr>
          <w:spacing w:val="-9"/>
          <w:sz w:val="18"/>
        </w:rPr>
        <w:t xml:space="preserve"> </w:t>
      </w:r>
      <w:r>
        <w:rPr>
          <w:sz w:val="18"/>
        </w:rPr>
        <w:t>is</w:t>
      </w:r>
      <w:r>
        <w:rPr>
          <w:spacing w:val="-9"/>
          <w:sz w:val="18"/>
        </w:rPr>
        <w:t xml:space="preserve"> </w:t>
      </w:r>
      <w:r>
        <w:rPr>
          <w:sz w:val="18"/>
        </w:rPr>
        <w:t>the</w:t>
      </w:r>
      <w:r>
        <w:rPr>
          <w:spacing w:val="-9"/>
          <w:sz w:val="18"/>
        </w:rPr>
        <w:t xml:space="preserve"> </w:t>
      </w:r>
      <w:r>
        <w:rPr>
          <w:sz w:val="18"/>
        </w:rPr>
        <w:t>Theremin</w:t>
      </w:r>
      <w:r>
        <w:rPr>
          <w:spacing w:val="-9"/>
          <w:sz w:val="18"/>
        </w:rPr>
        <w:t xml:space="preserve"> </w:t>
      </w:r>
      <w:r>
        <w:rPr>
          <w:sz w:val="18"/>
        </w:rPr>
        <w:t>without</w:t>
      </w:r>
      <w:r>
        <w:rPr>
          <w:spacing w:val="-9"/>
          <w:sz w:val="18"/>
        </w:rPr>
        <w:t xml:space="preserve"> </w:t>
      </w:r>
      <w:r>
        <w:rPr>
          <w:sz w:val="18"/>
        </w:rPr>
        <w:t>the</w:t>
      </w:r>
      <w:r>
        <w:rPr>
          <w:spacing w:val="-9"/>
          <w:sz w:val="18"/>
        </w:rPr>
        <w:t xml:space="preserve"> </w:t>
      </w:r>
      <w:r>
        <w:rPr>
          <w:sz w:val="18"/>
        </w:rPr>
        <w:t>new</w:t>
      </w:r>
      <w:r>
        <w:rPr>
          <w:spacing w:val="-9"/>
          <w:sz w:val="18"/>
        </w:rPr>
        <w:t xml:space="preserve"> </w:t>
      </w:r>
      <w:r>
        <w:rPr>
          <w:sz w:val="18"/>
        </w:rPr>
        <w:t>error-driven</w:t>
      </w:r>
      <w:r>
        <w:rPr>
          <w:spacing w:val="-9"/>
          <w:sz w:val="18"/>
        </w:rPr>
        <w:t xml:space="preserve"> </w:t>
      </w:r>
      <w:r>
        <w:rPr>
          <w:sz w:val="18"/>
        </w:rPr>
        <w:t>learning</w:t>
      </w:r>
      <w:r>
        <w:rPr>
          <w:spacing w:val="-9"/>
          <w:sz w:val="18"/>
        </w:rPr>
        <w:t xml:space="preserve"> </w:t>
      </w:r>
      <w:r>
        <w:rPr>
          <w:sz w:val="18"/>
        </w:rPr>
        <w:t>mechanism. NoDynMF is the Theremin with same mossy fiber strength during training and testing.</w:t>
      </w:r>
      <w:r>
        <w:rPr>
          <w:spacing w:val="40"/>
          <w:sz w:val="18"/>
        </w:rPr>
        <w:t xml:space="preserve"> </w:t>
      </w:r>
      <w:r>
        <w:rPr>
          <w:sz w:val="18"/>
        </w:rPr>
        <w:t xml:space="preserve">NoDGLearn is the Theremin with ECin </w:t>
      </w:r>
      <w:r>
        <w:rPr>
          <w:rFonts w:ascii="Arial" w:hAnsi="Arial"/>
          <w:i/>
          <w:sz w:val="18"/>
        </w:rPr>
        <w:t xml:space="preserve">→ </w:t>
      </w:r>
      <w:r>
        <w:rPr>
          <w:sz w:val="18"/>
        </w:rPr>
        <w:t>DG learning</w:t>
      </w:r>
      <w:r>
        <w:rPr>
          <w:spacing w:val="-6"/>
          <w:sz w:val="18"/>
        </w:rPr>
        <w:t xml:space="preserve"> </w:t>
      </w:r>
      <w:r>
        <w:rPr>
          <w:sz w:val="18"/>
        </w:rPr>
        <w:t>off. NoPretrain</w:t>
      </w:r>
      <w:r>
        <w:rPr>
          <w:spacing w:val="-6"/>
          <w:sz w:val="18"/>
        </w:rPr>
        <w:t xml:space="preserve"> </w:t>
      </w:r>
      <w:r>
        <w:rPr>
          <w:sz w:val="18"/>
        </w:rPr>
        <w:t>is</w:t>
      </w:r>
      <w:r>
        <w:rPr>
          <w:spacing w:val="-6"/>
          <w:sz w:val="18"/>
        </w:rPr>
        <w:t xml:space="preserve"> </w:t>
      </w:r>
      <w:r>
        <w:rPr>
          <w:sz w:val="18"/>
        </w:rPr>
        <w:t>the</w:t>
      </w:r>
      <w:r>
        <w:rPr>
          <w:spacing w:val="-6"/>
          <w:sz w:val="18"/>
        </w:rPr>
        <w:t xml:space="preserve"> </w:t>
      </w:r>
      <w:r>
        <w:rPr>
          <w:sz w:val="18"/>
        </w:rPr>
        <w:t>Theremin</w:t>
      </w:r>
      <w:r>
        <w:rPr>
          <w:spacing w:val="-6"/>
          <w:sz w:val="18"/>
        </w:rPr>
        <w:t xml:space="preserve"> </w:t>
      </w:r>
      <w:r>
        <w:rPr>
          <w:sz w:val="18"/>
        </w:rPr>
        <w:t>without</w:t>
      </w:r>
      <w:r>
        <w:rPr>
          <w:spacing w:val="-6"/>
          <w:sz w:val="18"/>
        </w:rPr>
        <w:t xml:space="preserve"> </w:t>
      </w:r>
      <w:r>
        <w:rPr>
          <w:sz w:val="18"/>
        </w:rPr>
        <w:t>pretraining</w:t>
      </w:r>
      <w:r>
        <w:rPr>
          <w:spacing w:val="-6"/>
          <w:sz w:val="18"/>
        </w:rPr>
        <w:t xml:space="preserve"> </w:t>
      </w:r>
      <w:r>
        <w:rPr>
          <w:sz w:val="18"/>
        </w:rPr>
        <w:t>CA1. Each</w:t>
      </w:r>
      <w:r>
        <w:rPr>
          <w:spacing w:val="-6"/>
          <w:sz w:val="18"/>
        </w:rPr>
        <w:t xml:space="preserve"> </w:t>
      </w:r>
      <w:r>
        <w:rPr>
          <w:sz w:val="18"/>
        </w:rPr>
        <w:t>of</w:t>
      </w:r>
      <w:r>
        <w:rPr>
          <w:spacing w:val="-6"/>
          <w:sz w:val="18"/>
        </w:rPr>
        <w:t xml:space="preserve"> </w:t>
      </w:r>
      <w:r>
        <w:rPr>
          <w:sz w:val="18"/>
        </w:rPr>
        <w:t>these</w:t>
      </w:r>
      <w:r>
        <w:rPr>
          <w:spacing w:val="-6"/>
          <w:sz w:val="18"/>
        </w:rPr>
        <w:t xml:space="preserve"> </w:t>
      </w:r>
      <w:r>
        <w:rPr>
          <w:sz w:val="18"/>
        </w:rPr>
        <w:t>factors</w:t>
      </w:r>
      <w:r>
        <w:rPr>
          <w:spacing w:val="-6"/>
          <w:sz w:val="18"/>
        </w:rPr>
        <w:t xml:space="preserve"> </w:t>
      </w:r>
      <w:r>
        <w:rPr>
          <w:sz w:val="18"/>
        </w:rPr>
        <w:t>makes</w:t>
      </w:r>
      <w:r>
        <w:rPr>
          <w:spacing w:val="-6"/>
          <w:sz w:val="18"/>
        </w:rPr>
        <w:t xml:space="preserve"> </w:t>
      </w:r>
      <w:r>
        <w:rPr>
          <w:sz w:val="18"/>
        </w:rPr>
        <w:t>a</w:t>
      </w:r>
      <w:r>
        <w:rPr>
          <w:spacing w:val="-6"/>
          <w:sz w:val="18"/>
        </w:rPr>
        <w:t xml:space="preserve"> </w:t>
      </w:r>
      <w:r>
        <w:rPr>
          <w:sz w:val="18"/>
        </w:rPr>
        <w:t>significant</w:t>
      </w:r>
      <w:r>
        <w:rPr>
          <w:spacing w:val="-6"/>
          <w:sz w:val="18"/>
        </w:rPr>
        <w:t xml:space="preserve"> </w:t>
      </w:r>
      <w:r>
        <w:rPr>
          <w:sz w:val="18"/>
        </w:rPr>
        <w:t>contribution</w:t>
      </w:r>
      <w:r>
        <w:rPr>
          <w:spacing w:val="-6"/>
          <w:sz w:val="18"/>
        </w:rPr>
        <w:t xml:space="preserve"> </w:t>
      </w:r>
      <w:r>
        <w:rPr>
          <w:sz w:val="18"/>
        </w:rPr>
        <w:t>as</w:t>
      </w:r>
      <w:r>
        <w:rPr>
          <w:spacing w:val="-6"/>
          <w:sz w:val="18"/>
        </w:rPr>
        <w:t xml:space="preserve"> </w:t>
      </w:r>
      <w:r>
        <w:rPr>
          <w:sz w:val="18"/>
        </w:rPr>
        <w:t>seen</w:t>
      </w:r>
      <w:r>
        <w:rPr>
          <w:spacing w:val="-6"/>
          <w:sz w:val="18"/>
        </w:rPr>
        <w:t xml:space="preserve"> </w:t>
      </w:r>
      <w:r>
        <w:rPr>
          <w:sz w:val="18"/>
        </w:rPr>
        <w:t>in decrements relative to the full Theremin in interference resistance (AB memory) and learning time.</w:t>
      </w:r>
    </w:p>
    <w:p w14:paraId="138B15CB" w14:textId="77777777" w:rsidR="00A529FC" w:rsidRDefault="00A529FC">
      <w:pPr>
        <w:pStyle w:val="BodyText"/>
      </w:pPr>
    </w:p>
    <w:p w14:paraId="59CFC52A" w14:textId="77777777" w:rsidR="00A529FC" w:rsidRDefault="00000000" w:rsidP="007576F6">
      <w:pPr>
        <w:pStyle w:val="BodyText"/>
        <w:spacing w:before="144" w:line="256" w:lineRule="auto"/>
        <w:ind w:left="120" w:right="119"/>
        <w:jc w:val="both"/>
        <w:rPr>
          <w:moveTo w:id="434" w:author="Author" w:date="2022-09-10T01:53:00Z"/>
          <w:i/>
        </w:rPr>
      </w:pPr>
      <w:moveToRangeStart w:id="435" w:author="Author" w:date="2022-09-10T01:53:00Z" w:name="move113667227"/>
      <w:moveTo w:id="436" w:author="Author" w:date="2022-09-10T01:53:00Z">
        <w:r>
          <w:t>three network sizes and numbers of list items.</w:t>
        </w:r>
        <w:r>
          <w:rPr>
            <w:spacing w:val="32"/>
          </w:rPr>
          <w:t xml:space="preserve"> </w:t>
        </w:r>
        <w:r>
          <w:t>For all three network sizes, the results show that Theremin was better at counteracting interference and retained more memory for AB pairs than the theta-phase hip- pocampus</w:t>
        </w:r>
        <w:r>
          <w:rPr>
            <w:spacing w:val="-4"/>
          </w:rPr>
          <w:t xml:space="preserve"> </w:t>
        </w:r>
        <w:r>
          <w:t>model</w:t>
        </w:r>
        <w:r>
          <w:rPr>
            <w:spacing w:val="-4"/>
          </w:rPr>
          <w:t xml:space="preserve"> </w:t>
        </w:r>
        <w:r>
          <w:t>across</w:t>
        </w:r>
        <w:r>
          <w:rPr>
            <w:spacing w:val="-3"/>
          </w:rPr>
          <w:t xml:space="preserve"> </w:t>
        </w:r>
        <w:r>
          <w:t>all</w:t>
        </w:r>
        <w:r>
          <w:rPr>
            <w:spacing w:val="-4"/>
          </w:rPr>
          <w:t xml:space="preserve"> </w:t>
        </w:r>
        <w:r>
          <w:t>list</w:t>
        </w:r>
        <w:r>
          <w:rPr>
            <w:spacing w:val="-3"/>
          </w:rPr>
          <w:t xml:space="preserve"> </w:t>
        </w:r>
        <w:r>
          <w:t>sizes</w:t>
        </w:r>
        <w:r>
          <w:rPr>
            <w:spacing w:val="-4"/>
          </w:rPr>
          <w:t xml:space="preserve"> </w:t>
        </w:r>
        <w:r>
          <w:t>and</w:t>
        </w:r>
        <w:r>
          <w:rPr>
            <w:spacing w:val="-3"/>
          </w:rPr>
          <w:t xml:space="preserve"> </w:t>
        </w:r>
        <w:r>
          <w:t>network</w:t>
        </w:r>
        <w:r>
          <w:rPr>
            <w:spacing w:val="-4"/>
          </w:rPr>
          <w:t xml:space="preserve"> </w:t>
        </w:r>
        <w:r>
          <w:t>sizes</w:t>
        </w:r>
        <w:r>
          <w:rPr>
            <w:spacing w:val="-3"/>
          </w:rPr>
          <w:t xml:space="preserve"> </w:t>
        </w:r>
        <w:r>
          <w:t>(Student’s</w:t>
        </w:r>
        <w:r>
          <w:rPr>
            <w:spacing w:val="-4"/>
          </w:rPr>
          <w:t xml:space="preserve"> </w:t>
        </w:r>
        <w:r>
          <w:t>t-test,</w:t>
        </w:r>
        <w:r>
          <w:rPr>
            <w:spacing w:val="-3"/>
          </w:rPr>
          <w:t xml:space="preserve"> </w:t>
        </w:r>
        <w:r>
          <w:t>same</w:t>
        </w:r>
        <w:r>
          <w:rPr>
            <w:spacing w:val="-3"/>
          </w:rPr>
          <w:t xml:space="preserve"> </w:t>
        </w:r>
        <w:r>
          <w:t>for</w:t>
        </w:r>
        <w:r>
          <w:rPr>
            <w:spacing w:val="-4"/>
          </w:rPr>
          <w:t xml:space="preserve"> </w:t>
        </w:r>
        <w:r>
          <w:t>the</w:t>
        </w:r>
        <w:r>
          <w:rPr>
            <w:spacing w:val="-3"/>
          </w:rPr>
          <w:t xml:space="preserve"> </w:t>
        </w:r>
        <w:r>
          <w:t>following</w:t>
        </w:r>
        <w:r>
          <w:rPr>
            <w:spacing w:val="-4"/>
          </w:rPr>
          <w:t xml:space="preserve"> </w:t>
        </w:r>
        <w:r>
          <w:t>analyses,</w:t>
        </w:r>
        <w:r>
          <w:rPr>
            <w:spacing w:val="-3"/>
          </w:rPr>
          <w:t xml:space="preserve"> </w:t>
        </w:r>
        <w:r>
          <w:rPr>
            <w:i/>
            <w:spacing w:val="-10"/>
          </w:rPr>
          <w:t>p</w:t>
        </w:r>
      </w:moveTo>
    </w:p>
    <w:p w14:paraId="12CBD3D9" w14:textId="77777777" w:rsidR="00A529FC" w:rsidRDefault="00000000" w:rsidP="007576F6">
      <w:pPr>
        <w:pStyle w:val="BodyText"/>
        <w:spacing w:before="1" w:line="256" w:lineRule="auto"/>
        <w:ind w:left="120" w:right="117"/>
        <w:jc w:val="both"/>
      </w:pPr>
      <w:moveTo w:id="437" w:author="Author" w:date="2022-09-10T01:53:00Z">
        <w:r>
          <w:rPr>
            <w:rFonts w:ascii="Georgia"/>
            <w:i/>
          </w:rPr>
          <w:t>&lt;</w:t>
        </w:r>
        <w:r w:rsidRPr="007576F6">
          <w:rPr>
            <w:rFonts w:ascii="Georgia"/>
            <w:i/>
            <w:spacing w:val="-7"/>
          </w:rPr>
          <w:t xml:space="preserve"> </w:t>
        </w:r>
        <w:r>
          <w:t>.01</w:t>
        </w:r>
        <w:r w:rsidRPr="007576F6">
          <w:rPr>
            <w:spacing w:val="-9"/>
          </w:rPr>
          <w:t xml:space="preserve"> </w:t>
        </w:r>
        <w:r>
          <w:t>except</w:t>
        </w:r>
        <w:r w:rsidRPr="007576F6">
          <w:rPr>
            <w:spacing w:val="-10"/>
          </w:rPr>
          <w:t xml:space="preserve"> </w:t>
        </w:r>
        <w:r>
          <w:t>SmallHip</w:t>
        </w:r>
        <w:r w:rsidRPr="007576F6">
          <w:rPr>
            <w:spacing w:val="-9"/>
          </w:rPr>
          <w:t xml:space="preserve"> </w:t>
        </w:r>
        <w:r>
          <w:t>List100</w:t>
        </w:r>
        <w:r w:rsidRPr="007576F6">
          <w:rPr>
            <w:spacing w:val="-10"/>
          </w:rPr>
          <w:t xml:space="preserve"> </w:t>
        </w:r>
        <w:r>
          <w:t>(</w:t>
        </w:r>
        <w:r>
          <w:rPr>
            <w:i/>
          </w:rPr>
          <w:t>p</w:t>
        </w:r>
        <w:r w:rsidRPr="007576F6">
          <w:rPr>
            <w:i/>
            <w:spacing w:val="-9"/>
          </w:rPr>
          <w:t xml:space="preserve"> </w:t>
        </w:r>
        <w:r>
          <w:t>=</w:t>
        </w:r>
        <w:r w:rsidRPr="007576F6">
          <w:rPr>
            <w:spacing w:val="-9"/>
          </w:rPr>
          <w:t xml:space="preserve"> </w:t>
        </w:r>
        <w:r>
          <w:t>0.736)).</w:t>
        </w:r>
        <w:r w:rsidRPr="007576F6">
          <w:t xml:space="preserve"> </w:t>
        </w:r>
        <w:r>
          <w:t>Moreover,</w:t>
        </w:r>
        <w:r w:rsidRPr="007576F6">
          <w:rPr>
            <w:spacing w:val="-9"/>
          </w:rPr>
          <w:t xml:space="preserve"> </w:t>
        </w:r>
        <w:r>
          <w:t>the</w:t>
        </w:r>
        <w:r w:rsidRPr="007576F6">
          <w:rPr>
            <w:spacing w:val="-10"/>
          </w:rPr>
          <w:t xml:space="preserve"> </w:t>
        </w:r>
        <w:r>
          <w:t>full</w:t>
        </w:r>
        <w:r w:rsidRPr="007576F6">
          <w:rPr>
            <w:spacing w:val="-9"/>
          </w:rPr>
          <w:t xml:space="preserve"> </w:t>
        </w:r>
        <w:r>
          <w:t>Theremin</w:t>
        </w:r>
        <w:r w:rsidRPr="007576F6">
          <w:rPr>
            <w:spacing w:val="-10"/>
          </w:rPr>
          <w:t xml:space="preserve"> </w:t>
        </w:r>
        <w:r>
          <w:t>model</w:t>
        </w:r>
        <w:r w:rsidRPr="007576F6">
          <w:rPr>
            <w:spacing w:val="-9"/>
          </w:rPr>
          <w:t xml:space="preserve"> </w:t>
        </w:r>
        <w:r>
          <w:t>completed</w:t>
        </w:r>
        <w:r w:rsidRPr="007576F6">
          <w:rPr>
            <w:spacing w:val="-10"/>
          </w:rPr>
          <w:t xml:space="preserve"> </w:t>
        </w:r>
        <w:r>
          <w:t>learning</w:t>
        </w:r>
        <w:r w:rsidRPr="007576F6">
          <w:rPr>
            <w:spacing w:val="-9"/>
          </w:rPr>
          <w:t xml:space="preserve"> </w:t>
        </w:r>
        <w:r w:rsidRPr="007576F6">
          <w:t>signif-</w:t>
        </w:r>
      </w:moveTo>
      <w:moveToRangeEnd w:id="435"/>
      <w:ins w:id="438" w:author="Author" w:date="2022-09-10T01:53:00Z">
        <w:r>
          <w:t xml:space="preserve"> </w:t>
        </w:r>
      </w:ins>
      <w:r>
        <w:t>icantly</w:t>
      </w:r>
      <w:r>
        <w:rPr>
          <w:spacing w:val="-10"/>
        </w:rPr>
        <w:t xml:space="preserve"> </w:t>
      </w:r>
      <w:r>
        <w:t>faster</w:t>
      </w:r>
      <w:r>
        <w:rPr>
          <w:spacing w:val="-10"/>
        </w:rPr>
        <w:t xml:space="preserve"> </w:t>
      </w:r>
      <w:r>
        <w:t>(i.e.,</w:t>
      </w:r>
      <w:r>
        <w:rPr>
          <w:spacing w:val="-9"/>
        </w:rPr>
        <w:t xml:space="preserve"> </w:t>
      </w:r>
      <w:r>
        <w:t>the</w:t>
      </w:r>
      <w:r>
        <w:rPr>
          <w:spacing w:val="-10"/>
        </w:rPr>
        <w:t xml:space="preserve"> </w:t>
      </w:r>
      <w:r>
        <w:t>N</w:t>
      </w:r>
      <w:r>
        <w:rPr>
          <w:spacing w:val="-10"/>
        </w:rPr>
        <w:t xml:space="preserve"> </w:t>
      </w:r>
      <w:r>
        <w:t>measure)</w:t>
      </w:r>
      <w:r>
        <w:rPr>
          <w:spacing w:val="-10"/>
        </w:rPr>
        <w:t xml:space="preserve"> </w:t>
      </w:r>
      <w:r>
        <w:t>than</w:t>
      </w:r>
      <w:r>
        <w:rPr>
          <w:spacing w:val="-10"/>
        </w:rPr>
        <w:t xml:space="preserve"> </w:t>
      </w:r>
      <w:r>
        <w:t>the</w:t>
      </w:r>
      <w:r>
        <w:rPr>
          <w:spacing w:val="-10"/>
        </w:rPr>
        <w:t xml:space="preserve"> </w:t>
      </w:r>
      <w:r>
        <w:t>theta-phase</w:t>
      </w:r>
      <w:r>
        <w:rPr>
          <w:spacing w:val="-10"/>
        </w:rPr>
        <w:t xml:space="preserve"> </w:t>
      </w:r>
      <w:r>
        <w:t>hippocampus</w:t>
      </w:r>
      <w:r>
        <w:rPr>
          <w:spacing w:val="-10"/>
        </w:rPr>
        <w:t xml:space="preserve"> </w:t>
      </w:r>
      <w:r>
        <w:t>model</w:t>
      </w:r>
      <w:r>
        <w:rPr>
          <w:spacing w:val="-10"/>
        </w:rPr>
        <w:t xml:space="preserve"> </w:t>
      </w:r>
      <w:r>
        <w:t>across</w:t>
      </w:r>
      <w:r>
        <w:rPr>
          <w:spacing w:val="-10"/>
        </w:rPr>
        <w:t xml:space="preserve"> </w:t>
      </w:r>
      <w:r>
        <w:t>all</w:t>
      </w:r>
      <w:r>
        <w:rPr>
          <w:spacing w:val="-10"/>
        </w:rPr>
        <w:t xml:space="preserve"> </w:t>
      </w:r>
      <w:r>
        <w:t>list</w:t>
      </w:r>
      <w:r>
        <w:rPr>
          <w:spacing w:val="-10"/>
        </w:rPr>
        <w:t xml:space="preserve"> </w:t>
      </w:r>
      <w:r>
        <w:t>sizes</w:t>
      </w:r>
      <w:r>
        <w:rPr>
          <w:spacing w:val="-10"/>
        </w:rPr>
        <w:t xml:space="preserve"> </w:t>
      </w:r>
      <w:r>
        <w:t>and</w:t>
      </w:r>
      <w:r>
        <w:rPr>
          <w:spacing w:val="-10"/>
        </w:rPr>
        <w:t xml:space="preserve"> </w:t>
      </w:r>
      <w:r>
        <w:t>network sizes (</w:t>
      </w:r>
      <w:r>
        <w:rPr>
          <w:i/>
        </w:rPr>
        <w:t xml:space="preserve">p </w:t>
      </w:r>
      <w:r>
        <w:rPr>
          <w:rFonts w:ascii="Georgia"/>
          <w:i/>
        </w:rPr>
        <w:t xml:space="preserve">&lt; </w:t>
      </w:r>
      <w:r>
        <w:t>.01 except SmallHip List100 (all N = 30)).</w:t>
      </w:r>
    </w:p>
    <w:p w14:paraId="308ADB6A" w14:textId="77777777" w:rsidR="00A529FC" w:rsidRDefault="00000000">
      <w:pPr>
        <w:pStyle w:val="BodyText"/>
        <w:spacing w:before="40" w:line="256" w:lineRule="auto"/>
        <w:ind w:left="120" w:right="119" w:firstLine="298"/>
        <w:jc w:val="both"/>
        <w:rPr>
          <w:i/>
        </w:rPr>
      </w:pPr>
      <w:r>
        <w:t>To</w:t>
      </w:r>
      <w:r>
        <w:rPr>
          <w:spacing w:val="-12"/>
        </w:rPr>
        <w:t xml:space="preserve"> </w:t>
      </w:r>
      <w:r>
        <w:t>more</w:t>
      </w:r>
      <w:r>
        <w:rPr>
          <w:spacing w:val="-12"/>
        </w:rPr>
        <w:t xml:space="preserve"> </w:t>
      </w:r>
      <w:r>
        <w:t>specifically</w:t>
      </w:r>
      <w:r>
        <w:rPr>
          <w:spacing w:val="-12"/>
        </w:rPr>
        <w:t xml:space="preserve"> </w:t>
      </w:r>
      <w:r>
        <w:t>test</w:t>
      </w:r>
      <w:r>
        <w:rPr>
          <w:spacing w:val="-12"/>
        </w:rPr>
        <w:t xml:space="preserve"> </w:t>
      </w:r>
      <w:r>
        <w:t>the</w:t>
      </w:r>
      <w:r>
        <w:rPr>
          <w:spacing w:val="-12"/>
        </w:rPr>
        <w:t xml:space="preserve"> </w:t>
      </w:r>
      <w:r>
        <w:t>effects</w:t>
      </w:r>
      <w:r>
        <w:rPr>
          <w:spacing w:val="-12"/>
        </w:rPr>
        <w:t xml:space="preserve"> </w:t>
      </w:r>
      <w:r>
        <w:t>of</w:t>
      </w:r>
      <w:r>
        <w:rPr>
          <w:spacing w:val="-12"/>
        </w:rPr>
        <w:t xml:space="preserve"> </w:t>
      </w:r>
      <w:r>
        <w:t>the</w:t>
      </w:r>
      <w:r>
        <w:rPr>
          <w:spacing w:val="-12"/>
        </w:rPr>
        <w:t xml:space="preserve"> </w:t>
      </w:r>
      <w:r>
        <w:t>new</w:t>
      </w:r>
      <w:r>
        <w:rPr>
          <w:spacing w:val="-12"/>
        </w:rPr>
        <w:t xml:space="preserve"> </w:t>
      </w:r>
      <w:r>
        <w:t>error-driven</w:t>
      </w:r>
      <w:r>
        <w:rPr>
          <w:spacing w:val="-12"/>
        </w:rPr>
        <w:t xml:space="preserve"> </w:t>
      </w:r>
      <w:r>
        <w:t>CA3</w:t>
      </w:r>
      <w:r>
        <w:rPr>
          <w:spacing w:val="-12"/>
        </w:rPr>
        <w:t xml:space="preserve"> </w:t>
      </w:r>
      <w:r>
        <w:t>mechanism</w:t>
      </w:r>
      <w:r>
        <w:rPr>
          <w:spacing w:val="-12"/>
        </w:rPr>
        <w:t xml:space="preserve"> </w:t>
      </w:r>
      <w:r>
        <w:t>in</w:t>
      </w:r>
      <w:r>
        <w:rPr>
          <w:spacing w:val="-12"/>
        </w:rPr>
        <w:t xml:space="preserve"> </w:t>
      </w:r>
      <w:r>
        <w:t>the</w:t>
      </w:r>
      <w:r>
        <w:rPr>
          <w:spacing w:val="-12"/>
        </w:rPr>
        <w:t xml:space="preserve"> </w:t>
      </w:r>
      <w:r>
        <w:t>Theremin</w:t>
      </w:r>
      <w:r>
        <w:rPr>
          <w:spacing w:val="-12"/>
        </w:rPr>
        <w:t xml:space="preserve"> </w:t>
      </w:r>
      <w:r>
        <w:t>model,</w:t>
      </w:r>
      <w:r>
        <w:rPr>
          <w:spacing w:val="-12"/>
        </w:rPr>
        <w:t xml:space="preserve"> </w:t>
      </w:r>
      <w:r>
        <w:t>we directly</w:t>
      </w:r>
      <w:r>
        <w:rPr>
          <w:spacing w:val="-12"/>
        </w:rPr>
        <w:t xml:space="preserve"> </w:t>
      </w:r>
      <w:r>
        <w:t>compared</w:t>
      </w:r>
      <w:r>
        <w:rPr>
          <w:spacing w:val="-12"/>
        </w:rPr>
        <w:t xml:space="preserve"> </w:t>
      </w:r>
      <w:r>
        <w:t>the</w:t>
      </w:r>
      <w:r>
        <w:rPr>
          <w:spacing w:val="-11"/>
        </w:rPr>
        <w:t xml:space="preserve"> </w:t>
      </w:r>
      <w:r>
        <w:t>Theremin</w:t>
      </w:r>
      <w:r>
        <w:rPr>
          <w:spacing w:val="-12"/>
        </w:rPr>
        <w:t xml:space="preserve"> </w:t>
      </w:r>
      <w:r>
        <w:t>model</w:t>
      </w:r>
      <w:r>
        <w:rPr>
          <w:spacing w:val="-12"/>
        </w:rPr>
        <w:t xml:space="preserve"> </w:t>
      </w:r>
      <w:r>
        <w:t>with</w:t>
      </w:r>
      <w:r>
        <w:rPr>
          <w:spacing w:val="-11"/>
        </w:rPr>
        <w:t xml:space="preserve"> </w:t>
      </w:r>
      <w:r>
        <w:t>another</w:t>
      </w:r>
      <w:r>
        <w:rPr>
          <w:spacing w:val="-12"/>
        </w:rPr>
        <w:t xml:space="preserve"> </w:t>
      </w:r>
      <w:r>
        <w:t>Theremin</w:t>
      </w:r>
      <w:r>
        <w:rPr>
          <w:spacing w:val="-12"/>
        </w:rPr>
        <w:t xml:space="preserve"> </w:t>
      </w:r>
      <w:r>
        <w:t>model</w:t>
      </w:r>
      <w:r>
        <w:rPr>
          <w:spacing w:val="-12"/>
        </w:rPr>
        <w:t xml:space="preserve"> </w:t>
      </w:r>
      <w:r>
        <w:t>without</w:t>
      </w:r>
      <w:r>
        <w:rPr>
          <w:spacing w:val="-11"/>
        </w:rPr>
        <w:t xml:space="preserve"> </w:t>
      </w:r>
      <w:r>
        <w:t>error-driven</w:t>
      </w:r>
      <w:r>
        <w:rPr>
          <w:spacing w:val="-12"/>
        </w:rPr>
        <w:t xml:space="preserve"> </w:t>
      </w:r>
      <w:r>
        <w:t>CA3</w:t>
      </w:r>
      <w:r>
        <w:rPr>
          <w:spacing w:val="-12"/>
        </w:rPr>
        <w:t xml:space="preserve"> </w:t>
      </w:r>
      <w:r>
        <w:t>component (labeled</w:t>
      </w:r>
      <w:r>
        <w:rPr>
          <w:spacing w:val="-5"/>
        </w:rPr>
        <w:t xml:space="preserve"> </w:t>
      </w:r>
      <w:r>
        <w:t>as</w:t>
      </w:r>
      <w:r>
        <w:rPr>
          <w:spacing w:val="-5"/>
        </w:rPr>
        <w:t xml:space="preserve"> </w:t>
      </w:r>
      <w:r>
        <w:t>NoEDL),</w:t>
      </w:r>
      <w:r>
        <w:rPr>
          <w:spacing w:val="-5"/>
        </w:rPr>
        <w:t xml:space="preserve"> </w:t>
      </w:r>
      <w:r>
        <w:t>but</w:t>
      </w:r>
      <w:r>
        <w:rPr>
          <w:spacing w:val="-5"/>
        </w:rPr>
        <w:t xml:space="preserve"> </w:t>
      </w:r>
      <w:r>
        <w:t>with</w:t>
      </w:r>
      <w:r>
        <w:rPr>
          <w:spacing w:val="-5"/>
        </w:rPr>
        <w:t xml:space="preserve"> </w:t>
      </w:r>
      <w:r>
        <w:t>everything</w:t>
      </w:r>
      <w:r>
        <w:rPr>
          <w:spacing w:val="-5"/>
        </w:rPr>
        <w:t xml:space="preserve"> </w:t>
      </w:r>
      <w:r>
        <w:t>else</w:t>
      </w:r>
      <w:r>
        <w:rPr>
          <w:spacing w:val="-5"/>
        </w:rPr>
        <w:t xml:space="preserve"> </w:t>
      </w:r>
      <w:r>
        <w:t>the</w:t>
      </w:r>
      <w:r>
        <w:rPr>
          <w:spacing w:val="-5"/>
        </w:rPr>
        <w:t xml:space="preserve"> </w:t>
      </w:r>
      <w:r>
        <w:t>same. For</w:t>
      </w:r>
      <w:r>
        <w:rPr>
          <w:spacing w:val="-5"/>
        </w:rPr>
        <w:t xml:space="preserve"> </w:t>
      </w:r>
      <w:r>
        <w:t>this</w:t>
      </w:r>
      <w:r>
        <w:rPr>
          <w:spacing w:val="-5"/>
        </w:rPr>
        <w:t xml:space="preserve"> </w:t>
      </w:r>
      <w:r>
        <w:t>and</w:t>
      </w:r>
      <w:r>
        <w:rPr>
          <w:spacing w:val="-5"/>
        </w:rPr>
        <w:t xml:space="preserve"> </w:t>
      </w:r>
      <w:r>
        <w:t>subsequent</w:t>
      </w:r>
      <w:r>
        <w:rPr>
          <w:spacing w:val="-5"/>
        </w:rPr>
        <w:t xml:space="preserve"> </w:t>
      </w:r>
      <w:r>
        <w:t>comparisons,</w:t>
      </w:r>
      <w:r>
        <w:rPr>
          <w:spacing w:val="-4"/>
        </w:rPr>
        <w:t xml:space="preserve"> </w:t>
      </w:r>
      <w:r>
        <w:t>we</w:t>
      </w:r>
      <w:r>
        <w:rPr>
          <w:spacing w:val="-5"/>
        </w:rPr>
        <w:t xml:space="preserve"> </w:t>
      </w:r>
      <w:r>
        <w:t>focus</w:t>
      </w:r>
      <w:r>
        <w:rPr>
          <w:spacing w:val="-5"/>
        </w:rPr>
        <w:t xml:space="preserve"> </w:t>
      </w:r>
      <w:r>
        <w:t>on the</w:t>
      </w:r>
      <w:r>
        <w:rPr>
          <w:spacing w:val="-13"/>
        </w:rPr>
        <w:t xml:space="preserve"> </w:t>
      </w:r>
      <w:r>
        <w:t>medium</w:t>
      </w:r>
      <w:r>
        <w:rPr>
          <w:spacing w:val="-13"/>
        </w:rPr>
        <w:t xml:space="preserve"> </w:t>
      </w:r>
      <w:r>
        <w:t>and</w:t>
      </w:r>
      <w:r>
        <w:rPr>
          <w:spacing w:val="-13"/>
        </w:rPr>
        <w:t xml:space="preserve"> </w:t>
      </w:r>
      <w:r>
        <w:t>large</w:t>
      </w:r>
      <w:r>
        <w:rPr>
          <w:spacing w:val="-13"/>
        </w:rPr>
        <w:t xml:space="preserve"> </w:t>
      </w:r>
      <w:r>
        <w:t>network</w:t>
      </w:r>
      <w:r>
        <w:rPr>
          <w:spacing w:val="-13"/>
        </w:rPr>
        <w:t xml:space="preserve"> </w:t>
      </w:r>
      <w:r>
        <w:t>sizes,</w:t>
      </w:r>
      <w:r>
        <w:rPr>
          <w:spacing w:val="-12"/>
        </w:rPr>
        <w:t xml:space="preserve"> </w:t>
      </w:r>
      <w:r>
        <w:t>as</w:t>
      </w:r>
      <w:r>
        <w:rPr>
          <w:spacing w:val="-13"/>
        </w:rPr>
        <w:t xml:space="preserve"> </w:t>
      </w:r>
      <w:r>
        <w:t>the</w:t>
      </w:r>
      <w:r>
        <w:rPr>
          <w:spacing w:val="-13"/>
        </w:rPr>
        <w:t xml:space="preserve"> </w:t>
      </w:r>
      <w:r>
        <w:t>small</w:t>
      </w:r>
      <w:r>
        <w:rPr>
          <w:spacing w:val="-13"/>
        </w:rPr>
        <w:t xml:space="preserve"> </w:t>
      </w:r>
      <w:r>
        <w:t>case</w:t>
      </w:r>
      <w:r>
        <w:rPr>
          <w:spacing w:val="-13"/>
        </w:rPr>
        <w:t xml:space="preserve"> </w:t>
      </w:r>
      <w:r>
        <w:t>often</w:t>
      </w:r>
      <w:r>
        <w:rPr>
          <w:spacing w:val="-13"/>
        </w:rPr>
        <w:t xml:space="preserve"> </w:t>
      </w:r>
      <w:r>
        <w:t>failed</w:t>
      </w:r>
      <w:r>
        <w:rPr>
          <w:spacing w:val="-13"/>
        </w:rPr>
        <w:t xml:space="preserve"> </w:t>
      </w:r>
      <w:r>
        <w:t>to</w:t>
      </w:r>
      <w:r>
        <w:rPr>
          <w:spacing w:val="-13"/>
        </w:rPr>
        <w:t xml:space="preserve"> </w:t>
      </w:r>
      <w:r>
        <w:t>learn</w:t>
      </w:r>
      <w:r>
        <w:rPr>
          <w:spacing w:val="-13"/>
        </w:rPr>
        <w:t xml:space="preserve"> </w:t>
      </w:r>
      <w:r>
        <w:t>at</w:t>
      </w:r>
      <w:r>
        <w:rPr>
          <w:spacing w:val="-13"/>
        </w:rPr>
        <w:t xml:space="preserve"> </w:t>
      </w:r>
      <w:r>
        <w:t>all</w:t>
      </w:r>
      <w:r>
        <w:rPr>
          <w:spacing w:val="-13"/>
        </w:rPr>
        <w:t xml:space="preserve"> </w:t>
      </w:r>
      <w:r>
        <w:t>for</w:t>
      </w:r>
      <w:r>
        <w:rPr>
          <w:spacing w:val="-13"/>
        </w:rPr>
        <w:t xml:space="preserve"> </w:t>
      </w:r>
      <w:r>
        <w:t>larger</w:t>
      </w:r>
      <w:r>
        <w:rPr>
          <w:spacing w:val="-13"/>
        </w:rPr>
        <w:t xml:space="preserve"> </w:t>
      </w:r>
      <w:r>
        <w:t>list</w:t>
      </w:r>
      <w:r>
        <w:rPr>
          <w:spacing w:val="-13"/>
        </w:rPr>
        <w:t xml:space="preserve"> </w:t>
      </w:r>
      <w:r>
        <w:t>sizes. Figure</w:t>
      </w:r>
      <w:r>
        <w:rPr>
          <w:spacing w:val="-13"/>
        </w:rPr>
        <w:t xml:space="preserve"> </w:t>
      </w:r>
      <w:r>
        <w:t>4 shows</w:t>
      </w:r>
      <w:r>
        <w:rPr>
          <w:spacing w:val="-9"/>
        </w:rPr>
        <w:t xml:space="preserve"> </w:t>
      </w:r>
      <w:r>
        <w:t>that,</w:t>
      </w:r>
      <w:r>
        <w:rPr>
          <w:spacing w:val="-9"/>
        </w:rPr>
        <w:t xml:space="preserve"> </w:t>
      </w:r>
      <w:r>
        <w:t>except</w:t>
      </w:r>
      <w:r>
        <w:rPr>
          <w:spacing w:val="-9"/>
        </w:rPr>
        <w:t xml:space="preserve"> </w:t>
      </w:r>
      <w:r>
        <w:t>for</w:t>
      </w:r>
      <w:r>
        <w:rPr>
          <w:spacing w:val="-9"/>
        </w:rPr>
        <w:t xml:space="preserve"> </w:t>
      </w:r>
      <w:r>
        <w:t>the</w:t>
      </w:r>
      <w:r>
        <w:rPr>
          <w:spacing w:val="-8"/>
        </w:rPr>
        <w:t xml:space="preserve"> </w:t>
      </w:r>
      <w:r>
        <w:t>smallest</w:t>
      </w:r>
      <w:r>
        <w:rPr>
          <w:spacing w:val="-9"/>
        </w:rPr>
        <w:t xml:space="preserve"> </w:t>
      </w:r>
      <w:r>
        <w:t>list</w:t>
      </w:r>
      <w:r>
        <w:rPr>
          <w:spacing w:val="-9"/>
        </w:rPr>
        <w:t xml:space="preserve"> </w:t>
      </w:r>
      <w:r>
        <w:t>size</w:t>
      </w:r>
      <w:r>
        <w:rPr>
          <w:spacing w:val="-9"/>
        </w:rPr>
        <w:t xml:space="preserve"> </w:t>
      </w:r>
      <w:r>
        <w:t>(20</w:t>
      </w:r>
      <w:r>
        <w:rPr>
          <w:spacing w:val="-10"/>
        </w:rPr>
        <w:t xml:space="preserve"> </w:t>
      </w:r>
      <w:r>
        <w:t>items),</w:t>
      </w:r>
      <w:r>
        <w:rPr>
          <w:spacing w:val="-8"/>
        </w:rPr>
        <w:t xml:space="preserve"> </w:t>
      </w:r>
      <w:r>
        <w:t>Theremin</w:t>
      </w:r>
      <w:r>
        <w:rPr>
          <w:spacing w:val="-9"/>
        </w:rPr>
        <w:t xml:space="preserve"> </w:t>
      </w:r>
      <w:r>
        <w:t>retained</w:t>
      </w:r>
      <w:r>
        <w:rPr>
          <w:spacing w:val="-9"/>
        </w:rPr>
        <w:t xml:space="preserve"> </w:t>
      </w:r>
      <w:r>
        <w:t>significantly</w:t>
      </w:r>
      <w:r>
        <w:rPr>
          <w:spacing w:val="-9"/>
        </w:rPr>
        <w:t xml:space="preserve"> </w:t>
      </w:r>
      <w:r>
        <w:t>more</w:t>
      </w:r>
      <w:r>
        <w:rPr>
          <w:spacing w:val="-9"/>
        </w:rPr>
        <w:t xml:space="preserve"> </w:t>
      </w:r>
      <w:r>
        <w:t>AB</w:t>
      </w:r>
      <w:r>
        <w:rPr>
          <w:spacing w:val="-8"/>
        </w:rPr>
        <w:t xml:space="preserve"> </w:t>
      </w:r>
      <w:r>
        <w:t>memory</w:t>
      </w:r>
      <w:r>
        <w:rPr>
          <w:spacing w:val="-9"/>
        </w:rPr>
        <w:t xml:space="preserve"> </w:t>
      </w:r>
      <w:r>
        <w:rPr>
          <w:spacing w:val="-7"/>
        </w:rPr>
        <w:t>(</w:t>
      </w:r>
      <w:r>
        <w:rPr>
          <w:i/>
          <w:spacing w:val="-7"/>
        </w:rPr>
        <w:t>p</w:t>
      </w:r>
    </w:p>
    <w:p w14:paraId="5A103218" w14:textId="77777777" w:rsidR="00A529FC" w:rsidRDefault="00000000">
      <w:pPr>
        <w:pStyle w:val="BodyText"/>
        <w:spacing w:before="1" w:line="256" w:lineRule="auto"/>
        <w:ind w:left="120" w:right="117"/>
        <w:jc w:val="both"/>
      </w:pPr>
      <w:r>
        <w:rPr>
          <w:rFonts w:ascii="Georgia"/>
          <w:i/>
        </w:rPr>
        <w:t>&lt;</w:t>
      </w:r>
      <w:r>
        <w:rPr>
          <w:rFonts w:ascii="Georgia"/>
          <w:i/>
          <w:spacing w:val="-10"/>
        </w:rPr>
        <w:t xml:space="preserve"> </w:t>
      </w:r>
      <w:r>
        <w:t>.01,</w:t>
      </w:r>
      <w:r>
        <w:rPr>
          <w:spacing w:val="-10"/>
        </w:rPr>
        <w:t xml:space="preserve"> </w:t>
      </w:r>
      <w:r>
        <w:t>except</w:t>
      </w:r>
      <w:r>
        <w:rPr>
          <w:spacing w:val="-12"/>
        </w:rPr>
        <w:t xml:space="preserve"> </w:t>
      </w:r>
      <w:r>
        <w:t>large</w:t>
      </w:r>
      <w:r>
        <w:rPr>
          <w:spacing w:val="-12"/>
        </w:rPr>
        <w:t xml:space="preserve"> </w:t>
      </w:r>
      <w:r>
        <w:t>network</w:t>
      </w:r>
      <w:r>
        <w:rPr>
          <w:spacing w:val="-12"/>
        </w:rPr>
        <w:t xml:space="preserve"> </w:t>
      </w:r>
      <w:r>
        <w:t>with</w:t>
      </w:r>
      <w:r>
        <w:rPr>
          <w:spacing w:val="-12"/>
        </w:rPr>
        <w:t xml:space="preserve"> </w:t>
      </w:r>
      <w:r>
        <w:t>list</w:t>
      </w:r>
      <w:r>
        <w:rPr>
          <w:spacing w:val="-12"/>
        </w:rPr>
        <w:t xml:space="preserve"> </w:t>
      </w:r>
      <w:r>
        <w:t>size</w:t>
      </w:r>
      <w:r>
        <w:rPr>
          <w:spacing w:val="-12"/>
        </w:rPr>
        <w:t xml:space="preserve"> </w:t>
      </w:r>
      <w:r>
        <w:t>of</w:t>
      </w:r>
      <w:r>
        <w:rPr>
          <w:spacing w:val="-12"/>
        </w:rPr>
        <w:t xml:space="preserve"> </w:t>
      </w:r>
      <w:r>
        <w:t>20</w:t>
      </w:r>
      <w:r>
        <w:rPr>
          <w:spacing w:val="-12"/>
        </w:rPr>
        <w:t xml:space="preserve"> </w:t>
      </w:r>
      <w:r>
        <w:t>(</w:t>
      </w:r>
      <w:r>
        <w:rPr>
          <w:i/>
        </w:rPr>
        <w:t>p</w:t>
      </w:r>
      <w:r>
        <w:rPr>
          <w:i/>
          <w:spacing w:val="-12"/>
        </w:rPr>
        <w:t xml:space="preserve"> </w:t>
      </w:r>
      <w:r>
        <w:t>=</w:t>
      </w:r>
      <w:r>
        <w:rPr>
          <w:spacing w:val="-12"/>
        </w:rPr>
        <w:t xml:space="preserve"> </w:t>
      </w:r>
      <w:r>
        <w:t>0.321))</w:t>
      </w:r>
      <w:r>
        <w:rPr>
          <w:spacing w:val="-12"/>
        </w:rPr>
        <w:t xml:space="preserve"> </w:t>
      </w:r>
      <w:r>
        <w:t>and</w:t>
      </w:r>
      <w:r>
        <w:rPr>
          <w:spacing w:val="-12"/>
        </w:rPr>
        <w:t xml:space="preserve"> </w:t>
      </w:r>
      <w:r>
        <w:t>learned</w:t>
      </w:r>
      <w:r>
        <w:rPr>
          <w:spacing w:val="-12"/>
        </w:rPr>
        <w:t xml:space="preserve"> </w:t>
      </w:r>
      <w:r>
        <w:t>faster</w:t>
      </w:r>
      <w:r>
        <w:rPr>
          <w:spacing w:val="-12"/>
        </w:rPr>
        <w:t xml:space="preserve"> </w:t>
      </w:r>
      <w:r>
        <w:t>(</w:t>
      </w:r>
      <w:r>
        <w:rPr>
          <w:i/>
        </w:rPr>
        <w:t>p</w:t>
      </w:r>
      <w:r>
        <w:rPr>
          <w:i/>
          <w:spacing w:val="-12"/>
        </w:rPr>
        <w:t xml:space="preserve"> </w:t>
      </w:r>
      <w:r>
        <w:rPr>
          <w:rFonts w:ascii="Georgia"/>
          <w:i/>
        </w:rPr>
        <w:t>&lt;</w:t>
      </w:r>
      <w:r>
        <w:rPr>
          <w:rFonts w:ascii="Georgia"/>
          <w:i/>
          <w:spacing w:val="-10"/>
        </w:rPr>
        <w:t xml:space="preserve"> </w:t>
      </w:r>
      <w:r>
        <w:t>.01,</w:t>
      </w:r>
      <w:r>
        <w:rPr>
          <w:spacing w:val="-10"/>
        </w:rPr>
        <w:t xml:space="preserve"> </w:t>
      </w:r>
      <w:r>
        <w:t>except</w:t>
      </w:r>
      <w:r>
        <w:rPr>
          <w:spacing w:val="-12"/>
        </w:rPr>
        <w:t xml:space="preserve"> </w:t>
      </w:r>
      <w:r>
        <w:t>large</w:t>
      </w:r>
      <w:r>
        <w:rPr>
          <w:spacing w:val="-12"/>
        </w:rPr>
        <w:t xml:space="preserve"> </w:t>
      </w:r>
      <w:r>
        <w:t>network with list size of 20 (</w:t>
      </w:r>
      <w:r>
        <w:rPr>
          <w:i/>
        </w:rPr>
        <w:t xml:space="preserve">p </w:t>
      </w:r>
      <w:r>
        <w:t>= 0.343)) than NoEDL. Thus, it is clear that this error-driven learning mechanism is responsible for a significant amount of the improved performance of the Theremin model relative to the earlier theta-phase model.</w:t>
      </w:r>
    </w:p>
    <w:p w14:paraId="3A5EB296" w14:textId="5C12C45F" w:rsidR="00A529FC" w:rsidRDefault="00000000">
      <w:pPr>
        <w:pStyle w:val="BodyText"/>
        <w:spacing w:before="40" w:line="256" w:lineRule="auto"/>
        <w:ind w:left="120" w:right="117" w:firstLine="298"/>
        <w:jc w:val="both"/>
        <w:rPr>
          <w:ins w:id="439" w:author="Author" w:date="2022-09-10T01:53:00Z"/>
        </w:rPr>
      </w:pPr>
      <w:r>
        <w:t>To</w:t>
      </w:r>
      <w:r>
        <w:rPr>
          <w:spacing w:val="-6"/>
        </w:rPr>
        <w:t xml:space="preserve"> </w:t>
      </w:r>
      <w:r>
        <w:t>determine</w:t>
      </w:r>
      <w:r>
        <w:rPr>
          <w:spacing w:val="-6"/>
        </w:rPr>
        <w:t xml:space="preserve"> </w:t>
      </w:r>
      <w:r>
        <w:t>the</w:t>
      </w:r>
      <w:r>
        <w:rPr>
          <w:spacing w:val="-6"/>
        </w:rPr>
        <w:t xml:space="preserve"> </w:t>
      </w:r>
      <w:r>
        <w:t>contributions</w:t>
      </w:r>
      <w:r>
        <w:rPr>
          <w:spacing w:val="-6"/>
        </w:rPr>
        <w:t xml:space="preserve"> </w:t>
      </w:r>
      <w:r>
        <w:t>of</w:t>
      </w:r>
      <w:r>
        <w:rPr>
          <w:spacing w:val="-6"/>
        </w:rPr>
        <w:t xml:space="preserve"> </w:t>
      </w:r>
      <w:r>
        <w:t>the</w:t>
      </w:r>
      <w:r>
        <w:rPr>
          <w:spacing w:val="-6"/>
        </w:rPr>
        <w:t xml:space="preserve"> </w:t>
      </w:r>
      <w:r>
        <w:t>other</w:t>
      </w:r>
      <w:r>
        <w:rPr>
          <w:spacing w:val="-6"/>
        </w:rPr>
        <w:t xml:space="preserve"> </w:t>
      </w:r>
      <w:r>
        <w:t>new</w:t>
      </w:r>
      <w:r>
        <w:rPr>
          <w:spacing w:val="-6"/>
        </w:rPr>
        <w:t xml:space="preserve"> </w:t>
      </w:r>
      <w:r>
        <w:t>mechanisms</w:t>
      </w:r>
      <w:r>
        <w:rPr>
          <w:spacing w:val="-6"/>
        </w:rPr>
        <w:t xml:space="preserve"> </w:t>
      </w:r>
      <w:r>
        <w:t>included</w:t>
      </w:r>
      <w:r>
        <w:rPr>
          <w:spacing w:val="-6"/>
        </w:rPr>
        <w:t xml:space="preserve"> </w:t>
      </w:r>
      <w:r>
        <w:t>in</w:t>
      </w:r>
      <w:r>
        <w:rPr>
          <w:spacing w:val="-6"/>
        </w:rPr>
        <w:t xml:space="preserve"> </w:t>
      </w:r>
      <w:r>
        <w:t>the</w:t>
      </w:r>
      <w:r>
        <w:rPr>
          <w:spacing w:val="-6"/>
        </w:rPr>
        <w:t xml:space="preserve"> </w:t>
      </w:r>
      <w:r>
        <w:t>Theremin</w:t>
      </w:r>
      <w:r>
        <w:rPr>
          <w:spacing w:val="-6"/>
        </w:rPr>
        <w:t xml:space="preserve"> </w:t>
      </w:r>
      <w:r>
        <w:t>model,</w:t>
      </w:r>
      <w:r>
        <w:rPr>
          <w:spacing w:val="-5"/>
        </w:rPr>
        <w:t xml:space="preserve"> </w:t>
      </w:r>
      <w:r>
        <w:t>we</w:t>
      </w:r>
      <w:r>
        <w:rPr>
          <w:spacing w:val="-6"/>
        </w:rPr>
        <w:t xml:space="preserve"> </w:t>
      </w:r>
      <w:r>
        <w:t>com- pared the full Theremin to versions without each of these mechanisms (Figure 4).</w:t>
      </w:r>
      <w:r>
        <w:rPr>
          <w:spacing w:val="26"/>
        </w:rPr>
        <w:t xml:space="preserve"> </w:t>
      </w:r>
      <w:r>
        <w:t>The NoDynMF version eliminated</w:t>
      </w:r>
      <w:r>
        <w:rPr>
          <w:spacing w:val="-10"/>
        </w:rPr>
        <w:t xml:space="preserve"> </w:t>
      </w:r>
      <w:r>
        <w:t>the</w:t>
      </w:r>
      <w:r>
        <w:rPr>
          <w:spacing w:val="-10"/>
        </w:rPr>
        <w:t xml:space="preserve"> </w:t>
      </w:r>
      <w:r>
        <w:t>mechanism</w:t>
      </w:r>
      <w:r>
        <w:rPr>
          <w:spacing w:val="-10"/>
        </w:rPr>
        <w:t xml:space="preserve"> </w:t>
      </w:r>
      <w:r>
        <w:t>of</w:t>
      </w:r>
      <w:r>
        <w:rPr>
          <w:spacing w:val="-10"/>
        </w:rPr>
        <w:t xml:space="preserve"> </w:t>
      </w:r>
      <w:r>
        <w:t>dynamically</w:t>
      </w:r>
      <w:r>
        <w:rPr>
          <w:spacing w:val="-10"/>
        </w:rPr>
        <w:t xml:space="preserve"> </w:t>
      </w:r>
      <w:r>
        <w:t>decreasing</w:t>
      </w:r>
      <w:r>
        <w:rPr>
          <w:spacing w:val="-10"/>
        </w:rPr>
        <w:t xml:space="preserve"> </w:t>
      </w:r>
      <w:r>
        <w:t>the</w:t>
      </w:r>
      <w:r>
        <w:rPr>
          <w:spacing w:val="-10"/>
        </w:rPr>
        <w:t xml:space="preserve"> </w:t>
      </w:r>
      <w:r>
        <w:t>strength</w:t>
      </w:r>
      <w:r>
        <w:rPr>
          <w:spacing w:val="-10"/>
        </w:rPr>
        <w:t xml:space="preserve"> </w:t>
      </w:r>
      <w:r>
        <w:t>of</w:t>
      </w:r>
      <w:r>
        <w:rPr>
          <w:spacing w:val="-10"/>
        </w:rPr>
        <w:t xml:space="preserve"> </w:t>
      </w:r>
      <w:r>
        <w:t>MF</w:t>
      </w:r>
      <w:r>
        <w:rPr>
          <w:spacing w:val="-10"/>
        </w:rPr>
        <w:t xml:space="preserve"> </w:t>
      </w:r>
      <w:r>
        <w:t>inputs</w:t>
      </w:r>
      <w:r>
        <w:rPr>
          <w:spacing w:val="-10"/>
        </w:rPr>
        <w:t xml:space="preserve"> </w:t>
      </w:r>
      <w:r>
        <w:t>from</w:t>
      </w:r>
      <w:r>
        <w:rPr>
          <w:spacing w:val="-10"/>
        </w:rPr>
        <w:t xml:space="preserve"> </w:t>
      </w:r>
      <w:r>
        <w:t>DG</w:t>
      </w:r>
      <w:r>
        <w:rPr>
          <w:spacing w:val="-10"/>
        </w:rPr>
        <w:t xml:space="preserve"> </w:t>
      </w:r>
      <w:r>
        <w:t>to</w:t>
      </w:r>
      <w:r>
        <w:rPr>
          <w:spacing w:val="-10"/>
        </w:rPr>
        <w:t xml:space="preserve"> </w:t>
      </w:r>
      <w:r>
        <w:t>the</w:t>
      </w:r>
      <w:r>
        <w:rPr>
          <w:spacing w:val="-10"/>
        </w:rPr>
        <w:t xml:space="preserve"> </w:t>
      </w:r>
      <w:r>
        <w:t>CA3</w:t>
      </w:r>
      <w:r>
        <w:rPr>
          <w:spacing w:val="-10"/>
        </w:rPr>
        <w:t xml:space="preserve"> </w:t>
      </w:r>
      <w:r>
        <w:t>during recall,</w:t>
      </w:r>
      <w:r>
        <w:rPr>
          <w:spacing w:val="-10"/>
        </w:rPr>
        <w:t xml:space="preserve"> </w:t>
      </w:r>
      <w:r>
        <w:t>and</w:t>
      </w:r>
      <w:r>
        <w:rPr>
          <w:spacing w:val="-10"/>
        </w:rPr>
        <w:t xml:space="preserve"> </w:t>
      </w:r>
      <w:r>
        <w:t>the</w:t>
      </w:r>
      <w:r>
        <w:rPr>
          <w:spacing w:val="-10"/>
        </w:rPr>
        <w:t xml:space="preserve"> </w:t>
      </w:r>
      <w:r>
        <w:t>results</w:t>
      </w:r>
      <w:r>
        <w:rPr>
          <w:spacing w:val="-10"/>
        </w:rPr>
        <w:t xml:space="preserve"> </w:t>
      </w:r>
      <w:r>
        <w:t>show</w:t>
      </w:r>
      <w:r>
        <w:rPr>
          <w:spacing w:val="-10"/>
        </w:rPr>
        <w:t xml:space="preserve"> </w:t>
      </w:r>
      <w:r>
        <w:t>a</w:t>
      </w:r>
      <w:r>
        <w:rPr>
          <w:spacing w:val="-10"/>
        </w:rPr>
        <w:t xml:space="preserve"> </w:t>
      </w:r>
      <w:r>
        <w:t>significant</w:t>
      </w:r>
      <w:r>
        <w:rPr>
          <w:spacing w:val="-10"/>
        </w:rPr>
        <w:t xml:space="preserve"> </w:t>
      </w:r>
      <w:r>
        <w:t>effect</w:t>
      </w:r>
      <w:r>
        <w:rPr>
          <w:spacing w:val="-10"/>
        </w:rPr>
        <w:t xml:space="preserve"> </w:t>
      </w:r>
      <w:r>
        <w:t>on</w:t>
      </w:r>
      <w:r>
        <w:rPr>
          <w:spacing w:val="-10"/>
        </w:rPr>
        <w:t xml:space="preserve"> </w:t>
      </w:r>
      <w:r>
        <w:t>performance</w:t>
      </w:r>
      <w:r>
        <w:rPr>
          <w:spacing w:val="-10"/>
        </w:rPr>
        <w:t xml:space="preserve"> </w:t>
      </w:r>
      <w:r>
        <w:t>for</w:t>
      </w:r>
      <w:r>
        <w:rPr>
          <w:spacing w:val="-10"/>
        </w:rPr>
        <w:t xml:space="preserve"> </w:t>
      </w:r>
      <w:r>
        <w:t>all</w:t>
      </w:r>
      <w:r>
        <w:rPr>
          <w:spacing w:val="-10"/>
        </w:rPr>
        <w:t xml:space="preserve"> </w:t>
      </w:r>
      <w:r>
        <w:t>but</w:t>
      </w:r>
      <w:r>
        <w:rPr>
          <w:spacing w:val="-10"/>
        </w:rPr>
        <w:t xml:space="preserve"> </w:t>
      </w:r>
      <w:r>
        <w:t>the</w:t>
      </w:r>
      <w:r>
        <w:rPr>
          <w:spacing w:val="-10"/>
        </w:rPr>
        <w:t xml:space="preserve"> </w:t>
      </w:r>
      <w:r>
        <w:t>smallest</w:t>
      </w:r>
      <w:r>
        <w:rPr>
          <w:spacing w:val="-10"/>
        </w:rPr>
        <w:t xml:space="preserve"> </w:t>
      </w:r>
      <w:r>
        <w:t>list</w:t>
      </w:r>
      <w:r>
        <w:rPr>
          <w:spacing w:val="-10"/>
        </w:rPr>
        <w:t xml:space="preserve"> </w:t>
      </w:r>
      <w:r>
        <w:t>size</w:t>
      </w:r>
      <w:r>
        <w:rPr>
          <w:spacing w:val="-10"/>
        </w:rPr>
        <w:t xml:space="preserve"> </w:t>
      </w:r>
      <w:r>
        <w:t>(20</w:t>
      </w:r>
      <w:r>
        <w:rPr>
          <w:spacing w:val="-10"/>
        </w:rPr>
        <w:t xml:space="preserve"> </w:t>
      </w:r>
      <w:r>
        <w:t>items)</w:t>
      </w:r>
      <w:r>
        <w:rPr>
          <w:spacing w:val="-10"/>
        </w:rPr>
        <w:t xml:space="preserve"> </w:t>
      </w:r>
      <w:r>
        <w:t xml:space="preserve">(N </w:t>
      </w:r>
      <w:r>
        <w:rPr>
          <w:i/>
        </w:rPr>
        <w:t>p</w:t>
      </w:r>
      <w:r w:rsidRPr="007576F6">
        <w:rPr>
          <w:i/>
        </w:rPr>
        <w:t xml:space="preserve"> </w:t>
      </w:r>
      <w:r>
        <w:rPr>
          <w:rFonts w:ascii="Georgia"/>
          <w:i/>
        </w:rPr>
        <w:t>&lt;</w:t>
      </w:r>
      <w:r w:rsidRPr="007576F6">
        <w:rPr>
          <w:rFonts w:ascii="Georgia"/>
          <w:i/>
          <w:spacing w:val="2"/>
        </w:rPr>
        <w:t xml:space="preserve"> </w:t>
      </w:r>
      <w:r>
        <w:t>.01,</w:t>
      </w:r>
      <w:r w:rsidRPr="007576F6">
        <w:rPr>
          <w:spacing w:val="1"/>
        </w:rPr>
        <w:t xml:space="preserve"> </w:t>
      </w:r>
      <w:r>
        <w:t>except</w:t>
      </w:r>
      <w:r w:rsidRPr="007576F6">
        <w:t xml:space="preserve"> </w:t>
      </w:r>
      <w:r>
        <w:t>large</w:t>
      </w:r>
      <w:r w:rsidRPr="007576F6">
        <w:t xml:space="preserve"> </w:t>
      </w:r>
      <w:r>
        <w:t>network</w:t>
      </w:r>
      <w:r w:rsidRPr="007576F6">
        <w:t xml:space="preserve"> </w:t>
      </w:r>
      <w:r>
        <w:t>with</w:t>
      </w:r>
      <w:r w:rsidRPr="007576F6">
        <w:rPr>
          <w:spacing w:val="1"/>
        </w:rPr>
        <w:t xml:space="preserve"> </w:t>
      </w:r>
      <w:r>
        <w:t>list</w:t>
      </w:r>
      <w:r w:rsidRPr="007576F6">
        <w:t xml:space="preserve"> </w:t>
      </w:r>
      <w:r>
        <w:t>size</w:t>
      </w:r>
      <w:r w:rsidRPr="007576F6">
        <w:t xml:space="preserve"> </w:t>
      </w:r>
      <w:r>
        <w:t>of</w:t>
      </w:r>
      <w:r w:rsidRPr="007576F6">
        <w:t xml:space="preserve"> </w:t>
      </w:r>
      <w:r>
        <w:t>20</w:t>
      </w:r>
      <w:r w:rsidRPr="007576F6">
        <w:t xml:space="preserve"> </w:t>
      </w:r>
      <w:r>
        <w:t>(</w:t>
      </w:r>
      <w:r>
        <w:rPr>
          <w:i/>
        </w:rPr>
        <w:t>p</w:t>
      </w:r>
      <w:r w:rsidRPr="007576F6">
        <w:rPr>
          <w:i/>
        </w:rPr>
        <w:t xml:space="preserve"> </w:t>
      </w:r>
      <w:r>
        <w:t>=</w:t>
      </w:r>
      <w:r w:rsidRPr="007576F6">
        <w:t xml:space="preserve"> </w:t>
      </w:r>
      <w:r>
        <w:t>.013),</w:t>
      </w:r>
      <w:r w:rsidRPr="007576F6">
        <w:rPr>
          <w:spacing w:val="2"/>
        </w:rPr>
        <w:t xml:space="preserve"> </w:t>
      </w:r>
      <w:r>
        <w:t>M</w:t>
      </w:r>
      <w:r w:rsidRPr="007576F6">
        <w:t xml:space="preserve"> </w:t>
      </w:r>
      <w:r>
        <w:rPr>
          <w:i/>
        </w:rPr>
        <w:t>p</w:t>
      </w:r>
      <w:r w:rsidRPr="007576F6">
        <w:rPr>
          <w:i/>
        </w:rPr>
        <w:t xml:space="preserve"> </w:t>
      </w:r>
      <w:r>
        <w:rPr>
          <w:rFonts w:ascii="Georgia"/>
          <w:i/>
        </w:rPr>
        <w:t>&lt;</w:t>
      </w:r>
      <w:r w:rsidRPr="007576F6">
        <w:rPr>
          <w:rFonts w:ascii="Georgia"/>
          <w:i/>
          <w:spacing w:val="2"/>
        </w:rPr>
        <w:t xml:space="preserve"> </w:t>
      </w:r>
      <w:r>
        <w:t>.01,</w:t>
      </w:r>
      <w:r w:rsidRPr="007576F6">
        <w:rPr>
          <w:spacing w:val="1"/>
        </w:rPr>
        <w:t xml:space="preserve"> </w:t>
      </w:r>
      <w:r>
        <w:t>except</w:t>
      </w:r>
      <w:r w:rsidRPr="007576F6">
        <w:t xml:space="preserve"> </w:t>
      </w:r>
      <w:r>
        <w:t>large</w:t>
      </w:r>
      <w:r w:rsidRPr="007576F6">
        <w:t xml:space="preserve"> </w:t>
      </w:r>
      <w:r>
        <w:t>network</w:t>
      </w:r>
      <w:r w:rsidRPr="007576F6">
        <w:rPr>
          <w:spacing w:val="1"/>
        </w:rPr>
        <w:t xml:space="preserve"> </w:t>
      </w:r>
      <w:r>
        <w:t>with</w:t>
      </w:r>
      <w:r w:rsidRPr="007576F6">
        <w:t xml:space="preserve"> </w:t>
      </w:r>
      <w:r>
        <w:t>list</w:t>
      </w:r>
      <w:r w:rsidRPr="007576F6">
        <w:t xml:space="preserve"> </w:t>
      </w:r>
      <w:r w:rsidRPr="007576F6">
        <w:rPr>
          <w:spacing w:val="-4"/>
        </w:rPr>
        <w:t>size</w:t>
      </w:r>
      <w:del w:id="440" w:author="Author" w:date="2022-09-10T01:53:00Z">
        <w:r>
          <w:delText xml:space="preserve"> </w:delText>
        </w:r>
      </w:del>
    </w:p>
    <w:p w14:paraId="5DF60599" w14:textId="77777777" w:rsidR="00A529FC" w:rsidRDefault="00A529FC">
      <w:pPr>
        <w:spacing w:line="256" w:lineRule="auto"/>
        <w:jc w:val="both"/>
        <w:rPr>
          <w:ins w:id="441" w:author="Author" w:date="2022-09-10T01:53:00Z"/>
        </w:rPr>
        <w:sectPr w:rsidR="00A529FC">
          <w:type w:val="continuous"/>
          <w:pgSz w:w="12240" w:h="15840"/>
          <w:pgMar w:top="1180" w:right="1320" w:bottom="280" w:left="1320" w:header="397" w:footer="0" w:gutter="0"/>
          <w:cols w:space="720"/>
        </w:sectPr>
      </w:pPr>
    </w:p>
    <w:p w14:paraId="4241A802" w14:textId="77777777" w:rsidR="00A529FC" w:rsidRDefault="00000000" w:rsidP="007576F6">
      <w:pPr>
        <w:pStyle w:val="BodyText"/>
        <w:spacing w:before="149"/>
        <w:ind w:left="120"/>
        <w:jc w:val="both"/>
      </w:pPr>
      <w:r>
        <w:lastRenderedPageBreak/>
        <w:t>of</w:t>
      </w:r>
      <w:r w:rsidRPr="007576F6">
        <w:rPr>
          <w:spacing w:val="-4"/>
        </w:rPr>
        <w:t xml:space="preserve"> </w:t>
      </w:r>
      <w:r>
        <w:t>20</w:t>
      </w:r>
      <w:r w:rsidRPr="007576F6">
        <w:rPr>
          <w:spacing w:val="-3"/>
        </w:rPr>
        <w:t xml:space="preserve"> </w:t>
      </w:r>
      <w:r>
        <w:t>and</w:t>
      </w:r>
      <w:r w:rsidRPr="007576F6">
        <w:rPr>
          <w:spacing w:val="-3"/>
        </w:rPr>
        <w:t xml:space="preserve"> </w:t>
      </w:r>
      <w:r>
        <w:t>80</w:t>
      </w:r>
      <w:r w:rsidRPr="007576F6">
        <w:rPr>
          <w:spacing w:val="-3"/>
        </w:rPr>
        <w:t xml:space="preserve"> </w:t>
      </w:r>
      <w:r>
        <w:t>(</w:t>
      </w:r>
      <w:r>
        <w:rPr>
          <w:i/>
        </w:rPr>
        <w:t>p</w:t>
      </w:r>
      <w:r w:rsidRPr="007576F6">
        <w:rPr>
          <w:i/>
          <w:spacing w:val="-3"/>
        </w:rPr>
        <w:t xml:space="preserve"> </w:t>
      </w:r>
      <w:r>
        <w:t>=</w:t>
      </w:r>
      <w:r w:rsidRPr="007576F6">
        <w:rPr>
          <w:spacing w:val="-3"/>
        </w:rPr>
        <w:t xml:space="preserve"> </w:t>
      </w:r>
      <w:r w:rsidRPr="007576F6">
        <w:rPr>
          <w:spacing w:val="-2"/>
        </w:rPr>
        <w:t>0.127)).</w:t>
      </w:r>
    </w:p>
    <w:p w14:paraId="6BD71E01" w14:textId="77777777" w:rsidR="00A529FC" w:rsidRDefault="00000000" w:rsidP="007576F6">
      <w:pPr>
        <w:pStyle w:val="BodyText"/>
        <w:spacing w:before="72" w:line="175" w:lineRule="auto"/>
        <w:ind w:left="119" w:right="117" w:firstLine="298"/>
        <w:jc w:val="both"/>
      </w:pPr>
      <w:r>
        <w:rPr>
          <w:w w:val="95"/>
        </w:rPr>
        <w:t xml:space="preserve">To determine the importance of learning in ECin </w:t>
      </w:r>
      <w:r>
        <w:rPr>
          <w:rFonts w:ascii="Meiryo" w:hAnsi="Meiryo"/>
          <w:i/>
          <w:w w:val="95"/>
        </w:rPr>
        <w:t>→</w:t>
      </w:r>
      <w:r>
        <w:rPr>
          <w:rFonts w:ascii="Meiryo" w:hAnsi="Meiryo"/>
          <w:i/>
          <w:spacing w:val="-9"/>
          <w:w w:val="95"/>
        </w:rPr>
        <w:t xml:space="preserve"> </w:t>
      </w:r>
      <w:r>
        <w:rPr>
          <w:w w:val="95"/>
        </w:rPr>
        <w:t xml:space="preserve">DG pathway overall, we tested a NoDGLearn variant </w:t>
      </w:r>
      <w:r>
        <w:t>with</w:t>
      </w:r>
      <w:r>
        <w:rPr>
          <w:spacing w:val="8"/>
        </w:rPr>
        <w:t xml:space="preserve"> </w:t>
      </w:r>
      <w:r>
        <w:t>no</w:t>
      </w:r>
      <w:r>
        <w:rPr>
          <w:spacing w:val="9"/>
        </w:rPr>
        <w:t xml:space="preserve"> </w:t>
      </w:r>
      <w:r>
        <w:t>learning</w:t>
      </w:r>
      <w:r>
        <w:rPr>
          <w:spacing w:val="9"/>
        </w:rPr>
        <w:t xml:space="preserve"> </w:t>
      </w:r>
      <w:r>
        <w:t>at</w:t>
      </w:r>
      <w:r>
        <w:rPr>
          <w:spacing w:val="8"/>
        </w:rPr>
        <w:t xml:space="preserve"> </w:t>
      </w:r>
      <w:r>
        <w:t>all</w:t>
      </w:r>
      <w:r>
        <w:rPr>
          <w:spacing w:val="9"/>
        </w:rPr>
        <w:t xml:space="preserve"> </w:t>
      </w:r>
      <w:r>
        <w:t>in</w:t>
      </w:r>
      <w:r>
        <w:rPr>
          <w:spacing w:val="9"/>
        </w:rPr>
        <w:t xml:space="preserve"> </w:t>
      </w:r>
      <w:r>
        <w:t>this</w:t>
      </w:r>
      <w:r>
        <w:rPr>
          <w:spacing w:val="8"/>
        </w:rPr>
        <w:t xml:space="preserve"> </w:t>
      </w:r>
      <w:r>
        <w:t>pathway.</w:t>
      </w:r>
      <w:r>
        <w:rPr>
          <w:spacing w:val="50"/>
        </w:rPr>
        <w:t xml:space="preserve"> </w:t>
      </w:r>
      <w:r>
        <w:t>In</w:t>
      </w:r>
      <w:r>
        <w:rPr>
          <w:spacing w:val="8"/>
        </w:rPr>
        <w:t xml:space="preserve"> </w:t>
      </w:r>
      <w:r>
        <w:t>principle,</w:t>
      </w:r>
      <w:r>
        <w:rPr>
          <w:spacing w:val="13"/>
        </w:rPr>
        <w:t xml:space="preserve"> </w:t>
      </w:r>
      <w:r>
        <w:t>the</w:t>
      </w:r>
      <w:r>
        <w:rPr>
          <w:spacing w:val="9"/>
        </w:rPr>
        <w:t xml:space="preserve"> </w:t>
      </w:r>
      <w:r>
        <w:t>DG</w:t>
      </w:r>
      <w:r>
        <w:rPr>
          <w:spacing w:val="8"/>
        </w:rPr>
        <w:t xml:space="preserve"> </w:t>
      </w:r>
      <w:r>
        <w:t>could</w:t>
      </w:r>
      <w:r>
        <w:rPr>
          <w:spacing w:val="9"/>
        </w:rPr>
        <w:t xml:space="preserve"> </w:t>
      </w:r>
      <w:r>
        <w:t>support</w:t>
      </w:r>
      <w:r>
        <w:rPr>
          <w:spacing w:val="9"/>
        </w:rPr>
        <w:t xml:space="preserve"> </w:t>
      </w:r>
      <w:r>
        <w:t>its</w:t>
      </w:r>
      <w:r>
        <w:rPr>
          <w:spacing w:val="8"/>
        </w:rPr>
        <w:t xml:space="preserve"> </w:t>
      </w:r>
      <w:r>
        <w:t>pattern</w:t>
      </w:r>
      <w:r>
        <w:rPr>
          <w:spacing w:val="9"/>
        </w:rPr>
        <w:t xml:space="preserve"> </w:t>
      </w:r>
      <w:r>
        <w:t>separation</w:t>
      </w:r>
      <w:r>
        <w:rPr>
          <w:spacing w:val="9"/>
        </w:rPr>
        <w:t xml:space="preserve"> </w:t>
      </w:r>
      <w:r>
        <w:rPr>
          <w:spacing w:val="-2"/>
        </w:rPr>
        <w:t>function</w:t>
      </w:r>
    </w:p>
    <w:p w14:paraId="570467B9" w14:textId="77777777" w:rsidR="00ED530C" w:rsidRDefault="00ED530C">
      <w:pPr>
        <w:spacing w:line="175" w:lineRule="auto"/>
        <w:jc w:val="both"/>
        <w:rPr>
          <w:del w:id="442" w:author="Author" w:date="2022-09-10T01:53:00Z"/>
        </w:rPr>
        <w:sectPr w:rsidR="00ED530C">
          <w:type w:val="continuous"/>
          <w:pgSz w:w="12240" w:h="15840"/>
          <w:pgMar w:top="1180" w:right="1320" w:bottom="280" w:left="1320" w:header="397" w:footer="0" w:gutter="0"/>
          <w:cols w:space="720"/>
        </w:sectPr>
      </w:pPr>
    </w:p>
    <w:p w14:paraId="36A6FEEE" w14:textId="77777777" w:rsidR="00A529FC" w:rsidRDefault="00000000" w:rsidP="007576F6">
      <w:pPr>
        <w:pStyle w:val="BodyText"/>
        <w:spacing w:before="32" w:line="256" w:lineRule="auto"/>
        <w:ind w:left="119" w:right="117"/>
        <w:jc w:val="both"/>
      </w:pPr>
      <w:r>
        <w:t>without</w:t>
      </w:r>
      <w:r>
        <w:rPr>
          <w:spacing w:val="-14"/>
        </w:rPr>
        <w:t xml:space="preserve"> </w:t>
      </w:r>
      <w:r>
        <w:t>any</w:t>
      </w:r>
      <w:r>
        <w:rPr>
          <w:spacing w:val="-14"/>
        </w:rPr>
        <w:t xml:space="preserve"> </w:t>
      </w:r>
      <w:r>
        <w:t>learning</w:t>
      </w:r>
      <w:r>
        <w:rPr>
          <w:spacing w:val="-14"/>
        </w:rPr>
        <w:t xml:space="preserve"> </w:t>
      </w:r>
      <w:r>
        <w:t>at</w:t>
      </w:r>
      <w:r>
        <w:rPr>
          <w:spacing w:val="-13"/>
        </w:rPr>
        <w:t xml:space="preserve"> </w:t>
      </w:r>
      <w:r>
        <w:t>all,</w:t>
      </w:r>
      <w:r>
        <w:rPr>
          <w:spacing w:val="-14"/>
        </w:rPr>
        <w:t xml:space="preserve"> </w:t>
      </w:r>
      <w:r>
        <w:t>relying</w:t>
      </w:r>
      <w:r>
        <w:rPr>
          <w:spacing w:val="-14"/>
        </w:rPr>
        <w:t xml:space="preserve"> </w:t>
      </w:r>
      <w:r>
        <w:t>only</w:t>
      </w:r>
      <w:r>
        <w:rPr>
          <w:spacing w:val="-14"/>
        </w:rPr>
        <w:t xml:space="preserve"> </w:t>
      </w:r>
      <w:r>
        <w:t>on</w:t>
      </w:r>
      <w:r>
        <w:rPr>
          <w:spacing w:val="-13"/>
        </w:rPr>
        <w:t xml:space="preserve"> </w:t>
      </w:r>
      <w:r>
        <w:t>the</w:t>
      </w:r>
      <w:r>
        <w:rPr>
          <w:spacing w:val="-14"/>
        </w:rPr>
        <w:t xml:space="preserve"> </w:t>
      </w:r>
      <w:r>
        <w:t>high</w:t>
      </w:r>
      <w:r>
        <w:rPr>
          <w:spacing w:val="-14"/>
        </w:rPr>
        <w:t xml:space="preserve"> </w:t>
      </w:r>
      <w:r>
        <w:t>levels</w:t>
      </w:r>
      <w:r>
        <w:rPr>
          <w:spacing w:val="-14"/>
        </w:rPr>
        <w:t xml:space="preserve"> </w:t>
      </w:r>
      <w:r>
        <w:t>of</w:t>
      </w:r>
      <w:r>
        <w:rPr>
          <w:spacing w:val="-13"/>
        </w:rPr>
        <w:t xml:space="preserve"> </w:t>
      </w:r>
      <w:r>
        <w:t>pattern</w:t>
      </w:r>
      <w:r>
        <w:rPr>
          <w:spacing w:val="-14"/>
        </w:rPr>
        <w:t xml:space="preserve"> </w:t>
      </w:r>
      <w:r>
        <w:t>separation</w:t>
      </w:r>
      <w:r>
        <w:rPr>
          <w:spacing w:val="-14"/>
        </w:rPr>
        <w:t xml:space="preserve"> </w:t>
      </w:r>
      <w:r>
        <w:t>and</w:t>
      </w:r>
      <w:r>
        <w:rPr>
          <w:spacing w:val="-14"/>
        </w:rPr>
        <w:t xml:space="preserve"> </w:t>
      </w:r>
      <w:r>
        <w:t>random</w:t>
      </w:r>
      <w:r>
        <w:rPr>
          <w:spacing w:val="-13"/>
        </w:rPr>
        <w:t xml:space="preserve"> </w:t>
      </w:r>
      <w:r>
        <w:t>PP</w:t>
      </w:r>
      <w:r>
        <w:rPr>
          <w:spacing w:val="-14"/>
        </w:rPr>
        <w:t xml:space="preserve"> </w:t>
      </w:r>
      <w:r>
        <w:t xml:space="preserve">connectivity. However, we found that learning in this pathway is indeed important, with an overall decrease in perfor- mance for larger list sizes (above 40 items) (N </w:t>
      </w:r>
      <w:r>
        <w:rPr>
          <w:i/>
        </w:rPr>
        <w:t xml:space="preserve">p </w:t>
      </w:r>
      <w:r>
        <w:rPr>
          <w:rFonts w:ascii="Georgia" w:hAnsi="Georgia"/>
          <w:i/>
        </w:rPr>
        <w:t xml:space="preserve">&lt; </w:t>
      </w:r>
      <w:r>
        <w:t xml:space="preserve">.01, BigHip List40 </w:t>
      </w:r>
      <w:r>
        <w:rPr>
          <w:i/>
        </w:rPr>
        <w:t xml:space="preserve">p </w:t>
      </w:r>
      <w:r>
        <w:t xml:space="preserve">= .011; M </w:t>
      </w:r>
      <w:r>
        <w:rPr>
          <w:i/>
        </w:rPr>
        <w:t xml:space="preserve">p </w:t>
      </w:r>
      <w:r>
        <w:rPr>
          <w:rFonts w:ascii="Georgia" w:hAnsi="Georgia"/>
          <w:i/>
        </w:rPr>
        <w:t xml:space="preserve">&lt; </w:t>
      </w:r>
      <w:r>
        <w:t xml:space="preserve">.01, BigHip List40 </w:t>
      </w:r>
      <w:r>
        <w:rPr>
          <w:i/>
        </w:rPr>
        <w:t>p</w:t>
      </w:r>
      <w:r>
        <w:rPr>
          <w:i/>
          <w:spacing w:val="-7"/>
        </w:rPr>
        <w:t xml:space="preserve"> </w:t>
      </w:r>
      <w:r>
        <w:t>=</w:t>
      </w:r>
      <w:r>
        <w:rPr>
          <w:spacing w:val="-7"/>
        </w:rPr>
        <w:t xml:space="preserve"> </w:t>
      </w:r>
      <w:r>
        <w:t>.025). Interestingly,</w:t>
      </w:r>
      <w:r>
        <w:rPr>
          <w:spacing w:val="-6"/>
        </w:rPr>
        <w:t xml:space="preserve"> </w:t>
      </w:r>
      <w:r>
        <w:t>as</w:t>
      </w:r>
      <w:r>
        <w:rPr>
          <w:spacing w:val="-7"/>
        </w:rPr>
        <w:t xml:space="preserve"> </w:t>
      </w:r>
      <w:r>
        <w:t>the</w:t>
      </w:r>
      <w:r>
        <w:rPr>
          <w:spacing w:val="-7"/>
        </w:rPr>
        <w:t xml:space="preserve"> </w:t>
      </w:r>
      <w:r>
        <w:t>list</w:t>
      </w:r>
      <w:r>
        <w:rPr>
          <w:spacing w:val="-7"/>
        </w:rPr>
        <w:t xml:space="preserve"> </w:t>
      </w:r>
      <w:r>
        <w:t>size</w:t>
      </w:r>
      <w:r>
        <w:rPr>
          <w:spacing w:val="-7"/>
        </w:rPr>
        <w:t xml:space="preserve"> </w:t>
      </w:r>
      <w:r>
        <w:t>scaled</w:t>
      </w:r>
      <w:r>
        <w:rPr>
          <w:spacing w:val="-7"/>
        </w:rPr>
        <w:t xml:space="preserve"> </w:t>
      </w:r>
      <w:r>
        <w:t>up,</w:t>
      </w:r>
      <w:r>
        <w:rPr>
          <w:spacing w:val="-6"/>
        </w:rPr>
        <w:t xml:space="preserve"> </w:t>
      </w:r>
      <w:r>
        <w:t>the</w:t>
      </w:r>
      <w:r>
        <w:rPr>
          <w:spacing w:val="-7"/>
        </w:rPr>
        <w:t xml:space="preserve"> </w:t>
      </w:r>
      <w:r>
        <w:t>NoDGLearn</w:t>
      </w:r>
      <w:r>
        <w:rPr>
          <w:spacing w:val="-7"/>
        </w:rPr>
        <w:t xml:space="preserve"> </w:t>
      </w:r>
      <w:r>
        <w:t>model</w:t>
      </w:r>
      <w:r>
        <w:rPr>
          <w:spacing w:val="-7"/>
        </w:rPr>
        <w:t xml:space="preserve"> </w:t>
      </w:r>
      <w:r>
        <w:t>learned</w:t>
      </w:r>
      <w:r>
        <w:rPr>
          <w:spacing w:val="-7"/>
        </w:rPr>
        <w:t xml:space="preserve"> </w:t>
      </w:r>
      <w:r>
        <w:t>increasingly</w:t>
      </w:r>
      <w:r>
        <w:rPr>
          <w:spacing w:val="-7"/>
        </w:rPr>
        <w:t xml:space="preserve"> </w:t>
      </w:r>
      <w:r>
        <w:t>more</w:t>
      </w:r>
      <w:r>
        <w:rPr>
          <w:spacing w:val="-7"/>
        </w:rPr>
        <w:t xml:space="preserve"> </w:t>
      </w:r>
      <w:r>
        <w:t>slowly, such that it was even slower than the theta-phase model at a list size of 100.</w:t>
      </w:r>
      <w:r>
        <w:rPr>
          <w:spacing w:val="40"/>
        </w:rPr>
        <w:t xml:space="preserve"> </w:t>
      </w:r>
      <w:r>
        <w:t>This effect is attributable to the</w:t>
      </w:r>
      <w:r>
        <w:rPr>
          <w:spacing w:val="-7"/>
        </w:rPr>
        <w:t xml:space="preserve"> </w:t>
      </w:r>
      <w:r>
        <w:t>strong</w:t>
      </w:r>
      <w:r>
        <w:rPr>
          <w:spacing w:val="-7"/>
        </w:rPr>
        <w:t xml:space="preserve"> </w:t>
      </w:r>
      <w:r>
        <w:t>effect</w:t>
      </w:r>
      <w:r>
        <w:rPr>
          <w:spacing w:val="-7"/>
        </w:rPr>
        <w:t xml:space="preserve"> </w:t>
      </w:r>
      <w:r>
        <w:t>of</w:t>
      </w:r>
      <w:r>
        <w:rPr>
          <w:spacing w:val="-7"/>
        </w:rPr>
        <w:t xml:space="preserve"> </w:t>
      </w:r>
      <w:r>
        <w:t>DG</w:t>
      </w:r>
      <w:r>
        <w:rPr>
          <w:spacing w:val="-7"/>
        </w:rPr>
        <w:t xml:space="preserve"> </w:t>
      </w:r>
      <w:r>
        <w:t>on</w:t>
      </w:r>
      <w:r>
        <w:rPr>
          <w:spacing w:val="-7"/>
        </w:rPr>
        <w:t xml:space="preserve"> </w:t>
      </w:r>
      <w:r>
        <w:t>training</w:t>
      </w:r>
      <w:r>
        <w:rPr>
          <w:spacing w:val="-7"/>
        </w:rPr>
        <w:t xml:space="preserve"> </w:t>
      </w:r>
      <w:r>
        <w:t>the</w:t>
      </w:r>
      <w:r>
        <w:rPr>
          <w:spacing w:val="-7"/>
        </w:rPr>
        <w:t xml:space="preserve"> </w:t>
      </w:r>
      <w:r>
        <w:t>CA3,</w:t>
      </w:r>
      <w:r>
        <w:rPr>
          <w:spacing w:val="-7"/>
        </w:rPr>
        <w:t xml:space="preserve"> </w:t>
      </w:r>
      <w:r>
        <w:t>and</w:t>
      </w:r>
      <w:r>
        <w:rPr>
          <w:spacing w:val="-7"/>
        </w:rPr>
        <w:t xml:space="preserve"> </w:t>
      </w:r>
      <w:r>
        <w:t>when</w:t>
      </w:r>
      <w:r>
        <w:rPr>
          <w:spacing w:val="-7"/>
        </w:rPr>
        <w:t xml:space="preserve"> </w:t>
      </w:r>
      <w:r>
        <w:t>the</w:t>
      </w:r>
      <w:r>
        <w:rPr>
          <w:spacing w:val="-7"/>
        </w:rPr>
        <w:t xml:space="preserve"> </w:t>
      </w:r>
      <w:r>
        <w:t>DG’s</w:t>
      </w:r>
      <w:r>
        <w:rPr>
          <w:spacing w:val="-7"/>
        </w:rPr>
        <w:t xml:space="preserve"> </w:t>
      </w:r>
      <w:r>
        <w:t>ability</w:t>
      </w:r>
      <w:r>
        <w:rPr>
          <w:spacing w:val="-7"/>
        </w:rPr>
        <w:t xml:space="preserve"> </w:t>
      </w:r>
      <w:r>
        <w:t>to</w:t>
      </w:r>
      <w:r>
        <w:rPr>
          <w:spacing w:val="-7"/>
        </w:rPr>
        <w:t xml:space="preserve"> </w:t>
      </w:r>
      <w:r>
        <w:t>drive</w:t>
      </w:r>
      <w:r>
        <w:rPr>
          <w:spacing w:val="-7"/>
        </w:rPr>
        <w:t xml:space="preserve"> </w:t>
      </w:r>
      <w:r>
        <w:t>strong</w:t>
      </w:r>
      <w:r>
        <w:rPr>
          <w:spacing w:val="-7"/>
        </w:rPr>
        <w:t xml:space="preserve"> </w:t>
      </w:r>
      <w:r>
        <w:t>pattern</w:t>
      </w:r>
      <w:r>
        <w:rPr>
          <w:spacing w:val="-7"/>
        </w:rPr>
        <w:t xml:space="preserve"> </w:t>
      </w:r>
      <w:r>
        <w:t>separation</w:t>
      </w:r>
      <w:r>
        <w:rPr>
          <w:spacing w:val="-7"/>
        </w:rPr>
        <w:t xml:space="preserve"> </w:t>
      </w:r>
      <w:r>
        <w:t>is compromised, it significantly affects CA3 and thus the overall memory performance.</w:t>
      </w:r>
    </w:p>
    <w:p w14:paraId="3F8EBFF6" w14:textId="77777777" w:rsidR="00A529FC" w:rsidRDefault="00000000" w:rsidP="007576F6">
      <w:pPr>
        <w:pStyle w:val="BodyText"/>
        <w:spacing w:before="82" w:line="192" w:lineRule="auto"/>
        <w:ind w:left="119" w:right="117" w:firstLine="298"/>
        <w:jc w:val="both"/>
      </w:pPr>
      <w:r>
        <w:t>The</w:t>
      </w:r>
      <w:r>
        <w:rPr>
          <w:spacing w:val="-4"/>
        </w:rPr>
        <w:t xml:space="preserve"> </w:t>
      </w:r>
      <w:r>
        <w:t>higher</w:t>
      </w:r>
      <w:r>
        <w:rPr>
          <w:spacing w:val="-4"/>
        </w:rPr>
        <w:t xml:space="preserve"> </w:t>
      </w:r>
      <w:r>
        <w:t>rate</w:t>
      </w:r>
      <w:r>
        <w:rPr>
          <w:spacing w:val="-4"/>
        </w:rPr>
        <w:t xml:space="preserve"> </w:t>
      </w:r>
      <w:r>
        <w:t>of</w:t>
      </w:r>
      <w:r>
        <w:rPr>
          <w:spacing w:val="-4"/>
        </w:rPr>
        <w:t xml:space="preserve"> </w:t>
      </w:r>
      <w:r>
        <w:t>weight</w:t>
      </w:r>
      <w:r>
        <w:rPr>
          <w:spacing w:val="-4"/>
        </w:rPr>
        <w:t xml:space="preserve"> </w:t>
      </w:r>
      <w:r>
        <w:t>decrease</w:t>
      </w:r>
      <w:r>
        <w:rPr>
          <w:spacing w:val="-4"/>
        </w:rPr>
        <w:t xml:space="preserve"> </w:t>
      </w:r>
      <w:r>
        <w:t>(LTD</w:t>
      </w:r>
      <w:r>
        <w:rPr>
          <w:spacing w:val="-4"/>
        </w:rPr>
        <w:t xml:space="preserve"> </w:t>
      </w:r>
      <w:r>
        <w:t>=</w:t>
      </w:r>
      <w:r>
        <w:rPr>
          <w:spacing w:val="-4"/>
        </w:rPr>
        <w:t xml:space="preserve"> </w:t>
      </w:r>
      <w:r>
        <w:t>long-term</w:t>
      </w:r>
      <w:r>
        <w:rPr>
          <w:spacing w:val="-4"/>
        </w:rPr>
        <w:t xml:space="preserve"> </w:t>
      </w:r>
      <w:r>
        <w:t>depression</w:t>
      </w:r>
      <w:r>
        <w:rPr>
          <w:spacing w:val="-4"/>
        </w:rPr>
        <w:t xml:space="preserve"> </w:t>
      </w:r>
      <w:r>
        <w:t>in</w:t>
      </w:r>
      <w:r>
        <w:rPr>
          <w:spacing w:val="-4"/>
        </w:rPr>
        <w:t xml:space="preserve"> </w:t>
      </w:r>
      <w:r>
        <w:t>biological</w:t>
      </w:r>
      <w:r>
        <w:rPr>
          <w:spacing w:val="-4"/>
        </w:rPr>
        <w:t xml:space="preserve"> </w:t>
      </w:r>
      <w:r>
        <w:t>terms)</w:t>
      </w:r>
      <w:r>
        <w:rPr>
          <w:spacing w:val="-4"/>
        </w:rPr>
        <w:t xml:space="preserve"> </w:t>
      </w:r>
      <w:r>
        <w:t>relative</w:t>
      </w:r>
      <w:r>
        <w:rPr>
          <w:spacing w:val="-4"/>
        </w:rPr>
        <w:t xml:space="preserve"> </w:t>
      </w:r>
      <w:r>
        <w:t>to</w:t>
      </w:r>
      <w:r>
        <w:rPr>
          <w:spacing w:val="-4"/>
        </w:rPr>
        <w:t xml:space="preserve"> </w:t>
      </w:r>
      <w:r>
        <w:t xml:space="preserve">weight increases in the ECin </w:t>
      </w:r>
      <w:r>
        <w:rPr>
          <w:rFonts w:ascii="Meiryo" w:hAnsi="Meiryo"/>
          <w:i/>
        </w:rPr>
        <w:t>→</w:t>
      </w:r>
      <w:r>
        <w:rPr>
          <w:rFonts w:ascii="Meiryo" w:hAnsi="Meiryo"/>
          <w:i/>
          <w:spacing w:val="-9"/>
        </w:rPr>
        <w:t xml:space="preserve"> </w:t>
      </w:r>
      <w:r>
        <w:t>DG pathway were also important:</w:t>
      </w:r>
      <w:r>
        <w:rPr>
          <w:spacing w:val="40"/>
        </w:rPr>
        <w:t xml:space="preserve"> </w:t>
      </w:r>
      <w:r>
        <w:t>eliminating this asymmetry significantly de- creased</w:t>
      </w:r>
      <w:r>
        <w:rPr>
          <w:spacing w:val="-6"/>
        </w:rPr>
        <w:t xml:space="preserve"> </w:t>
      </w:r>
      <w:r>
        <w:t>performance</w:t>
      </w:r>
      <w:r>
        <w:rPr>
          <w:spacing w:val="-6"/>
        </w:rPr>
        <w:t xml:space="preserve"> </w:t>
      </w:r>
      <w:r>
        <w:t>for</w:t>
      </w:r>
      <w:r>
        <w:rPr>
          <w:spacing w:val="-6"/>
        </w:rPr>
        <w:t xml:space="preserve"> </w:t>
      </w:r>
      <w:r>
        <w:t>larger</w:t>
      </w:r>
      <w:r>
        <w:rPr>
          <w:spacing w:val="-6"/>
        </w:rPr>
        <w:t xml:space="preserve"> </w:t>
      </w:r>
      <w:r>
        <w:t>list</w:t>
      </w:r>
      <w:r>
        <w:rPr>
          <w:spacing w:val="-6"/>
        </w:rPr>
        <w:t xml:space="preserve"> </w:t>
      </w:r>
      <w:r>
        <w:t>sizes</w:t>
      </w:r>
      <w:r>
        <w:rPr>
          <w:spacing w:val="-6"/>
        </w:rPr>
        <w:t xml:space="preserve"> </w:t>
      </w:r>
      <w:r>
        <w:t>(above</w:t>
      </w:r>
      <w:r>
        <w:rPr>
          <w:spacing w:val="-6"/>
        </w:rPr>
        <w:t xml:space="preserve"> </w:t>
      </w:r>
      <w:r>
        <w:t>60</w:t>
      </w:r>
      <w:r>
        <w:rPr>
          <w:spacing w:val="-6"/>
        </w:rPr>
        <w:t xml:space="preserve"> </w:t>
      </w:r>
      <w:r>
        <w:t>items)</w:t>
      </w:r>
      <w:r>
        <w:rPr>
          <w:spacing w:val="-6"/>
        </w:rPr>
        <w:t xml:space="preserve"> </w:t>
      </w:r>
      <w:r>
        <w:t>(N</w:t>
      </w:r>
      <w:r>
        <w:rPr>
          <w:spacing w:val="-6"/>
        </w:rPr>
        <w:t xml:space="preserve"> </w:t>
      </w:r>
      <w:r>
        <w:rPr>
          <w:i/>
        </w:rPr>
        <w:t>p</w:t>
      </w:r>
      <w:r>
        <w:rPr>
          <w:i/>
          <w:spacing w:val="-6"/>
        </w:rPr>
        <w:t xml:space="preserve"> </w:t>
      </w:r>
      <w:r>
        <w:rPr>
          <w:rFonts w:ascii="Georgia" w:hAnsi="Georgia"/>
          <w:i/>
        </w:rPr>
        <w:t>&lt;</w:t>
      </w:r>
      <w:r>
        <w:rPr>
          <w:rFonts w:ascii="Georgia" w:hAnsi="Georgia"/>
          <w:i/>
          <w:spacing w:val="-4"/>
        </w:rPr>
        <w:t xml:space="preserve"> </w:t>
      </w:r>
      <w:r>
        <w:t>.01,</w:t>
      </w:r>
      <w:r>
        <w:rPr>
          <w:spacing w:val="-6"/>
        </w:rPr>
        <w:t xml:space="preserve"> </w:t>
      </w:r>
      <w:r>
        <w:t>SmallHip</w:t>
      </w:r>
      <w:r>
        <w:rPr>
          <w:spacing w:val="-6"/>
        </w:rPr>
        <w:t xml:space="preserve"> </w:t>
      </w:r>
      <w:r>
        <w:t>List60</w:t>
      </w:r>
      <w:r>
        <w:rPr>
          <w:spacing w:val="-6"/>
        </w:rPr>
        <w:t xml:space="preserve"> </w:t>
      </w:r>
      <w:r>
        <w:rPr>
          <w:i/>
        </w:rPr>
        <w:t>p</w:t>
      </w:r>
      <w:r>
        <w:rPr>
          <w:i/>
          <w:spacing w:val="-6"/>
        </w:rPr>
        <w:t xml:space="preserve"> </w:t>
      </w:r>
      <w:r>
        <w:t>=</w:t>
      </w:r>
      <w:r>
        <w:rPr>
          <w:spacing w:val="-6"/>
        </w:rPr>
        <w:t xml:space="preserve"> </w:t>
      </w:r>
      <w:r>
        <w:t>.051;</w:t>
      </w:r>
      <w:r>
        <w:rPr>
          <w:spacing w:val="-5"/>
        </w:rPr>
        <w:t xml:space="preserve"> </w:t>
      </w:r>
      <w:r>
        <w:t>M</w:t>
      </w:r>
      <w:r>
        <w:rPr>
          <w:spacing w:val="-6"/>
        </w:rPr>
        <w:t xml:space="preserve"> </w:t>
      </w:r>
      <w:r>
        <w:rPr>
          <w:i/>
        </w:rPr>
        <w:t>p</w:t>
      </w:r>
      <w:r>
        <w:rPr>
          <w:i/>
          <w:spacing w:val="-6"/>
        </w:rPr>
        <w:t xml:space="preserve"> </w:t>
      </w:r>
      <w:r>
        <w:rPr>
          <w:rFonts w:ascii="Georgia" w:hAnsi="Georgia"/>
          <w:i/>
        </w:rPr>
        <w:t>&lt;</w:t>
      </w:r>
      <w:r>
        <w:rPr>
          <w:rFonts w:ascii="Georgia" w:hAnsi="Georgia"/>
          <w:i/>
          <w:spacing w:val="-4"/>
        </w:rPr>
        <w:t xml:space="preserve"> </w:t>
      </w:r>
      <w:r>
        <w:t xml:space="preserve">.05, BigHip List80 </w:t>
      </w:r>
      <w:r>
        <w:rPr>
          <w:i/>
        </w:rPr>
        <w:t xml:space="preserve">p </w:t>
      </w:r>
      <w:r>
        <w:t>= .129).</w:t>
      </w:r>
      <w:r>
        <w:rPr>
          <w:spacing w:val="40"/>
        </w:rPr>
        <w:t xml:space="preserve"> </w:t>
      </w:r>
      <w:r>
        <w:t xml:space="preserve">We also found that a lower learning rate in the ECin </w:t>
      </w:r>
      <w:r>
        <w:rPr>
          <w:rFonts w:ascii="Meiryo" w:hAnsi="Meiryo"/>
          <w:i/>
        </w:rPr>
        <w:t>→</w:t>
      </w:r>
      <w:r>
        <w:rPr>
          <w:rFonts w:ascii="Meiryo" w:hAnsi="Meiryo"/>
          <w:i/>
          <w:spacing w:val="-14"/>
        </w:rPr>
        <w:t xml:space="preserve"> </w:t>
      </w:r>
      <w:r>
        <w:t>DG pathway improved the</w:t>
      </w:r>
      <w:r>
        <w:rPr>
          <w:spacing w:val="-13"/>
        </w:rPr>
        <w:t xml:space="preserve"> </w:t>
      </w:r>
      <w:r>
        <w:t>M</w:t>
      </w:r>
      <w:r>
        <w:rPr>
          <w:spacing w:val="-12"/>
        </w:rPr>
        <w:t xml:space="preserve"> </w:t>
      </w:r>
      <w:r>
        <w:t>score</w:t>
      </w:r>
      <w:r>
        <w:rPr>
          <w:spacing w:val="-13"/>
        </w:rPr>
        <w:t xml:space="preserve"> </w:t>
      </w:r>
      <w:r>
        <w:t>(reducing</w:t>
      </w:r>
      <w:r>
        <w:rPr>
          <w:spacing w:val="-12"/>
        </w:rPr>
        <w:t xml:space="preserve"> </w:t>
      </w:r>
      <w:r>
        <w:t>interference),</w:t>
      </w:r>
      <w:r>
        <w:rPr>
          <w:spacing w:val="-11"/>
        </w:rPr>
        <w:t xml:space="preserve"> </w:t>
      </w:r>
      <w:r>
        <w:t>but</w:t>
      </w:r>
      <w:r>
        <w:rPr>
          <w:spacing w:val="-12"/>
        </w:rPr>
        <w:t xml:space="preserve"> </w:t>
      </w:r>
      <w:r>
        <w:t>resulted</w:t>
      </w:r>
      <w:r>
        <w:rPr>
          <w:spacing w:val="-13"/>
        </w:rPr>
        <w:t xml:space="preserve"> </w:t>
      </w:r>
      <w:r>
        <w:t>in</w:t>
      </w:r>
      <w:r>
        <w:rPr>
          <w:spacing w:val="-12"/>
        </w:rPr>
        <w:t xml:space="preserve"> </w:t>
      </w:r>
      <w:r>
        <w:t>slower</w:t>
      </w:r>
      <w:r>
        <w:rPr>
          <w:spacing w:val="-13"/>
        </w:rPr>
        <w:t xml:space="preserve"> </w:t>
      </w:r>
      <w:r>
        <w:t>learning,</w:t>
      </w:r>
      <w:r>
        <w:rPr>
          <w:spacing w:val="-11"/>
        </w:rPr>
        <w:t xml:space="preserve"> </w:t>
      </w:r>
      <w:r>
        <w:t>and</w:t>
      </w:r>
      <w:r>
        <w:rPr>
          <w:spacing w:val="-12"/>
        </w:rPr>
        <w:t xml:space="preserve"> </w:t>
      </w:r>
      <w:r>
        <w:t>vice-versa</w:t>
      </w:r>
      <w:r>
        <w:rPr>
          <w:spacing w:val="-12"/>
        </w:rPr>
        <w:t xml:space="preserve"> </w:t>
      </w:r>
      <w:r>
        <w:t>for</w:t>
      </w:r>
      <w:r>
        <w:rPr>
          <w:spacing w:val="-13"/>
        </w:rPr>
        <w:t xml:space="preserve"> </w:t>
      </w:r>
      <w:r>
        <w:t>higher</w:t>
      </w:r>
      <w:r>
        <w:rPr>
          <w:spacing w:val="-12"/>
        </w:rPr>
        <w:t xml:space="preserve"> </w:t>
      </w:r>
      <w:r>
        <w:t>learning</w:t>
      </w:r>
      <w:r>
        <w:rPr>
          <w:spacing w:val="-13"/>
        </w:rPr>
        <w:t xml:space="preserve"> </w:t>
      </w:r>
      <w:r>
        <w:rPr>
          <w:spacing w:val="-2"/>
        </w:rPr>
        <w:t>rates,</w:t>
      </w:r>
    </w:p>
    <w:p w14:paraId="62670F7D" w14:textId="77777777" w:rsidR="00A529FC" w:rsidRDefault="00000000" w:rsidP="007576F6">
      <w:pPr>
        <w:pStyle w:val="BodyText"/>
        <w:spacing w:before="24" w:line="256" w:lineRule="auto"/>
        <w:ind w:left="119" w:right="117"/>
        <w:jc w:val="both"/>
      </w:pPr>
      <w:r>
        <w:t>consistent</w:t>
      </w:r>
      <w:r>
        <w:rPr>
          <w:spacing w:val="-1"/>
        </w:rPr>
        <w:t xml:space="preserve"> </w:t>
      </w:r>
      <w:r>
        <w:t>with</w:t>
      </w:r>
      <w:r>
        <w:rPr>
          <w:spacing w:val="-1"/>
        </w:rPr>
        <w:t xml:space="preserve"> </w:t>
      </w:r>
      <w:r>
        <w:t>the</w:t>
      </w:r>
      <w:r>
        <w:rPr>
          <w:spacing w:val="-1"/>
        </w:rPr>
        <w:t xml:space="preserve"> </w:t>
      </w:r>
      <w:r>
        <w:t>fundamental</w:t>
      </w:r>
      <w:r>
        <w:rPr>
          <w:spacing w:val="-1"/>
        </w:rPr>
        <w:t xml:space="preserve"> </w:t>
      </w:r>
      <w:r>
        <w:t>tradeoff</w:t>
      </w:r>
      <w:r>
        <w:rPr>
          <w:spacing w:val="-1"/>
        </w:rPr>
        <w:t xml:space="preserve"> </w:t>
      </w:r>
      <w:r>
        <w:t>between</w:t>
      </w:r>
      <w:r>
        <w:rPr>
          <w:spacing w:val="-1"/>
        </w:rPr>
        <w:t xml:space="preserve"> </w:t>
      </w:r>
      <w:r>
        <w:t>learning</w:t>
      </w:r>
      <w:r>
        <w:rPr>
          <w:spacing w:val="-1"/>
        </w:rPr>
        <w:t xml:space="preserve"> </w:t>
      </w:r>
      <w:r>
        <w:t>rate</w:t>
      </w:r>
      <w:r>
        <w:rPr>
          <w:spacing w:val="-1"/>
        </w:rPr>
        <w:t xml:space="preserve"> </w:t>
      </w:r>
      <w:r>
        <w:t>and</w:t>
      </w:r>
      <w:r>
        <w:rPr>
          <w:spacing w:val="-1"/>
        </w:rPr>
        <w:t xml:space="preserve"> </w:t>
      </w:r>
      <w:r>
        <w:t>interference</w:t>
      </w:r>
      <w:r>
        <w:rPr>
          <w:spacing w:val="-1"/>
        </w:rPr>
        <w:t xml:space="preserve"> </w:t>
      </w:r>
      <w:r>
        <w:t>that</w:t>
      </w:r>
      <w:r>
        <w:rPr>
          <w:spacing w:val="-1"/>
        </w:rPr>
        <w:t xml:space="preserve"> </w:t>
      </w:r>
      <w:r>
        <w:t>underlies</w:t>
      </w:r>
      <w:r>
        <w:rPr>
          <w:spacing w:val="-1"/>
        </w:rPr>
        <w:t xml:space="preserve"> </w:t>
      </w:r>
      <w:r>
        <w:t>the</w:t>
      </w:r>
      <w:r>
        <w:rPr>
          <w:spacing w:val="-1"/>
        </w:rPr>
        <w:t xml:space="preserve"> </w:t>
      </w:r>
      <w:r>
        <w:t>comple- mentary learning</w:t>
      </w:r>
      <w:r>
        <w:rPr>
          <w:spacing w:val="-1"/>
        </w:rPr>
        <w:t xml:space="preserve"> </w:t>
      </w:r>
      <w:r>
        <w:t>systems framework (McClelland et</w:t>
      </w:r>
      <w:r>
        <w:rPr>
          <w:spacing w:val="-1"/>
        </w:rPr>
        <w:t xml:space="preserve"> </w:t>
      </w:r>
      <w:r>
        <w:t>al., 1995).</w:t>
      </w:r>
      <w:r w:rsidRPr="007576F6">
        <w:rPr>
          <w:spacing w:val="28"/>
        </w:rPr>
        <w:t xml:space="preserve"> </w:t>
      </w:r>
      <w:r>
        <w:t>Likewise, due to optimized</w:t>
      </w:r>
      <w:r>
        <w:rPr>
          <w:spacing w:val="-1"/>
        </w:rPr>
        <w:t xml:space="preserve"> </w:t>
      </w:r>
      <w:r>
        <w:t>parameters in Theremin,</w:t>
      </w:r>
      <w:r w:rsidRPr="007576F6">
        <w:rPr>
          <w:spacing w:val="-8"/>
        </w:rPr>
        <w:t xml:space="preserve"> </w:t>
      </w:r>
      <w:r>
        <w:t>comparing</w:t>
      </w:r>
      <w:r w:rsidRPr="007576F6">
        <w:rPr>
          <w:spacing w:val="-8"/>
        </w:rPr>
        <w:t xml:space="preserve"> </w:t>
      </w:r>
      <w:r>
        <w:t>it</w:t>
      </w:r>
      <w:r w:rsidRPr="007576F6">
        <w:rPr>
          <w:spacing w:val="-8"/>
        </w:rPr>
        <w:t xml:space="preserve"> </w:t>
      </w:r>
      <w:r>
        <w:t>to</w:t>
      </w:r>
      <w:r w:rsidRPr="007576F6">
        <w:rPr>
          <w:spacing w:val="-8"/>
        </w:rPr>
        <w:t xml:space="preserve"> </w:t>
      </w:r>
      <w:r>
        <w:t>a</w:t>
      </w:r>
      <w:r w:rsidRPr="007576F6">
        <w:rPr>
          <w:spacing w:val="-8"/>
        </w:rPr>
        <w:t xml:space="preserve"> </w:t>
      </w:r>
      <w:r>
        <w:t>lower</w:t>
      </w:r>
      <w:r w:rsidRPr="007576F6">
        <w:rPr>
          <w:spacing w:val="-8"/>
        </w:rPr>
        <w:t xml:space="preserve"> </w:t>
      </w:r>
      <w:r>
        <w:t>or</w:t>
      </w:r>
      <w:r w:rsidRPr="007576F6">
        <w:rPr>
          <w:spacing w:val="-8"/>
        </w:rPr>
        <w:t xml:space="preserve"> </w:t>
      </w:r>
      <w:r>
        <w:t>higher</w:t>
      </w:r>
      <w:r w:rsidRPr="007576F6">
        <w:rPr>
          <w:spacing w:val="-8"/>
        </w:rPr>
        <w:t xml:space="preserve"> </w:t>
      </w:r>
      <w:r>
        <w:t>learning</w:t>
      </w:r>
      <w:r w:rsidRPr="007576F6">
        <w:rPr>
          <w:spacing w:val="-8"/>
        </w:rPr>
        <w:t xml:space="preserve"> </w:t>
      </w:r>
      <w:r>
        <w:t>rate</w:t>
      </w:r>
      <w:r w:rsidRPr="007576F6">
        <w:rPr>
          <w:spacing w:val="-8"/>
        </w:rPr>
        <w:t xml:space="preserve"> </w:t>
      </w:r>
      <w:r>
        <w:t>model</w:t>
      </w:r>
      <w:r w:rsidRPr="007576F6">
        <w:rPr>
          <w:spacing w:val="-8"/>
        </w:rPr>
        <w:t xml:space="preserve"> </w:t>
      </w:r>
      <w:r>
        <w:t>would</w:t>
      </w:r>
      <w:r w:rsidRPr="007576F6">
        <w:rPr>
          <w:spacing w:val="-8"/>
        </w:rPr>
        <w:t xml:space="preserve"> </w:t>
      </w:r>
      <w:r>
        <w:t>result</w:t>
      </w:r>
      <w:r w:rsidRPr="007576F6">
        <w:rPr>
          <w:spacing w:val="-8"/>
        </w:rPr>
        <w:t xml:space="preserve"> </w:t>
      </w:r>
      <w:r>
        <w:t>in</w:t>
      </w:r>
      <w:r w:rsidRPr="007576F6">
        <w:rPr>
          <w:spacing w:val="-8"/>
        </w:rPr>
        <w:t xml:space="preserve"> </w:t>
      </w:r>
      <w:r>
        <w:t>significant</w:t>
      </w:r>
      <w:r w:rsidRPr="007576F6">
        <w:rPr>
          <w:spacing w:val="-8"/>
        </w:rPr>
        <w:t xml:space="preserve"> </w:t>
      </w:r>
      <w:r>
        <w:t>improvement</w:t>
      </w:r>
      <w:r w:rsidRPr="007576F6">
        <w:rPr>
          <w:spacing w:val="-8"/>
        </w:rPr>
        <w:t xml:space="preserve"> </w:t>
      </w:r>
      <w:r>
        <w:t>in M</w:t>
      </w:r>
      <w:r>
        <w:rPr>
          <w:spacing w:val="-12"/>
        </w:rPr>
        <w:t xml:space="preserve"> </w:t>
      </w:r>
      <w:r>
        <w:t>or</w:t>
      </w:r>
      <w:r>
        <w:rPr>
          <w:spacing w:val="-12"/>
        </w:rPr>
        <w:t xml:space="preserve"> </w:t>
      </w:r>
      <w:r>
        <w:t>N,</w:t>
      </w:r>
      <w:r>
        <w:rPr>
          <w:spacing w:val="-12"/>
        </w:rPr>
        <w:t xml:space="preserve"> </w:t>
      </w:r>
      <w:r>
        <w:t>respectively,</w:t>
      </w:r>
      <w:r>
        <w:rPr>
          <w:spacing w:val="-11"/>
        </w:rPr>
        <w:t xml:space="preserve"> </w:t>
      </w:r>
      <w:r>
        <w:t>but</w:t>
      </w:r>
      <w:r>
        <w:rPr>
          <w:spacing w:val="-12"/>
        </w:rPr>
        <w:t xml:space="preserve"> </w:t>
      </w:r>
      <w:r>
        <w:t>not</w:t>
      </w:r>
      <w:r>
        <w:rPr>
          <w:spacing w:val="-12"/>
        </w:rPr>
        <w:t xml:space="preserve"> </w:t>
      </w:r>
      <w:r>
        <w:t>both. Thus,</w:t>
      </w:r>
      <w:r>
        <w:rPr>
          <w:spacing w:val="-11"/>
        </w:rPr>
        <w:t xml:space="preserve"> </w:t>
      </w:r>
      <w:r>
        <w:t>we</w:t>
      </w:r>
      <w:r>
        <w:rPr>
          <w:spacing w:val="-12"/>
        </w:rPr>
        <w:t xml:space="preserve"> </w:t>
      </w:r>
      <w:r>
        <w:t>compared</w:t>
      </w:r>
      <w:r>
        <w:rPr>
          <w:spacing w:val="-12"/>
        </w:rPr>
        <w:t xml:space="preserve"> </w:t>
      </w:r>
      <w:r>
        <w:t>two</w:t>
      </w:r>
      <w:r>
        <w:rPr>
          <w:spacing w:val="-12"/>
        </w:rPr>
        <w:t xml:space="preserve"> </w:t>
      </w:r>
      <w:r>
        <w:t>Theremin</w:t>
      </w:r>
      <w:r>
        <w:rPr>
          <w:spacing w:val="-12"/>
        </w:rPr>
        <w:t xml:space="preserve"> </w:t>
      </w:r>
      <w:r>
        <w:t>variants</w:t>
      </w:r>
      <w:r>
        <w:rPr>
          <w:spacing w:val="-12"/>
        </w:rPr>
        <w:t xml:space="preserve"> </w:t>
      </w:r>
      <w:r>
        <w:t>that</w:t>
      </w:r>
      <w:r>
        <w:rPr>
          <w:spacing w:val="-12"/>
        </w:rPr>
        <w:t xml:space="preserve"> </w:t>
      </w:r>
      <w:r>
        <w:t>had</w:t>
      </w:r>
      <w:r>
        <w:rPr>
          <w:spacing w:val="-12"/>
        </w:rPr>
        <w:t xml:space="preserve"> </w:t>
      </w:r>
      <w:r>
        <w:t>dramatic</w:t>
      </w:r>
      <w:r>
        <w:rPr>
          <w:spacing w:val="-12"/>
        </w:rPr>
        <w:t xml:space="preserve"> </w:t>
      </w:r>
      <w:r>
        <w:t>differences in</w:t>
      </w:r>
      <w:r>
        <w:rPr>
          <w:spacing w:val="-5"/>
        </w:rPr>
        <w:t xml:space="preserve"> </w:t>
      </w:r>
      <w:r>
        <w:t>both</w:t>
      </w:r>
      <w:r>
        <w:rPr>
          <w:spacing w:val="-5"/>
        </w:rPr>
        <w:t xml:space="preserve"> </w:t>
      </w:r>
      <w:r>
        <w:t>M</w:t>
      </w:r>
      <w:r>
        <w:rPr>
          <w:spacing w:val="-5"/>
        </w:rPr>
        <w:t xml:space="preserve"> </w:t>
      </w:r>
      <w:r>
        <w:t>and</w:t>
      </w:r>
      <w:r>
        <w:rPr>
          <w:spacing w:val="-5"/>
        </w:rPr>
        <w:t xml:space="preserve"> </w:t>
      </w:r>
      <w:r>
        <w:t>N.</w:t>
      </w:r>
      <w:r>
        <w:rPr>
          <w:spacing w:val="-5"/>
        </w:rPr>
        <w:t xml:space="preserve"> </w:t>
      </w:r>
      <w:r>
        <w:t>Higher</w:t>
      </w:r>
      <w:r>
        <w:rPr>
          <w:spacing w:val="-5"/>
        </w:rPr>
        <w:t xml:space="preserve"> </w:t>
      </w:r>
      <w:r>
        <w:t>learning</w:t>
      </w:r>
      <w:r>
        <w:rPr>
          <w:spacing w:val="-5"/>
        </w:rPr>
        <w:t xml:space="preserve"> </w:t>
      </w:r>
      <w:r>
        <w:t>rate</w:t>
      </w:r>
      <w:r>
        <w:rPr>
          <w:spacing w:val="-5"/>
        </w:rPr>
        <w:t xml:space="preserve"> </w:t>
      </w:r>
      <w:r>
        <w:t>resulted</w:t>
      </w:r>
      <w:r>
        <w:rPr>
          <w:spacing w:val="-5"/>
        </w:rPr>
        <w:t xml:space="preserve"> </w:t>
      </w:r>
      <w:r>
        <w:t>in</w:t>
      </w:r>
      <w:r>
        <w:rPr>
          <w:spacing w:val="-5"/>
        </w:rPr>
        <w:t xml:space="preserve"> </w:t>
      </w:r>
      <w:r>
        <w:t>faster</w:t>
      </w:r>
      <w:r>
        <w:rPr>
          <w:spacing w:val="-5"/>
        </w:rPr>
        <w:t xml:space="preserve"> </w:t>
      </w:r>
      <w:r>
        <w:t>learning</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but</w:t>
      </w:r>
      <w:r>
        <w:rPr>
          <w:spacing w:val="-5"/>
        </w:rPr>
        <w:t xml:space="preserve"> </w:t>
      </w:r>
      <w:r>
        <w:t>less</w:t>
      </w:r>
      <w:r>
        <w:rPr>
          <w:spacing w:val="-5"/>
        </w:rPr>
        <w:t xml:space="preserve"> </w:t>
      </w:r>
      <w:r>
        <w:t>M</w:t>
      </w:r>
      <w:r>
        <w:rPr>
          <w:spacing w:val="-5"/>
        </w:rPr>
        <w:t xml:space="preserve"> </w:t>
      </w:r>
      <w:r>
        <w:t>(</w:t>
      </w:r>
      <w:r>
        <w:rPr>
          <w:i/>
        </w:rPr>
        <w:t>p</w:t>
      </w:r>
      <w:r>
        <w:rPr>
          <w:i/>
          <w:spacing w:val="-5"/>
        </w:rPr>
        <w:t xml:space="preserve"> </w:t>
      </w:r>
      <w:r>
        <w:rPr>
          <w:rFonts w:ascii="Georgia"/>
          <w:i/>
        </w:rPr>
        <w:t>&lt;</w:t>
      </w:r>
      <w:r>
        <w:rPr>
          <w:rFonts w:ascii="Georgia"/>
          <w:i/>
          <w:spacing w:val="-3"/>
        </w:rPr>
        <w:t xml:space="preserve"> </w:t>
      </w:r>
      <w:r>
        <w:t>.01)</w:t>
      </w:r>
      <w:r>
        <w:rPr>
          <w:spacing w:val="-5"/>
        </w:rPr>
        <w:t xml:space="preserve"> </w:t>
      </w:r>
      <w:r>
        <w:t>compared</w:t>
      </w:r>
      <w:r>
        <w:rPr>
          <w:spacing w:val="-5"/>
        </w:rPr>
        <w:t xml:space="preserve"> </w:t>
      </w:r>
      <w:r>
        <w:t>to lower learning rate for list sizes over 40, vice versa.</w:t>
      </w:r>
    </w:p>
    <w:p w14:paraId="26CA276C" w14:textId="77777777" w:rsidR="00A529FC" w:rsidRDefault="00000000">
      <w:pPr>
        <w:pStyle w:val="BodyText"/>
        <w:spacing w:before="55" w:line="175" w:lineRule="auto"/>
        <w:ind w:left="120" w:right="117" w:firstLine="298"/>
        <w:jc w:val="both"/>
      </w:pPr>
      <w:r>
        <w:t>The</w:t>
      </w:r>
      <w:r>
        <w:rPr>
          <w:spacing w:val="-10"/>
        </w:rPr>
        <w:t xml:space="preserve"> </w:t>
      </w:r>
      <w:r>
        <w:t>final</w:t>
      </w:r>
      <w:r>
        <w:rPr>
          <w:spacing w:val="-4"/>
        </w:rPr>
        <w:t xml:space="preserve"> </w:t>
      </w:r>
      <w:r>
        <w:t>mechanism</w:t>
      </w:r>
      <w:r>
        <w:rPr>
          <w:spacing w:val="-4"/>
        </w:rPr>
        <w:t xml:space="preserve"> </w:t>
      </w:r>
      <w:r>
        <w:t>we</w:t>
      </w:r>
      <w:r>
        <w:rPr>
          <w:spacing w:val="-4"/>
        </w:rPr>
        <w:t xml:space="preserve"> </w:t>
      </w:r>
      <w:r>
        <w:t>tested</w:t>
      </w:r>
      <w:r>
        <w:rPr>
          <w:spacing w:val="-4"/>
        </w:rPr>
        <w:t xml:space="preserve"> </w:t>
      </w:r>
      <w:r>
        <w:t>was</w:t>
      </w:r>
      <w:r>
        <w:rPr>
          <w:spacing w:val="-4"/>
        </w:rPr>
        <w:t xml:space="preserve"> </w:t>
      </w:r>
      <w:r>
        <w:t>the</w:t>
      </w:r>
      <w:r>
        <w:rPr>
          <w:spacing w:val="-4"/>
        </w:rPr>
        <w:t xml:space="preserve"> </w:t>
      </w:r>
      <w:r>
        <w:t>pretraining</w:t>
      </w:r>
      <w:r>
        <w:rPr>
          <w:spacing w:val="-4"/>
        </w:rPr>
        <w:t xml:space="preserve"> </w:t>
      </w:r>
      <w:r>
        <w:t>of</w:t>
      </w:r>
      <w:r>
        <w:rPr>
          <w:spacing w:val="-4"/>
        </w:rPr>
        <w:t xml:space="preserve"> </w:t>
      </w:r>
      <w:r>
        <w:t>the</w:t>
      </w:r>
      <w:r>
        <w:rPr>
          <w:spacing w:val="-4"/>
        </w:rPr>
        <w:t xml:space="preserve"> </w:t>
      </w:r>
      <w:r>
        <w:t>EC</w:t>
      </w:r>
      <w:r>
        <w:rPr>
          <w:spacing w:val="-4"/>
        </w:rPr>
        <w:t xml:space="preserve"> </w:t>
      </w:r>
      <w:r>
        <w:rPr>
          <w:rFonts w:ascii="Meiryo" w:hAnsi="Meiryo"/>
          <w:i/>
        </w:rPr>
        <w:t>↔</w:t>
      </w:r>
      <w:r>
        <w:rPr>
          <w:rFonts w:ascii="Meiryo" w:hAnsi="Meiryo"/>
          <w:i/>
          <w:spacing w:val="-19"/>
        </w:rPr>
        <w:t xml:space="preserve"> </w:t>
      </w:r>
      <w:r>
        <w:t>CA1</w:t>
      </w:r>
      <w:r>
        <w:rPr>
          <w:spacing w:val="-4"/>
        </w:rPr>
        <w:t xml:space="preserve"> </w:t>
      </w:r>
      <w:r>
        <w:t>encoder</w:t>
      </w:r>
      <w:r>
        <w:rPr>
          <w:spacing w:val="-4"/>
        </w:rPr>
        <w:t xml:space="preserve"> </w:t>
      </w:r>
      <w:r>
        <w:t>pathway,</w:t>
      </w:r>
      <w:r>
        <w:rPr>
          <w:spacing w:val="-4"/>
        </w:rPr>
        <w:t xml:space="preserve"> </w:t>
      </w:r>
      <w:r>
        <w:t>to</w:t>
      </w:r>
      <w:r>
        <w:rPr>
          <w:spacing w:val="-4"/>
        </w:rPr>
        <w:t xml:space="preserve"> </w:t>
      </w:r>
      <w:r>
        <w:t>reflect</w:t>
      </w:r>
      <w:r>
        <w:rPr>
          <w:spacing w:val="-4"/>
        </w:rPr>
        <w:t xml:space="preserve"> </w:t>
      </w:r>
      <w:r>
        <w:t>long- term</w:t>
      </w:r>
      <w:r>
        <w:rPr>
          <w:spacing w:val="-6"/>
        </w:rPr>
        <w:t xml:space="preserve"> </w:t>
      </w:r>
      <w:r>
        <w:t>semantic</w:t>
      </w:r>
      <w:r>
        <w:rPr>
          <w:spacing w:val="-6"/>
        </w:rPr>
        <w:t xml:space="preserve"> </w:t>
      </w:r>
      <w:r>
        <w:t>learning</w:t>
      </w:r>
      <w:r>
        <w:rPr>
          <w:spacing w:val="-5"/>
        </w:rPr>
        <w:t xml:space="preserve"> </w:t>
      </w:r>
      <w:r>
        <w:t>in</w:t>
      </w:r>
      <w:r>
        <w:rPr>
          <w:spacing w:val="-6"/>
        </w:rPr>
        <w:t xml:space="preserve"> </w:t>
      </w:r>
      <w:r>
        <w:t>this</w:t>
      </w:r>
      <w:r>
        <w:rPr>
          <w:spacing w:val="-6"/>
        </w:rPr>
        <w:t xml:space="preserve"> </w:t>
      </w:r>
      <w:r>
        <w:t>pathway.</w:t>
      </w:r>
      <w:r>
        <w:rPr>
          <w:spacing w:val="13"/>
        </w:rPr>
        <w:t xml:space="preserve"> </w:t>
      </w:r>
      <w:r>
        <w:t>The</w:t>
      </w:r>
      <w:r>
        <w:rPr>
          <w:spacing w:val="-6"/>
        </w:rPr>
        <w:t xml:space="preserve"> </w:t>
      </w:r>
      <w:r>
        <w:t>NoPretrain</w:t>
      </w:r>
      <w:r>
        <w:rPr>
          <w:spacing w:val="-5"/>
        </w:rPr>
        <w:t xml:space="preserve"> </w:t>
      </w:r>
      <w:r>
        <w:t>variant</w:t>
      </w:r>
      <w:r>
        <w:rPr>
          <w:spacing w:val="-6"/>
        </w:rPr>
        <w:t xml:space="preserve"> </w:t>
      </w:r>
      <w:r>
        <w:t>showed</w:t>
      </w:r>
      <w:r>
        <w:rPr>
          <w:spacing w:val="-6"/>
        </w:rPr>
        <w:t xml:space="preserve"> </w:t>
      </w:r>
      <w:r>
        <w:t>significantly</w:t>
      </w:r>
      <w:r>
        <w:rPr>
          <w:spacing w:val="-5"/>
        </w:rPr>
        <w:t xml:space="preserve"> </w:t>
      </w:r>
      <w:r>
        <w:t>worse</w:t>
      </w:r>
      <w:r>
        <w:rPr>
          <w:spacing w:val="-6"/>
        </w:rPr>
        <w:t xml:space="preserve"> </w:t>
      </w:r>
      <w:r>
        <w:t>performance</w:t>
      </w:r>
      <w:r>
        <w:rPr>
          <w:spacing w:val="-6"/>
        </w:rPr>
        <w:t xml:space="preserve"> </w:t>
      </w:r>
      <w:r>
        <w:rPr>
          <w:spacing w:val="-5"/>
        </w:rPr>
        <w:t>at</w:t>
      </w:r>
    </w:p>
    <w:p w14:paraId="34571B20" w14:textId="77777777" w:rsidR="00A529FC" w:rsidRDefault="00000000" w:rsidP="007576F6">
      <w:pPr>
        <w:pStyle w:val="BodyText"/>
        <w:spacing w:before="31"/>
        <w:ind w:left="120"/>
        <w:jc w:val="both"/>
      </w:pPr>
      <w:r>
        <w:t>all</w:t>
      </w:r>
      <w:r>
        <w:rPr>
          <w:spacing w:val="-2"/>
        </w:rPr>
        <w:t xml:space="preserve"> </w:t>
      </w:r>
      <w:r>
        <w:t>but</w:t>
      </w:r>
      <w:r>
        <w:rPr>
          <w:spacing w:val="-2"/>
        </w:rPr>
        <w:t xml:space="preserve"> </w:t>
      </w:r>
      <w:r>
        <w:t>the</w:t>
      </w:r>
      <w:r>
        <w:rPr>
          <w:spacing w:val="-1"/>
        </w:rPr>
        <w:t xml:space="preserve"> </w:t>
      </w:r>
      <w:r>
        <w:t>smallest</w:t>
      </w:r>
      <w:r>
        <w:rPr>
          <w:spacing w:val="-2"/>
        </w:rPr>
        <w:t xml:space="preserve"> </w:t>
      </w:r>
      <w:r>
        <w:t>list</w:t>
      </w:r>
      <w:r>
        <w:rPr>
          <w:spacing w:val="-2"/>
        </w:rPr>
        <w:t xml:space="preserve"> </w:t>
      </w:r>
      <w:r>
        <w:t>sizes</w:t>
      </w:r>
      <w:r>
        <w:rPr>
          <w:spacing w:val="-1"/>
        </w:rPr>
        <w:t xml:space="preserve"> </w:t>
      </w:r>
      <w:r>
        <w:t>(N</w:t>
      </w:r>
      <w:r>
        <w:rPr>
          <w:spacing w:val="-2"/>
        </w:rPr>
        <w:t xml:space="preserve"> </w:t>
      </w:r>
      <w:r>
        <w:rPr>
          <w:i/>
        </w:rPr>
        <w:t>p</w:t>
      </w:r>
      <w:r>
        <w:rPr>
          <w:i/>
          <w:spacing w:val="-1"/>
        </w:rPr>
        <w:t xml:space="preserve"> </w:t>
      </w:r>
      <w:r>
        <w:rPr>
          <w:rFonts w:ascii="Georgia"/>
          <w:i/>
        </w:rPr>
        <w:t xml:space="preserve">&lt; </w:t>
      </w:r>
      <w:r>
        <w:t>.01;</w:t>
      </w:r>
      <w:r>
        <w:rPr>
          <w:spacing w:val="-2"/>
        </w:rPr>
        <w:t xml:space="preserve"> </w:t>
      </w:r>
      <w:r>
        <w:t>M</w:t>
      </w:r>
      <w:r>
        <w:rPr>
          <w:spacing w:val="-1"/>
        </w:rPr>
        <w:t xml:space="preserve"> </w:t>
      </w:r>
      <w:r>
        <w:rPr>
          <w:i/>
        </w:rPr>
        <w:t>p</w:t>
      </w:r>
      <w:r>
        <w:rPr>
          <w:i/>
          <w:spacing w:val="-2"/>
        </w:rPr>
        <w:t xml:space="preserve"> </w:t>
      </w:r>
      <w:r>
        <w:rPr>
          <w:rFonts w:ascii="Georgia"/>
          <w:i/>
        </w:rPr>
        <w:t>&lt;</w:t>
      </w:r>
      <w:r>
        <w:rPr>
          <w:rFonts w:ascii="Georgia"/>
          <w:i/>
          <w:spacing w:val="1"/>
        </w:rPr>
        <w:t xml:space="preserve"> </w:t>
      </w:r>
      <w:r>
        <w:t>.05</w:t>
      </w:r>
      <w:r>
        <w:rPr>
          <w:spacing w:val="-2"/>
        </w:rPr>
        <w:t xml:space="preserve"> </w:t>
      </w:r>
      <w:r>
        <w:t>except</w:t>
      </w:r>
      <w:r>
        <w:rPr>
          <w:spacing w:val="-2"/>
        </w:rPr>
        <w:t xml:space="preserve"> </w:t>
      </w:r>
      <w:r>
        <w:t>BigHip</w:t>
      </w:r>
      <w:r>
        <w:rPr>
          <w:spacing w:val="-1"/>
        </w:rPr>
        <w:t xml:space="preserve"> </w:t>
      </w:r>
      <w:r>
        <w:t>List20</w:t>
      </w:r>
      <w:r>
        <w:rPr>
          <w:spacing w:val="-2"/>
        </w:rPr>
        <w:t xml:space="preserve"> </w:t>
      </w:r>
      <w:r>
        <w:t>(</w:t>
      </w:r>
      <w:r>
        <w:rPr>
          <w:i/>
        </w:rPr>
        <w:t>p</w:t>
      </w:r>
      <w:r>
        <w:rPr>
          <w:i/>
          <w:spacing w:val="-1"/>
        </w:rPr>
        <w:t xml:space="preserve"> </w:t>
      </w:r>
      <w:r>
        <w:t>=</w:t>
      </w:r>
      <w:r>
        <w:rPr>
          <w:spacing w:val="-2"/>
        </w:rPr>
        <w:t xml:space="preserve"> .155)).</w:t>
      </w:r>
    </w:p>
    <w:p w14:paraId="0CB859A5" w14:textId="77777777" w:rsidR="00A529FC" w:rsidRDefault="00A529FC">
      <w:pPr>
        <w:pStyle w:val="BodyText"/>
        <w:spacing w:before="1"/>
        <w:rPr>
          <w:sz w:val="21"/>
        </w:rPr>
      </w:pPr>
    </w:p>
    <w:p w14:paraId="1753B934" w14:textId="77777777" w:rsidR="00A529FC" w:rsidRDefault="00000000" w:rsidP="007576F6">
      <w:pPr>
        <w:pStyle w:val="Heading2"/>
        <w:spacing w:before="1"/>
        <w:ind w:left="119"/>
      </w:pPr>
      <w:r>
        <w:rPr>
          <w:w w:val="95"/>
        </w:rPr>
        <w:t>Representational</w:t>
      </w:r>
      <w:r>
        <w:rPr>
          <w:spacing w:val="55"/>
        </w:rPr>
        <w:t xml:space="preserve"> </w:t>
      </w:r>
      <w:r>
        <w:rPr>
          <w:spacing w:val="-2"/>
        </w:rPr>
        <w:t>dynamics</w:t>
      </w:r>
    </w:p>
    <w:p w14:paraId="01F4C474" w14:textId="77777777" w:rsidR="00A529FC" w:rsidRDefault="00000000" w:rsidP="007576F6">
      <w:pPr>
        <w:pStyle w:val="BodyText"/>
        <w:spacing w:before="151" w:line="256" w:lineRule="auto"/>
        <w:ind w:left="119" w:right="119" w:firstLine="298"/>
        <w:jc w:val="both"/>
      </w:pPr>
      <w:r w:rsidRPr="007576F6">
        <w:rPr>
          <w:w w:val="95"/>
        </w:rPr>
        <w:t>Having established the basic memory performance effects of the error-driven CA3 and other mechanisms</w:t>
      </w:r>
      <w:r w:rsidRPr="007576F6">
        <w:rPr>
          <w:spacing w:val="80"/>
        </w:rPr>
        <w:t xml:space="preserve"> </w:t>
      </w:r>
      <w:r>
        <w:t>in the Theremin model, we now turn to some analyses of the network representations and dynamics to attempt</w:t>
      </w:r>
      <w:r>
        <w:rPr>
          <w:spacing w:val="-13"/>
        </w:rPr>
        <w:t xml:space="preserve"> </w:t>
      </w:r>
      <w:r>
        <w:t>to</w:t>
      </w:r>
      <w:r>
        <w:rPr>
          <w:spacing w:val="-13"/>
        </w:rPr>
        <w:t xml:space="preserve"> </w:t>
      </w:r>
      <w:r>
        <w:t>understand</w:t>
      </w:r>
      <w:r>
        <w:rPr>
          <w:spacing w:val="-13"/>
        </w:rPr>
        <w:t xml:space="preserve"> </w:t>
      </w:r>
      <w:r>
        <w:t>in</w:t>
      </w:r>
      <w:r>
        <w:rPr>
          <w:spacing w:val="-13"/>
        </w:rPr>
        <w:t xml:space="preserve"> </w:t>
      </w:r>
      <w:r>
        <w:t>greater</w:t>
      </w:r>
      <w:r>
        <w:rPr>
          <w:spacing w:val="-13"/>
        </w:rPr>
        <w:t xml:space="preserve"> </w:t>
      </w:r>
      <w:r>
        <w:t>detail</w:t>
      </w:r>
      <w:r>
        <w:rPr>
          <w:spacing w:val="-13"/>
        </w:rPr>
        <w:t xml:space="preserve"> </w:t>
      </w:r>
      <w:r>
        <w:t>how</w:t>
      </w:r>
      <w:r>
        <w:rPr>
          <w:spacing w:val="-13"/>
        </w:rPr>
        <w:t xml:space="preserve"> </w:t>
      </w:r>
      <w:r>
        <w:t>the</w:t>
      </w:r>
      <w:r>
        <w:rPr>
          <w:spacing w:val="-13"/>
        </w:rPr>
        <w:t xml:space="preserve"> </w:t>
      </w:r>
      <w:r>
        <w:t>error-driven</w:t>
      </w:r>
      <w:r>
        <w:rPr>
          <w:spacing w:val="-13"/>
        </w:rPr>
        <w:t xml:space="preserve"> </w:t>
      </w:r>
      <w:r>
        <w:t>learning</w:t>
      </w:r>
      <w:r>
        <w:rPr>
          <w:spacing w:val="-13"/>
        </w:rPr>
        <w:t xml:space="preserve"> </w:t>
      </w:r>
      <w:r>
        <w:t>shapes</w:t>
      </w:r>
      <w:r>
        <w:rPr>
          <w:spacing w:val="-13"/>
        </w:rPr>
        <w:t xml:space="preserve"> </w:t>
      </w:r>
      <w:r>
        <w:t>representations</w:t>
      </w:r>
      <w:r>
        <w:rPr>
          <w:spacing w:val="-13"/>
        </w:rPr>
        <w:t xml:space="preserve"> </w:t>
      </w:r>
      <w:r>
        <w:t>during</w:t>
      </w:r>
      <w:r>
        <w:rPr>
          <w:spacing w:val="-13"/>
        </w:rPr>
        <w:t xml:space="preserve"> </w:t>
      </w:r>
      <w:r>
        <w:t>learning, how the activation dynamics unfold over the course of the theta cycle within a single trial of learning, and how these dynamics change over multiple iterations of learning.</w:t>
      </w:r>
      <w:r>
        <w:rPr>
          <w:spacing w:val="30"/>
        </w:rPr>
        <w:t xml:space="preserve"> </w:t>
      </w:r>
      <w:r>
        <w:t>For these analyses, we focus on the 100- item</w:t>
      </w:r>
      <w:r>
        <w:rPr>
          <w:spacing w:val="-8"/>
        </w:rPr>
        <w:t xml:space="preserve"> </w:t>
      </w:r>
      <w:r>
        <w:t>list</w:t>
      </w:r>
      <w:r>
        <w:rPr>
          <w:spacing w:val="-8"/>
        </w:rPr>
        <w:t xml:space="preserve"> </w:t>
      </w:r>
      <w:r>
        <w:t>size,</w:t>
      </w:r>
      <w:r>
        <w:rPr>
          <w:spacing w:val="-8"/>
        </w:rPr>
        <w:t xml:space="preserve"> </w:t>
      </w:r>
      <w:r>
        <w:t>and</w:t>
      </w:r>
      <w:r>
        <w:rPr>
          <w:spacing w:val="-8"/>
        </w:rPr>
        <w:t xml:space="preserve"> </w:t>
      </w:r>
      <w:r>
        <w:t>the</w:t>
      </w:r>
      <w:r>
        <w:rPr>
          <w:spacing w:val="-8"/>
        </w:rPr>
        <w:t xml:space="preserve"> </w:t>
      </w:r>
      <w:r>
        <w:t>medium</w:t>
      </w:r>
      <w:r>
        <w:rPr>
          <w:spacing w:val="-8"/>
        </w:rPr>
        <w:t xml:space="preserve"> </w:t>
      </w:r>
      <w:r>
        <w:t>sized</w:t>
      </w:r>
      <w:r>
        <w:rPr>
          <w:spacing w:val="-8"/>
        </w:rPr>
        <w:t xml:space="preserve"> </w:t>
      </w:r>
      <w:r>
        <w:t>network,</w:t>
      </w:r>
      <w:r>
        <w:rPr>
          <w:spacing w:val="-8"/>
        </w:rPr>
        <w:t xml:space="preserve"> </w:t>
      </w:r>
      <w:r>
        <w:t>comparing</w:t>
      </w:r>
      <w:r>
        <w:rPr>
          <w:spacing w:val="-8"/>
        </w:rPr>
        <w:t xml:space="preserve"> </w:t>
      </w:r>
      <w:r>
        <w:t>the</w:t>
      </w:r>
      <w:r>
        <w:rPr>
          <w:spacing w:val="-8"/>
        </w:rPr>
        <w:t xml:space="preserve"> </w:t>
      </w:r>
      <w:r>
        <w:t>full</w:t>
      </w:r>
      <w:r>
        <w:rPr>
          <w:spacing w:val="-8"/>
        </w:rPr>
        <w:t xml:space="preserve"> </w:t>
      </w:r>
      <w:r>
        <w:t>Theremin</w:t>
      </w:r>
      <w:r>
        <w:rPr>
          <w:spacing w:val="-8"/>
        </w:rPr>
        <w:t xml:space="preserve"> </w:t>
      </w:r>
      <w:r>
        <w:t>model</w:t>
      </w:r>
      <w:r>
        <w:rPr>
          <w:spacing w:val="-8"/>
        </w:rPr>
        <w:t xml:space="preserve"> </w:t>
      </w:r>
      <w:r>
        <w:t>vs. the</w:t>
      </w:r>
      <w:r>
        <w:rPr>
          <w:spacing w:val="-8"/>
        </w:rPr>
        <w:t xml:space="preserve"> </w:t>
      </w:r>
      <w:r>
        <w:t>NoEDL</w:t>
      </w:r>
      <w:r>
        <w:rPr>
          <w:spacing w:val="-8"/>
        </w:rPr>
        <w:t xml:space="preserve"> </w:t>
      </w:r>
      <w:r>
        <w:t>model,</w:t>
      </w:r>
      <w:r>
        <w:rPr>
          <w:spacing w:val="-8"/>
        </w:rPr>
        <w:t xml:space="preserve"> </w:t>
      </w:r>
      <w:r>
        <w:t>to focus specifically on the effects of error-driven learning in the CA3 pathways.</w:t>
      </w:r>
    </w:p>
    <w:p w14:paraId="26215156" w14:textId="77777777" w:rsidR="00A529FC" w:rsidRDefault="00000000" w:rsidP="007576F6">
      <w:pPr>
        <w:pStyle w:val="BodyText"/>
        <w:spacing w:before="42" w:line="256" w:lineRule="auto"/>
        <w:ind w:left="119" w:right="119" w:firstLine="298"/>
        <w:jc w:val="both"/>
      </w:pPr>
      <w:r>
        <w:t>Figure</w:t>
      </w:r>
      <w:r>
        <w:rPr>
          <w:spacing w:val="-11"/>
        </w:rPr>
        <w:t xml:space="preserve"> </w:t>
      </w:r>
      <w:r>
        <w:t>5</w:t>
      </w:r>
      <w:r>
        <w:rPr>
          <w:spacing w:val="-11"/>
        </w:rPr>
        <w:t xml:space="preserve"> </w:t>
      </w:r>
      <w:r>
        <w:t>shows</w:t>
      </w:r>
      <w:r>
        <w:rPr>
          <w:spacing w:val="-11"/>
        </w:rPr>
        <w:t xml:space="preserve"> </w:t>
      </w:r>
      <w:r>
        <w:t>a</w:t>
      </w:r>
      <w:r>
        <w:rPr>
          <w:spacing w:val="-11"/>
        </w:rPr>
        <w:t xml:space="preserve"> </w:t>
      </w:r>
      <w:r>
        <w:t>representational</w:t>
      </w:r>
      <w:r>
        <w:rPr>
          <w:spacing w:val="-11"/>
        </w:rPr>
        <w:t xml:space="preserve"> </w:t>
      </w:r>
      <w:r>
        <w:t>similarity</w:t>
      </w:r>
      <w:r>
        <w:rPr>
          <w:spacing w:val="-11"/>
        </w:rPr>
        <w:t xml:space="preserve"> </w:t>
      </w:r>
      <w:r>
        <w:t>analysis</w:t>
      </w:r>
      <w:r>
        <w:rPr>
          <w:spacing w:val="-11"/>
        </w:rPr>
        <w:t xml:space="preserve"> </w:t>
      </w:r>
      <w:r>
        <w:t>(RSA)</w:t>
      </w:r>
      <w:r>
        <w:rPr>
          <w:spacing w:val="-11"/>
        </w:rPr>
        <w:t xml:space="preserve"> </w:t>
      </w:r>
      <w:r>
        <w:t>of</w:t>
      </w:r>
      <w:r>
        <w:rPr>
          <w:spacing w:val="-11"/>
        </w:rPr>
        <w:t xml:space="preserve"> </w:t>
      </w:r>
      <w:r>
        <w:t>the</w:t>
      </w:r>
      <w:r>
        <w:rPr>
          <w:spacing w:val="-11"/>
        </w:rPr>
        <w:t xml:space="preserve"> </w:t>
      </w:r>
      <w:r>
        <w:t>different</w:t>
      </w:r>
      <w:r>
        <w:rPr>
          <w:spacing w:val="-11"/>
        </w:rPr>
        <w:t xml:space="preserve"> </w:t>
      </w:r>
      <w:r>
        <w:t>hippocampal</w:t>
      </w:r>
      <w:r>
        <w:rPr>
          <w:spacing w:val="-11"/>
        </w:rPr>
        <w:t xml:space="preserve"> </w:t>
      </w:r>
      <w:r>
        <w:t>layers</w:t>
      </w:r>
      <w:r>
        <w:rPr>
          <w:spacing w:val="-11"/>
        </w:rPr>
        <w:t xml:space="preserve"> </w:t>
      </w:r>
      <w:r>
        <w:t>over</w:t>
      </w:r>
      <w:r>
        <w:rPr>
          <w:spacing w:val="-11"/>
        </w:rPr>
        <w:t xml:space="preserve"> </w:t>
      </w:r>
      <w:r>
        <w:t>the course of learning, comparing the average correlation of representations in CA3 within each list (all AB items</w:t>
      </w:r>
      <w:r>
        <w:rPr>
          <w:spacing w:val="-6"/>
        </w:rPr>
        <w:t xml:space="preserve"> </w:t>
      </w:r>
      <w:r>
        <w:t>and</w:t>
      </w:r>
      <w:r>
        <w:rPr>
          <w:spacing w:val="-6"/>
        </w:rPr>
        <w:t xml:space="preserve"> </w:t>
      </w:r>
      <w:r>
        <w:t>all</w:t>
      </w:r>
      <w:r>
        <w:rPr>
          <w:spacing w:val="-6"/>
        </w:rPr>
        <w:t xml:space="preserve"> </w:t>
      </w:r>
      <w:r>
        <w:t>AC</w:t>
      </w:r>
      <w:r>
        <w:rPr>
          <w:spacing w:val="-6"/>
        </w:rPr>
        <w:t xml:space="preserve"> </w:t>
      </w:r>
      <w:r>
        <w:t>items,</w:t>
      </w:r>
      <w:r>
        <w:rPr>
          <w:spacing w:val="-5"/>
        </w:rPr>
        <w:t xml:space="preserve"> </w:t>
      </w:r>
      <w:r>
        <w:t>e.g.,</w:t>
      </w:r>
      <w:r>
        <w:rPr>
          <w:spacing w:val="-5"/>
        </w:rPr>
        <w:t xml:space="preserve"> </w:t>
      </w:r>
      <w:r>
        <w:t>A1B1</w:t>
      </w:r>
      <w:r>
        <w:rPr>
          <w:spacing w:val="-6"/>
        </w:rPr>
        <w:t xml:space="preserve"> </w:t>
      </w:r>
      <w:r>
        <w:t>vs. A2B2)</w:t>
      </w:r>
      <w:r>
        <w:rPr>
          <w:spacing w:val="-6"/>
        </w:rPr>
        <w:t xml:space="preserve"> </w:t>
      </w:r>
      <w:r>
        <w:t>and</w:t>
      </w:r>
      <w:r>
        <w:rPr>
          <w:spacing w:val="-6"/>
        </w:rPr>
        <w:t xml:space="preserve"> </w:t>
      </w:r>
      <w:r>
        <w:t>between</w:t>
      </w:r>
      <w:r>
        <w:rPr>
          <w:spacing w:val="-6"/>
        </w:rPr>
        <w:t xml:space="preserve"> </w:t>
      </w:r>
      <w:r>
        <w:t>lists</w:t>
      </w:r>
      <w:r>
        <w:rPr>
          <w:spacing w:val="-6"/>
        </w:rPr>
        <w:t xml:space="preserve"> </w:t>
      </w:r>
      <w:r>
        <w:t>(AB</w:t>
      </w:r>
      <w:r>
        <w:rPr>
          <w:spacing w:val="-6"/>
        </w:rPr>
        <w:t xml:space="preserve"> </w:t>
      </w:r>
      <w:r>
        <w:t>vs. AC,</w:t>
      </w:r>
      <w:r>
        <w:rPr>
          <w:spacing w:val="-6"/>
        </w:rPr>
        <w:t xml:space="preserve"> </w:t>
      </w:r>
      <w:r>
        <w:t>e.g.,</w:t>
      </w:r>
      <w:r>
        <w:rPr>
          <w:spacing w:val="-5"/>
        </w:rPr>
        <w:t xml:space="preserve"> </w:t>
      </w:r>
      <w:r>
        <w:t>A1B1</w:t>
      </w:r>
      <w:r>
        <w:rPr>
          <w:spacing w:val="-6"/>
        </w:rPr>
        <w:t xml:space="preserve"> </w:t>
      </w:r>
      <w:r>
        <w:t>vs. A1C1). These plots</w:t>
      </w:r>
      <w:r>
        <w:rPr>
          <w:spacing w:val="-2"/>
        </w:rPr>
        <w:t xml:space="preserve"> </w:t>
      </w:r>
      <w:r>
        <w:t>also</w:t>
      </w:r>
      <w:r>
        <w:rPr>
          <w:spacing w:val="-2"/>
        </w:rPr>
        <w:t xml:space="preserve"> </w:t>
      </w:r>
      <w:r>
        <w:t>show</w:t>
      </w:r>
      <w:r>
        <w:rPr>
          <w:spacing w:val="-2"/>
        </w:rPr>
        <w:t xml:space="preserve"> </w:t>
      </w:r>
      <w:r>
        <w:t>the</w:t>
      </w:r>
      <w:r>
        <w:rPr>
          <w:spacing w:val="-2"/>
        </w:rPr>
        <w:t xml:space="preserve"> </w:t>
      </w:r>
      <w:r>
        <w:t>proportion</w:t>
      </w:r>
      <w:r>
        <w:rPr>
          <w:spacing w:val="-2"/>
        </w:rPr>
        <w:t xml:space="preserve"> </w:t>
      </w:r>
      <w:r>
        <w:t>of</w:t>
      </w:r>
      <w:r>
        <w:rPr>
          <w:spacing w:val="-2"/>
        </w:rPr>
        <w:t xml:space="preserve"> </w:t>
      </w:r>
      <w:r>
        <w:t>items</w:t>
      </w:r>
      <w:r>
        <w:rPr>
          <w:spacing w:val="-2"/>
        </w:rPr>
        <w:t xml:space="preserve"> </w:t>
      </w:r>
      <w:r>
        <w:t>correctly</w:t>
      </w:r>
      <w:r>
        <w:rPr>
          <w:spacing w:val="-2"/>
        </w:rPr>
        <w:t xml:space="preserve"> </w:t>
      </w:r>
      <w:r>
        <w:t>recalled</w:t>
      </w:r>
      <w:r>
        <w:rPr>
          <w:spacing w:val="-2"/>
        </w:rPr>
        <w:t xml:space="preserve"> </w:t>
      </w:r>
      <w:r>
        <w:t>from</w:t>
      </w:r>
      <w:r>
        <w:rPr>
          <w:spacing w:val="-2"/>
        </w:rPr>
        <w:t xml:space="preserve"> </w:t>
      </w:r>
      <w:r>
        <w:t>each</w:t>
      </w:r>
      <w:r>
        <w:rPr>
          <w:spacing w:val="-2"/>
        </w:rPr>
        <w:t xml:space="preserve"> </w:t>
      </w:r>
      <w:r>
        <w:t>list,</w:t>
      </w:r>
      <w:r>
        <w:rPr>
          <w:spacing w:val="-1"/>
        </w:rPr>
        <w:t xml:space="preserve"> </w:t>
      </w:r>
      <w:r>
        <w:t>with</w:t>
      </w:r>
      <w:r>
        <w:rPr>
          <w:spacing w:val="-2"/>
        </w:rPr>
        <w:t xml:space="preserve"> </w:t>
      </w:r>
      <w:r>
        <w:t>the</w:t>
      </w:r>
      <w:r>
        <w:rPr>
          <w:spacing w:val="-2"/>
        </w:rPr>
        <w:t xml:space="preserve"> </w:t>
      </w:r>
      <w:r>
        <w:t>switch</w:t>
      </w:r>
      <w:r>
        <w:rPr>
          <w:spacing w:val="-2"/>
        </w:rPr>
        <w:t xml:space="preserve"> </w:t>
      </w:r>
      <w:r>
        <w:t>over</w:t>
      </w:r>
      <w:r>
        <w:rPr>
          <w:spacing w:val="-2"/>
        </w:rPr>
        <w:t xml:space="preserve"> </w:t>
      </w:r>
      <w:r>
        <w:t>from</w:t>
      </w:r>
      <w:r>
        <w:rPr>
          <w:spacing w:val="-2"/>
        </w:rPr>
        <w:t xml:space="preserve"> </w:t>
      </w:r>
      <w:r>
        <w:t>the</w:t>
      </w:r>
      <w:r>
        <w:rPr>
          <w:spacing w:val="-2"/>
        </w:rPr>
        <w:t xml:space="preserve"> </w:t>
      </w:r>
      <w:r>
        <w:t>AB to</w:t>
      </w:r>
      <w:r>
        <w:rPr>
          <w:spacing w:val="-9"/>
        </w:rPr>
        <w:t xml:space="preserve"> </w:t>
      </w:r>
      <w:r>
        <w:t>AC</w:t>
      </w:r>
      <w:r>
        <w:rPr>
          <w:spacing w:val="-9"/>
        </w:rPr>
        <w:t xml:space="preserve"> </w:t>
      </w:r>
      <w:r>
        <w:t>list</w:t>
      </w:r>
      <w:r>
        <w:rPr>
          <w:spacing w:val="-9"/>
        </w:rPr>
        <w:t xml:space="preserve"> </w:t>
      </w:r>
      <w:r>
        <w:t>happening</w:t>
      </w:r>
      <w:r>
        <w:rPr>
          <w:spacing w:val="-9"/>
        </w:rPr>
        <w:t xml:space="preserve"> </w:t>
      </w:r>
      <w:r>
        <w:t>half-way</w:t>
      </w:r>
      <w:r>
        <w:rPr>
          <w:spacing w:val="-9"/>
        </w:rPr>
        <w:t xml:space="preserve"> </w:t>
      </w:r>
      <w:r>
        <w:t>through</w:t>
      </w:r>
      <w:r>
        <w:rPr>
          <w:spacing w:val="-9"/>
        </w:rPr>
        <w:t xml:space="preserve"> </w:t>
      </w:r>
      <w:r>
        <w:t>the</w:t>
      </w:r>
      <w:r>
        <w:rPr>
          <w:spacing w:val="-9"/>
        </w:rPr>
        <w:t xml:space="preserve"> </w:t>
      </w:r>
      <w:r>
        <w:t>run</w:t>
      </w:r>
      <w:r>
        <w:rPr>
          <w:spacing w:val="-9"/>
        </w:rPr>
        <w:t xml:space="preserve"> </w:t>
      </w:r>
      <w:r>
        <w:t>(we</w:t>
      </w:r>
      <w:r>
        <w:rPr>
          <w:spacing w:val="-9"/>
        </w:rPr>
        <w:t xml:space="preserve"> </w:t>
      </w:r>
      <w:r>
        <w:t>fixed</w:t>
      </w:r>
      <w:r>
        <w:rPr>
          <w:spacing w:val="-9"/>
        </w:rPr>
        <w:t xml:space="preserve"> </w:t>
      </w:r>
      <w:r>
        <w:t>this</w:t>
      </w:r>
      <w:r>
        <w:rPr>
          <w:spacing w:val="-9"/>
        </w:rPr>
        <w:t xml:space="preserve"> </w:t>
      </w:r>
      <w:r>
        <w:t>crossover</w:t>
      </w:r>
      <w:r>
        <w:rPr>
          <w:spacing w:val="-9"/>
        </w:rPr>
        <w:t xml:space="preserve"> </w:t>
      </w:r>
      <w:r>
        <w:t>point</w:t>
      </w:r>
      <w:r>
        <w:rPr>
          <w:spacing w:val="-9"/>
        </w:rPr>
        <w:t xml:space="preserve"> </w:t>
      </w:r>
      <w:r>
        <w:t>to</w:t>
      </w:r>
      <w:r>
        <w:rPr>
          <w:spacing w:val="-9"/>
        </w:rPr>
        <w:t xml:space="preserve"> </w:t>
      </w:r>
      <w:r>
        <w:t>enable</w:t>
      </w:r>
      <w:r>
        <w:rPr>
          <w:spacing w:val="-9"/>
        </w:rPr>
        <w:t xml:space="preserve"> </w:t>
      </w:r>
      <w:r>
        <w:t>consistent</w:t>
      </w:r>
      <w:r>
        <w:rPr>
          <w:spacing w:val="-9"/>
        </w:rPr>
        <w:t xml:space="preserve"> </w:t>
      </w:r>
      <w:r>
        <w:t>averaging across</w:t>
      </w:r>
      <w:r>
        <w:rPr>
          <w:spacing w:val="-14"/>
        </w:rPr>
        <w:t xml:space="preserve"> </w:t>
      </w:r>
      <w:r>
        <w:t>30</w:t>
      </w:r>
      <w:r>
        <w:rPr>
          <w:spacing w:val="-14"/>
        </w:rPr>
        <w:t xml:space="preserve"> </w:t>
      </w:r>
      <w:r>
        <w:t>simulated</w:t>
      </w:r>
      <w:r>
        <w:rPr>
          <w:spacing w:val="-14"/>
        </w:rPr>
        <w:t xml:space="preserve"> </w:t>
      </w:r>
      <w:r>
        <w:t>subjects,</w:t>
      </w:r>
      <w:r>
        <w:rPr>
          <w:spacing w:val="-13"/>
        </w:rPr>
        <w:t xml:space="preserve"> </w:t>
      </w:r>
      <w:r>
        <w:t>using</w:t>
      </w:r>
      <w:r>
        <w:rPr>
          <w:spacing w:val="-14"/>
        </w:rPr>
        <w:t xml:space="preserve"> </w:t>
      </w:r>
      <w:r>
        <w:t>a</w:t>
      </w:r>
      <w:r w:rsidRPr="007576F6">
        <w:rPr>
          <w:spacing w:val="-13"/>
        </w:rPr>
        <w:t xml:space="preserve"> </w:t>
      </w:r>
      <w:r>
        <w:t>number</w:t>
      </w:r>
      <w:r w:rsidRPr="007576F6">
        <w:rPr>
          <w:spacing w:val="-14"/>
        </w:rPr>
        <w:t xml:space="preserve"> </w:t>
      </w:r>
      <w:r>
        <w:t>of</w:t>
      </w:r>
      <w:r>
        <w:rPr>
          <w:spacing w:val="-14"/>
        </w:rPr>
        <w:t xml:space="preserve"> </w:t>
      </w:r>
      <w:r>
        <w:t>epochs</w:t>
      </w:r>
      <w:r w:rsidRPr="007576F6">
        <w:rPr>
          <w:spacing w:val="-13"/>
        </w:rPr>
        <w:t xml:space="preserve"> </w:t>
      </w:r>
      <w:r>
        <w:t>that</w:t>
      </w:r>
      <w:r w:rsidRPr="007576F6">
        <w:rPr>
          <w:spacing w:val="-14"/>
        </w:rPr>
        <w:t xml:space="preserve"> </w:t>
      </w:r>
      <w:r>
        <w:t>allowed</w:t>
      </w:r>
      <w:r w:rsidRPr="007576F6">
        <w:rPr>
          <w:spacing w:val="-13"/>
        </w:rPr>
        <w:t xml:space="preserve"> </w:t>
      </w:r>
      <w:r>
        <w:t>successful</w:t>
      </w:r>
      <w:r>
        <w:rPr>
          <w:spacing w:val="-14"/>
        </w:rPr>
        <w:t xml:space="preserve"> </w:t>
      </w:r>
      <w:r>
        <w:t>learning</w:t>
      </w:r>
      <w:r w:rsidRPr="007576F6">
        <w:rPr>
          <w:spacing w:val="-14"/>
        </w:rPr>
        <w:t xml:space="preserve"> </w:t>
      </w:r>
      <w:r>
        <w:t>for</w:t>
      </w:r>
      <w:r w:rsidRPr="007576F6">
        <w:rPr>
          <w:spacing w:val="-13"/>
        </w:rPr>
        <w:t xml:space="preserve"> </w:t>
      </w:r>
      <w:r>
        <w:t>each</w:t>
      </w:r>
      <w:r>
        <w:rPr>
          <w:spacing w:val="-14"/>
        </w:rPr>
        <w:t xml:space="preserve"> </w:t>
      </w:r>
      <w:r>
        <w:t>condition). These</w:t>
      </w:r>
      <w:r>
        <w:rPr>
          <w:spacing w:val="-11"/>
        </w:rPr>
        <w:t xml:space="preserve"> </w:t>
      </w:r>
      <w:r>
        <w:t>results</w:t>
      </w:r>
      <w:r>
        <w:rPr>
          <w:spacing w:val="-11"/>
        </w:rPr>
        <w:t xml:space="preserve"> </w:t>
      </w:r>
      <w:r>
        <w:t>show</w:t>
      </w:r>
      <w:r>
        <w:rPr>
          <w:spacing w:val="-11"/>
        </w:rPr>
        <w:t xml:space="preserve"> </w:t>
      </w:r>
      <w:r>
        <w:t>that</w:t>
      </w:r>
      <w:r>
        <w:rPr>
          <w:spacing w:val="-11"/>
        </w:rPr>
        <w:t xml:space="preserve"> </w:t>
      </w:r>
      <w:r>
        <w:t>the</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full</w:t>
      </w:r>
      <w:r>
        <w:rPr>
          <w:spacing w:val="-11"/>
        </w:rPr>
        <w:t xml:space="preserve"> </w:t>
      </w:r>
      <w:r>
        <w:t>Theremin</w:t>
      </w:r>
      <w:r>
        <w:rPr>
          <w:spacing w:val="-11"/>
        </w:rPr>
        <w:t xml:space="preserve"> </w:t>
      </w:r>
      <w:r>
        <w:t>model</w:t>
      </w:r>
      <w:r>
        <w:rPr>
          <w:spacing w:val="-11"/>
        </w:rPr>
        <w:t xml:space="preserve"> </w:t>
      </w:r>
      <w:r>
        <w:t>immediately</w:t>
      </w:r>
      <w:r>
        <w:rPr>
          <w:spacing w:val="-11"/>
        </w:rPr>
        <w:t xml:space="preserve"> </w:t>
      </w:r>
      <w:r>
        <w:t>learns</w:t>
      </w:r>
      <w:r>
        <w:rPr>
          <w:spacing w:val="-11"/>
        </w:rPr>
        <w:t xml:space="preserve"> </w:t>
      </w:r>
      <w:r>
        <w:t>to</w:t>
      </w:r>
      <w:r>
        <w:rPr>
          <w:spacing w:val="-11"/>
        </w:rPr>
        <w:t xml:space="preserve"> </w:t>
      </w:r>
      <w:r>
        <w:t>decrease the similarity of representations within the list (e.g., WithinAB when learning AB) and between lists over training,</w:t>
      </w:r>
      <w:r>
        <w:rPr>
          <w:spacing w:val="-6"/>
        </w:rPr>
        <w:t xml:space="preserve"> </w:t>
      </w:r>
      <w:r>
        <w:t>while</w:t>
      </w:r>
      <w:r>
        <w:rPr>
          <w:spacing w:val="-7"/>
        </w:rPr>
        <w:t xml:space="preserve"> </w:t>
      </w:r>
      <w:r>
        <w:t>the</w:t>
      </w:r>
      <w:r>
        <w:rPr>
          <w:spacing w:val="-7"/>
        </w:rPr>
        <w:t xml:space="preserve"> </w:t>
      </w:r>
      <w:r>
        <w:t>Hebbian</w:t>
      </w:r>
      <w:r>
        <w:rPr>
          <w:spacing w:val="-7"/>
        </w:rPr>
        <w:t xml:space="preserve"> </w:t>
      </w:r>
      <w:r>
        <w:t>learning</w:t>
      </w:r>
      <w:r>
        <w:rPr>
          <w:spacing w:val="-7"/>
        </w:rPr>
        <w:t xml:space="preserve"> </w:t>
      </w:r>
      <w:r>
        <w:t>in</w:t>
      </w:r>
      <w:r>
        <w:rPr>
          <w:spacing w:val="-7"/>
        </w:rPr>
        <w:t xml:space="preserve"> </w:t>
      </w:r>
      <w:r>
        <w:t>the</w:t>
      </w:r>
      <w:r>
        <w:rPr>
          <w:spacing w:val="-7"/>
        </w:rPr>
        <w:t xml:space="preserve"> </w:t>
      </w:r>
      <w:r>
        <w:t>NoEDL</w:t>
      </w:r>
      <w:r>
        <w:rPr>
          <w:spacing w:val="-7"/>
        </w:rPr>
        <w:t xml:space="preserve"> </w:t>
      </w:r>
      <w:r>
        <w:t>model</w:t>
      </w:r>
      <w:r>
        <w:rPr>
          <w:spacing w:val="-7"/>
        </w:rPr>
        <w:t xml:space="preserve"> </w:t>
      </w:r>
      <w:r>
        <w:t>fails</w:t>
      </w:r>
      <w:r>
        <w:rPr>
          <w:spacing w:val="-7"/>
        </w:rPr>
        <w:t xml:space="preserve"> </w:t>
      </w:r>
      <w:r>
        <w:t>to</w:t>
      </w:r>
      <w:r>
        <w:rPr>
          <w:spacing w:val="-7"/>
        </w:rPr>
        <w:t xml:space="preserve"> </w:t>
      </w:r>
      <w:r>
        <w:t>separate</w:t>
      </w:r>
      <w:r>
        <w:rPr>
          <w:spacing w:val="-7"/>
        </w:rPr>
        <w:t xml:space="preserve"> </w:t>
      </w:r>
      <w:r>
        <w:t>these</w:t>
      </w:r>
      <w:r>
        <w:rPr>
          <w:spacing w:val="-7"/>
        </w:rPr>
        <w:t xml:space="preserve"> </w:t>
      </w:r>
      <w:r>
        <w:t>representations</w:t>
      </w:r>
      <w:r>
        <w:rPr>
          <w:spacing w:val="-7"/>
        </w:rPr>
        <w:t xml:space="preserve"> </w:t>
      </w:r>
      <w:r>
        <w:t>and</w:t>
      </w:r>
      <w:r>
        <w:rPr>
          <w:spacing w:val="-7"/>
        </w:rPr>
        <w:t xml:space="preserve"> </w:t>
      </w:r>
      <w:r>
        <w:t>results in increases in similarity over time.</w:t>
      </w:r>
      <w:r>
        <w:rPr>
          <w:spacing w:val="40"/>
        </w:rPr>
        <w:t xml:space="preserve"> </w:t>
      </w:r>
      <w:r>
        <w:t>This explains the reduced interference and improved learning times for</w:t>
      </w:r>
      <w:r>
        <w:rPr>
          <w:spacing w:val="-8"/>
        </w:rPr>
        <w:t xml:space="preserve"> </w:t>
      </w:r>
      <w:r>
        <w:t>the</w:t>
      </w:r>
      <w:r>
        <w:rPr>
          <w:spacing w:val="-8"/>
        </w:rPr>
        <w:t xml:space="preserve"> </w:t>
      </w:r>
      <w:r>
        <w:t>error-driven</w:t>
      </w:r>
      <w:r>
        <w:rPr>
          <w:spacing w:val="-8"/>
        </w:rPr>
        <w:t xml:space="preserve"> </w:t>
      </w:r>
      <w:r>
        <w:t>learning</w:t>
      </w:r>
      <w:r>
        <w:rPr>
          <w:spacing w:val="-8"/>
        </w:rPr>
        <w:t xml:space="preserve"> </w:t>
      </w:r>
      <w:r>
        <w:t>mechanism,</w:t>
      </w:r>
      <w:r>
        <w:rPr>
          <w:spacing w:val="-7"/>
        </w:rPr>
        <w:t xml:space="preserve"> </w:t>
      </w:r>
      <w:r>
        <w:t>and</w:t>
      </w:r>
      <w:r>
        <w:rPr>
          <w:spacing w:val="-8"/>
        </w:rPr>
        <w:t xml:space="preserve"> </w:t>
      </w:r>
      <w:r>
        <w:t>is</w:t>
      </w:r>
      <w:r>
        <w:rPr>
          <w:spacing w:val="-8"/>
        </w:rPr>
        <w:t xml:space="preserve"> </w:t>
      </w:r>
      <w:r>
        <w:t>consistent</w:t>
      </w:r>
      <w:r>
        <w:rPr>
          <w:spacing w:val="-8"/>
        </w:rPr>
        <w:t xml:space="preserve"> </w:t>
      </w:r>
      <w:r>
        <w:t>with</w:t>
      </w:r>
      <w:r>
        <w:rPr>
          <w:spacing w:val="-8"/>
        </w:rPr>
        <w:t xml:space="preserve"> </w:t>
      </w:r>
      <w:r>
        <w:t>the</w:t>
      </w:r>
      <w:r>
        <w:rPr>
          <w:spacing w:val="-8"/>
        </w:rPr>
        <w:t xml:space="preserve"> </w:t>
      </w:r>
      <w:r>
        <w:t>idea</w:t>
      </w:r>
      <w:r>
        <w:rPr>
          <w:spacing w:val="-8"/>
        </w:rPr>
        <w:t xml:space="preserve"> </w:t>
      </w:r>
      <w:r>
        <w:t>that</w:t>
      </w:r>
      <w:r>
        <w:rPr>
          <w:spacing w:val="-8"/>
        </w:rPr>
        <w:t xml:space="preserve"> </w:t>
      </w:r>
      <w:r>
        <w:t>the</w:t>
      </w:r>
      <w:r>
        <w:rPr>
          <w:spacing w:val="-8"/>
        </w:rPr>
        <w:t xml:space="preserve"> </w:t>
      </w:r>
      <w:r>
        <w:t>continuous</w:t>
      </w:r>
      <w:r>
        <w:rPr>
          <w:spacing w:val="-8"/>
        </w:rPr>
        <w:t xml:space="preserve"> </w:t>
      </w:r>
      <w:r>
        <w:t>weight</w:t>
      </w:r>
      <w:r>
        <w:rPr>
          <w:spacing w:val="-8"/>
        </w:rPr>
        <w:t xml:space="preserve"> </w:t>
      </w:r>
      <w:r>
        <w:t>changes associated with Hebbian learning are deleterious.</w:t>
      </w:r>
    </w:p>
    <w:p w14:paraId="45862068" w14:textId="77777777" w:rsidR="00ED530C" w:rsidRDefault="00000000">
      <w:pPr>
        <w:pStyle w:val="BodyText"/>
        <w:spacing w:before="43" w:line="256" w:lineRule="auto"/>
        <w:ind w:left="120" w:right="119" w:firstLine="298"/>
        <w:jc w:val="both"/>
        <w:rPr>
          <w:del w:id="443" w:author="Author" w:date="2022-09-10T01:53:00Z"/>
        </w:rPr>
      </w:pPr>
      <w:r>
        <w:t>Figure</w:t>
      </w:r>
      <w:r w:rsidRPr="007576F6">
        <w:rPr>
          <w:spacing w:val="1"/>
        </w:rPr>
        <w:t xml:space="preserve"> </w:t>
      </w:r>
      <w:r>
        <w:t>6</w:t>
      </w:r>
      <w:r w:rsidRPr="007576F6">
        <w:rPr>
          <w:spacing w:val="2"/>
        </w:rPr>
        <w:t xml:space="preserve"> </w:t>
      </w:r>
      <w:r>
        <w:t>shows</w:t>
      </w:r>
      <w:r w:rsidRPr="007576F6">
        <w:rPr>
          <w:spacing w:val="1"/>
        </w:rPr>
        <w:t xml:space="preserve"> </w:t>
      </w:r>
      <w:r>
        <w:t>an</w:t>
      </w:r>
      <w:r w:rsidRPr="007576F6">
        <w:rPr>
          <w:spacing w:val="2"/>
        </w:rPr>
        <w:t xml:space="preserve"> </w:t>
      </w:r>
      <w:r>
        <w:t>example</w:t>
      </w:r>
      <w:r w:rsidRPr="007576F6">
        <w:rPr>
          <w:spacing w:val="1"/>
        </w:rPr>
        <w:t xml:space="preserve"> </w:t>
      </w:r>
      <w:r>
        <w:t>AB</w:t>
      </w:r>
      <w:r w:rsidRPr="007576F6">
        <w:rPr>
          <w:spacing w:val="2"/>
        </w:rPr>
        <w:t xml:space="preserve"> </w:t>
      </w:r>
      <w:r>
        <w:t>pair</w:t>
      </w:r>
      <w:r w:rsidRPr="007576F6">
        <w:rPr>
          <w:spacing w:val="2"/>
        </w:rPr>
        <w:t xml:space="preserve"> </w:t>
      </w:r>
      <w:r>
        <w:t>plot,</w:t>
      </w:r>
      <w:r w:rsidRPr="007576F6">
        <w:rPr>
          <w:spacing w:val="4"/>
        </w:rPr>
        <w:t xml:space="preserve"> </w:t>
      </w:r>
      <w:r>
        <w:t>with</w:t>
      </w:r>
      <w:r w:rsidRPr="007576F6">
        <w:rPr>
          <w:spacing w:val="2"/>
        </w:rPr>
        <w:t xml:space="preserve"> </w:t>
      </w:r>
      <w:r>
        <w:t>each</w:t>
      </w:r>
      <w:r w:rsidRPr="007576F6">
        <w:rPr>
          <w:spacing w:val="1"/>
        </w:rPr>
        <w:t xml:space="preserve"> </w:t>
      </w:r>
      <w:r>
        <w:t>layer’s</w:t>
      </w:r>
      <w:r w:rsidRPr="007576F6">
        <w:rPr>
          <w:spacing w:val="2"/>
        </w:rPr>
        <w:t xml:space="preserve"> </w:t>
      </w:r>
      <w:r>
        <w:t>correlation</w:t>
      </w:r>
      <w:r w:rsidRPr="007576F6">
        <w:rPr>
          <w:spacing w:val="1"/>
        </w:rPr>
        <w:t xml:space="preserve"> </w:t>
      </w:r>
      <w:r>
        <w:t>with</w:t>
      </w:r>
      <w:r w:rsidRPr="007576F6">
        <w:rPr>
          <w:spacing w:val="2"/>
        </w:rPr>
        <w:t xml:space="preserve"> </w:t>
      </w:r>
      <w:r>
        <w:t>the</w:t>
      </w:r>
      <w:r w:rsidRPr="007576F6">
        <w:rPr>
          <w:spacing w:val="2"/>
        </w:rPr>
        <w:t xml:space="preserve"> </w:t>
      </w:r>
      <w:r>
        <w:t>final</w:t>
      </w:r>
      <w:r w:rsidRPr="007576F6">
        <w:rPr>
          <w:spacing w:val="1"/>
        </w:rPr>
        <w:t xml:space="preserve"> </w:t>
      </w:r>
      <w:r>
        <w:t>activation</w:t>
      </w:r>
      <w:r w:rsidRPr="007576F6">
        <w:rPr>
          <w:spacing w:val="2"/>
        </w:rPr>
        <w:t xml:space="preserve"> </w:t>
      </w:r>
      <w:r>
        <w:t>state</w:t>
      </w:r>
      <w:r w:rsidRPr="007576F6">
        <w:rPr>
          <w:spacing w:val="1"/>
        </w:rPr>
        <w:t xml:space="preserve"> </w:t>
      </w:r>
      <w:r w:rsidRPr="007576F6">
        <w:rPr>
          <w:spacing w:val="-5"/>
        </w:rPr>
        <w:t>at</w:t>
      </w:r>
      <w:del w:id="444" w:author="Author" w:date="2022-09-10T01:53:00Z">
        <w:r>
          <w:delText xml:space="preserve"> </w:delText>
        </w:r>
      </w:del>
      <w:moveFromRangeStart w:id="445" w:author="Author" w:date="2022-09-10T01:53:00Z" w:name="move113667228"/>
      <w:moveFrom w:id="446" w:author="Author" w:date="2022-09-10T01:53:00Z">
        <w:r>
          <w:t>the</w:t>
        </w:r>
        <w:r>
          <w:rPr>
            <w:spacing w:val="-14"/>
          </w:rPr>
          <w:t xml:space="preserve"> </w:t>
        </w:r>
        <w:r>
          <w:t>end</w:t>
        </w:r>
        <w:r>
          <w:rPr>
            <w:spacing w:val="-14"/>
          </w:rPr>
          <w:t xml:space="preserve"> </w:t>
        </w:r>
        <w:r>
          <w:t>of</w:t>
        </w:r>
        <w:r>
          <w:rPr>
            <w:spacing w:val="-14"/>
          </w:rPr>
          <w:t xml:space="preserve"> </w:t>
        </w:r>
        <w:r>
          <w:t>the</w:t>
        </w:r>
        <w:r>
          <w:rPr>
            <w:spacing w:val="-13"/>
          </w:rPr>
          <w:t xml:space="preserve"> </w:t>
        </w:r>
        <w:r>
          <w:t>trial</w:t>
        </w:r>
        <w:r>
          <w:rPr>
            <w:spacing w:val="-14"/>
          </w:rPr>
          <w:t xml:space="preserve"> </w:t>
        </w:r>
        <w:r>
          <w:t>across</w:t>
        </w:r>
        <w:r>
          <w:rPr>
            <w:spacing w:val="-14"/>
          </w:rPr>
          <w:t xml:space="preserve"> </w:t>
        </w:r>
        <w:r>
          <w:t>4</w:t>
        </w:r>
        <w:r>
          <w:rPr>
            <w:spacing w:val="-14"/>
          </w:rPr>
          <w:t xml:space="preserve"> </w:t>
        </w:r>
        <w:r>
          <w:t>training</w:t>
        </w:r>
        <w:r>
          <w:rPr>
            <w:spacing w:val="-13"/>
          </w:rPr>
          <w:t xml:space="preserve"> </w:t>
        </w:r>
        <w:r>
          <w:t>epochs.</w:t>
        </w:r>
        <w:r>
          <w:rPr>
            <w:spacing w:val="3"/>
          </w:rPr>
          <w:t xml:space="preserve"> </w:t>
        </w:r>
        <w:r>
          <w:t>As</w:t>
        </w:r>
        <w:r>
          <w:rPr>
            <w:spacing w:val="-14"/>
          </w:rPr>
          <w:t xml:space="preserve"> </w:t>
        </w:r>
        <w:r>
          <w:t>illustrated</w:t>
        </w:r>
        <w:r>
          <w:rPr>
            <w:spacing w:val="-14"/>
          </w:rPr>
          <w:t xml:space="preserve"> </w:t>
        </w:r>
        <w:r>
          <w:t>in</w:t>
        </w:r>
        <w:r>
          <w:rPr>
            <w:spacing w:val="-14"/>
          </w:rPr>
          <w:t xml:space="preserve"> </w:t>
        </w:r>
        <w:r>
          <w:t>the</w:t>
        </w:r>
        <w:r>
          <w:rPr>
            <w:spacing w:val="-13"/>
          </w:rPr>
          <w:t xml:space="preserve"> </w:t>
        </w:r>
        <w:r>
          <w:t>plot,</w:t>
        </w:r>
        <w:r>
          <w:rPr>
            <w:spacing w:val="-12"/>
          </w:rPr>
          <w:t xml:space="preserve"> </w:t>
        </w:r>
        <w:r>
          <w:t>the</w:t>
        </w:r>
        <w:r>
          <w:rPr>
            <w:spacing w:val="-14"/>
          </w:rPr>
          <w:t xml:space="preserve"> </w:t>
        </w:r>
        <w:r>
          <w:t>learning</w:t>
        </w:r>
        <w:r>
          <w:rPr>
            <w:spacing w:val="-14"/>
          </w:rPr>
          <w:t xml:space="preserve"> </w:t>
        </w:r>
        <w:r>
          <w:t>dynamics</w:t>
        </w:r>
        <w:r>
          <w:rPr>
            <w:spacing w:val="-14"/>
          </w:rPr>
          <w:t xml:space="preserve"> </w:t>
        </w:r>
        <w:r>
          <w:t>in</w:t>
        </w:r>
        <w:r>
          <w:rPr>
            <w:spacing w:val="-13"/>
          </w:rPr>
          <w:t xml:space="preserve"> </w:t>
        </w:r>
        <w:r>
          <w:t>DG,</w:t>
        </w:r>
        <w:r>
          <w:rPr>
            <w:spacing w:val="-14"/>
          </w:rPr>
          <w:t xml:space="preserve"> </w:t>
        </w:r>
        <w:r>
          <w:t>CA3</w:t>
        </w:r>
        <w:r>
          <w:rPr>
            <w:spacing w:val="-14"/>
          </w:rPr>
          <w:t xml:space="preserve"> </w:t>
        </w:r>
        <w:r>
          <w:t>and CA1 layers follow different learning rules across 4 quarters in one trial.</w:t>
        </w:r>
        <w:r>
          <w:rPr>
            <w:spacing w:val="29"/>
          </w:rPr>
          <w:t xml:space="preserve"> </w:t>
        </w:r>
        <w:r>
          <w:t>In the CA3, error-driven learning in</w:t>
        </w:r>
        <w:r>
          <w:rPr>
            <w:spacing w:val="-5"/>
          </w:rPr>
          <w:t xml:space="preserve"> </w:t>
        </w:r>
        <w:r>
          <w:t>the</w:t>
        </w:r>
        <w:r>
          <w:rPr>
            <w:spacing w:val="-5"/>
          </w:rPr>
          <w:t xml:space="preserve"> </w:t>
        </w:r>
        <w:r>
          <w:t>Theremin</w:t>
        </w:r>
        <w:r>
          <w:rPr>
            <w:spacing w:val="-5"/>
          </w:rPr>
          <w:t xml:space="preserve"> </w:t>
        </w:r>
        <w:r>
          <w:t>model</w:t>
        </w:r>
        <w:r>
          <w:rPr>
            <w:spacing w:val="-5"/>
          </w:rPr>
          <w:t xml:space="preserve"> </w:t>
        </w:r>
        <w:r>
          <w:t>causes</w:t>
        </w:r>
        <w:r>
          <w:rPr>
            <w:spacing w:val="-5"/>
          </w:rPr>
          <w:t xml:space="preserve"> </w:t>
        </w:r>
        <w:r>
          <w:t>its</w:t>
        </w:r>
        <w:r>
          <w:rPr>
            <w:spacing w:val="-5"/>
          </w:rPr>
          <w:t xml:space="preserve"> </w:t>
        </w:r>
        <w:r>
          <w:t>activation</w:t>
        </w:r>
        <w:r>
          <w:rPr>
            <w:spacing w:val="-5"/>
          </w:rPr>
          <w:t xml:space="preserve"> </w:t>
        </w:r>
        <w:r>
          <w:t>to</w:t>
        </w:r>
        <w:r>
          <w:rPr>
            <w:spacing w:val="-5"/>
          </w:rPr>
          <w:t xml:space="preserve"> </w:t>
        </w:r>
        <w:r>
          <w:t>converge</w:t>
        </w:r>
        <w:r>
          <w:rPr>
            <w:spacing w:val="-5"/>
          </w:rPr>
          <w:t xml:space="preserve"> </w:t>
        </w:r>
        <w:r>
          <w:t>over</w:t>
        </w:r>
        <w:r>
          <w:rPr>
            <w:spacing w:val="-5"/>
          </w:rPr>
          <w:t xml:space="preserve"> </w:t>
        </w:r>
        <w:r>
          <w:t>the</w:t>
        </w:r>
        <w:r>
          <w:rPr>
            <w:spacing w:val="-5"/>
          </w:rPr>
          <w:t xml:space="preserve"> </w:t>
        </w:r>
        <w:r>
          <w:t>course</w:t>
        </w:r>
        <w:r>
          <w:rPr>
            <w:spacing w:val="-5"/>
          </w:rPr>
          <w:t xml:space="preserve"> </w:t>
        </w:r>
        <w:r>
          <w:t>of</w:t>
        </w:r>
        <w:r>
          <w:rPr>
            <w:spacing w:val="-5"/>
          </w:rPr>
          <w:t xml:space="preserve"> </w:t>
        </w:r>
        <w:r>
          <w:t>learning</w:t>
        </w:r>
        <w:r>
          <w:rPr>
            <w:spacing w:val="-5"/>
          </w:rPr>
          <w:t xml:space="preserve"> </w:t>
        </w:r>
        <w:r>
          <w:t>based</w:t>
        </w:r>
        <w:r>
          <w:rPr>
            <w:spacing w:val="-5"/>
          </w:rPr>
          <w:t xml:space="preserve"> </w:t>
        </w:r>
        <w:r>
          <w:t>on</w:t>
        </w:r>
        <w:r>
          <w:rPr>
            <w:spacing w:val="-5"/>
          </w:rPr>
          <w:t xml:space="preserve"> </w:t>
        </w:r>
        <w:r>
          <w:t>the</w:t>
        </w:r>
        <w:r>
          <w:rPr>
            <w:spacing w:val="-5"/>
          </w:rPr>
          <w:t xml:space="preserve"> </w:t>
        </w:r>
        <w:r>
          <w:t>target</w:t>
        </w:r>
        <w:r>
          <w:rPr>
            <w:spacing w:val="-5"/>
          </w:rPr>
          <w:t xml:space="preserve"> </w:t>
        </w:r>
        <w:r>
          <w:t>DG input</w:t>
        </w:r>
        <w:r w:rsidRPr="007576F6">
          <w:t xml:space="preserve"> </w:t>
        </w:r>
        <w:r>
          <w:t>that</w:t>
        </w:r>
        <w:r w:rsidRPr="007576F6">
          <w:t xml:space="preserve"> </w:t>
        </w:r>
        <w:r>
          <w:t>arrives</w:t>
        </w:r>
        <w:r w:rsidRPr="007576F6">
          <w:t xml:space="preserve"> </w:t>
        </w:r>
        <w:r>
          <w:t>starting</w:t>
        </w:r>
        <w:r w:rsidRPr="007576F6">
          <w:t xml:space="preserve"> </w:t>
        </w:r>
        <w:r>
          <w:t>after</w:t>
        </w:r>
        <w:r w:rsidRPr="007576F6">
          <w:t xml:space="preserve"> </w:t>
        </w:r>
        <w:r>
          <w:t>cycle</w:t>
        </w:r>
        <w:r w:rsidRPr="007576F6">
          <w:t xml:space="preserve"> </w:t>
        </w:r>
        <w:r>
          <w:t>25.</w:t>
        </w:r>
        <w:r w:rsidRPr="007576F6">
          <w:rPr>
            <w:spacing w:val="40"/>
          </w:rPr>
          <w:t xml:space="preserve"> </w:t>
        </w:r>
      </w:moveFrom>
      <w:moveFromRangeEnd w:id="445"/>
      <w:del w:id="447" w:author="Author" w:date="2022-09-10T01:53:00Z">
        <w:r>
          <w:delText>This</w:delText>
        </w:r>
        <w:r>
          <w:rPr>
            <w:spacing w:val="16"/>
          </w:rPr>
          <w:delText xml:space="preserve"> </w:delText>
        </w:r>
        <w:r>
          <w:delText>learning</w:delText>
        </w:r>
        <w:r>
          <w:rPr>
            <w:spacing w:val="16"/>
          </w:rPr>
          <w:delText xml:space="preserve"> </w:delText>
        </w:r>
        <w:r>
          <w:delText>progression</w:delText>
        </w:r>
        <w:r>
          <w:rPr>
            <w:spacing w:val="17"/>
          </w:rPr>
          <w:delText xml:space="preserve"> </w:delText>
        </w:r>
        <w:r>
          <w:delText>is</w:delText>
        </w:r>
        <w:r>
          <w:rPr>
            <w:spacing w:val="16"/>
          </w:rPr>
          <w:delText xml:space="preserve"> </w:delText>
        </w:r>
        <w:r>
          <w:delText>not</w:delText>
        </w:r>
        <w:r>
          <w:rPr>
            <w:spacing w:val="16"/>
          </w:rPr>
          <w:delText xml:space="preserve"> </w:delText>
        </w:r>
        <w:r>
          <w:delText>evident</w:delText>
        </w:r>
        <w:r>
          <w:rPr>
            <w:spacing w:val="16"/>
          </w:rPr>
          <w:delText xml:space="preserve"> </w:delText>
        </w:r>
        <w:r>
          <w:delText>in</w:delText>
        </w:r>
        <w:r>
          <w:rPr>
            <w:spacing w:val="17"/>
          </w:rPr>
          <w:delText xml:space="preserve"> </w:delText>
        </w:r>
        <w:r>
          <w:delText>the</w:delText>
        </w:r>
        <w:r>
          <w:rPr>
            <w:spacing w:val="16"/>
          </w:rPr>
          <w:delText xml:space="preserve"> </w:delText>
        </w:r>
        <w:r>
          <w:delText>NoEDL</w:delText>
        </w:r>
        <w:r>
          <w:rPr>
            <w:spacing w:val="16"/>
          </w:rPr>
          <w:delText xml:space="preserve"> </w:delText>
        </w:r>
        <w:r>
          <w:rPr>
            <w:spacing w:val="-2"/>
          </w:rPr>
          <w:delText>model,</w:delText>
        </w:r>
      </w:del>
    </w:p>
    <w:p w14:paraId="45961205" w14:textId="77777777" w:rsidR="00ED530C" w:rsidRDefault="00ED530C">
      <w:pPr>
        <w:spacing w:line="256" w:lineRule="auto"/>
        <w:jc w:val="both"/>
        <w:rPr>
          <w:del w:id="448" w:author="Author" w:date="2022-09-10T01:53:00Z"/>
        </w:rPr>
        <w:sectPr w:rsidR="00ED530C">
          <w:pgSz w:w="12240" w:h="15840"/>
          <w:pgMar w:top="1180" w:right="1320" w:bottom="280" w:left="1320" w:header="397" w:footer="0" w:gutter="0"/>
          <w:cols w:space="720"/>
        </w:sectPr>
      </w:pPr>
    </w:p>
    <w:p w14:paraId="293E144C" w14:textId="77777777" w:rsidR="00ED530C" w:rsidRDefault="00ED530C">
      <w:pPr>
        <w:pStyle w:val="BodyText"/>
        <w:rPr>
          <w:del w:id="449" w:author="Author" w:date="2022-09-10T01:53:00Z"/>
          <w:sz w:val="20"/>
        </w:rPr>
      </w:pPr>
    </w:p>
    <w:p w14:paraId="4D9D7037" w14:textId="77777777" w:rsidR="00ED530C" w:rsidRDefault="00ED530C">
      <w:pPr>
        <w:pStyle w:val="BodyText"/>
        <w:rPr>
          <w:del w:id="450" w:author="Author" w:date="2022-09-10T01:53:00Z"/>
          <w:sz w:val="20"/>
        </w:rPr>
      </w:pPr>
    </w:p>
    <w:p w14:paraId="2BE6C832" w14:textId="77777777" w:rsidR="00ED530C" w:rsidRDefault="00ED530C">
      <w:pPr>
        <w:pStyle w:val="BodyText"/>
        <w:spacing w:before="5"/>
        <w:rPr>
          <w:del w:id="451" w:author="Author" w:date="2022-09-10T01:53:00Z"/>
          <w:sz w:val="17"/>
        </w:rPr>
      </w:pPr>
    </w:p>
    <w:p w14:paraId="673A16C0" w14:textId="4F9AF450" w:rsidR="00A529FC" w:rsidRDefault="002F233B">
      <w:pPr>
        <w:pStyle w:val="BodyText"/>
        <w:spacing w:before="44"/>
        <w:ind w:left="418"/>
        <w:jc w:val="both"/>
        <w:rPr>
          <w:ins w:id="452" w:author="Author" w:date="2022-09-10T01:53:00Z"/>
        </w:rPr>
      </w:pPr>
      <w:del w:id="453" w:author="Author" w:date="2022-09-10T01:53:00Z">
        <w:r>
          <w:rPr>
            <w:noProof/>
          </w:rPr>
          <mc:AlternateContent>
            <mc:Choice Requires="wpg">
              <w:drawing>
                <wp:anchor distT="0" distB="0" distL="114300" distR="114300" simplePos="0" relativeHeight="487642112" behindDoc="0" locked="0" layoutInCell="1" allowOverlap="1" wp14:anchorId="069B8C37" wp14:editId="185EC3B8">
                  <wp:simplePos x="0" y="0"/>
                  <wp:positionH relativeFrom="page">
                    <wp:posOffset>2533650</wp:posOffset>
                  </wp:positionH>
                  <wp:positionV relativeFrom="paragraph">
                    <wp:posOffset>-282575</wp:posOffset>
                  </wp:positionV>
                  <wp:extent cx="1510030" cy="1473835"/>
                  <wp:effectExtent l="0" t="0" r="13970" b="12065"/>
                  <wp:wrapNone/>
                  <wp:docPr id="904" name="docshapegroup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905" name="docshape325"/>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docshape326"/>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7" name="docshape327"/>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8" name="docshape328"/>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9" name="docshape329"/>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0" name="docshape330"/>
                          <wps:cNvSpPr>
                            <a:spLocks/>
                          </wps:cNvSpPr>
                          <wps:spPr bwMode="auto">
                            <a:xfrm>
                              <a:off x="4030" y="-138"/>
                              <a:ext cx="2330" cy="1974"/>
                            </a:xfrm>
                            <a:prstGeom prst="rect">
                              <a:avLst/>
                            </a:prstGeom>
                            <a:noFill/>
                            <a:ln w="9855">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 name="docshape331"/>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12" name="docshape332"/>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docshape333"/>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61CED7" w14:textId="77777777" w:rsidR="00ED530C" w:rsidRDefault="00000000">
                                <w:pPr>
                                  <w:spacing w:before="44"/>
                                  <w:ind w:left="799"/>
                                  <w:rPr>
                                    <w:del w:id="454" w:author="Author" w:date="2022-09-10T01:53:00Z"/>
                                    <w:rFonts w:ascii="Arial"/>
                                    <w:sz w:val="19"/>
                                  </w:rPr>
                                </w:pPr>
                                <w:del w:id="455" w:author="Author" w:date="2022-09-10T01:53: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9B8C37" id="docshapegroup324" o:spid="_x0000_s1484" style="position:absolute;left:0;text-align:left;margin-left:199.5pt;margin-top:-22.25pt;width:118.9pt;height:116.05pt;z-index:487642112;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">
                  <v:shape id="docshape325" o:spid="_x0000_s1485"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6" o:spid="_x0000_s1486"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7" o:spid="_x0000_s1487"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docshape328" o:spid="_x0000_s1488"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docshape329" o:spid="_x0000_s1489"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30" o:spid="_x0000_s1490"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" filled="f" strokecolor="#b3b3b3" strokeweight=".27375mm">
                    <v:path arrowok="t"/>
                  </v:rect>
                  <v:rect id="docshape331" o:spid="_x0000_s1491"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" fillcolor="#b3b3b3" stroked="f">
                    <v:path arrowok="t"/>
                  </v:rect>
                  <v:shape id="docshape332" o:spid="_x0000_s1492"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33" o:spid="_x0000_s1493"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" filled="f" stroked="f">
                    <v:path arrowok="t"/>
                    <v:textbox inset="0,0,0,0">
                      <w:txbxContent>
                        <w:p w14:paraId="7061CED7" w14:textId="77777777" w:rsidR="00ED530C" w:rsidRDefault="00000000">
                          <w:pPr>
                            <w:spacing w:before="44"/>
                            <w:ind w:left="799"/>
                            <w:rPr>
                              <w:del w:id="456" w:author="Author" w:date="2022-09-10T01:53:00Z"/>
                              <w:rFonts w:ascii="Arial"/>
                              <w:sz w:val="19"/>
                            </w:rPr>
                          </w:pPr>
                          <w:del w:id="457" w:author="Author" w:date="2022-09-10T01:53: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43136" behindDoc="0" locked="0" layoutInCell="1" allowOverlap="1" wp14:anchorId="068723FE" wp14:editId="097C78F4">
                  <wp:simplePos x="0" y="0"/>
                  <wp:positionH relativeFrom="page">
                    <wp:posOffset>4180205</wp:posOffset>
                  </wp:positionH>
                  <wp:positionV relativeFrom="paragraph">
                    <wp:posOffset>-282575</wp:posOffset>
                  </wp:positionV>
                  <wp:extent cx="1489710" cy="1473835"/>
                  <wp:effectExtent l="12700" t="0" r="8890" b="12065"/>
                  <wp:wrapNone/>
                  <wp:docPr id="914" name="docshapegroup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915" name="docshape335"/>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6" name="docshape336"/>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7" name="docshape337"/>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8" name="docshape338"/>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9" name="docshape339"/>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0" name="docshape340"/>
                          <wps:cNvSpPr>
                            <a:spLocks/>
                          </wps:cNvSpPr>
                          <wps:spPr bwMode="auto">
                            <a:xfrm>
                              <a:off x="6590" y="-138"/>
                              <a:ext cx="2330" cy="1974"/>
                            </a:xfrm>
                            <a:prstGeom prst="rect">
                              <a:avLst/>
                            </a:prstGeom>
                            <a:noFill/>
                            <a:ln w="9855">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 name="docshape341"/>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22" name="docshape342"/>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3" name="docshape343"/>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55B9" w14:textId="77777777" w:rsidR="00ED530C" w:rsidRDefault="00000000">
                                <w:pPr>
                                  <w:spacing w:before="44"/>
                                  <w:ind w:left="851" w:right="851"/>
                                  <w:jc w:val="center"/>
                                  <w:rPr>
                                    <w:del w:id="458" w:author="Author" w:date="2022-09-10T01:53:00Z"/>
                                    <w:rFonts w:ascii="Arial"/>
                                    <w:sz w:val="19"/>
                                  </w:rPr>
                                </w:pPr>
                                <w:del w:id="459" w:author="Author" w:date="2022-09-10T01:53: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8723FE" id="docshapegroup334" o:spid="_x0000_s1494" style="position:absolute;left:0;text-align:left;margin-left:329.15pt;margin-top:-22.25pt;width:117.3pt;height:116.05pt;z-index:487643136;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">
                  <v:shape id="docshape335" o:spid="_x0000_s1495"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6" o:spid="_x0000_s1496"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7" o:spid="_x0000_s1497"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docshape338" o:spid="_x0000_s1498"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9" o:spid="_x0000_s1499"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40" o:spid="_x0000_s1500"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" filled="f" strokecolor="#b3b3b3" strokeweight=".27375mm">
                    <v:path arrowok="t"/>
                  </v:rect>
                  <v:rect id="docshape341" o:spid="_x0000_s1501"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" fillcolor="#b3b3b3" stroked="f">
                    <v:path arrowok="t"/>
                  </v:rect>
                  <v:shape id="docshape342" o:spid="_x0000_s1502"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43" o:spid="_x0000_s1503"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" filled="f" stroked="f">
                    <v:path arrowok="t"/>
                    <v:textbox inset="0,0,0,0">
                      <w:txbxContent>
                        <w:p w14:paraId="52B155B9" w14:textId="77777777" w:rsidR="00ED530C" w:rsidRDefault="00000000">
                          <w:pPr>
                            <w:spacing w:before="44"/>
                            <w:ind w:left="851" w:right="851"/>
                            <w:jc w:val="center"/>
                            <w:rPr>
                              <w:del w:id="460" w:author="Author" w:date="2022-09-10T01:53:00Z"/>
                              <w:rFonts w:ascii="Arial"/>
                              <w:sz w:val="19"/>
                            </w:rPr>
                          </w:pPr>
                          <w:del w:id="461" w:author="Author" w:date="2022-09-10T01:53:00Z">
                            <w:r>
                              <w:rPr>
                                <w:rFonts w:ascii="Arial"/>
                                <w:color w:val="FFFFFF"/>
                                <w:spacing w:val="-2"/>
                                <w:sz w:val="19"/>
                              </w:rPr>
                              <w:delText>NoEDL</w:delText>
                            </w:r>
                          </w:del>
                        </w:p>
                      </w:txbxContent>
                    </v:textbox>
                  </v:shape>
                  <w10:wrap anchorx="page"/>
                </v:group>
              </w:pict>
            </mc:Fallback>
          </mc:AlternateContent>
        </w:r>
      </w:del>
    </w:p>
    <w:p w14:paraId="3A87B1AC" w14:textId="77777777" w:rsidR="00A529FC" w:rsidRDefault="00A529FC">
      <w:pPr>
        <w:jc w:val="both"/>
        <w:rPr>
          <w:ins w:id="462" w:author="Author" w:date="2022-09-10T01:53:00Z"/>
        </w:rPr>
        <w:sectPr w:rsidR="00A529FC">
          <w:pgSz w:w="12240" w:h="15840"/>
          <w:pgMar w:top="1180" w:right="1320" w:bottom="280" w:left="1320" w:header="397" w:footer="0" w:gutter="0"/>
          <w:cols w:space="720"/>
        </w:sectPr>
      </w:pPr>
    </w:p>
    <w:p w14:paraId="02B7D8DF" w14:textId="77777777" w:rsidR="00A529FC" w:rsidRDefault="00A529FC">
      <w:pPr>
        <w:pStyle w:val="BodyText"/>
        <w:rPr>
          <w:ins w:id="463" w:author="Author" w:date="2022-09-10T01:53:00Z"/>
          <w:sz w:val="20"/>
        </w:rPr>
      </w:pPr>
    </w:p>
    <w:p w14:paraId="62079E21" w14:textId="77777777" w:rsidR="00A529FC" w:rsidRDefault="00A529FC">
      <w:pPr>
        <w:pStyle w:val="BodyText"/>
        <w:rPr>
          <w:ins w:id="464" w:author="Author" w:date="2022-09-10T01:53:00Z"/>
          <w:sz w:val="20"/>
        </w:rPr>
      </w:pPr>
    </w:p>
    <w:p w14:paraId="594A3DE4" w14:textId="77777777" w:rsidR="00A529FC" w:rsidRDefault="00A529FC">
      <w:pPr>
        <w:pStyle w:val="BodyText"/>
        <w:spacing w:before="5"/>
        <w:rPr>
          <w:ins w:id="465" w:author="Author" w:date="2022-09-10T01:53:00Z"/>
          <w:sz w:val="17"/>
        </w:rPr>
      </w:pPr>
    </w:p>
    <w:p w14:paraId="103545DF" w14:textId="77777777" w:rsidR="00A529FC" w:rsidRDefault="006228F8">
      <w:pPr>
        <w:spacing w:before="96"/>
        <w:ind w:left="2264"/>
        <w:rPr>
          <w:rFonts w:ascii="Arial"/>
          <w:sz w:val="19"/>
        </w:rPr>
      </w:pPr>
      <w:ins w:id="466" w:author="Author" w:date="2022-09-10T01:53:00Z">
        <w:r>
          <w:rPr>
            <w:noProof/>
          </w:rPr>
          <mc:AlternateContent>
            <mc:Choice Requires="wpg">
              <w:drawing>
                <wp:anchor distT="0" distB="0" distL="114300" distR="114300" simplePos="0" relativeHeight="15753216" behindDoc="0" locked="0" layoutInCell="1" allowOverlap="1" wp14:anchorId="75725E52" wp14:editId="3F9953D2">
                  <wp:simplePos x="0" y="0"/>
                  <wp:positionH relativeFrom="page">
                    <wp:posOffset>2533650</wp:posOffset>
                  </wp:positionH>
                  <wp:positionV relativeFrom="paragraph">
                    <wp:posOffset>-282575</wp:posOffset>
                  </wp:positionV>
                  <wp:extent cx="1510030" cy="1473835"/>
                  <wp:effectExtent l="0" t="0" r="13970" b="12065"/>
                  <wp:wrapNone/>
                  <wp:docPr id="175" name="docshapegroup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445"/>
                            <a:chExt cx="2378" cy="2321"/>
                          </a:xfrm>
                        </wpg:grpSpPr>
                        <wps:wsp>
                          <wps:cNvPr id="176" name="docshape325"/>
                          <wps:cNvSpPr>
                            <a:spLocks/>
                          </wps:cNvSpPr>
                          <wps:spPr bwMode="auto">
                            <a:xfrm>
                              <a:off x="4030" y="-138"/>
                              <a:ext cx="2330" cy="1974"/>
                            </a:xfrm>
                            <a:custGeom>
                              <a:avLst/>
                              <a:gdLst>
                                <a:gd name="T0" fmla="+- 0 4030 4030"/>
                                <a:gd name="T1" fmla="*/ T0 w 2330"/>
                                <a:gd name="T2" fmla="+- 0 1635 -137"/>
                                <a:gd name="T3" fmla="*/ 1635 h 1974"/>
                                <a:gd name="T4" fmla="+- 0 6360 4030"/>
                                <a:gd name="T5" fmla="*/ T4 w 2330"/>
                                <a:gd name="T6" fmla="+- 0 1635 -137"/>
                                <a:gd name="T7" fmla="*/ 1635 h 1974"/>
                                <a:gd name="T8" fmla="+- 0 4030 4030"/>
                                <a:gd name="T9" fmla="*/ T8 w 2330"/>
                                <a:gd name="T10" fmla="+- 0 1226 -137"/>
                                <a:gd name="T11" fmla="*/ 1226 h 1974"/>
                                <a:gd name="T12" fmla="+- 0 6360 4030"/>
                                <a:gd name="T13" fmla="*/ T12 w 2330"/>
                                <a:gd name="T14" fmla="+- 0 1226 -137"/>
                                <a:gd name="T15" fmla="*/ 1226 h 1974"/>
                                <a:gd name="T16" fmla="+- 0 4030 4030"/>
                                <a:gd name="T17" fmla="*/ T16 w 2330"/>
                                <a:gd name="T18" fmla="+- 0 818 -137"/>
                                <a:gd name="T19" fmla="*/ 818 h 1974"/>
                                <a:gd name="T20" fmla="+- 0 6360 4030"/>
                                <a:gd name="T21" fmla="*/ T20 w 2330"/>
                                <a:gd name="T22" fmla="+- 0 818 -137"/>
                                <a:gd name="T23" fmla="*/ 818 h 1974"/>
                                <a:gd name="T24" fmla="+- 0 4030 4030"/>
                                <a:gd name="T25" fmla="*/ T24 w 2330"/>
                                <a:gd name="T26" fmla="+- 0 409 -137"/>
                                <a:gd name="T27" fmla="*/ 409 h 1974"/>
                                <a:gd name="T28" fmla="+- 0 6360 4030"/>
                                <a:gd name="T29" fmla="*/ T28 w 2330"/>
                                <a:gd name="T30" fmla="+- 0 409 -137"/>
                                <a:gd name="T31" fmla="*/ 409 h 1974"/>
                                <a:gd name="T32" fmla="+- 0 4030 4030"/>
                                <a:gd name="T33" fmla="*/ T32 w 2330"/>
                                <a:gd name="T34" fmla="+- 0 1 -137"/>
                                <a:gd name="T35" fmla="*/ 1 h 1974"/>
                                <a:gd name="T36" fmla="+- 0 6360 4030"/>
                                <a:gd name="T37" fmla="*/ T36 w 2330"/>
                                <a:gd name="T38" fmla="+- 0 1 -137"/>
                                <a:gd name="T39" fmla="*/ 1 h 1974"/>
                                <a:gd name="T40" fmla="+- 0 4136 4030"/>
                                <a:gd name="T41" fmla="*/ T40 w 2330"/>
                                <a:gd name="T42" fmla="+- 0 1836 -137"/>
                                <a:gd name="T43" fmla="*/ 1836 h 1974"/>
                                <a:gd name="T44" fmla="+- 0 4136 4030"/>
                                <a:gd name="T45" fmla="*/ T44 w 2330"/>
                                <a:gd name="T46" fmla="+- 0 -137 -137"/>
                                <a:gd name="T47" fmla="*/ -137 h 1974"/>
                                <a:gd name="T48" fmla="+- 0 4607 4030"/>
                                <a:gd name="T49" fmla="*/ T48 w 2330"/>
                                <a:gd name="T50" fmla="+- 0 1836 -137"/>
                                <a:gd name="T51" fmla="*/ 1836 h 1974"/>
                                <a:gd name="T52" fmla="+- 0 4607 4030"/>
                                <a:gd name="T53" fmla="*/ T52 w 2330"/>
                                <a:gd name="T54" fmla="+- 0 -137 -137"/>
                                <a:gd name="T55" fmla="*/ -137 h 1974"/>
                                <a:gd name="T56" fmla="+- 0 5077 4030"/>
                                <a:gd name="T57" fmla="*/ T56 w 2330"/>
                                <a:gd name="T58" fmla="+- 0 1836 -137"/>
                                <a:gd name="T59" fmla="*/ 1836 h 1974"/>
                                <a:gd name="T60" fmla="+- 0 5077 4030"/>
                                <a:gd name="T61" fmla="*/ T60 w 2330"/>
                                <a:gd name="T62" fmla="+- 0 -137 -137"/>
                                <a:gd name="T63" fmla="*/ -137 h 1974"/>
                                <a:gd name="T64" fmla="+- 0 5548 4030"/>
                                <a:gd name="T65" fmla="*/ T64 w 2330"/>
                                <a:gd name="T66" fmla="+- 0 1836 -137"/>
                                <a:gd name="T67" fmla="*/ 1836 h 1974"/>
                                <a:gd name="T68" fmla="+- 0 5548 4030"/>
                                <a:gd name="T69" fmla="*/ T68 w 2330"/>
                                <a:gd name="T70" fmla="+- 0 -137 -137"/>
                                <a:gd name="T71" fmla="*/ -137 h 1974"/>
                                <a:gd name="T72" fmla="+- 0 6019 4030"/>
                                <a:gd name="T73" fmla="*/ T72 w 2330"/>
                                <a:gd name="T74" fmla="+- 0 1836 -137"/>
                                <a:gd name="T75" fmla="*/ 1836 h 1974"/>
                                <a:gd name="T76" fmla="+- 0 6019 4030"/>
                                <a:gd name="T77" fmla="*/ T76 w 2330"/>
                                <a:gd name="T78" fmla="+- 0 -137 -137"/>
                                <a:gd name="T79"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7" name="docshape326"/>
                          <wps:cNvSpPr>
                            <a:spLocks/>
                          </wps:cNvSpPr>
                          <wps:spPr bwMode="auto">
                            <a:xfrm>
                              <a:off x="4030" y="-138"/>
                              <a:ext cx="2330" cy="1974"/>
                            </a:xfrm>
                            <a:custGeom>
                              <a:avLst/>
                              <a:gdLst>
                                <a:gd name="T0" fmla="+- 0 4030 4030"/>
                                <a:gd name="T1" fmla="*/ T0 w 2330"/>
                                <a:gd name="T2" fmla="+- 0 1430 -137"/>
                                <a:gd name="T3" fmla="*/ 1430 h 1974"/>
                                <a:gd name="T4" fmla="+- 0 6360 4030"/>
                                <a:gd name="T5" fmla="*/ T4 w 2330"/>
                                <a:gd name="T6" fmla="+- 0 1430 -137"/>
                                <a:gd name="T7" fmla="*/ 1430 h 1974"/>
                                <a:gd name="T8" fmla="+- 0 4030 4030"/>
                                <a:gd name="T9" fmla="*/ T8 w 2330"/>
                                <a:gd name="T10" fmla="+- 0 1022 -137"/>
                                <a:gd name="T11" fmla="*/ 1022 h 1974"/>
                                <a:gd name="T12" fmla="+- 0 6360 4030"/>
                                <a:gd name="T13" fmla="*/ T12 w 2330"/>
                                <a:gd name="T14" fmla="+- 0 1022 -137"/>
                                <a:gd name="T15" fmla="*/ 1022 h 1974"/>
                                <a:gd name="T16" fmla="+- 0 4030 4030"/>
                                <a:gd name="T17" fmla="*/ T16 w 2330"/>
                                <a:gd name="T18" fmla="+- 0 614 -137"/>
                                <a:gd name="T19" fmla="*/ 614 h 1974"/>
                                <a:gd name="T20" fmla="+- 0 6360 4030"/>
                                <a:gd name="T21" fmla="*/ T20 w 2330"/>
                                <a:gd name="T22" fmla="+- 0 614 -137"/>
                                <a:gd name="T23" fmla="*/ 614 h 1974"/>
                                <a:gd name="T24" fmla="+- 0 4030 4030"/>
                                <a:gd name="T25" fmla="*/ T24 w 2330"/>
                                <a:gd name="T26" fmla="+- 0 205 -137"/>
                                <a:gd name="T27" fmla="*/ 205 h 1974"/>
                                <a:gd name="T28" fmla="+- 0 6360 4030"/>
                                <a:gd name="T29" fmla="*/ T28 w 2330"/>
                                <a:gd name="T30" fmla="+- 0 205 -137"/>
                                <a:gd name="T31" fmla="*/ 205 h 1974"/>
                                <a:gd name="T32" fmla="+- 0 4371 4030"/>
                                <a:gd name="T33" fmla="*/ T32 w 2330"/>
                                <a:gd name="T34" fmla="+- 0 1836 -137"/>
                                <a:gd name="T35" fmla="*/ 1836 h 1974"/>
                                <a:gd name="T36" fmla="+- 0 4371 4030"/>
                                <a:gd name="T37" fmla="*/ T36 w 2330"/>
                                <a:gd name="T38" fmla="+- 0 -137 -137"/>
                                <a:gd name="T39" fmla="*/ -137 h 1974"/>
                                <a:gd name="T40" fmla="+- 0 4842 4030"/>
                                <a:gd name="T41" fmla="*/ T40 w 2330"/>
                                <a:gd name="T42" fmla="+- 0 1836 -137"/>
                                <a:gd name="T43" fmla="*/ 1836 h 1974"/>
                                <a:gd name="T44" fmla="+- 0 4842 4030"/>
                                <a:gd name="T45" fmla="*/ T44 w 2330"/>
                                <a:gd name="T46" fmla="+- 0 -137 -137"/>
                                <a:gd name="T47" fmla="*/ -137 h 1974"/>
                                <a:gd name="T48" fmla="+- 0 5313 4030"/>
                                <a:gd name="T49" fmla="*/ T48 w 2330"/>
                                <a:gd name="T50" fmla="+- 0 1836 -137"/>
                                <a:gd name="T51" fmla="*/ 1836 h 1974"/>
                                <a:gd name="T52" fmla="+- 0 5313 4030"/>
                                <a:gd name="T53" fmla="*/ T52 w 2330"/>
                                <a:gd name="T54" fmla="+- 0 -137 -137"/>
                                <a:gd name="T55" fmla="*/ -137 h 1974"/>
                                <a:gd name="T56" fmla="+- 0 5783 4030"/>
                                <a:gd name="T57" fmla="*/ T56 w 2330"/>
                                <a:gd name="T58" fmla="+- 0 1836 -137"/>
                                <a:gd name="T59" fmla="*/ 1836 h 1974"/>
                                <a:gd name="T60" fmla="+- 0 5783 4030"/>
                                <a:gd name="T61" fmla="*/ T60 w 2330"/>
                                <a:gd name="T62" fmla="+- 0 -137 -137"/>
                                <a:gd name="T63" fmla="*/ -137 h 1974"/>
                                <a:gd name="T64" fmla="+- 0 6254 4030"/>
                                <a:gd name="T65" fmla="*/ T64 w 2330"/>
                                <a:gd name="T66" fmla="+- 0 1836 -137"/>
                                <a:gd name="T67" fmla="*/ 1836 h 1974"/>
                                <a:gd name="T68" fmla="+- 0 6254 4030"/>
                                <a:gd name="T69" fmla="*/ T68 w 2330"/>
                                <a:gd name="T70" fmla="+- 0 -137 -137"/>
                                <a:gd name="T71"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docshape327"/>
                          <wps:cNvSpPr>
                            <a:spLocks/>
                          </wps:cNvSpPr>
                          <wps:spPr bwMode="auto">
                            <a:xfrm>
                              <a:off x="4135" y="1443"/>
                              <a:ext cx="2119" cy="278"/>
                            </a:xfrm>
                            <a:custGeom>
                              <a:avLst/>
                              <a:gdLst>
                                <a:gd name="T0" fmla="+- 0 4136 4136"/>
                                <a:gd name="T1" fmla="*/ T0 w 2119"/>
                                <a:gd name="T2" fmla="+- 0 1443 1443"/>
                                <a:gd name="T3" fmla="*/ 1443 h 278"/>
                                <a:gd name="T4" fmla="+- 0 4371 4136"/>
                                <a:gd name="T5" fmla="*/ T4 w 2119"/>
                                <a:gd name="T6" fmla="+- 0 1619 1443"/>
                                <a:gd name="T7" fmla="*/ 1619 h 278"/>
                                <a:gd name="T8" fmla="+- 0 4607 4136"/>
                                <a:gd name="T9" fmla="*/ T8 w 2119"/>
                                <a:gd name="T10" fmla="+- 0 1655 1443"/>
                                <a:gd name="T11" fmla="*/ 1655 h 278"/>
                                <a:gd name="T12" fmla="+- 0 4842 4136"/>
                                <a:gd name="T13" fmla="*/ T12 w 2119"/>
                                <a:gd name="T14" fmla="+- 0 1664 1443"/>
                                <a:gd name="T15" fmla="*/ 1664 h 278"/>
                                <a:gd name="T16" fmla="+- 0 5077 4136"/>
                                <a:gd name="T17" fmla="*/ T16 w 2119"/>
                                <a:gd name="T18" fmla="+- 0 1669 1443"/>
                                <a:gd name="T19" fmla="*/ 1669 h 278"/>
                                <a:gd name="T20" fmla="+- 0 5313 4136"/>
                                <a:gd name="T21" fmla="*/ T20 w 2119"/>
                                <a:gd name="T22" fmla="+- 0 1721 1443"/>
                                <a:gd name="T23" fmla="*/ 1721 h 278"/>
                                <a:gd name="T24" fmla="+- 0 5313 4136"/>
                                <a:gd name="T25" fmla="*/ T24 w 2119"/>
                                <a:gd name="T26" fmla="+- 0 1721 1443"/>
                                <a:gd name="T27" fmla="*/ 1721 h 278"/>
                                <a:gd name="T28" fmla="+- 0 5548 4136"/>
                                <a:gd name="T29" fmla="*/ T28 w 2119"/>
                                <a:gd name="T30" fmla="+- 0 1713 1443"/>
                                <a:gd name="T31" fmla="*/ 1713 h 278"/>
                                <a:gd name="T32" fmla="+- 0 5783 4136"/>
                                <a:gd name="T33" fmla="*/ T32 w 2119"/>
                                <a:gd name="T34" fmla="+- 0 1686 1443"/>
                                <a:gd name="T35" fmla="*/ 1686 h 278"/>
                                <a:gd name="T36" fmla="+- 0 6019 4136"/>
                                <a:gd name="T37" fmla="*/ T36 w 2119"/>
                                <a:gd name="T38" fmla="+- 0 1645 1443"/>
                                <a:gd name="T39" fmla="*/ 1645 h 278"/>
                                <a:gd name="T40" fmla="+- 0 6254 4136"/>
                                <a:gd name="T41" fmla="*/ T40 w 2119"/>
                                <a:gd name="T42" fmla="+- 0 1603 1443"/>
                                <a:gd name="T43" fmla="*/ 1603 h 2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278">
                                  <a:moveTo>
                                    <a:pt x="0" y="0"/>
                                  </a:moveTo>
                                  <a:lnTo>
                                    <a:pt x="235" y="176"/>
                                  </a:lnTo>
                                  <a:lnTo>
                                    <a:pt x="471" y="212"/>
                                  </a:lnTo>
                                  <a:lnTo>
                                    <a:pt x="706" y="221"/>
                                  </a:lnTo>
                                  <a:lnTo>
                                    <a:pt x="941" y="226"/>
                                  </a:lnTo>
                                  <a:lnTo>
                                    <a:pt x="1177" y="278"/>
                                  </a:lnTo>
                                  <a:lnTo>
                                    <a:pt x="1412" y="270"/>
                                  </a:lnTo>
                                  <a:lnTo>
                                    <a:pt x="1647" y="243"/>
                                  </a:lnTo>
                                  <a:lnTo>
                                    <a:pt x="1883" y="202"/>
                                  </a:lnTo>
                                  <a:lnTo>
                                    <a:pt x="2118" y="160"/>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9" name="docshape328"/>
                          <wps:cNvSpPr>
                            <a:spLocks/>
                          </wps:cNvSpPr>
                          <wps:spPr bwMode="auto">
                            <a:xfrm>
                              <a:off x="4135" y="1097"/>
                              <a:ext cx="2119" cy="649"/>
                            </a:xfrm>
                            <a:custGeom>
                              <a:avLst/>
                              <a:gdLst>
                                <a:gd name="T0" fmla="+- 0 4136 4136"/>
                                <a:gd name="T1" fmla="*/ T0 w 2119"/>
                                <a:gd name="T2" fmla="+- 0 1369 1098"/>
                                <a:gd name="T3" fmla="*/ 1369 h 649"/>
                                <a:gd name="T4" fmla="+- 0 4371 4136"/>
                                <a:gd name="T5" fmla="*/ T4 w 2119"/>
                                <a:gd name="T6" fmla="+- 0 1300 1098"/>
                                <a:gd name="T7" fmla="*/ 1300 h 649"/>
                                <a:gd name="T8" fmla="+- 0 4607 4136"/>
                                <a:gd name="T9" fmla="*/ T8 w 2119"/>
                                <a:gd name="T10" fmla="+- 0 1240 1098"/>
                                <a:gd name="T11" fmla="*/ 1240 h 649"/>
                                <a:gd name="T12" fmla="+- 0 4842 4136"/>
                                <a:gd name="T13" fmla="*/ T12 w 2119"/>
                                <a:gd name="T14" fmla="+- 0 1140 1098"/>
                                <a:gd name="T15" fmla="*/ 1140 h 649"/>
                                <a:gd name="T16" fmla="+- 0 5077 4136"/>
                                <a:gd name="T17" fmla="*/ T16 w 2119"/>
                                <a:gd name="T18" fmla="+- 0 1098 1098"/>
                                <a:gd name="T19" fmla="*/ 1098 h 649"/>
                                <a:gd name="T20" fmla="+- 0 5077 4136"/>
                                <a:gd name="T21" fmla="*/ T20 w 2119"/>
                                <a:gd name="T22" fmla="+- 0 1098 1098"/>
                                <a:gd name="T23" fmla="*/ 1098 h 649"/>
                                <a:gd name="T24" fmla="+- 0 5313 4136"/>
                                <a:gd name="T25" fmla="*/ T24 w 2119"/>
                                <a:gd name="T26" fmla="+- 0 1491 1098"/>
                                <a:gd name="T27" fmla="*/ 1491 h 649"/>
                                <a:gd name="T28" fmla="+- 0 5548 4136"/>
                                <a:gd name="T29" fmla="*/ T28 w 2119"/>
                                <a:gd name="T30" fmla="+- 0 1633 1098"/>
                                <a:gd name="T31" fmla="*/ 1633 h 649"/>
                                <a:gd name="T32" fmla="+- 0 5783 4136"/>
                                <a:gd name="T33" fmla="*/ T32 w 2119"/>
                                <a:gd name="T34" fmla="+- 0 1697 1098"/>
                                <a:gd name="T35" fmla="*/ 1697 h 649"/>
                                <a:gd name="T36" fmla="+- 0 6019 4136"/>
                                <a:gd name="T37" fmla="*/ T36 w 2119"/>
                                <a:gd name="T38" fmla="+- 0 1727 1098"/>
                                <a:gd name="T39" fmla="*/ 1727 h 649"/>
                                <a:gd name="T40" fmla="+- 0 6254 4136"/>
                                <a:gd name="T41" fmla="*/ T40 w 2119"/>
                                <a:gd name="T42" fmla="+- 0 1746 1098"/>
                                <a:gd name="T43" fmla="*/ 1746 h 6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649">
                                  <a:moveTo>
                                    <a:pt x="0" y="271"/>
                                  </a:moveTo>
                                  <a:lnTo>
                                    <a:pt x="235" y="202"/>
                                  </a:lnTo>
                                  <a:lnTo>
                                    <a:pt x="471" y="142"/>
                                  </a:lnTo>
                                  <a:lnTo>
                                    <a:pt x="706" y="42"/>
                                  </a:lnTo>
                                  <a:lnTo>
                                    <a:pt x="941" y="0"/>
                                  </a:lnTo>
                                  <a:lnTo>
                                    <a:pt x="1177" y="393"/>
                                  </a:lnTo>
                                  <a:lnTo>
                                    <a:pt x="1412" y="535"/>
                                  </a:lnTo>
                                  <a:lnTo>
                                    <a:pt x="1647" y="599"/>
                                  </a:lnTo>
                                  <a:lnTo>
                                    <a:pt x="1883" y="629"/>
                                  </a:lnTo>
                                  <a:lnTo>
                                    <a:pt x="2118" y="648"/>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0" name="docshape329"/>
                          <wps:cNvSpPr>
                            <a:spLocks/>
                          </wps:cNvSpPr>
                          <wps:spPr bwMode="auto">
                            <a:xfrm>
                              <a:off x="4135" y="1358"/>
                              <a:ext cx="2119" cy="365"/>
                            </a:xfrm>
                            <a:custGeom>
                              <a:avLst/>
                              <a:gdLst>
                                <a:gd name="T0" fmla="+- 0 4136 4136"/>
                                <a:gd name="T1" fmla="*/ T0 w 2119"/>
                                <a:gd name="T2" fmla="+- 0 1383 1358"/>
                                <a:gd name="T3" fmla="*/ 1383 h 365"/>
                                <a:gd name="T4" fmla="+- 0 4371 4136"/>
                                <a:gd name="T5" fmla="*/ T4 w 2119"/>
                                <a:gd name="T6" fmla="+- 0 1367 1358"/>
                                <a:gd name="T7" fmla="*/ 1367 h 365"/>
                                <a:gd name="T8" fmla="+- 0 4607 4136"/>
                                <a:gd name="T9" fmla="*/ T8 w 2119"/>
                                <a:gd name="T10" fmla="+- 0 1363 1358"/>
                                <a:gd name="T11" fmla="*/ 1363 h 365"/>
                                <a:gd name="T12" fmla="+- 0 4842 4136"/>
                                <a:gd name="T13" fmla="*/ T12 w 2119"/>
                                <a:gd name="T14" fmla="+- 0 1358 1358"/>
                                <a:gd name="T15" fmla="*/ 1358 h 365"/>
                                <a:gd name="T16" fmla="+- 0 4842 4136"/>
                                <a:gd name="T17" fmla="*/ T16 w 2119"/>
                                <a:gd name="T18" fmla="+- 0 1358 1358"/>
                                <a:gd name="T19" fmla="*/ 1358 h 365"/>
                                <a:gd name="T20" fmla="+- 0 5077 4136"/>
                                <a:gd name="T21" fmla="*/ T20 w 2119"/>
                                <a:gd name="T22" fmla="+- 0 1358 1358"/>
                                <a:gd name="T23" fmla="*/ 1358 h 365"/>
                                <a:gd name="T24" fmla="+- 0 5313 4136"/>
                                <a:gd name="T25" fmla="*/ T24 w 2119"/>
                                <a:gd name="T26" fmla="+- 0 1646 1358"/>
                                <a:gd name="T27" fmla="*/ 1646 h 365"/>
                                <a:gd name="T28" fmla="+- 0 5548 4136"/>
                                <a:gd name="T29" fmla="*/ T28 w 2119"/>
                                <a:gd name="T30" fmla="+- 0 1705 1358"/>
                                <a:gd name="T31" fmla="*/ 1705 h 365"/>
                                <a:gd name="T32" fmla="+- 0 5783 4136"/>
                                <a:gd name="T33" fmla="*/ T32 w 2119"/>
                                <a:gd name="T34" fmla="+- 0 1722 1358"/>
                                <a:gd name="T35" fmla="*/ 1722 h 365"/>
                                <a:gd name="T36" fmla="+- 0 5783 4136"/>
                                <a:gd name="T37" fmla="*/ T36 w 2119"/>
                                <a:gd name="T38" fmla="+- 0 1722 1358"/>
                                <a:gd name="T39" fmla="*/ 1722 h 365"/>
                                <a:gd name="T40" fmla="+- 0 6019 4136"/>
                                <a:gd name="T41" fmla="*/ T40 w 2119"/>
                                <a:gd name="T42" fmla="+- 0 1711 1358"/>
                                <a:gd name="T43" fmla="*/ 1711 h 365"/>
                                <a:gd name="T44" fmla="+- 0 6254 4136"/>
                                <a:gd name="T45" fmla="*/ T44 w 2119"/>
                                <a:gd name="T46" fmla="+- 0 1710 1358"/>
                                <a:gd name="T47" fmla="*/ 1710 h 3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2119" h="365">
                                  <a:moveTo>
                                    <a:pt x="0" y="25"/>
                                  </a:moveTo>
                                  <a:lnTo>
                                    <a:pt x="235" y="9"/>
                                  </a:lnTo>
                                  <a:lnTo>
                                    <a:pt x="471" y="5"/>
                                  </a:lnTo>
                                  <a:lnTo>
                                    <a:pt x="706" y="0"/>
                                  </a:lnTo>
                                  <a:lnTo>
                                    <a:pt x="941" y="0"/>
                                  </a:lnTo>
                                  <a:lnTo>
                                    <a:pt x="1177" y="288"/>
                                  </a:lnTo>
                                  <a:lnTo>
                                    <a:pt x="1412" y="347"/>
                                  </a:lnTo>
                                  <a:lnTo>
                                    <a:pt x="1647" y="364"/>
                                  </a:lnTo>
                                  <a:lnTo>
                                    <a:pt x="1883" y="353"/>
                                  </a:lnTo>
                                  <a:lnTo>
                                    <a:pt x="2118" y="35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1" name="docshape330"/>
                          <wps:cNvSpPr>
                            <a:spLocks/>
                          </wps:cNvSpPr>
                          <wps:spPr bwMode="auto">
                            <a:xfrm>
                              <a:off x="403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docshape331"/>
                          <wps:cNvSpPr>
                            <a:spLocks/>
                          </wps:cNvSpPr>
                          <wps:spPr bwMode="auto">
                            <a:xfrm>
                              <a:off x="403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3" name="docshape332"/>
                          <wps:cNvSpPr>
                            <a:spLocks/>
                          </wps:cNvSpPr>
                          <wps:spPr bwMode="auto">
                            <a:xfrm>
                              <a:off x="3990" y="205"/>
                              <a:ext cx="2264" cy="1671"/>
                            </a:xfrm>
                            <a:custGeom>
                              <a:avLst/>
                              <a:gdLst>
                                <a:gd name="T0" fmla="+- 0 4371 3990"/>
                                <a:gd name="T1" fmla="*/ T0 w 2264"/>
                                <a:gd name="T2" fmla="+- 0 1876 205"/>
                                <a:gd name="T3" fmla="*/ 1876 h 1671"/>
                                <a:gd name="T4" fmla="+- 0 4371 3990"/>
                                <a:gd name="T5" fmla="*/ T4 w 2264"/>
                                <a:gd name="T6" fmla="+- 0 1836 205"/>
                                <a:gd name="T7" fmla="*/ 1836 h 1671"/>
                                <a:gd name="T8" fmla="+- 0 4842 3990"/>
                                <a:gd name="T9" fmla="*/ T8 w 2264"/>
                                <a:gd name="T10" fmla="+- 0 1876 205"/>
                                <a:gd name="T11" fmla="*/ 1876 h 1671"/>
                                <a:gd name="T12" fmla="+- 0 4842 3990"/>
                                <a:gd name="T13" fmla="*/ T12 w 2264"/>
                                <a:gd name="T14" fmla="+- 0 1836 205"/>
                                <a:gd name="T15" fmla="*/ 1836 h 1671"/>
                                <a:gd name="T16" fmla="+- 0 5313 3990"/>
                                <a:gd name="T17" fmla="*/ T16 w 2264"/>
                                <a:gd name="T18" fmla="+- 0 1876 205"/>
                                <a:gd name="T19" fmla="*/ 1876 h 1671"/>
                                <a:gd name="T20" fmla="+- 0 5313 3990"/>
                                <a:gd name="T21" fmla="*/ T20 w 2264"/>
                                <a:gd name="T22" fmla="+- 0 1836 205"/>
                                <a:gd name="T23" fmla="*/ 1836 h 1671"/>
                                <a:gd name="T24" fmla="+- 0 5783 3990"/>
                                <a:gd name="T25" fmla="*/ T24 w 2264"/>
                                <a:gd name="T26" fmla="+- 0 1876 205"/>
                                <a:gd name="T27" fmla="*/ 1876 h 1671"/>
                                <a:gd name="T28" fmla="+- 0 5783 3990"/>
                                <a:gd name="T29" fmla="*/ T28 w 2264"/>
                                <a:gd name="T30" fmla="+- 0 1836 205"/>
                                <a:gd name="T31" fmla="*/ 1836 h 1671"/>
                                <a:gd name="T32" fmla="+- 0 6254 3990"/>
                                <a:gd name="T33" fmla="*/ T32 w 2264"/>
                                <a:gd name="T34" fmla="+- 0 1876 205"/>
                                <a:gd name="T35" fmla="*/ 1876 h 1671"/>
                                <a:gd name="T36" fmla="+- 0 6254 3990"/>
                                <a:gd name="T37" fmla="*/ T36 w 2264"/>
                                <a:gd name="T38" fmla="+- 0 1836 205"/>
                                <a:gd name="T39" fmla="*/ 1836 h 1671"/>
                                <a:gd name="T40" fmla="+- 0 3990 3990"/>
                                <a:gd name="T41" fmla="*/ T40 w 2264"/>
                                <a:gd name="T42" fmla="+- 0 1430 205"/>
                                <a:gd name="T43" fmla="*/ 1430 h 1671"/>
                                <a:gd name="T44" fmla="+- 0 4030 3990"/>
                                <a:gd name="T45" fmla="*/ T44 w 2264"/>
                                <a:gd name="T46" fmla="+- 0 1430 205"/>
                                <a:gd name="T47" fmla="*/ 1430 h 1671"/>
                                <a:gd name="T48" fmla="+- 0 3990 3990"/>
                                <a:gd name="T49" fmla="*/ T48 w 2264"/>
                                <a:gd name="T50" fmla="+- 0 1022 205"/>
                                <a:gd name="T51" fmla="*/ 1022 h 1671"/>
                                <a:gd name="T52" fmla="+- 0 4030 3990"/>
                                <a:gd name="T53" fmla="*/ T52 w 2264"/>
                                <a:gd name="T54" fmla="+- 0 1022 205"/>
                                <a:gd name="T55" fmla="*/ 1022 h 1671"/>
                                <a:gd name="T56" fmla="+- 0 3990 3990"/>
                                <a:gd name="T57" fmla="*/ T56 w 2264"/>
                                <a:gd name="T58" fmla="+- 0 614 205"/>
                                <a:gd name="T59" fmla="*/ 614 h 1671"/>
                                <a:gd name="T60" fmla="+- 0 4030 3990"/>
                                <a:gd name="T61" fmla="*/ T60 w 2264"/>
                                <a:gd name="T62" fmla="+- 0 614 205"/>
                                <a:gd name="T63" fmla="*/ 614 h 1671"/>
                                <a:gd name="T64" fmla="+- 0 3990 3990"/>
                                <a:gd name="T65" fmla="*/ T64 w 2264"/>
                                <a:gd name="T66" fmla="+- 0 205 205"/>
                                <a:gd name="T67" fmla="*/ 205 h 1671"/>
                                <a:gd name="T68" fmla="+- 0 4030 3990"/>
                                <a:gd name="T69" fmla="*/ T68 w 2264"/>
                                <a:gd name="T70" fmla="+- 0 205 205"/>
                                <a:gd name="T71" fmla="*/ 205 h 16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64" h="1671">
                                  <a:moveTo>
                                    <a:pt x="381" y="1671"/>
                                  </a:moveTo>
                                  <a:lnTo>
                                    <a:pt x="381" y="1631"/>
                                  </a:lnTo>
                                  <a:moveTo>
                                    <a:pt x="852" y="1671"/>
                                  </a:moveTo>
                                  <a:lnTo>
                                    <a:pt x="852" y="1631"/>
                                  </a:lnTo>
                                  <a:moveTo>
                                    <a:pt x="1323" y="1671"/>
                                  </a:moveTo>
                                  <a:lnTo>
                                    <a:pt x="1323" y="1631"/>
                                  </a:lnTo>
                                  <a:moveTo>
                                    <a:pt x="1793" y="1671"/>
                                  </a:moveTo>
                                  <a:lnTo>
                                    <a:pt x="1793" y="1631"/>
                                  </a:lnTo>
                                  <a:moveTo>
                                    <a:pt x="2264" y="1671"/>
                                  </a:moveTo>
                                  <a:lnTo>
                                    <a:pt x="2264" y="1631"/>
                                  </a:lnTo>
                                  <a:moveTo>
                                    <a:pt x="0" y="1225"/>
                                  </a:moveTo>
                                  <a:lnTo>
                                    <a:pt x="40" y="1225"/>
                                  </a:lnTo>
                                  <a:moveTo>
                                    <a:pt x="0" y="817"/>
                                  </a:moveTo>
                                  <a:lnTo>
                                    <a:pt x="40" y="817"/>
                                  </a:lnTo>
                                  <a:moveTo>
                                    <a:pt x="0" y="409"/>
                                  </a:moveTo>
                                  <a:lnTo>
                                    <a:pt x="40" y="40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docshape333"/>
                          <wps:cNvSpPr txBox="1">
                            <a:spLocks/>
                          </wps:cNvSpPr>
                          <wps:spPr bwMode="auto">
                            <a:xfrm>
                              <a:off x="3990" y="-445"/>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FC57B" w14:textId="77777777" w:rsidR="00A529FC" w:rsidRDefault="00000000">
                                <w:pPr>
                                  <w:spacing w:before="44"/>
                                  <w:ind w:left="799"/>
                                  <w:rPr>
                                    <w:ins w:id="467" w:author="Author" w:date="2022-09-10T01:53:00Z"/>
                                    <w:rFonts w:ascii="Arial"/>
                                    <w:sz w:val="19"/>
                                  </w:rPr>
                                </w:pPr>
                                <w:ins w:id="468" w:author="Author" w:date="2022-09-10T01:53: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5725E52" id="_x0000_s1504" style="position:absolute;left:0;text-align:left;margin-left:199.5pt;margin-top:-22.25pt;width:118.9pt;height:116.05pt;z-index:15753216;mso-position-horizontal-relative:page" coordorigin="3990,-445"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">
                  <v:shape id="docshape325" o:spid="_x0000_s1505"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" path="m,1772r2330,m,1363r2330,m,955r2330,m,546r2330,m,138r2330,m106,1973l106,m577,1973l577,t470,1973l1047,t471,1973l1518,t471,1973l1989,e" filled="f" strokecolor="#dedede" strokeweight=".07478mm">
                    <v:path arrowok="t" o:connecttype="custom" o:connectlocs="0,1635;2330,1635;0,1226;2330,1226;0,818;2330,818;0,409;2330,409;0,1;2330,1;106,1836;106,-137;577,1836;577,-137;1047,1836;1047,-137;1518,1836;1518,-137;1989,1836;1989,-137" o:connectangles="0,0,0,0,0,0,0,0,0,0,0,0,0,0,0,0,0,0,0,0"/>
                  </v:shape>
                  <v:shape id="docshape326" o:spid="_x0000_s1506" style="position:absolute;left:403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" path="m,1567r2330,m,1159r2330,m,751r2330,m,342r2330,m341,1973l341,m812,1973l812,t471,1973l1283,t470,1973l1753,t471,1973l2224,e" filled="f" strokecolor="#dedede" strokeweight=".151mm">
                    <v:path arrowok="t" o:connecttype="custom" o:connectlocs="0,1430;2330,1430;0,1022;2330,1022;0,614;2330,614;0,205;2330,205;341,1836;341,-137;812,1836;812,-137;1283,1836;1283,-137;1753,1836;1753,-137;2224,1836;2224,-137" o:connectangles="0,0,0,0,0,0,0,0,0,0,0,0,0,0,0,0,0,0"/>
                  </v:shape>
                  <v:shape id="docshape327" o:spid="_x0000_s1507" style="position:absolute;left:4135;top:1443;width:2119;height:278;visibility:visible;mso-wrap-style:square;v-text-anchor:top" coordsize="2119,2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" path="m,l235,176r236,36l706,221r235,5l1177,278r235,-8l1647,243r236,-41l2118,160e" filled="f" strokecolor="#00ba38" strokeweight=".60256mm">
                    <v:path arrowok="t" o:connecttype="custom" o:connectlocs="0,1443;235,1619;471,1655;706,1664;941,1669;1177,1721;1177,1721;1412,1713;1647,1686;1883,1645;2118,1603" o:connectangles="0,0,0,0,0,0,0,0,0,0,0"/>
                  </v:shape>
                  <v:shape id="docshape328" o:spid="_x0000_s1508" style="position:absolute;left:4135;top:1097;width:2119;height:649;visibility:visible;mso-wrap-style:square;v-text-anchor:top" coordsize="2119,64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" path="m,271l235,202,471,142,706,42,941,r236,393l1412,535r235,64l1883,629r235,19e" filled="f" strokecolor="#619cff" strokeweight=".60256mm">
                    <v:path arrowok="t" o:connecttype="custom" o:connectlocs="0,1369;235,1300;471,1240;706,1140;941,1098;941,1098;1177,1491;1412,1633;1647,1697;1883,1727;2118,1746" o:connectangles="0,0,0,0,0,0,0,0,0,0,0"/>
                  </v:shape>
                  <v:shape id="docshape329" o:spid="_x0000_s1509" style="position:absolute;left:4135;top:1358;width:2119;height:365;visibility:visible;mso-wrap-style:square;v-text-anchor:top" coordsize="2119,3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" path="m,25l235,9,471,5,706,,941,r236,288l1412,347r235,17l1883,353r235,-1e" filled="f" strokecolor="#f8766d" strokeweight=".60256mm">
                    <v:path arrowok="t" o:connecttype="custom" o:connectlocs="0,1383;235,1367;471,1363;706,1358;706,1358;941,1358;1177,1646;1412,1705;1647,1722;1647,1722;1883,1711;2118,1710" o:connectangles="0,0,0,0,0,0,0,0,0,0,0,0"/>
                  </v:shape>
                  <v:rect id="docshape330" o:spid="_x0000_s1510" style="position:absolute;left:403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" filled="f" strokecolor="#b3b3b3" strokeweight=".27375mm">
                    <v:path arrowok="t"/>
                  </v:rect>
                  <v:rect id="docshape331" o:spid="_x0000_s1511" style="position:absolute;left:403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" fillcolor="#b3b3b3" stroked="f">
                    <v:path arrowok="t"/>
                  </v:rect>
                  <v:shape id="docshape332" o:spid="_x0000_s1512" style="position:absolute;left:3990;top:205;width:2264;height:1671;visibility:visible;mso-wrap-style:square;v-text-anchor:top" coordsize="2264,16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" path="m381,1671r,-40m852,1671r,-40m1323,1671r,-40m1793,1671r,-40m2264,1671r,-40m,1225r40,m,817r40,m,409r40,m,l40,e" filled="f" strokecolor="#b3b3b3" strokeweight=".151mm">
                    <v:path arrowok="t" o:connecttype="custom" o:connectlocs="381,1876;381,1836;852,1876;852,1836;1323,1876;1323,1836;1793,1876;1793,1836;2264,1876;2264,1836;0,1430;40,1430;0,1022;40,1022;0,614;40,614;0,205;40,205" o:connectangles="0,0,0,0,0,0,0,0,0,0,0,0,0,0,0,0,0,0"/>
                  </v:shape>
                  <v:shape id="docshape333" o:spid="_x0000_s1513" type="#_x0000_t202" style="position:absolute;left:3990;top:-445;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" filled="f" stroked="f">
                    <v:path arrowok="t"/>
                    <v:textbox inset="0,0,0,0">
                      <w:txbxContent>
                        <w:p w14:paraId="255FC57B" w14:textId="77777777" w:rsidR="00A529FC" w:rsidRDefault="00000000">
                          <w:pPr>
                            <w:spacing w:before="44"/>
                            <w:ind w:left="799"/>
                            <w:rPr>
                              <w:ins w:id="469" w:author="Author" w:date="2022-09-10T01:53:00Z"/>
                              <w:rFonts w:ascii="Arial"/>
                              <w:sz w:val="19"/>
                            </w:rPr>
                          </w:pPr>
                          <w:ins w:id="470" w:author="Author" w:date="2022-09-10T01:53:00Z">
                            <w:r>
                              <w:rPr>
                                <w:rFonts w:ascii="Arial"/>
                                <w:color w:val="FFFFFF"/>
                                <w:spacing w:val="-2"/>
                                <w:sz w:val="19"/>
                              </w:rPr>
                              <w:t>Theremin</w:t>
                            </w:r>
                          </w:ins>
                        </w:p>
                      </w:txbxContent>
                    </v:textbox>
                  </v:shape>
                  <w10:wrap anchorx="page"/>
                </v:group>
              </w:pict>
            </mc:Fallback>
          </mc:AlternateContent>
        </w:r>
        <w:r>
          <w:rPr>
            <w:noProof/>
          </w:rPr>
          <mc:AlternateContent>
            <mc:Choice Requires="wpg">
              <w:drawing>
                <wp:anchor distT="0" distB="0" distL="114300" distR="114300" simplePos="0" relativeHeight="15753728" behindDoc="0" locked="0" layoutInCell="1" allowOverlap="1" wp14:anchorId="783165A5" wp14:editId="1A155A4A">
                  <wp:simplePos x="0" y="0"/>
                  <wp:positionH relativeFrom="page">
                    <wp:posOffset>4180205</wp:posOffset>
                  </wp:positionH>
                  <wp:positionV relativeFrom="paragraph">
                    <wp:posOffset>-282575</wp:posOffset>
                  </wp:positionV>
                  <wp:extent cx="1489710" cy="1473835"/>
                  <wp:effectExtent l="12700" t="0" r="8890" b="12065"/>
                  <wp:wrapNone/>
                  <wp:docPr id="165" name="docshapegroup3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445"/>
                            <a:chExt cx="2346" cy="2321"/>
                          </a:xfrm>
                        </wpg:grpSpPr>
                        <wps:wsp>
                          <wps:cNvPr id="166" name="docshape335"/>
                          <wps:cNvSpPr>
                            <a:spLocks/>
                          </wps:cNvSpPr>
                          <wps:spPr bwMode="auto">
                            <a:xfrm>
                              <a:off x="6590" y="-138"/>
                              <a:ext cx="2330" cy="1974"/>
                            </a:xfrm>
                            <a:custGeom>
                              <a:avLst/>
                              <a:gdLst>
                                <a:gd name="T0" fmla="+- 0 6590 6590"/>
                                <a:gd name="T1" fmla="*/ T0 w 2330"/>
                                <a:gd name="T2" fmla="+- 0 1635 -137"/>
                                <a:gd name="T3" fmla="*/ 1635 h 1974"/>
                                <a:gd name="T4" fmla="+- 0 8920 6590"/>
                                <a:gd name="T5" fmla="*/ T4 w 2330"/>
                                <a:gd name="T6" fmla="+- 0 1635 -137"/>
                                <a:gd name="T7" fmla="*/ 1635 h 1974"/>
                                <a:gd name="T8" fmla="+- 0 6590 6590"/>
                                <a:gd name="T9" fmla="*/ T8 w 2330"/>
                                <a:gd name="T10" fmla="+- 0 1226 -137"/>
                                <a:gd name="T11" fmla="*/ 1226 h 1974"/>
                                <a:gd name="T12" fmla="+- 0 8920 6590"/>
                                <a:gd name="T13" fmla="*/ T12 w 2330"/>
                                <a:gd name="T14" fmla="+- 0 1226 -137"/>
                                <a:gd name="T15" fmla="*/ 1226 h 1974"/>
                                <a:gd name="T16" fmla="+- 0 6590 6590"/>
                                <a:gd name="T17" fmla="*/ T16 w 2330"/>
                                <a:gd name="T18" fmla="+- 0 818 -137"/>
                                <a:gd name="T19" fmla="*/ 818 h 1974"/>
                                <a:gd name="T20" fmla="+- 0 8920 6590"/>
                                <a:gd name="T21" fmla="*/ T20 w 2330"/>
                                <a:gd name="T22" fmla="+- 0 818 -137"/>
                                <a:gd name="T23" fmla="*/ 818 h 1974"/>
                                <a:gd name="T24" fmla="+- 0 6590 6590"/>
                                <a:gd name="T25" fmla="*/ T24 w 2330"/>
                                <a:gd name="T26" fmla="+- 0 409 -137"/>
                                <a:gd name="T27" fmla="*/ 409 h 1974"/>
                                <a:gd name="T28" fmla="+- 0 8920 6590"/>
                                <a:gd name="T29" fmla="*/ T28 w 2330"/>
                                <a:gd name="T30" fmla="+- 0 409 -137"/>
                                <a:gd name="T31" fmla="*/ 409 h 1974"/>
                                <a:gd name="T32" fmla="+- 0 6590 6590"/>
                                <a:gd name="T33" fmla="*/ T32 w 2330"/>
                                <a:gd name="T34" fmla="+- 0 1 -137"/>
                                <a:gd name="T35" fmla="*/ 1 h 1974"/>
                                <a:gd name="T36" fmla="+- 0 8920 6590"/>
                                <a:gd name="T37" fmla="*/ T36 w 2330"/>
                                <a:gd name="T38" fmla="+- 0 1 -137"/>
                                <a:gd name="T39" fmla="*/ 1 h 1974"/>
                                <a:gd name="T40" fmla="+- 0 6806 6590"/>
                                <a:gd name="T41" fmla="*/ T40 w 2330"/>
                                <a:gd name="T42" fmla="+- 0 1836 -137"/>
                                <a:gd name="T43" fmla="*/ 1836 h 1974"/>
                                <a:gd name="T44" fmla="+- 0 6806 6590"/>
                                <a:gd name="T45" fmla="*/ T44 w 2330"/>
                                <a:gd name="T46" fmla="+- 0 -137 -137"/>
                                <a:gd name="T47" fmla="*/ -137 h 1974"/>
                                <a:gd name="T48" fmla="+- 0 7171 6590"/>
                                <a:gd name="T49" fmla="*/ T48 w 2330"/>
                                <a:gd name="T50" fmla="+- 0 1836 -137"/>
                                <a:gd name="T51" fmla="*/ 1836 h 1974"/>
                                <a:gd name="T52" fmla="+- 0 7171 6590"/>
                                <a:gd name="T53" fmla="*/ T52 w 2330"/>
                                <a:gd name="T54" fmla="+- 0 -137 -137"/>
                                <a:gd name="T55" fmla="*/ -137 h 1974"/>
                                <a:gd name="T56" fmla="+- 0 7536 6590"/>
                                <a:gd name="T57" fmla="*/ T56 w 2330"/>
                                <a:gd name="T58" fmla="+- 0 1836 -137"/>
                                <a:gd name="T59" fmla="*/ 1836 h 1974"/>
                                <a:gd name="T60" fmla="+- 0 7536 6590"/>
                                <a:gd name="T61" fmla="*/ T60 w 2330"/>
                                <a:gd name="T62" fmla="+- 0 -137 -137"/>
                                <a:gd name="T63" fmla="*/ -137 h 1974"/>
                                <a:gd name="T64" fmla="+- 0 7901 6590"/>
                                <a:gd name="T65" fmla="*/ T64 w 2330"/>
                                <a:gd name="T66" fmla="+- 0 1836 -137"/>
                                <a:gd name="T67" fmla="*/ 1836 h 1974"/>
                                <a:gd name="T68" fmla="+- 0 7901 6590"/>
                                <a:gd name="T69" fmla="*/ T68 w 2330"/>
                                <a:gd name="T70" fmla="+- 0 -137 -137"/>
                                <a:gd name="T71" fmla="*/ -137 h 1974"/>
                                <a:gd name="T72" fmla="+- 0 8267 6590"/>
                                <a:gd name="T73" fmla="*/ T72 w 2330"/>
                                <a:gd name="T74" fmla="+- 0 1836 -137"/>
                                <a:gd name="T75" fmla="*/ 1836 h 1974"/>
                                <a:gd name="T76" fmla="+- 0 8267 6590"/>
                                <a:gd name="T77" fmla="*/ T76 w 2330"/>
                                <a:gd name="T78" fmla="+- 0 -137 -137"/>
                                <a:gd name="T79" fmla="*/ -137 h 1974"/>
                                <a:gd name="T80" fmla="+- 0 8632 6590"/>
                                <a:gd name="T81" fmla="*/ T80 w 2330"/>
                                <a:gd name="T82" fmla="+- 0 1836 -137"/>
                                <a:gd name="T83" fmla="*/ 1836 h 1974"/>
                                <a:gd name="T84" fmla="+- 0 8632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772"/>
                                  </a:moveTo>
                                  <a:lnTo>
                                    <a:pt x="2330" y="1772"/>
                                  </a:lnTo>
                                  <a:moveTo>
                                    <a:pt x="0" y="1363"/>
                                  </a:moveTo>
                                  <a:lnTo>
                                    <a:pt x="2330" y="1363"/>
                                  </a:lnTo>
                                  <a:moveTo>
                                    <a:pt x="0" y="955"/>
                                  </a:moveTo>
                                  <a:lnTo>
                                    <a:pt x="2330" y="955"/>
                                  </a:lnTo>
                                  <a:moveTo>
                                    <a:pt x="0" y="546"/>
                                  </a:moveTo>
                                  <a:lnTo>
                                    <a:pt x="2330" y="546"/>
                                  </a:lnTo>
                                  <a:moveTo>
                                    <a:pt x="0" y="138"/>
                                  </a:moveTo>
                                  <a:lnTo>
                                    <a:pt x="2330" y="138"/>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 name="docshape336"/>
                          <wps:cNvSpPr>
                            <a:spLocks/>
                          </wps:cNvSpPr>
                          <wps:spPr bwMode="auto">
                            <a:xfrm>
                              <a:off x="6590" y="-138"/>
                              <a:ext cx="2330" cy="1974"/>
                            </a:xfrm>
                            <a:custGeom>
                              <a:avLst/>
                              <a:gdLst>
                                <a:gd name="T0" fmla="+- 0 6590 6590"/>
                                <a:gd name="T1" fmla="*/ T0 w 2330"/>
                                <a:gd name="T2" fmla="+- 0 1430 -137"/>
                                <a:gd name="T3" fmla="*/ 1430 h 1974"/>
                                <a:gd name="T4" fmla="+- 0 8920 6590"/>
                                <a:gd name="T5" fmla="*/ T4 w 2330"/>
                                <a:gd name="T6" fmla="+- 0 1430 -137"/>
                                <a:gd name="T7" fmla="*/ 1430 h 1974"/>
                                <a:gd name="T8" fmla="+- 0 6590 6590"/>
                                <a:gd name="T9" fmla="*/ T8 w 2330"/>
                                <a:gd name="T10" fmla="+- 0 1022 -137"/>
                                <a:gd name="T11" fmla="*/ 1022 h 1974"/>
                                <a:gd name="T12" fmla="+- 0 8920 6590"/>
                                <a:gd name="T13" fmla="*/ T12 w 2330"/>
                                <a:gd name="T14" fmla="+- 0 1022 -137"/>
                                <a:gd name="T15" fmla="*/ 1022 h 1974"/>
                                <a:gd name="T16" fmla="+- 0 6590 6590"/>
                                <a:gd name="T17" fmla="*/ T16 w 2330"/>
                                <a:gd name="T18" fmla="+- 0 614 -137"/>
                                <a:gd name="T19" fmla="*/ 614 h 1974"/>
                                <a:gd name="T20" fmla="+- 0 8920 6590"/>
                                <a:gd name="T21" fmla="*/ T20 w 2330"/>
                                <a:gd name="T22" fmla="+- 0 614 -137"/>
                                <a:gd name="T23" fmla="*/ 614 h 1974"/>
                                <a:gd name="T24" fmla="+- 0 6590 6590"/>
                                <a:gd name="T25" fmla="*/ T24 w 2330"/>
                                <a:gd name="T26" fmla="+- 0 205 -137"/>
                                <a:gd name="T27" fmla="*/ 205 h 1974"/>
                                <a:gd name="T28" fmla="+- 0 8920 6590"/>
                                <a:gd name="T29" fmla="*/ T28 w 2330"/>
                                <a:gd name="T30" fmla="+- 0 205 -137"/>
                                <a:gd name="T31" fmla="*/ 205 h 1974"/>
                                <a:gd name="T32" fmla="+- 0 6623 6590"/>
                                <a:gd name="T33" fmla="*/ T32 w 2330"/>
                                <a:gd name="T34" fmla="+- 0 1836 -137"/>
                                <a:gd name="T35" fmla="*/ 1836 h 1974"/>
                                <a:gd name="T36" fmla="+- 0 6623 6590"/>
                                <a:gd name="T37" fmla="*/ T36 w 2330"/>
                                <a:gd name="T38" fmla="+- 0 -137 -137"/>
                                <a:gd name="T39" fmla="*/ -137 h 1974"/>
                                <a:gd name="T40" fmla="+- 0 6988 6590"/>
                                <a:gd name="T41" fmla="*/ T40 w 2330"/>
                                <a:gd name="T42" fmla="+- 0 1836 -137"/>
                                <a:gd name="T43" fmla="*/ 1836 h 1974"/>
                                <a:gd name="T44" fmla="+- 0 6988 6590"/>
                                <a:gd name="T45" fmla="*/ T44 w 2330"/>
                                <a:gd name="T46" fmla="+- 0 -137 -137"/>
                                <a:gd name="T47" fmla="*/ -137 h 1974"/>
                                <a:gd name="T48" fmla="+- 0 7354 6590"/>
                                <a:gd name="T49" fmla="*/ T48 w 2330"/>
                                <a:gd name="T50" fmla="+- 0 1836 -137"/>
                                <a:gd name="T51" fmla="*/ 1836 h 1974"/>
                                <a:gd name="T52" fmla="+- 0 7354 6590"/>
                                <a:gd name="T53" fmla="*/ T52 w 2330"/>
                                <a:gd name="T54" fmla="+- 0 -137 -137"/>
                                <a:gd name="T55" fmla="*/ -137 h 1974"/>
                                <a:gd name="T56" fmla="+- 0 7719 6590"/>
                                <a:gd name="T57" fmla="*/ T56 w 2330"/>
                                <a:gd name="T58" fmla="+- 0 1836 -137"/>
                                <a:gd name="T59" fmla="*/ 1836 h 1974"/>
                                <a:gd name="T60" fmla="+- 0 7719 6590"/>
                                <a:gd name="T61" fmla="*/ T60 w 2330"/>
                                <a:gd name="T62" fmla="+- 0 -137 -137"/>
                                <a:gd name="T63" fmla="*/ -137 h 1974"/>
                                <a:gd name="T64" fmla="+- 0 8084 6590"/>
                                <a:gd name="T65" fmla="*/ T64 w 2330"/>
                                <a:gd name="T66" fmla="+- 0 1836 -137"/>
                                <a:gd name="T67" fmla="*/ 1836 h 1974"/>
                                <a:gd name="T68" fmla="+- 0 8084 6590"/>
                                <a:gd name="T69" fmla="*/ T68 w 2330"/>
                                <a:gd name="T70" fmla="+- 0 -137 -137"/>
                                <a:gd name="T71" fmla="*/ -137 h 1974"/>
                                <a:gd name="T72" fmla="+- 0 8449 6590"/>
                                <a:gd name="T73" fmla="*/ T72 w 2330"/>
                                <a:gd name="T74" fmla="+- 0 1836 -137"/>
                                <a:gd name="T75" fmla="*/ 1836 h 1974"/>
                                <a:gd name="T76" fmla="+- 0 8449 6590"/>
                                <a:gd name="T77" fmla="*/ T76 w 2330"/>
                                <a:gd name="T78" fmla="+- 0 -137 -137"/>
                                <a:gd name="T79" fmla="*/ -137 h 1974"/>
                                <a:gd name="T80" fmla="+- 0 8814 6590"/>
                                <a:gd name="T81" fmla="*/ T80 w 2330"/>
                                <a:gd name="T82" fmla="+- 0 1836 -137"/>
                                <a:gd name="T83" fmla="*/ 1836 h 1974"/>
                                <a:gd name="T84" fmla="+- 0 8814 6590"/>
                                <a:gd name="T85" fmla="*/ T84 w 2330"/>
                                <a:gd name="T86" fmla="+- 0 -137 -137"/>
                                <a:gd name="T87" fmla="*/ -13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2330" h="1974">
                                  <a:moveTo>
                                    <a:pt x="0" y="1567"/>
                                  </a:moveTo>
                                  <a:lnTo>
                                    <a:pt x="2330" y="1567"/>
                                  </a:lnTo>
                                  <a:moveTo>
                                    <a:pt x="0" y="1159"/>
                                  </a:moveTo>
                                  <a:lnTo>
                                    <a:pt x="2330" y="1159"/>
                                  </a:lnTo>
                                  <a:moveTo>
                                    <a:pt x="0" y="751"/>
                                  </a:moveTo>
                                  <a:lnTo>
                                    <a:pt x="2330" y="751"/>
                                  </a:lnTo>
                                  <a:moveTo>
                                    <a:pt x="0" y="342"/>
                                  </a:moveTo>
                                  <a:lnTo>
                                    <a:pt x="2330" y="342"/>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docshape337"/>
                          <wps:cNvSpPr>
                            <a:spLocks/>
                          </wps:cNvSpPr>
                          <wps:spPr bwMode="auto">
                            <a:xfrm>
                              <a:off x="6696" y="-48"/>
                              <a:ext cx="2119" cy="1502"/>
                            </a:xfrm>
                            <a:custGeom>
                              <a:avLst/>
                              <a:gdLst>
                                <a:gd name="T0" fmla="+- 0 6696 6696"/>
                                <a:gd name="T1" fmla="*/ T0 w 2119"/>
                                <a:gd name="T2" fmla="+- 0 1454 -48"/>
                                <a:gd name="T3" fmla="*/ 1454 h 1502"/>
                                <a:gd name="T4" fmla="+- 0 6769 6696"/>
                                <a:gd name="T5" fmla="*/ T4 w 2119"/>
                                <a:gd name="T6" fmla="+- 0 1366 -48"/>
                                <a:gd name="T7" fmla="*/ 1366 h 1502"/>
                                <a:gd name="T8" fmla="+- 0 6842 6696"/>
                                <a:gd name="T9" fmla="*/ T8 w 2119"/>
                                <a:gd name="T10" fmla="+- 0 1295 -48"/>
                                <a:gd name="T11" fmla="*/ 1295 h 1502"/>
                                <a:gd name="T12" fmla="+- 0 6915 6696"/>
                                <a:gd name="T13" fmla="*/ T12 w 2119"/>
                                <a:gd name="T14" fmla="+- 0 1216 -48"/>
                                <a:gd name="T15" fmla="*/ 1216 h 1502"/>
                                <a:gd name="T16" fmla="+- 0 6988 6696"/>
                                <a:gd name="T17" fmla="*/ T16 w 2119"/>
                                <a:gd name="T18" fmla="+- 0 1132 -48"/>
                                <a:gd name="T19" fmla="*/ 1132 h 1502"/>
                                <a:gd name="T20" fmla="+- 0 7061 6696"/>
                                <a:gd name="T21" fmla="*/ T20 w 2119"/>
                                <a:gd name="T22" fmla="+- 0 1036 -48"/>
                                <a:gd name="T23" fmla="*/ 1036 h 1502"/>
                                <a:gd name="T24" fmla="+- 0 7134 6696"/>
                                <a:gd name="T25" fmla="*/ T24 w 2119"/>
                                <a:gd name="T26" fmla="+- 0 914 -48"/>
                                <a:gd name="T27" fmla="*/ 914 h 1502"/>
                                <a:gd name="T28" fmla="+- 0 7208 6696"/>
                                <a:gd name="T29" fmla="*/ T28 w 2119"/>
                                <a:gd name="T30" fmla="+- 0 801 -48"/>
                                <a:gd name="T31" fmla="*/ 801 h 1502"/>
                                <a:gd name="T32" fmla="+- 0 7281 6696"/>
                                <a:gd name="T33" fmla="*/ T32 w 2119"/>
                                <a:gd name="T34" fmla="+- 0 682 -48"/>
                                <a:gd name="T35" fmla="*/ 682 h 1502"/>
                                <a:gd name="T36" fmla="+- 0 7354 6696"/>
                                <a:gd name="T37" fmla="*/ T36 w 2119"/>
                                <a:gd name="T38" fmla="+- 0 550 -48"/>
                                <a:gd name="T39" fmla="*/ 550 h 1502"/>
                                <a:gd name="T40" fmla="+- 0 7427 6696"/>
                                <a:gd name="T41" fmla="*/ T40 w 2119"/>
                                <a:gd name="T42" fmla="+- 0 434 -48"/>
                                <a:gd name="T43" fmla="*/ 434 h 1502"/>
                                <a:gd name="T44" fmla="+- 0 7500 6696"/>
                                <a:gd name="T45" fmla="*/ T44 w 2119"/>
                                <a:gd name="T46" fmla="+- 0 306 -48"/>
                                <a:gd name="T47" fmla="*/ 306 h 1502"/>
                                <a:gd name="T48" fmla="+- 0 7573 6696"/>
                                <a:gd name="T49" fmla="*/ T48 w 2119"/>
                                <a:gd name="T50" fmla="+- 0 195 -48"/>
                                <a:gd name="T51" fmla="*/ 195 h 1502"/>
                                <a:gd name="T52" fmla="+- 0 7646 6696"/>
                                <a:gd name="T53" fmla="*/ T52 w 2119"/>
                                <a:gd name="T54" fmla="+- 0 70 -48"/>
                                <a:gd name="T55" fmla="*/ 70 h 1502"/>
                                <a:gd name="T56" fmla="+- 0 7719 6696"/>
                                <a:gd name="T57" fmla="*/ T56 w 2119"/>
                                <a:gd name="T58" fmla="+- 0 -48 -48"/>
                                <a:gd name="T59" fmla="*/ -48 h 1502"/>
                                <a:gd name="T60" fmla="+- 0 7719 6696"/>
                                <a:gd name="T61" fmla="*/ T60 w 2119"/>
                                <a:gd name="T62" fmla="+- 0 -48 -48"/>
                                <a:gd name="T63" fmla="*/ -48 h 1502"/>
                                <a:gd name="T64" fmla="+- 0 7792 6696"/>
                                <a:gd name="T65" fmla="*/ T64 w 2119"/>
                                <a:gd name="T66" fmla="+- 0 189 -48"/>
                                <a:gd name="T67" fmla="*/ 189 h 1502"/>
                                <a:gd name="T68" fmla="+- 0 7865 6696"/>
                                <a:gd name="T69" fmla="*/ T68 w 2119"/>
                                <a:gd name="T70" fmla="+- 0 509 -48"/>
                                <a:gd name="T71" fmla="*/ 509 h 1502"/>
                                <a:gd name="T72" fmla="+- 0 7938 6696"/>
                                <a:gd name="T73" fmla="*/ T72 w 2119"/>
                                <a:gd name="T74" fmla="+- 0 683 -48"/>
                                <a:gd name="T75" fmla="*/ 683 h 1502"/>
                                <a:gd name="T76" fmla="+- 0 8011 6696"/>
                                <a:gd name="T77" fmla="*/ T76 w 2119"/>
                                <a:gd name="T78" fmla="+- 0 702 -48"/>
                                <a:gd name="T79" fmla="*/ 702 h 1502"/>
                                <a:gd name="T80" fmla="+- 0 8084 6696"/>
                                <a:gd name="T81" fmla="*/ T80 w 2119"/>
                                <a:gd name="T82" fmla="+- 0 732 -48"/>
                                <a:gd name="T83" fmla="*/ 732 h 1502"/>
                                <a:gd name="T84" fmla="+- 0 8157 6696"/>
                                <a:gd name="T85" fmla="*/ T84 w 2119"/>
                                <a:gd name="T86" fmla="+- 0 724 -48"/>
                                <a:gd name="T87" fmla="*/ 724 h 1502"/>
                                <a:gd name="T88" fmla="+- 0 8230 6696"/>
                                <a:gd name="T89" fmla="*/ T88 w 2119"/>
                                <a:gd name="T90" fmla="+- 0 713 -48"/>
                                <a:gd name="T91" fmla="*/ 713 h 1502"/>
                                <a:gd name="T92" fmla="+- 0 8303 6696"/>
                                <a:gd name="T93" fmla="*/ T92 w 2119"/>
                                <a:gd name="T94" fmla="+- 0 674 -48"/>
                                <a:gd name="T95" fmla="*/ 674 h 1502"/>
                                <a:gd name="T96" fmla="+- 0 8376 6696"/>
                                <a:gd name="T97" fmla="*/ T96 w 2119"/>
                                <a:gd name="T98" fmla="+- 0 651 -48"/>
                                <a:gd name="T99" fmla="*/ 651 h 1502"/>
                                <a:gd name="T100" fmla="+- 0 8449 6696"/>
                                <a:gd name="T101" fmla="*/ T100 w 2119"/>
                                <a:gd name="T102" fmla="+- 0 622 -48"/>
                                <a:gd name="T103" fmla="*/ 622 h 1502"/>
                                <a:gd name="T104" fmla="+- 0 8522 6696"/>
                                <a:gd name="T105" fmla="*/ T104 w 2119"/>
                                <a:gd name="T106" fmla="+- 0 591 -48"/>
                                <a:gd name="T107" fmla="*/ 591 h 1502"/>
                                <a:gd name="T108" fmla="+- 0 8595 6696"/>
                                <a:gd name="T109" fmla="*/ T108 w 2119"/>
                                <a:gd name="T110" fmla="+- 0 556 -48"/>
                                <a:gd name="T111" fmla="*/ 556 h 1502"/>
                                <a:gd name="T112" fmla="+- 0 8668 6696"/>
                                <a:gd name="T113" fmla="*/ T112 w 2119"/>
                                <a:gd name="T114" fmla="+- 0 508 -48"/>
                                <a:gd name="T115" fmla="*/ 508 h 1502"/>
                                <a:gd name="T116" fmla="+- 0 8741 6696"/>
                                <a:gd name="T117" fmla="*/ T116 w 2119"/>
                                <a:gd name="T118" fmla="+- 0 452 -48"/>
                                <a:gd name="T119" fmla="*/ 452 h 1502"/>
                                <a:gd name="T120" fmla="+- 0 8814 6696"/>
                                <a:gd name="T121" fmla="*/ T120 w 2119"/>
                                <a:gd name="T122" fmla="+- 0 411 -48"/>
                                <a:gd name="T123" fmla="*/ 411 h 1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502">
                                  <a:moveTo>
                                    <a:pt x="0" y="1502"/>
                                  </a:moveTo>
                                  <a:lnTo>
                                    <a:pt x="73" y="1414"/>
                                  </a:lnTo>
                                  <a:lnTo>
                                    <a:pt x="146" y="1343"/>
                                  </a:lnTo>
                                  <a:lnTo>
                                    <a:pt x="219" y="1264"/>
                                  </a:lnTo>
                                  <a:lnTo>
                                    <a:pt x="292" y="1180"/>
                                  </a:lnTo>
                                  <a:lnTo>
                                    <a:pt x="365" y="1084"/>
                                  </a:lnTo>
                                  <a:lnTo>
                                    <a:pt x="438" y="962"/>
                                  </a:lnTo>
                                  <a:lnTo>
                                    <a:pt x="512" y="849"/>
                                  </a:lnTo>
                                  <a:lnTo>
                                    <a:pt x="585" y="730"/>
                                  </a:lnTo>
                                  <a:lnTo>
                                    <a:pt x="658" y="598"/>
                                  </a:lnTo>
                                  <a:lnTo>
                                    <a:pt x="731" y="482"/>
                                  </a:lnTo>
                                  <a:lnTo>
                                    <a:pt x="804" y="354"/>
                                  </a:lnTo>
                                  <a:lnTo>
                                    <a:pt x="877" y="243"/>
                                  </a:lnTo>
                                  <a:lnTo>
                                    <a:pt x="950" y="118"/>
                                  </a:lnTo>
                                  <a:lnTo>
                                    <a:pt x="1023" y="0"/>
                                  </a:lnTo>
                                  <a:lnTo>
                                    <a:pt x="1096" y="237"/>
                                  </a:lnTo>
                                  <a:lnTo>
                                    <a:pt x="1169" y="557"/>
                                  </a:lnTo>
                                  <a:lnTo>
                                    <a:pt x="1242" y="731"/>
                                  </a:lnTo>
                                  <a:lnTo>
                                    <a:pt x="1315" y="750"/>
                                  </a:lnTo>
                                  <a:lnTo>
                                    <a:pt x="1388" y="780"/>
                                  </a:lnTo>
                                  <a:lnTo>
                                    <a:pt x="1461" y="772"/>
                                  </a:lnTo>
                                  <a:lnTo>
                                    <a:pt x="1534" y="761"/>
                                  </a:lnTo>
                                  <a:lnTo>
                                    <a:pt x="1607" y="722"/>
                                  </a:lnTo>
                                  <a:lnTo>
                                    <a:pt x="1680" y="699"/>
                                  </a:lnTo>
                                  <a:lnTo>
                                    <a:pt x="1753" y="670"/>
                                  </a:lnTo>
                                  <a:lnTo>
                                    <a:pt x="1826" y="639"/>
                                  </a:lnTo>
                                  <a:lnTo>
                                    <a:pt x="1899" y="604"/>
                                  </a:lnTo>
                                  <a:lnTo>
                                    <a:pt x="1972" y="556"/>
                                  </a:lnTo>
                                  <a:lnTo>
                                    <a:pt x="2045" y="500"/>
                                  </a:lnTo>
                                  <a:lnTo>
                                    <a:pt x="2118" y="459"/>
                                  </a:lnTo>
                                </a:path>
                              </a:pathLst>
                            </a:custGeom>
                            <a:noFill/>
                            <a:ln w="21692">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9" name="docshape338"/>
                          <wps:cNvSpPr>
                            <a:spLocks/>
                          </wps:cNvSpPr>
                          <wps:spPr bwMode="auto">
                            <a:xfrm>
                              <a:off x="6696" y="1070"/>
                              <a:ext cx="2119" cy="498"/>
                            </a:xfrm>
                            <a:custGeom>
                              <a:avLst/>
                              <a:gdLst>
                                <a:gd name="T0" fmla="+- 0 6696 6696"/>
                                <a:gd name="T1" fmla="*/ T0 w 2119"/>
                                <a:gd name="T2" fmla="+- 0 1568 1071"/>
                                <a:gd name="T3" fmla="*/ 1568 h 498"/>
                                <a:gd name="T4" fmla="+- 0 6769 6696"/>
                                <a:gd name="T5" fmla="*/ T4 w 2119"/>
                                <a:gd name="T6" fmla="+- 0 1520 1071"/>
                                <a:gd name="T7" fmla="*/ 1520 h 498"/>
                                <a:gd name="T8" fmla="+- 0 6842 6696"/>
                                <a:gd name="T9" fmla="*/ T8 w 2119"/>
                                <a:gd name="T10" fmla="+- 0 1488 1071"/>
                                <a:gd name="T11" fmla="*/ 1488 h 498"/>
                                <a:gd name="T12" fmla="+- 0 6915 6696"/>
                                <a:gd name="T13" fmla="*/ T12 w 2119"/>
                                <a:gd name="T14" fmla="+- 0 1446 1071"/>
                                <a:gd name="T15" fmla="*/ 1446 h 498"/>
                                <a:gd name="T16" fmla="+- 0 6988 6696"/>
                                <a:gd name="T17" fmla="*/ T16 w 2119"/>
                                <a:gd name="T18" fmla="+- 0 1409 1071"/>
                                <a:gd name="T19" fmla="*/ 1409 h 498"/>
                                <a:gd name="T20" fmla="+- 0 7061 6696"/>
                                <a:gd name="T21" fmla="*/ T20 w 2119"/>
                                <a:gd name="T22" fmla="+- 0 1378 1071"/>
                                <a:gd name="T23" fmla="*/ 1378 h 498"/>
                                <a:gd name="T24" fmla="+- 0 7134 6696"/>
                                <a:gd name="T25" fmla="*/ T24 w 2119"/>
                                <a:gd name="T26" fmla="+- 0 1343 1071"/>
                                <a:gd name="T27" fmla="*/ 1343 h 498"/>
                                <a:gd name="T28" fmla="+- 0 7208 6696"/>
                                <a:gd name="T29" fmla="*/ T28 w 2119"/>
                                <a:gd name="T30" fmla="+- 0 1304 1071"/>
                                <a:gd name="T31" fmla="*/ 1304 h 498"/>
                                <a:gd name="T32" fmla="+- 0 7281 6696"/>
                                <a:gd name="T33" fmla="*/ T32 w 2119"/>
                                <a:gd name="T34" fmla="+- 0 1278 1071"/>
                                <a:gd name="T35" fmla="*/ 1278 h 498"/>
                                <a:gd name="T36" fmla="+- 0 7354 6696"/>
                                <a:gd name="T37" fmla="*/ T36 w 2119"/>
                                <a:gd name="T38" fmla="+- 0 1233 1071"/>
                                <a:gd name="T39" fmla="*/ 1233 h 498"/>
                                <a:gd name="T40" fmla="+- 0 7427 6696"/>
                                <a:gd name="T41" fmla="*/ T40 w 2119"/>
                                <a:gd name="T42" fmla="+- 0 1194 1071"/>
                                <a:gd name="T43" fmla="*/ 1194 h 498"/>
                                <a:gd name="T44" fmla="+- 0 7500 6696"/>
                                <a:gd name="T45" fmla="*/ T44 w 2119"/>
                                <a:gd name="T46" fmla="+- 0 1168 1071"/>
                                <a:gd name="T47" fmla="*/ 1168 h 498"/>
                                <a:gd name="T48" fmla="+- 0 7573 6696"/>
                                <a:gd name="T49" fmla="*/ T48 w 2119"/>
                                <a:gd name="T50" fmla="+- 0 1131 1071"/>
                                <a:gd name="T51" fmla="*/ 1131 h 498"/>
                                <a:gd name="T52" fmla="+- 0 7646 6696"/>
                                <a:gd name="T53" fmla="*/ T52 w 2119"/>
                                <a:gd name="T54" fmla="+- 0 1106 1071"/>
                                <a:gd name="T55" fmla="*/ 1106 h 498"/>
                                <a:gd name="T56" fmla="+- 0 7719 6696"/>
                                <a:gd name="T57" fmla="*/ T56 w 2119"/>
                                <a:gd name="T58" fmla="+- 0 1071 1071"/>
                                <a:gd name="T59" fmla="*/ 1071 h 498"/>
                                <a:gd name="T60" fmla="+- 0 7719 6696"/>
                                <a:gd name="T61" fmla="*/ T60 w 2119"/>
                                <a:gd name="T62" fmla="+- 0 1071 1071"/>
                                <a:gd name="T63" fmla="*/ 1071 h 498"/>
                                <a:gd name="T64" fmla="+- 0 7792 6696"/>
                                <a:gd name="T65" fmla="*/ T64 w 2119"/>
                                <a:gd name="T66" fmla="+- 0 1278 1071"/>
                                <a:gd name="T67" fmla="*/ 1278 h 498"/>
                                <a:gd name="T68" fmla="+- 0 7865 6696"/>
                                <a:gd name="T69" fmla="*/ T68 w 2119"/>
                                <a:gd name="T70" fmla="+- 0 1371 1071"/>
                                <a:gd name="T71" fmla="*/ 1371 h 498"/>
                                <a:gd name="T72" fmla="+- 0 7938 6696"/>
                                <a:gd name="T73" fmla="*/ T72 w 2119"/>
                                <a:gd name="T74" fmla="+- 0 1404 1071"/>
                                <a:gd name="T75" fmla="*/ 1404 h 498"/>
                                <a:gd name="T76" fmla="+- 0 8011 6696"/>
                                <a:gd name="T77" fmla="*/ T76 w 2119"/>
                                <a:gd name="T78" fmla="+- 0 1409 1071"/>
                                <a:gd name="T79" fmla="*/ 1409 h 498"/>
                                <a:gd name="T80" fmla="+- 0 8084 6696"/>
                                <a:gd name="T81" fmla="*/ T80 w 2119"/>
                                <a:gd name="T82" fmla="+- 0 1394 1071"/>
                                <a:gd name="T83" fmla="*/ 1394 h 498"/>
                                <a:gd name="T84" fmla="+- 0 8157 6696"/>
                                <a:gd name="T85" fmla="*/ T84 w 2119"/>
                                <a:gd name="T86" fmla="+- 0 1377 1071"/>
                                <a:gd name="T87" fmla="*/ 1377 h 498"/>
                                <a:gd name="T88" fmla="+- 0 8230 6696"/>
                                <a:gd name="T89" fmla="*/ T88 w 2119"/>
                                <a:gd name="T90" fmla="+- 0 1353 1071"/>
                                <a:gd name="T91" fmla="*/ 1353 h 498"/>
                                <a:gd name="T92" fmla="+- 0 8303 6696"/>
                                <a:gd name="T93" fmla="*/ T92 w 2119"/>
                                <a:gd name="T94" fmla="+- 0 1318 1071"/>
                                <a:gd name="T95" fmla="*/ 1318 h 498"/>
                                <a:gd name="T96" fmla="+- 0 8376 6696"/>
                                <a:gd name="T97" fmla="*/ T96 w 2119"/>
                                <a:gd name="T98" fmla="+- 0 1286 1071"/>
                                <a:gd name="T99" fmla="*/ 1286 h 498"/>
                                <a:gd name="T100" fmla="+- 0 8449 6696"/>
                                <a:gd name="T101" fmla="*/ T100 w 2119"/>
                                <a:gd name="T102" fmla="+- 0 1252 1071"/>
                                <a:gd name="T103" fmla="*/ 1252 h 498"/>
                                <a:gd name="T104" fmla="+- 0 8522 6696"/>
                                <a:gd name="T105" fmla="*/ T104 w 2119"/>
                                <a:gd name="T106" fmla="+- 0 1229 1071"/>
                                <a:gd name="T107" fmla="*/ 1229 h 498"/>
                                <a:gd name="T108" fmla="+- 0 8595 6696"/>
                                <a:gd name="T109" fmla="*/ T108 w 2119"/>
                                <a:gd name="T110" fmla="+- 0 1210 1071"/>
                                <a:gd name="T111" fmla="*/ 1210 h 498"/>
                                <a:gd name="T112" fmla="+- 0 8668 6696"/>
                                <a:gd name="T113" fmla="*/ T112 w 2119"/>
                                <a:gd name="T114" fmla="+- 0 1182 1071"/>
                                <a:gd name="T115" fmla="*/ 1182 h 498"/>
                                <a:gd name="T116" fmla="+- 0 8741 6696"/>
                                <a:gd name="T117" fmla="*/ T116 w 2119"/>
                                <a:gd name="T118" fmla="+- 0 1177 1071"/>
                                <a:gd name="T119" fmla="*/ 1177 h 498"/>
                                <a:gd name="T120" fmla="+- 0 8814 6696"/>
                                <a:gd name="T121" fmla="*/ T120 w 2119"/>
                                <a:gd name="T122" fmla="+- 0 1166 1071"/>
                                <a:gd name="T123" fmla="*/ 1166 h 4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498">
                                  <a:moveTo>
                                    <a:pt x="0" y="497"/>
                                  </a:moveTo>
                                  <a:lnTo>
                                    <a:pt x="73" y="449"/>
                                  </a:lnTo>
                                  <a:lnTo>
                                    <a:pt x="146" y="417"/>
                                  </a:lnTo>
                                  <a:lnTo>
                                    <a:pt x="219" y="375"/>
                                  </a:lnTo>
                                  <a:lnTo>
                                    <a:pt x="292" y="338"/>
                                  </a:lnTo>
                                  <a:lnTo>
                                    <a:pt x="365" y="307"/>
                                  </a:lnTo>
                                  <a:lnTo>
                                    <a:pt x="438" y="272"/>
                                  </a:lnTo>
                                  <a:lnTo>
                                    <a:pt x="512" y="233"/>
                                  </a:lnTo>
                                  <a:lnTo>
                                    <a:pt x="585" y="207"/>
                                  </a:lnTo>
                                  <a:lnTo>
                                    <a:pt x="658" y="162"/>
                                  </a:lnTo>
                                  <a:lnTo>
                                    <a:pt x="731" y="123"/>
                                  </a:lnTo>
                                  <a:lnTo>
                                    <a:pt x="804" y="97"/>
                                  </a:lnTo>
                                  <a:lnTo>
                                    <a:pt x="877" y="60"/>
                                  </a:lnTo>
                                  <a:lnTo>
                                    <a:pt x="950" y="35"/>
                                  </a:lnTo>
                                  <a:lnTo>
                                    <a:pt x="1023" y="0"/>
                                  </a:lnTo>
                                  <a:lnTo>
                                    <a:pt x="1096" y="207"/>
                                  </a:lnTo>
                                  <a:lnTo>
                                    <a:pt x="1169" y="300"/>
                                  </a:lnTo>
                                  <a:lnTo>
                                    <a:pt x="1242" y="333"/>
                                  </a:lnTo>
                                  <a:lnTo>
                                    <a:pt x="1315" y="338"/>
                                  </a:lnTo>
                                  <a:lnTo>
                                    <a:pt x="1388" y="323"/>
                                  </a:lnTo>
                                  <a:lnTo>
                                    <a:pt x="1461" y="306"/>
                                  </a:lnTo>
                                  <a:lnTo>
                                    <a:pt x="1534" y="282"/>
                                  </a:lnTo>
                                  <a:lnTo>
                                    <a:pt x="1607" y="247"/>
                                  </a:lnTo>
                                  <a:lnTo>
                                    <a:pt x="1680" y="215"/>
                                  </a:lnTo>
                                  <a:lnTo>
                                    <a:pt x="1753" y="181"/>
                                  </a:lnTo>
                                  <a:lnTo>
                                    <a:pt x="1826" y="158"/>
                                  </a:lnTo>
                                  <a:lnTo>
                                    <a:pt x="1899" y="139"/>
                                  </a:lnTo>
                                  <a:lnTo>
                                    <a:pt x="1972" y="111"/>
                                  </a:lnTo>
                                  <a:lnTo>
                                    <a:pt x="2045" y="106"/>
                                  </a:lnTo>
                                  <a:lnTo>
                                    <a:pt x="2118" y="95"/>
                                  </a:lnTo>
                                </a:path>
                              </a:pathLst>
                            </a:custGeom>
                            <a:noFill/>
                            <a:ln w="21692">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 name="docshape339"/>
                          <wps:cNvSpPr>
                            <a:spLocks/>
                          </wps:cNvSpPr>
                          <wps:spPr bwMode="auto">
                            <a:xfrm>
                              <a:off x="6696" y="1130"/>
                              <a:ext cx="2119" cy="525"/>
                            </a:xfrm>
                            <a:custGeom>
                              <a:avLst/>
                              <a:gdLst>
                                <a:gd name="T0" fmla="+- 0 6696 6696"/>
                                <a:gd name="T1" fmla="*/ T0 w 2119"/>
                                <a:gd name="T2" fmla="+- 0 1656 1131"/>
                                <a:gd name="T3" fmla="*/ 1656 h 525"/>
                                <a:gd name="T4" fmla="+- 0 6769 6696"/>
                                <a:gd name="T5" fmla="*/ T4 w 2119"/>
                                <a:gd name="T6" fmla="+- 0 1593 1131"/>
                                <a:gd name="T7" fmla="*/ 1593 h 525"/>
                                <a:gd name="T8" fmla="+- 0 6842 6696"/>
                                <a:gd name="T9" fmla="*/ T8 w 2119"/>
                                <a:gd name="T10" fmla="+- 0 1566 1131"/>
                                <a:gd name="T11" fmla="*/ 1566 h 525"/>
                                <a:gd name="T12" fmla="+- 0 6915 6696"/>
                                <a:gd name="T13" fmla="*/ T12 w 2119"/>
                                <a:gd name="T14" fmla="+- 0 1535 1131"/>
                                <a:gd name="T15" fmla="*/ 1535 h 525"/>
                                <a:gd name="T16" fmla="+- 0 6988 6696"/>
                                <a:gd name="T17" fmla="*/ T16 w 2119"/>
                                <a:gd name="T18" fmla="+- 0 1502 1131"/>
                                <a:gd name="T19" fmla="*/ 1502 h 525"/>
                                <a:gd name="T20" fmla="+- 0 7061 6696"/>
                                <a:gd name="T21" fmla="*/ T20 w 2119"/>
                                <a:gd name="T22" fmla="+- 0 1458 1131"/>
                                <a:gd name="T23" fmla="*/ 1458 h 525"/>
                                <a:gd name="T24" fmla="+- 0 7134 6696"/>
                                <a:gd name="T25" fmla="*/ T24 w 2119"/>
                                <a:gd name="T26" fmla="+- 0 1425 1131"/>
                                <a:gd name="T27" fmla="*/ 1425 h 525"/>
                                <a:gd name="T28" fmla="+- 0 7208 6696"/>
                                <a:gd name="T29" fmla="*/ T28 w 2119"/>
                                <a:gd name="T30" fmla="+- 0 1388 1131"/>
                                <a:gd name="T31" fmla="*/ 1388 h 525"/>
                                <a:gd name="T32" fmla="+- 0 7281 6696"/>
                                <a:gd name="T33" fmla="*/ T32 w 2119"/>
                                <a:gd name="T34" fmla="+- 0 1354 1131"/>
                                <a:gd name="T35" fmla="*/ 1354 h 525"/>
                                <a:gd name="T36" fmla="+- 0 7354 6696"/>
                                <a:gd name="T37" fmla="*/ T36 w 2119"/>
                                <a:gd name="T38" fmla="+- 0 1311 1131"/>
                                <a:gd name="T39" fmla="*/ 1311 h 525"/>
                                <a:gd name="T40" fmla="+- 0 7427 6696"/>
                                <a:gd name="T41" fmla="*/ T40 w 2119"/>
                                <a:gd name="T42" fmla="+- 0 1266 1131"/>
                                <a:gd name="T43" fmla="*/ 1266 h 525"/>
                                <a:gd name="T44" fmla="+- 0 7500 6696"/>
                                <a:gd name="T45" fmla="*/ T44 w 2119"/>
                                <a:gd name="T46" fmla="+- 0 1239 1131"/>
                                <a:gd name="T47" fmla="*/ 1239 h 525"/>
                                <a:gd name="T48" fmla="+- 0 7573 6696"/>
                                <a:gd name="T49" fmla="*/ T48 w 2119"/>
                                <a:gd name="T50" fmla="+- 0 1199 1131"/>
                                <a:gd name="T51" fmla="*/ 1199 h 525"/>
                                <a:gd name="T52" fmla="+- 0 7646 6696"/>
                                <a:gd name="T53" fmla="*/ T52 w 2119"/>
                                <a:gd name="T54" fmla="+- 0 1156 1131"/>
                                <a:gd name="T55" fmla="*/ 1156 h 525"/>
                                <a:gd name="T56" fmla="+- 0 7719 6696"/>
                                <a:gd name="T57" fmla="*/ T56 w 2119"/>
                                <a:gd name="T58" fmla="+- 0 1131 1131"/>
                                <a:gd name="T59" fmla="*/ 1131 h 525"/>
                                <a:gd name="T60" fmla="+- 0 7719 6696"/>
                                <a:gd name="T61" fmla="*/ T60 w 2119"/>
                                <a:gd name="T62" fmla="+- 0 1131 1131"/>
                                <a:gd name="T63" fmla="*/ 1131 h 525"/>
                                <a:gd name="T64" fmla="+- 0 7792 6696"/>
                                <a:gd name="T65" fmla="*/ T64 w 2119"/>
                                <a:gd name="T66" fmla="+- 0 1171 1131"/>
                                <a:gd name="T67" fmla="*/ 1171 h 525"/>
                                <a:gd name="T68" fmla="+- 0 7865 6696"/>
                                <a:gd name="T69" fmla="*/ T68 w 2119"/>
                                <a:gd name="T70" fmla="+- 0 1300 1131"/>
                                <a:gd name="T71" fmla="*/ 1300 h 525"/>
                                <a:gd name="T72" fmla="+- 0 7938 6696"/>
                                <a:gd name="T73" fmla="*/ T72 w 2119"/>
                                <a:gd name="T74" fmla="+- 0 1371 1131"/>
                                <a:gd name="T75" fmla="*/ 1371 h 525"/>
                                <a:gd name="T76" fmla="+- 0 8011 6696"/>
                                <a:gd name="T77" fmla="*/ T76 w 2119"/>
                                <a:gd name="T78" fmla="+- 0 1395 1131"/>
                                <a:gd name="T79" fmla="*/ 1395 h 525"/>
                                <a:gd name="T80" fmla="+- 0 8084 6696"/>
                                <a:gd name="T81" fmla="*/ T80 w 2119"/>
                                <a:gd name="T82" fmla="+- 0 1413 1131"/>
                                <a:gd name="T83" fmla="*/ 1413 h 525"/>
                                <a:gd name="T84" fmla="+- 0 8157 6696"/>
                                <a:gd name="T85" fmla="*/ T84 w 2119"/>
                                <a:gd name="T86" fmla="+- 0 1427 1131"/>
                                <a:gd name="T87" fmla="*/ 1427 h 525"/>
                                <a:gd name="T88" fmla="+- 0 8230 6696"/>
                                <a:gd name="T89" fmla="*/ T88 w 2119"/>
                                <a:gd name="T90" fmla="+- 0 1437 1131"/>
                                <a:gd name="T91" fmla="*/ 1437 h 525"/>
                                <a:gd name="T92" fmla="+- 0 8303 6696"/>
                                <a:gd name="T93" fmla="*/ T92 w 2119"/>
                                <a:gd name="T94" fmla="+- 0 1433 1131"/>
                                <a:gd name="T95" fmla="*/ 1433 h 525"/>
                                <a:gd name="T96" fmla="+- 0 8376 6696"/>
                                <a:gd name="T97" fmla="*/ T96 w 2119"/>
                                <a:gd name="T98" fmla="+- 0 1429 1131"/>
                                <a:gd name="T99" fmla="*/ 1429 h 525"/>
                                <a:gd name="T100" fmla="+- 0 8449 6696"/>
                                <a:gd name="T101" fmla="*/ T100 w 2119"/>
                                <a:gd name="T102" fmla="+- 0 1428 1131"/>
                                <a:gd name="T103" fmla="*/ 1428 h 525"/>
                                <a:gd name="T104" fmla="+- 0 8522 6696"/>
                                <a:gd name="T105" fmla="*/ T104 w 2119"/>
                                <a:gd name="T106" fmla="+- 0 1430 1131"/>
                                <a:gd name="T107" fmla="*/ 1430 h 525"/>
                                <a:gd name="T108" fmla="+- 0 8595 6696"/>
                                <a:gd name="T109" fmla="*/ T108 w 2119"/>
                                <a:gd name="T110" fmla="+- 0 1437 1131"/>
                                <a:gd name="T111" fmla="*/ 1437 h 525"/>
                                <a:gd name="T112" fmla="+- 0 8668 6696"/>
                                <a:gd name="T113" fmla="*/ T112 w 2119"/>
                                <a:gd name="T114" fmla="+- 0 1437 1131"/>
                                <a:gd name="T115" fmla="*/ 1437 h 525"/>
                                <a:gd name="T116" fmla="+- 0 8741 6696"/>
                                <a:gd name="T117" fmla="*/ T116 w 2119"/>
                                <a:gd name="T118" fmla="+- 0 1445 1131"/>
                                <a:gd name="T119" fmla="*/ 1445 h 525"/>
                                <a:gd name="T120" fmla="+- 0 8814 6696"/>
                                <a:gd name="T121" fmla="*/ T120 w 2119"/>
                                <a:gd name="T122" fmla="+- 0 1442 1131"/>
                                <a:gd name="T123" fmla="*/ 1442 h 5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525">
                                  <a:moveTo>
                                    <a:pt x="0" y="525"/>
                                  </a:moveTo>
                                  <a:lnTo>
                                    <a:pt x="73" y="462"/>
                                  </a:lnTo>
                                  <a:lnTo>
                                    <a:pt x="146" y="435"/>
                                  </a:lnTo>
                                  <a:lnTo>
                                    <a:pt x="219" y="404"/>
                                  </a:lnTo>
                                  <a:lnTo>
                                    <a:pt x="292" y="371"/>
                                  </a:lnTo>
                                  <a:lnTo>
                                    <a:pt x="365" y="327"/>
                                  </a:lnTo>
                                  <a:lnTo>
                                    <a:pt x="438" y="294"/>
                                  </a:lnTo>
                                  <a:lnTo>
                                    <a:pt x="512" y="257"/>
                                  </a:lnTo>
                                  <a:lnTo>
                                    <a:pt x="585" y="223"/>
                                  </a:lnTo>
                                  <a:lnTo>
                                    <a:pt x="658" y="180"/>
                                  </a:lnTo>
                                  <a:lnTo>
                                    <a:pt x="731" y="135"/>
                                  </a:lnTo>
                                  <a:lnTo>
                                    <a:pt x="804" y="108"/>
                                  </a:lnTo>
                                  <a:lnTo>
                                    <a:pt x="877" y="68"/>
                                  </a:lnTo>
                                  <a:lnTo>
                                    <a:pt x="950" y="25"/>
                                  </a:lnTo>
                                  <a:lnTo>
                                    <a:pt x="1023" y="0"/>
                                  </a:lnTo>
                                  <a:lnTo>
                                    <a:pt x="1096" y="40"/>
                                  </a:lnTo>
                                  <a:lnTo>
                                    <a:pt x="1169" y="169"/>
                                  </a:lnTo>
                                  <a:lnTo>
                                    <a:pt x="1242" y="240"/>
                                  </a:lnTo>
                                  <a:lnTo>
                                    <a:pt x="1315" y="264"/>
                                  </a:lnTo>
                                  <a:lnTo>
                                    <a:pt x="1388" y="282"/>
                                  </a:lnTo>
                                  <a:lnTo>
                                    <a:pt x="1461" y="296"/>
                                  </a:lnTo>
                                  <a:lnTo>
                                    <a:pt x="1534" y="306"/>
                                  </a:lnTo>
                                  <a:lnTo>
                                    <a:pt x="1607" y="302"/>
                                  </a:lnTo>
                                  <a:lnTo>
                                    <a:pt x="1680" y="298"/>
                                  </a:lnTo>
                                  <a:lnTo>
                                    <a:pt x="1753" y="297"/>
                                  </a:lnTo>
                                  <a:lnTo>
                                    <a:pt x="1826" y="299"/>
                                  </a:lnTo>
                                  <a:lnTo>
                                    <a:pt x="1899" y="306"/>
                                  </a:lnTo>
                                  <a:lnTo>
                                    <a:pt x="1972" y="306"/>
                                  </a:lnTo>
                                  <a:lnTo>
                                    <a:pt x="2045" y="314"/>
                                  </a:lnTo>
                                  <a:lnTo>
                                    <a:pt x="2118" y="311"/>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 name="docshape340"/>
                          <wps:cNvSpPr>
                            <a:spLocks/>
                          </wps:cNvSpPr>
                          <wps:spPr bwMode="auto">
                            <a:xfrm>
                              <a:off x="6590" y="-138"/>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docshape341"/>
                          <wps:cNvSpPr>
                            <a:spLocks/>
                          </wps:cNvSpPr>
                          <wps:spPr bwMode="auto">
                            <a:xfrm>
                              <a:off x="6590" y="-445"/>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3" name="docshape342"/>
                          <wps:cNvSpPr>
                            <a:spLocks/>
                          </wps:cNvSpPr>
                          <wps:spPr bwMode="auto">
                            <a:xfrm>
                              <a:off x="6623" y="1836"/>
                              <a:ext cx="2192" cy="40"/>
                            </a:xfrm>
                            <a:custGeom>
                              <a:avLst/>
                              <a:gdLst>
                                <a:gd name="T0" fmla="+- 0 6623 6623"/>
                                <a:gd name="T1" fmla="*/ T0 w 2192"/>
                                <a:gd name="T2" fmla="+- 0 1876 1836"/>
                                <a:gd name="T3" fmla="*/ 1876 h 40"/>
                                <a:gd name="T4" fmla="+- 0 6623 6623"/>
                                <a:gd name="T5" fmla="*/ T4 w 2192"/>
                                <a:gd name="T6" fmla="+- 0 1836 1836"/>
                                <a:gd name="T7" fmla="*/ 1836 h 40"/>
                                <a:gd name="T8" fmla="+- 0 6988 6623"/>
                                <a:gd name="T9" fmla="*/ T8 w 2192"/>
                                <a:gd name="T10" fmla="+- 0 1876 1836"/>
                                <a:gd name="T11" fmla="*/ 1876 h 40"/>
                                <a:gd name="T12" fmla="+- 0 6988 6623"/>
                                <a:gd name="T13" fmla="*/ T12 w 2192"/>
                                <a:gd name="T14" fmla="+- 0 1836 1836"/>
                                <a:gd name="T15" fmla="*/ 1836 h 40"/>
                                <a:gd name="T16" fmla="+- 0 7354 6623"/>
                                <a:gd name="T17" fmla="*/ T16 w 2192"/>
                                <a:gd name="T18" fmla="+- 0 1876 1836"/>
                                <a:gd name="T19" fmla="*/ 1876 h 40"/>
                                <a:gd name="T20" fmla="+- 0 7354 6623"/>
                                <a:gd name="T21" fmla="*/ T20 w 2192"/>
                                <a:gd name="T22" fmla="+- 0 1836 1836"/>
                                <a:gd name="T23" fmla="*/ 1836 h 40"/>
                                <a:gd name="T24" fmla="+- 0 7719 6623"/>
                                <a:gd name="T25" fmla="*/ T24 w 2192"/>
                                <a:gd name="T26" fmla="+- 0 1876 1836"/>
                                <a:gd name="T27" fmla="*/ 1876 h 40"/>
                                <a:gd name="T28" fmla="+- 0 7719 6623"/>
                                <a:gd name="T29" fmla="*/ T28 w 2192"/>
                                <a:gd name="T30" fmla="+- 0 1836 1836"/>
                                <a:gd name="T31" fmla="*/ 1836 h 40"/>
                                <a:gd name="T32" fmla="+- 0 8084 6623"/>
                                <a:gd name="T33" fmla="*/ T32 w 2192"/>
                                <a:gd name="T34" fmla="+- 0 1876 1836"/>
                                <a:gd name="T35" fmla="*/ 1876 h 40"/>
                                <a:gd name="T36" fmla="+- 0 8084 6623"/>
                                <a:gd name="T37" fmla="*/ T36 w 2192"/>
                                <a:gd name="T38" fmla="+- 0 1836 1836"/>
                                <a:gd name="T39" fmla="*/ 1836 h 40"/>
                                <a:gd name="T40" fmla="+- 0 8449 6623"/>
                                <a:gd name="T41" fmla="*/ T40 w 2192"/>
                                <a:gd name="T42" fmla="+- 0 1876 1836"/>
                                <a:gd name="T43" fmla="*/ 1876 h 40"/>
                                <a:gd name="T44" fmla="+- 0 8449 6623"/>
                                <a:gd name="T45" fmla="*/ T44 w 2192"/>
                                <a:gd name="T46" fmla="+- 0 1836 1836"/>
                                <a:gd name="T47" fmla="*/ 1836 h 40"/>
                                <a:gd name="T48" fmla="+- 0 8814 6623"/>
                                <a:gd name="T49" fmla="*/ T48 w 2192"/>
                                <a:gd name="T50" fmla="+- 0 1876 1836"/>
                                <a:gd name="T51" fmla="*/ 1876 h 40"/>
                                <a:gd name="T52" fmla="+- 0 8814 6623"/>
                                <a:gd name="T53" fmla="*/ T52 w 2192"/>
                                <a:gd name="T54" fmla="+- 0 1836 1836"/>
                                <a:gd name="T55" fmla="*/ 1836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4" name="docshape343"/>
                          <wps:cNvSpPr txBox="1">
                            <a:spLocks/>
                          </wps:cNvSpPr>
                          <wps:spPr bwMode="auto">
                            <a:xfrm>
                              <a:off x="6582" y="-445"/>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21BA43" w14:textId="77777777" w:rsidR="00A529FC" w:rsidRDefault="00000000">
                                <w:pPr>
                                  <w:spacing w:before="44"/>
                                  <w:ind w:left="851" w:right="851"/>
                                  <w:jc w:val="center"/>
                                  <w:rPr>
                                    <w:ins w:id="471" w:author="Author" w:date="2022-09-10T01:53:00Z"/>
                                    <w:rFonts w:ascii="Arial"/>
                                    <w:sz w:val="19"/>
                                  </w:rPr>
                                </w:pPr>
                                <w:ins w:id="472" w:author="Author" w:date="2022-09-10T01:53: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165A5" id="_x0000_s1514" style="position:absolute;left:0;text-align:left;margin-left:329.15pt;margin-top:-22.25pt;width:117.3pt;height:116.05pt;z-index:15753728;mso-position-horizontal-relative:page" coordorigin="6583,-445"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">
                  <v:shape id="docshape335" o:spid="_x0000_s1515"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" path="m,1772r2330,m,1363r2330,m,955r2330,m,546r2330,m,138r2330,m216,1973l216,m581,1973l581,m946,1973l946,t365,1973l1311,t366,1973l1677,t365,1973l2042,e" filled="f" strokecolor="#dedede" strokeweight=".07478mm">
                    <v:path arrowok="t" o:connecttype="custom" o:connectlocs="0,1635;2330,1635;0,1226;2330,1226;0,818;2330,818;0,409;2330,409;0,1;2330,1;216,1836;216,-137;581,1836;581,-137;946,1836;946,-137;1311,1836;1311,-137;1677,1836;1677,-137;2042,1836;2042,-137" o:connectangles="0,0,0,0,0,0,0,0,0,0,0,0,0,0,0,0,0,0,0,0,0,0"/>
                  </v:shape>
                  <v:shape id="docshape336" o:spid="_x0000_s1516" style="position:absolute;left:6590;top:-138;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" path="m,1567r2330,m,1159r2330,m,751r2330,m,342r2330,m33,1973l33,m398,1973l398,m764,1973l764,t365,1973l1129,t365,1973l1494,t365,1973l1859,t365,1973l2224,e" filled="f" strokecolor="#dedede" strokeweight=".151mm">
                    <v:path arrowok="t" o:connecttype="custom" o:connectlocs="0,1430;2330,1430;0,1022;2330,1022;0,614;2330,614;0,205;2330,205;33,1836;33,-137;398,1836;398,-137;764,1836;764,-137;1129,1836;1129,-137;1494,1836;1494,-137;1859,1836;1859,-137;2224,1836;2224,-137" o:connectangles="0,0,0,0,0,0,0,0,0,0,0,0,0,0,0,0,0,0,0,0,0,0"/>
                  </v:shape>
                  <v:shape id="docshape337" o:spid="_x0000_s1517" style="position:absolute;left:6696;top:-48;width:2119;height:1502;visibility:visible;mso-wrap-style:square;v-text-anchor:top" coordsize="2119,150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" path="m,1502r73,-88l146,1343r73,-79l292,1180r73,-96l438,962,512,849,585,730,658,598,731,482,804,354,877,243,950,118,1023,r73,237l1169,557r73,174l1315,750r73,30l1461,772r73,-11l1607,722r73,-23l1753,670r73,-31l1899,604r73,-48l2045,500r73,-41e" filled="f" strokecolor="#00ba38" strokeweight=".60256mm">
                    <v:path arrowok="t" o:connecttype="custom" o:connectlocs="0,1454;73,1366;146,1295;219,1216;292,1132;365,1036;438,914;512,801;585,682;658,550;731,434;804,306;877,195;950,70;1023,-48;1023,-48;1096,189;1169,509;1242,683;1315,702;1388,732;1461,724;1534,713;1607,674;1680,651;1753,622;1826,591;1899,556;1972,508;2045,452;2118,411" o:connectangles="0,0,0,0,0,0,0,0,0,0,0,0,0,0,0,0,0,0,0,0,0,0,0,0,0,0,0,0,0,0,0"/>
                  </v:shape>
                  <v:shape id="docshape338" o:spid="_x0000_s1518" style="position:absolute;left:6696;top:1070;width:2119;height:498;visibility:visible;mso-wrap-style:square;v-text-anchor:top" coordsize="2119,4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" path="m,497l73,449r73,-32l219,375r73,-37l365,307r73,-35l512,233r73,-26l658,162r73,-39l804,97,877,60,950,35,1023,r73,207l1169,300r73,33l1315,338r73,-15l1461,306r73,-24l1607,247r73,-32l1753,181r73,-23l1899,139r73,-28l2045,106r73,-11e" filled="f" strokecolor="#619cff" strokeweight=".60256mm">
                    <v:path arrowok="t" o:connecttype="custom" o:connectlocs="0,1568;73,1520;146,1488;219,1446;292,1409;365,1378;438,1343;512,1304;585,1278;658,1233;731,1194;804,1168;877,1131;950,1106;1023,1071;1023,1071;1096,1278;1169,1371;1242,1404;1315,1409;1388,1394;1461,1377;1534,1353;1607,1318;1680,1286;1753,1252;1826,1229;1899,1210;1972,1182;2045,1177;2118,1166" o:connectangles="0,0,0,0,0,0,0,0,0,0,0,0,0,0,0,0,0,0,0,0,0,0,0,0,0,0,0,0,0,0,0"/>
                  </v:shape>
                  <v:shape id="docshape339" o:spid="_x0000_s1519" style="position:absolute;left:6696;top:1130;width:2119;height:525;visibility:visible;mso-wrap-style:square;v-text-anchor:top" coordsize="2119,5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" path="m,525l73,462r73,-27l219,404r73,-33l365,327r73,-33l512,257r73,-34l658,180r73,-45l804,108,877,68,950,25,1023,r73,40l1169,169r73,71l1315,264r73,18l1461,296r73,10l1607,302r73,-4l1753,297r73,2l1899,306r73,l2045,314r73,-3e" filled="f" strokecolor="#f8766d" strokeweight=".60256mm">
                    <v:path arrowok="t" o:connecttype="custom" o:connectlocs="0,1656;73,1593;146,1566;219,1535;292,1502;365,1458;438,1425;512,1388;585,1354;658,1311;731,1266;804,1239;877,1199;950,1156;1023,1131;1023,1131;1096,1171;1169,1300;1242,1371;1315,1395;1388,1413;1461,1427;1534,1437;1607,1433;1680,1429;1753,1428;1826,1430;1899,1437;1972,1437;2045,1445;2118,1442" o:connectangles="0,0,0,0,0,0,0,0,0,0,0,0,0,0,0,0,0,0,0,0,0,0,0,0,0,0,0,0,0,0,0"/>
                  </v:shape>
                  <v:rect id="docshape340" o:spid="_x0000_s1520" style="position:absolute;left:6590;top:-138;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" filled="f" strokecolor="#b3b3b3" strokeweight=".27375mm">
                    <v:path arrowok="t"/>
                  </v:rect>
                  <v:rect id="docshape341" o:spid="_x0000_s1521" style="position:absolute;left:6590;top:-445;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" fillcolor="#b3b3b3" stroked="f">
                    <v:path arrowok="t"/>
                  </v:rect>
                  <v:shape id="docshape342" o:spid="_x0000_s1522" style="position:absolute;left:6623;top:1836;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" path="m,40l,m365,40l365,m731,40l731,t365,40l1096,t365,40l1461,t365,40l1826,t365,40l2191,e" filled="f" strokecolor="#b3b3b3" strokeweight=".151mm">
                    <v:path arrowok="t" o:connecttype="custom" o:connectlocs="0,1876;0,1836;365,1876;365,1836;731,1876;731,1836;1096,1876;1096,1836;1461,1876;1461,1836;1826,1876;1826,1836;2191,1876;2191,1836" o:connectangles="0,0,0,0,0,0,0,0,0,0,0,0,0,0"/>
                  </v:shape>
                  <v:shape id="docshape343" o:spid="_x0000_s1523" type="#_x0000_t202" style="position:absolute;left:6582;top:-445;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" filled="f" stroked="f">
                    <v:path arrowok="t"/>
                    <v:textbox inset="0,0,0,0">
                      <w:txbxContent>
                        <w:p w14:paraId="1F21BA43" w14:textId="77777777" w:rsidR="00A529FC" w:rsidRDefault="00000000">
                          <w:pPr>
                            <w:spacing w:before="44"/>
                            <w:ind w:left="851" w:right="851"/>
                            <w:jc w:val="center"/>
                            <w:rPr>
                              <w:ins w:id="473" w:author="Author" w:date="2022-09-10T01:53:00Z"/>
                              <w:rFonts w:ascii="Arial"/>
                              <w:sz w:val="19"/>
                            </w:rPr>
                          </w:pPr>
                          <w:ins w:id="474" w:author="Author" w:date="2022-09-10T01:53:00Z">
                            <w:r>
                              <w:rPr>
                                <w:rFonts w:ascii="Arial"/>
                                <w:color w:val="FFFFFF"/>
                                <w:spacing w:val="-2"/>
                                <w:sz w:val="19"/>
                              </w:rPr>
                              <w:t>NoEDL</w:t>
                            </w:r>
                          </w:ins>
                        </w:p>
                      </w:txbxContent>
                    </v:textbox>
                  </v:shape>
                  <w10:wrap anchorx="page"/>
                </v:group>
              </w:pict>
            </mc:Fallback>
          </mc:AlternateContent>
        </w:r>
      </w:ins>
      <w:r>
        <w:rPr>
          <w:noProof/>
        </w:rPr>
        <mc:AlternateContent>
          <mc:Choice Requires="wps">
            <w:drawing>
              <wp:anchor distT="0" distB="0" distL="114300" distR="114300" simplePos="0" relativeHeight="15758336" behindDoc="0" locked="0" layoutInCell="1" allowOverlap="1" wp14:anchorId="4035795D" wp14:editId="5E7DAC44">
                <wp:simplePos x="0" y="0"/>
                <wp:positionH relativeFrom="page">
                  <wp:posOffset>2066925</wp:posOffset>
                </wp:positionH>
                <wp:positionV relativeFrom="paragraph">
                  <wp:posOffset>216535</wp:posOffset>
                </wp:positionV>
                <wp:extent cx="196215" cy="645795"/>
                <wp:effectExtent l="0" t="0" r="6985" b="1905"/>
                <wp:wrapNone/>
                <wp:docPr id="164" name="docshape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645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84AC1" w14:textId="77777777" w:rsidR="00A529FC" w:rsidRDefault="00000000">
                            <w:pPr>
                              <w:spacing w:before="12"/>
                              <w:ind w:left="20"/>
                              <w:rPr>
                                <w:rFonts w:ascii="Arial"/>
                                <w:sz w:val="24"/>
                              </w:rPr>
                            </w:pPr>
                            <w:r>
                              <w:rPr>
                                <w:rFonts w:ascii="Arial"/>
                                <w:spacing w:val="-2"/>
                                <w:sz w:val="24"/>
                              </w:rPr>
                              <w:t>Similarity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35795D" id="docshape344" o:spid="_x0000_s1524" type="#_x0000_t202" style="position:absolute;left:0;text-align:left;margin-left:162.75pt;margin-top:17.05pt;width:15.45pt;height:50.85pt;z-index:15758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" filled="f" stroked="f">
                <v:path arrowok="t"/>
                <v:textbox style="layout-flow:vertical;mso-layout-flow-alt:bottom-to-top" inset="0,0,0,0">
                  <w:txbxContent>
                    <w:p w14:paraId="74184AC1" w14:textId="77777777" w:rsidR="00A529FC" w:rsidRDefault="00000000">
                      <w:pPr>
                        <w:spacing w:before="12"/>
                        <w:ind w:left="20"/>
                        <w:rPr>
                          <w:rFonts w:ascii="Arial"/>
                          <w:sz w:val="24"/>
                        </w:rPr>
                      </w:pPr>
                      <w:r>
                        <w:rPr>
                          <w:rFonts w:ascii="Arial"/>
                          <w:spacing w:val="-2"/>
                          <w:sz w:val="24"/>
                        </w:rPr>
                        <w:t>Similarity</w:t>
                      </w:r>
                    </w:p>
                  </w:txbxContent>
                </v:textbox>
                <w10:wrap anchorx="page"/>
              </v:shape>
            </w:pict>
          </mc:Fallback>
        </mc:AlternateContent>
      </w:r>
      <w:r w:rsidR="00000000">
        <w:rPr>
          <w:rFonts w:ascii="Arial"/>
          <w:color w:val="4D4D4D"/>
          <w:spacing w:val="-4"/>
          <w:sz w:val="19"/>
        </w:rPr>
        <w:t>0.20</w:t>
      </w:r>
    </w:p>
    <w:p w14:paraId="66C64105" w14:textId="77777777" w:rsidR="00A529FC" w:rsidRDefault="00A529FC">
      <w:pPr>
        <w:pStyle w:val="BodyText"/>
        <w:spacing w:before="5"/>
        <w:rPr>
          <w:rFonts w:ascii="Arial"/>
          <w:sz w:val="16"/>
        </w:rPr>
      </w:pPr>
    </w:p>
    <w:p w14:paraId="5EB941D1" w14:textId="77777777" w:rsidR="00A529FC" w:rsidRDefault="00000000">
      <w:pPr>
        <w:spacing w:before="1"/>
        <w:ind w:left="2264"/>
        <w:rPr>
          <w:rFonts w:ascii="Arial"/>
          <w:sz w:val="19"/>
        </w:rPr>
      </w:pPr>
      <w:r>
        <w:rPr>
          <w:rFonts w:ascii="Arial"/>
          <w:color w:val="4D4D4D"/>
          <w:spacing w:val="-4"/>
          <w:sz w:val="19"/>
        </w:rPr>
        <w:t>0.15</w:t>
      </w:r>
    </w:p>
    <w:p w14:paraId="041EE970" w14:textId="77777777" w:rsidR="00A529FC" w:rsidRDefault="00A529FC">
      <w:pPr>
        <w:pStyle w:val="BodyText"/>
        <w:spacing w:before="5"/>
        <w:rPr>
          <w:rFonts w:ascii="Arial"/>
          <w:sz w:val="16"/>
        </w:rPr>
      </w:pPr>
    </w:p>
    <w:p w14:paraId="30EE207D" w14:textId="77777777" w:rsidR="00A529FC" w:rsidRDefault="00000000">
      <w:pPr>
        <w:spacing w:before="1"/>
        <w:ind w:left="2264"/>
        <w:rPr>
          <w:rFonts w:ascii="Arial"/>
          <w:sz w:val="19"/>
        </w:rPr>
      </w:pPr>
      <w:r>
        <w:rPr>
          <w:rFonts w:ascii="Arial"/>
          <w:color w:val="4D4D4D"/>
          <w:spacing w:val="-4"/>
          <w:sz w:val="19"/>
        </w:rPr>
        <w:t>0.10</w:t>
      </w:r>
    </w:p>
    <w:p w14:paraId="3A613B18" w14:textId="77777777" w:rsidR="00A529FC" w:rsidRDefault="00A529FC">
      <w:pPr>
        <w:pStyle w:val="BodyText"/>
        <w:spacing w:before="5"/>
        <w:rPr>
          <w:rFonts w:ascii="Arial"/>
          <w:sz w:val="16"/>
        </w:rPr>
      </w:pPr>
    </w:p>
    <w:p w14:paraId="3F24DFD6" w14:textId="77777777" w:rsidR="00A529FC" w:rsidRDefault="00000000">
      <w:pPr>
        <w:ind w:left="2264"/>
        <w:rPr>
          <w:rFonts w:ascii="Arial"/>
          <w:sz w:val="19"/>
        </w:rPr>
      </w:pPr>
      <w:r>
        <w:rPr>
          <w:rFonts w:ascii="Arial"/>
          <w:color w:val="4D4D4D"/>
          <w:spacing w:val="-4"/>
          <w:sz w:val="19"/>
        </w:rPr>
        <w:t>0.05</w:t>
      </w:r>
    </w:p>
    <w:p w14:paraId="04ABDF99" w14:textId="77777777" w:rsidR="00A529FC" w:rsidRDefault="00A529FC">
      <w:pPr>
        <w:pStyle w:val="BodyText"/>
        <w:spacing w:before="2"/>
        <w:rPr>
          <w:rFonts w:ascii="Arial"/>
          <w:sz w:val="20"/>
        </w:rPr>
      </w:pPr>
    </w:p>
    <w:p w14:paraId="50ADB5AA" w14:textId="77777777" w:rsidR="00A529FC" w:rsidRDefault="00000000">
      <w:pPr>
        <w:tabs>
          <w:tab w:val="left" w:pos="3468"/>
          <w:tab w:val="left" w:pos="3939"/>
          <w:tab w:val="left" w:pos="4409"/>
          <w:tab w:val="left" w:pos="4827"/>
          <w:tab w:val="left" w:pos="5249"/>
          <w:tab w:val="left" w:pos="5614"/>
          <w:tab w:val="left" w:pos="5926"/>
        </w:tabs>
        <w:spacing w:before="96" w:line="213" w:lineRule="exact"/>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r>
        <w:rPr>
          <w:rFonts w:ascii="Arial"/>
          <w:color w:val="4D4D4D"/>
          <w:sz w:val="19"/>
        </w:rPr>
        <w:tab/>
      </w: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r>
        <w:rPr>
          <w:rFonts w:ascii="Arial"/>
          <w:color w:val="4D4D4D"/>
          <w:sz w:val="19"/>
        </w:rPr>
        <w:tab/>
        <w:t>10</w:t>
      </w:r>
      <w:r>
        <w:rPr>
          <w:rFonts w:ascii="Arial"/>
          <w:color w:val="4D4D4D"/>
          <w:spacing w:val="73"/>
          <w:w w:val="150"/>
          <w:sz w:val="19"/>
        </w:rPr>
        <w:t xml:space="preserve"> </w:t>
      </w:r>
      <w:r>
        <w:rPr>
          <w:rFonts w:ascii="Arial"/>
          <w:color w:val="4D4D4D"/>
          <w:sz w:val="19"/>
        </w:rPr>
        <w:t>15</w:t>
      </w:r>
      <w:r>
        <w:rPr>
          <w:rFonts w:ascii="Arial"/>
          <w:color w:val="4D4D4D"/>
          <w:spacing w:val="74"/>
          <w:w w:val="150"/>
          <w:sz w:val="19"/>
        </w:rPr>
        <w:t xml:space="preserve"> </w:t>
      </w:r>
      <w:r>
        <w:rPr>
          <w:rFonts w:ascii="Arial"/>
          <w:color w:val="4D4D4D"/>
          <w:sz w:val="19"/>
        </w:rPr>
        <w:t>20</w:t>
      </w:r>
      <w:r>
        <w:rPr>
          <w:rFonts w:ascii="Arial"/>
          <w:color w:val="4D4D4D"/>
          <w:spacing w:val="74"/>
          <w:w w:val="150"/>
          <w:sz w:val="19"/>
        </w:rPr>
        <w:t xml:space="preserve"> </w:t>
      </w:r>
      <w:r>
        <w:rPr>
          <w:rFonts w:ascii="Arial"/>
          <w:color w:val="4D4D4D"/>
          <w:sz w:val="19"/>
        </w:rPr>
        <w:t>25</w:t>
      </w:r>
      <w:r>
        <w:rPr>
          <w:rFonts w:ascii="Arial"/>
          <w:color w:val="4D4D4D"/>
          <w:spacing w:val="73"/>
          <w:w w:val="150"/>
          <w:sz w:val="19"/>
        </w:rPr>
        <w:t xml:space="preserve"> </w:t>
      </w:r>
      <w:r>
        <w:rPr>
          <w:rFonts w:ascii="Arial"/>
          <w:color w:val="4D4D4D"/>
          <w:spacing w:val="-5"/>
          <w:sz w:val="19"/>
        </w:rPr>
        <w:t>30</w:t>
      </w:r>
    </w:p>
    <w:p w14:paraId="331F26BB" w14:textId="77777777" w:rsidR="00A529FC" w:rsidRDefault="00000000">
      <w:pPr>
        <w:pStyle w:val="Heading1"/>
        <w:spacing w:line="270" w:lineRule="exact"/>
        <w:ind w:left="988"/>
        <w:rPr>
          <w:rFonts w:ascii="Arial"/>
        </w:rPr>
      </w:pPr>
      <w:r>
        <w:rPr>
          <w:rFonts w:ascii="Arial"/>
          <w:spacing w:val="-2"/>
        </w:rPr>
        <w:t>Epoch</w:t>
      </w:r>
    </w:p>
    <w:p w14:paraId="4D1DA3F5" w14:textId="77777777" w:rsidR="00A529FC" w:rsidRDefault="00A529FC">
      <w:pPr>
        <w:pStyle w:val="BodyText"/>
        <w:rPr>
          <w:rFonts w:ascii="Arial"/>
          <w:sz w:val="11"/>
        </w:rPr>
      </w:pPr>
    </w:p>
    <w:p w14:paraId="0527C78C" w14:textId="60B662C7" w:rsidR="00A529FC" w:rsidRDefault="006228F8">
      <w:pPr>
        <w:tabs>
          <w:tab w:val="left" w:pos="4755"/>
          <w:tab w:val="left" w:pos="6353"/>
        </w:tabs>
        <w:spacing w:before="95"/>
        <w:ind w:left="3161"/>
        <w:rPr>
          <w:rFonts w:ascii="Arial"/>
          <w:sz w:val="19"/>
        </w:rPr>
      </w:pPr>
      <w:r>
        <w:rPr>
          <w:noProof/>
        </w:rPr>
        <mc:AlternateContent>
          <mc:Choice Requires="wps">
            <w:drawing>
              <wp:anchor distT="0" distB="0" distL="114300" distR="114300" simplePos="0" relativeHeight="15754240" behindDoc="0" locked="0" layoutInCell="1" allowOverlap="1" wp14:anchorId="1646917C" wp14:editId="2C48014A">
                <wp:simplePos x="0" y="0"/>
                <wp:positionH relativeFrom="page">
                  <wp:posOffset>2691130</wp:posOffset>
                </wp:positionH>
                <wp:positionV relativeFrom="paragraph">
                  <wp:posOffset>118745</wp:posOffset>
                </wp:positionV>
                <wp:extent cx="70485" cy="21590"/>
                <wp:effectExtent l="0" t="0" r="5715" b="3810"/>
                <wp:wrapNone/>
                <wp:docPr id="163" name="docshape3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A3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4E9FBF" id="docshape345" o:spid="_x0000_s1026" style="position:absolute;margin-left:211.9pt;margin-top:9.35pt;width:5.55pt;height:1.7pt;z-index:1575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" fillcolor="#00ba38" stroked="f">
                <v:path arrowok="t"/>
                <w10:wrap anchorx="page"/>
              </v:rect>
            </w:pict>
          </mc:Fallback>
        </mc:AlternateContent>
      </w:r>
      <w:del w:id="475" w:author="Author" w:date="2022-09-10T01:53:00Z">
        <w:r w:rsidR="002F233B">
          <w:rPr>
            <w:noProof/>
          </w:rPr>
          <mc:AlternateContent>
            <mc:Choice Requires="wps">
              <w:drawing>
                <wp:anchor distT="0" distB="0" distL="114300" distR="114300" simplePos="0" relativeHeight="487645184" behindDoc="1" locked="0" layoutInCell="1" allowOverlap="1" wp14:anchorId="4FF84588" wp14:editId="02905910">
                  <wp:simplePos x="0" y="0"/>
                  <wp:positionH relativeFrom="page">
                    <wp:posOffset>3703320</wp:posOffset>
                  </wp:positionH>
                  <wp:positionV relativeFrom="paragraph">
                    <wp:posOffset>118745</wp:posOffset>
                  </wp:positionV>
                  <wp:extent cx="70485" cy="21590"/>
                  <wp:effectExtent l="0" t="0" r="5715" b="3810"/>
                  <wp:wrapNone/>
                  <wp:docPr id="924" name="docshape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BA4E423" id="docshape346" o:spid="_x0000_s1026" style="position:absolute;margin-left:291.6pt;margin-top:9.35pt;width:5.55pt;height:1.7pt;z-index:-15671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sidR="002F233B">
          <w:rPr>
            <w:noProof/>
          </w:rPr>
          <mc:AlternateContent>
            <mc:Choice Requires="wps">
              <w:drawing>
                <wp:anchor distT="0" distB="0" distL="114300" distR="114300" simplePos="0" relativeHeight="487646208" behindDoc="1" locked="0" layoutInCell="1" allowOverlap="1" wp14:anchorId="76B56871" wp14:editId="2874A8A5">
                  <wp:simplePos x="0" y="0"/>
                  <wp:positionH relativeFrom="page">
                    <wp:posOffset>4718050</wp:posOffset>
                  </wp:positionH>
                  <wp:positionV relativeFrom="paragraph">
                    <wp:posOffset>118745</wp:posOffset>
                  </wp:positionV>
                  <wp:extent cx="70485" cy="21590"/>
                  <wp:effectExtent l="0" t="0" r="5715" b="3810"/>
                  <wp:wrapNone/>
                  <wp:docPr id="925" name="docshape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EA9D9" id="docshape347" o:spid="_x0000_s1026" style="position:absolute;margin-left:371.5pt;margin-top:9.35pt;width:5.55pt;height:1.7pt;z-index:-1567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del>
      <w:ins w:id="476" w:author="Author" w:date="2022-09-10T01:53:00Z">
        <w:r>
          <w:rPr>
            <w:noProof/>
          </w:rPr>
          <mc:AlternateContent>
            <mc:Choice Requires="wps">
              <w:drawing>
                <wp:anchor distT="0" distB="0" distL="114300" distR="114300" simplePos="0" relativeHeight="486586368" behindDoc="1" locked="0" layoutInCell="1" allowOverlap="1" wp14:anchorId="6166330C" wp14:editId="28C131EC">
                  <wp:simplePos x="0" y="0"/>
                  <wp:positionH relativeFrom="page">
                    <wp:posOffset>3703320</wp:posOffset>
                  </wp:positionH>
                  <wp:positionV relativeFrom="paragraph">
                    <wp:posOffset>118745</wp:posOffset>
                  </wp:positionV>
                  <wp:extent cx="70485" cy="21590"/>
                  <wp:effectExtent l="0" t="0" r="5715" b="3810"/>
                  <wp:wrapNone/>
                  <wp:docPr id="162" name="docshape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619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F5C426" id="docshape346" o:spid="_x0000_s1026" style="position:absolute;margin-left:291.6pt;margin-top:9.35pt;width:5.55pt;height:1.7pt;z-index:-167301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" fillcolor="#619cff" stroked="f">
                  <v:path arrowok="t"/>
                  <w10:wrap anchorx="page"/>
                </v:rect>
              </w:pict>
            </mc:Fallback>
          </mc:AlternateContent>
        </w:r>
        <w:r>
          <w:rPr>
            <w:noProof/>
          </w:rPr>
          <mc:AlternateContent>
            <mc:Choice Requires="wps">
              <w:drawing>
                <wp:anchor distT="0" distB="0" distL="114300" distR="114300" simplePos="0" relativeHeight="486586880" behindDoc="1" locked="0" layoutInCell="1" allowOverlap="1" wp14:anchorId="16A4E70E" wp14:editId="4F40C007">
                  <wp:simplePos x="0" y="0"/>
                  <wp:positionH relativeFrom="page">
                    <wp:posOffset>4718050</wp:posOffset>
                  </wp:positionH>
                  <wp:positionV relativeFrom="paragraph">
                    <wp:posOffset>118745</wp:posOffset>
                  </wp:positionV>
                  <wp:extent cx="70485" cy="21590"/>
                  <wp:effectExtent l="0" t="0" r="5715" b="3810"/>
                  <wp:wrapNone/>
                  <wp:docPr id="161" name="docshape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E45E03" id="docshape347" o:spid="_x0000_s1026" style="position:absolute;margin-left:371.5pt;margin-top:9.35pt;width:5.55pt;height:1.7pt;z-index:-16729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" fillcolor="#f8766d" stroked="f">
                  <v:path arrowok="t"/>
                  <w10:wrap anchorx="page"/>
                </v:rect>
              </w:pict>
            </mc:Fallback>
          </mc:AlternateContent>
        </w:r>
      </w:ins>
      <w:r w:rsidR="00000000">
        <w:rPr>
          <w:rFonts w:ascii="Arial"/>
          <w:sz w:val="19"/>
        </w:rPr>
        <w:t>CA3</w:t>
      </w:r>
      <w:r w:rsidR="00000000">
        <w:rPr>
          <w:rFonts w:ascii="Arial"/>
          <w:spacing w:val="3"/>
          <w:sz w:val="19"/>
        </w:rPr>
        <w:t xml:space="preserve"> </w:t>
      </w:r>
      <w:r w:rsidR="00000000">
        <w:rPr>
          <w:rFonts w:ascii="Arial"/>
          <w:spacing w:val="-2"/>
          <w:sz w:val="19"/>
        </w:rPr>
        <w:t>WithinAB</w:t>
      </w:r>
      <w:r w:rsidR="00000000">
        <w:rPr>
          <w:rFonts w:ascii="Arial"/>
          <w:sz w:val="19"/>
        </w:rPr>
        <w:tab/>
        <w:t>CA3</w:t>
      </w:r>
      <w:r w:rsidR="00000000">
        <w:rPr>
          <w:rFonts w:ascii="Arial"/>
          <w:spacing w:val="3"/>
          <w:sz w:val="19"/>
        </w:rPr>
        <w:t xml:space="preserve"> </w:t>
      </w:r>
      <w:r w:rsidR="00000000">
        <w:rPr>
          <w:rFonts w:ascii="Arial"/>
          <w:spacing w:val="-2"/>
          <w:sz w:val="19"/>
        </w:rPr>
        <w:t>WithinAC</w:t>
      </w:r>
      <w:r w:rsidR="00000000">
        <w:rPr>
          <w:rFonts w:ascii="Arial"/>
          <w:sz w:val="19"/>
        </w:rPr>
        <w:tab/>
        <w:t>CA3</w:t>
      </w:r>
      <w:r w:rsidR="00000000">
        <w:rPr>
          <w:rFonts w:ascii="Arial"/>
          <w:spacing w:val="3"/>
          <w:sz w:val="19"/>
        </w:rPr>
        <w:t xml:space="preserve"> </w:t>
      </w:r>
      <w:r w:rsidR="00000000">
        <w:rPr>
          <w:rFonts w:ascii="Arial"/>
          <w:spacing w:val="-2"/>
          <w:sz w:val="19"/>
        </w:rPr>
        <w:t>Between</w:t>
      </w:r>
    </w:p>
    <w:p w14:paraId="621EFBA8" w14:textId="77777777" w:rsidR="00A529FC" w:rsidRDefault="00A529FC">
      <w:pPr>
        <w:pStyle w:val="BodyText"/>
        <w:rPr>
          <w:rFonts w:ascii="Arial"/>
          <w:sz w:val="20"/>
        </w:rPr>
      </w:pPr>
    </w:p>
    <w:p w14:paraId="59A945E7" w14:textId="77777777" w:rsidR="00A529FC" w:rsidRDefault="00A529FC">
      <w:pPr>
        <w:pStyle w:val="BodyText"/>
        <w:spacing w:before="9"/>
        <w:rPr>
          <w:rFonts w:ascii="Arial"/>
          <w:sz w:val="15"/>
        </w:rPr>
      </w:pPr>
    </w:p>
    <w:p w14:paraId="4DEBA202" w14:textId="6159F438" w:rsidR="00A529FC" w:rsidRDefault="002F233B">
      <w:pPr>
        <w:spacing w:before="96"/>
        <w:ind w:left="2264"/>
        <w:rPr>
          <w:rFonts w:ascii="Arial"/>
          <w:sz w:val="19"/>
        </w:rPr>
      </w:pPr>
      <w:del w:id="477" w:author="Author" w:date="2022-09-10T01:53:00Z">
        <w:r>
          <w:rPr>
            <w:noProof/>
          </w:rPr>
          <mc:AlternateContent>
            <mc:Choice Requires="wpg">
              <w:drawing>
                <wp:anchor distT="0" distB="0" distL="114300" distR="114300" simplePos="0" relativeHeight="487648256" behindDoc="0" locked="0" layoutInCell="1" allowOverlap="1" wp14:anchorId="52FAFE21" wp14:editId="01F42683">
                  <wp:simplePos x="0" y="0"/>
                  <wp:positionH relativeFrom="page">
                    <wp:posOffset>2533650</wp:posOffset>
                  </wp:positionH>
                  <wp:positionV relativeFrom="paragraph">
                    <wp:posOffset>-121285</wp:posOffset>
                  </wp:positionV>
                  <wp:extent cx="1510030" cy="1473835"/>
                  <wp:effectExtent l="0" t="0" r="13970" b="12065"/>
                  <wp:wrapNone/>
                  <wp:docPr id="926"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927" name="docshape349"/>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8" name="docshape350"/>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docshape351"/>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0" name="docshape352"/>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1" name="docshape353"/>
                          <wps:cNvSpPr>
                            <a:spLocks/>
                          </wps:cNvSpPr>
                          <wps:spPr bwMode="auto">
                            <a:xfrm>
                              <a:off x="4030" y="116"/>
                              <a:ext cx="2330" cy="1974"/>
                            </a:xfrm>
                            <a:prstGeom prst="rect">
                              <a:avLst/>
                            </a:prstGeom>
                            <a:noFill/>
                            <a:ln w="9855">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2" name="docshape354"/>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3" name="docshape355"/>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4" name="docshape356"/>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97F13" w14:textId="77777777" w:rsidR="00ED530C" w:rsidRDefault="00000000">
                                <w:pPr>
                                  <w:spacing w:before="44"/>
                                  <w:ind w:left="799"/>
                                  <w:rPr>
                                    <w:del w:id="478" w:author="Author" w:date="2022-09-10T01:53:00Z"/>
                                    <w:rFonts w:ascii="Arial"/>
                                    <w:sz w:val="19"/>
                                  </w:rPr>
                                </w:pPr>
                                <w:del w:id="479" w:author="Author" w:date="2022-09-10T01:53:00Z">
                                  <w:r>
                                    <w:rPr>
                                      <w:rFonts w:ascii="Arial"/>
                                      <w:color w:val="FFFFFF"/>
                                      <w:spacing w:val="-2"/>
                                      <w:sz w:val="19"/>
                                    </w:rPr>
                                    <w:delText>Theremin</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FAFE21" id="docshapegroup348" o:spid="_x0000_s1525" style="position:absolute;left:0;text-align:left;margin-left:199.5pt;margin-top:-9.55pt;width:118.9pt;height:116.05pt;z-index:48764825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">
                  <v:shape id="docshape349" o:spid="_x0000_s1526"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docshape350" o:spid="_x0000_s1527"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51" o:spid="_x0000_s1528"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52" o:spid="_x0000_s1529"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53" o:spid="_x0000_s1530"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" filled="f" strokecolor="#b3b3b3" strokeweight=".27375mm">
                    <v:path arrowok="t"/>
                  </v:rect>
                  <v:rect id="docshape354" o:spid="_x0000_s1531"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" fillcolor="#b3b3b3" stroked="f">
                    <v:path arrowok="t"/>
                  </v:rect>
                  <v:shape id="docshape355" o:spid="_x0000_s1532"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6" o:spid="_x0000_s1533"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I7TY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" filled="f" stroked="f">
                    <v:path arrowok="t"/>
                    <v:textbox inset="0,0,0,0">
                      <w:txbxContent>
                        <w:p w14:paraId="6AC97F13" w14:textId="77777777" w:rsidR="00ED530C" w:rsidRDefault="00000000">
                          <w:pPr>
                            <w:spacing w:before="44"/>
                            <w:ind w:left="799"/>
                            <w:rPr>
                              <w:del w:id="480" w:author="Author" w:date="2022-09-10T01:53:00Z"/>
                              <w:rFonts w:ascii="Arial"/>
                              <w:sz w:val="19"/>
                            </w:rPr>
                          </w:pPr>
                          <w:del w:id="481" w:author="Author" w:date="2022-09-10T01:53:00Z">
                            <w:r>
                              <w:rPr>
                                <w:rFonts w:ascii="Arial"/>
                                <w:color w:val="FFFFFF"/>
                                <w:spacing w:val="-2"/>
                                <w:sz w:val="19"/>
                              </w:rPr>
                              <w:delText>Theremin</w:delText>
                            </w:r>
                          </w:del>
                        </w:p>
                      </w:txbxContent>
                    </v:textbox>
                  </v:shape>
                  <w10:wrap anchorx="page"/>
                </v:group>
              </w:pict>
            </mc:Fallback>
          </mc:AlternateContent>
        </w:r>
        <w:r>
          <w:rPr>
            <w:noProof/>
          </w:rPr>
          <mc:AlternateContent>
            <mc:Choice Requires="wpg">
              <w:drawing>
                <wp:anchor distT="0" distB="0" distL="114300" distR="114300" simplePos="0" relativeHeight="487649280" behindDoc="0" locked="0" layoutInCell="1" allowOverlap="1" wp14:anchorId="0E761FFF" wp14:editId="64B63A27">
                  <wp:simplePos x="0" y="0"/>
                  <wp:positionH relativeFrom="page">
                    <wp:posOffset>4180205</wp:posOffset>
                  </wp:positionH>
                  <wp:positionV relativeFrom="paragraph">
                    <wp:posOffset>-121285</wp:posOffset>
                  </wp:positionV>
                  <wp:extent cx="1489710" cy="1473835"/>
                  <wp:effectExtent l="12700" t="0" r="8890" b="12065"/>
                  <wp:wrapNone/>
                  <wp:docPr id="935" name="docshapegroup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936" name="docshape358"/>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 name="docshape359"/>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 name="docshape360"/>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9" name="docshape361"/>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0" name="docshape362"/>
                          <wps:cNvSpPr>
                            <a:spLocks/>
                          </wps:cNvSpPr>
                          <wps:spPr bwMode="auto">
                            <a:xfrm>
                              <a:off x="6590" y="116"/>
                              <a:ext cx="2330" cy="1974"/>
                            </a:xfrm>
                            <a:prstGeom prst="rect">
                              <a:avLst/>
                            </a:prstGeom>
                            <a:noFill/>
                            <a:ln w="9855">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1" name="docshape363"/>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42" name="docshape364"/>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3" name="docshape365"/>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96BC75" w14:textId="77777777" w:rsidR="00ED530C" w:rsidRDefault="00000000">
                                <w:pPr>
                                  <w:spacing w:before="44"/>
                                  <w:ind w:left="851" w:right="851"/>
                                  <w:jc w:val="center"/>
                                  <w:rPr>
                                    <w:del w:id="482" w:author="Author" w:date="2022-09-10T01:53:00Z"/>
                                    <w:rFonts w:ascii="Arial"/>
                                    <w:sz w:val="19"/>
                                  </w:rPr>
                                </w:pPr>
                                <w:del w:id="483" w:author="Author" w:date="2022-09-10T01:53:00Z">
                                  <w:r>
                                    <w:rPr>
                                      <w:rFonts w:ascii="Arial"/>
                                      <w:color w:val="FFFFFF"/>
                                      <w:spacing w:val="-2"/>
                                      <w:sz w:val="19"/>
                                    </w:rPr>
                                    <w:delText>NoEDL</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761FFF" id="docshapegroup357" o:spid="_x0000_s1534" style="position:absolute;left:0;text-align:left;margin-left:329.15pt;margin-top:-9.55pt;width:117.3pt;height:116.05pt;z-index:487649280;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">
                  <v:shape id="docshape358" o:spid="_x0000_s1535"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9" o:spid="_x0000_s1536"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docshape360" o:spid="_x0000_s1537"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61" o:spid="_x0000_s1538"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62" o:spid="_x0000_s1539"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" filled="f" strokecolor="#b3b3b3" strokeweight=".27375mm">
                    <v:path arrowok="t"/>
                  </v:rect>
                  <v:rect id="docshape363" o:spid="_x0000_s1540"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" fillcolor="#b3b3b3" stroked="f">
                    <v:path arrowok="t"/>
                  </v:rect>
                  <v:shape id="docshape364" o:spid="_x0000_s1541"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65" o:spid="_x0000_s1542"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" filled="f" stroked="f">
                    <v:path arrowok="t"/>
                    <v:textbox inset="0,0,0,0">
                      <w:txbxContent>
                        <w:p w14:paraId="2196BC75" w14:textId="77777777" w:rsidR="00ED530C" w:rsidRDefault="00000000">
                          <w:pPr>
                            <w:spacing w:before="44"/>
                            <w:ind w:left="851" w:right="851"/>
                            <w:jc w:val="center"/>
                            <w:rPr>
                              <w:del w:id="484" w:author="Author" w:date="2022-09-10T01:53:00Z"/>
                              <w:rFonts w:ascii="Arial"/>
                              <w:sz w:val="19"/>
                            </w:rPr>
                          </w:pPr>
                          <w:del w:id="485" w:author="Author" w:date="2022-09-10T01:53:00Z">
                            <w:r>
                              <w:rPr>
                                <w:rFonts w:ascii="Arial"/>
                                <w:color w:val="FFFFFF"/>
                                <w:spacing w:val="-2"/>
                                <w:sz w:val="19"/>
                              </w:rPr>
                              <w:delText>NoEDL</w:delText>
                            </w:r>
                          </w:del>
                        </w:p>
                      </w:txbxContent>
                    </v:textbox>
                  </v:shape>
                  <w10:wrap anchorx="page"/>
                </v:group>
              </w:pict>
            </mc:Fallback>
          </mc:AlternateContent>
        </w:r>
      </w:del>
      <w:ins w:id="486" w:author="Author" w:date="2022-09-10T01:53:00Z">
        <w:r w:rsidR="006228F8">
          <w:rPr>
            <w:noProof/>
          </w:rPr>
          <mc:AlternateContent>
            <mc:Choice Requires="wpg">
              <w:drawing>
                <wp:anchor distT="0" distB="0" distL="114300" distR="114300" simplePos="0" relativeHeight="15755776" behindDoc="0" locked="0" layoutInCell="1" allowOverlap="1" wp14:anchorId="0213B260" wp14:editId="48AEBA95">
                  <wp:simplePos x="0" y="0"/>
                  <wp:positionH relativeFrom="page">
                    <wp:posOffset>2533650</wp:posOffset>
                  </wp:positionH>
                  <wp:positionV relativeFrom="paragraph">
                    <wp:posOffset>-121285</wp:posOffset>
                  </wp:positionV>
                  <wp:extent cx="1510030" cy="1473835"/>
                  <wp:effectExtent l="0" t="0" r="13970" b="12065"/>
                  <wp:wrapNone/>
                  <wp:docPr id="152" name="docshapegroup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10030" cy="1473835"/>
                            <a:chOff x="3990" y="-191"/>
                            <a:chExt cx="2378" cy="2321"/>
                          </a:xfrm>
                        </wpg:grpSpPr>
                        <wps:wsp>
                          <wps:cNvPr id="153" name="docshape349"/>
                          <wps:cNvSpPr>
                            <a:spLocks/>
                          </wps:cNvSpPr>
                          <wps:spPr bwMode="auto">
                            <a:xfrm>
                              <a:off x="4030" y="116"/>
                              <a:ext cx="2330" cy="1974"/>
                            </a:xfrm>
                            <a:custGeom>
                              <a:avLst/>
                              <a:gdLst>
                                <a:gd name="T0" fmla="+- 0 4030 4030"/>
                                <a:gd name="T1" fmla="*/ T0 w 2330"/>
                                <a:gd name="T2" fmla="+- 0 1776 117"/>
                                <a:gd name="T3" fmla="*/ 1776 h 1974"/>
                                <a:gd name="T4" fmla="+- 0 6360 4030"/>
                                <a:gd name="T5" fmla="*/ T4 w 2330"/>
                                <a:gd name="T6" fmla="+- 0 1776 117"/>
                                <a:gd name="T7" fmla="*/ 1776 h 1974"/>
                                <a:gd name="T8" fmla="+- 0 4030 4030"/>
                                <a:gd name="T9" fmla="*/ T8 w 2330"/>
                                <a:gd name="T10" fmla="+- 0 1327 117"/>
                                <a:gd name="T11" fmla="*/ 1327 h 1974"/>
                                <a:gd name="T12" fmla="+- 0 6360 4030"/>
                                <a:gd name="T13" fmla="*/ T12 w 2330"/>
                                <a:gd name="T14" fmla="+- 0 1327 117"/>
                                <a:gd name="T15" fmla="*/ 1327 h 1974"/>
                                <a:gd name="T16" fmla="+- 0 4030 4030"/>
                                <a:gd name="T17" fmla="*/ T16 w 2330"/>
                                <a:gd name="T18" fmla="+- 0 878 117"/>
                                <a:gd name="T19" fmla="*/ 878 h 1974"/>
                                <a:gd name="T20" fmla="+- 0 6360 4030"/>
                                <a:gd name="T21" fmla="*/ T20 w 2330"/>
                                <a:gd name="T22" fmla="+- 0 878 117"/>
                                <a:gd name="T23" fmla="*/ 878 h 1974"/>
                                <a:gd name="T24" fmla="+- 0 4030 4030"/>
                                <a:gd name="T25" fmla="*/ T24 w 2330"/>
                                <a:gd name="T26" fmla="+- 0 430 117"/>
                                <a:gd name="T27" fmla="*/ 430 h 1974"/>
                                <a:gd name="T28" fmla="+- 0 6360 4030"/>
                                <a:gd name="T29" fmla="*/ T28 w 2330"/>
                                <a:gd name="T30" fmla="+- 0 430 117"/>
                                <a:gd name="T31" fmla="*/ 430 h 1974"/>
                                <a:gd name="T32" fmla="+- 0 4136 4030"/>
                                <a:gd name="T33" fmla="*/ T32 w 2330"/>
                                <a:gd name="T34" fmla="+- 0 2090 117"/>
                                <a:gd name="T35" fmla="*/ 2090 h 1974"/>
                                <a:gd name="T36" fmla="+- 0 4136 4030"/>
                                <a:gd name="T37" fmla="*/ T36 w 2330"/>
                                <a:gd name="T38" fmla="+- 0 117 117"/>
                                <a:gd name="T39" fmla="*/ 117 h 1974"/>
                                <a:gd name="T40" fmla="+- 0 4607 4030"/>
                                <a:gd name="T41" fmla="*/ T40 w 2330"/>
                                <a:gd name="T42" fmla="+- 0 2090 117"/>
                                <a:gd name="T43" fmla="*/ 2090 h 1974"/>
                                <a:gd name="T44" fmla="+- 0 4607 4030"/>
                                <a:gd name="T45" fmla="*/ T44 w 2330"/>
                                <a:gd name="T46" fmla="+- 0 117 117"/>
                                <a:gd name="T47" fmla="*/ 117 h 1974"/>
                                <a:gd name="T48" fmla="+- 0 5077 4030"/>
                                <a:gd name="T49" fmla="*/ T48 w 2330"/>
                                <a:gd name="T50" fmla="+- 0 2090 117"/>
                                <a:gd name="T51" fmla="*/ 2090 h 1974"/>
                                <a:gd name="T52" fmla="+- 0 5077 4030"/>
                                <a:gd name="T53" fmla="*/ T52 w 2330"/>
                                <a:gd name="T54" fmla="+- 0 117 117"/>
                                <a:gd name="T55" fmla="*/ 117 h 1974"/>
                                <a:gd name="T56" fmla="+- 0 5548 4030"/>
                                <a:gd name="T57" fmla="*/ T56 w 2330"/>
                                <a:gd name="T58" fmla="+- 0 2090 117"/>
                                <a:gd name="T59" fmla="*/ 2090 h 1974"/>
                                <a:gd name="T60" fmla="+- 0 5548 4030"/>
                                <a:gd name="T61" fmla="*/ T60 w 2330"/>
                                <a:gd name="T62" fmla="+- 0 117 117"/>
                                <a:gd name="T63" fmla="*/ 117 h 1974"/>
                                <a:gd name="T64" fmla="+- 0 6019 4030"/>
                                <a:gd name="T65" fmla="*/ T64 w 2330"/>
                                <a:gd name="T66" fmla="+- 0 2090 117"/>
                                <a:gd name="T67" fmla="*/ 2090 h 1974"/>
                                <a:gd name="T68" fmla="+- 0 6019 4030"/>
                                <a:gd name="T69" fmla="*/ T68 w 2330"/>
                                <a:gd name="T70" fmla="+- 0 117 117"/>
                                <a:gd name="T71"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106" y="1973"/>
                                  </a:moveTo>
                                  <a:lnTo>
                                    <a:pt x="106" y="0"/>
                                  </a:lnTo>
                                  <a:moveTo>
                                    <a:pt x="577" y="1973"/>
                                  </a:moveTo>
                                  <a:lnTo>
                                    <a:pt x="577" y="0"/>
                                  </a:lnTo>
                                  <a:moveTo>
                                    <a:pt x="1047" y="1973"/>
                                  </a:moveTo>
                                  <a:lnTo>
                                    <a:pt x="1047" y="0"/>
                                  </a:lnTo>
                                  <a:moveTo>
                                    <a:pt x="1518" y="1973"/>
                                  </a:moveTo>
                                  <a:lnTo>
                                    <a:pt x="1518" y="0"/>
                                  </a:lnTo>
                                  <a:moveTo>
                                    <a:pt x="1989" y="1973"/>
                                  </a:moveTo>
                                  <a:lnTo>
                                    <a:pt x="1989"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 name="docshape350"/>
                          <wps:cNvSpPr>
                            <a:spLocks/>
                          </wps:cNvSpPr>
                          <wps:spPr bwMode="auto">
                            <a:xfrm>
                              <a:off x="4030" y="116"/>
                              <a:ext cx="2330" cy="1974"/>
                            </a:xfrm>
                            <a:custGeom>
                              <a:avLst/>
                              <a:gdLst>
                                <a:gd name="T0" fmla="+- 0 4030 4030"/>
                                <a:gd name="T1" fmla="*/ T0 w 2330"/>
                                <a:gd name="T2" fmla="+- 0 2000 117"/>
                                <a:gd name="T3" fmla="*/ 2000 h 1974"/>
                                <a:gd name="T4" fmla="+- 0 6360 4030"/>
                                <a:gd name="T5" fmla="*/ T4 w 2330"/>
                                <a:gd name="T6" fmla="+- 0 2000 117"/>
                                <a:gd name="T7" fmla="*/ 2000 h 1974"/>
                                <a:gd name="T8" fmla="+- 0 4030 4030"/>
                                <a:gd name="T9" fmla="*/ T8 w 2330"/>
                                <a:gd name="T10" fmla="+- 0 1552 117"/>
                                <a:gd name="T11" fmla="*/ 1552 h 1974"/>
                                <a:gd name="T12" fmla="+- 0 6360 4030"/>
                                <a:gd name="T13" fmla="*/ T12 w 2330"/>
                                <a:gd name="T14" fmla="+- 0 1552 117"/>
                                <a:gd name="T15" fmla="*/ 1552 h 1974"/>
                                <a:gd name="T16" fmla="+- 0 4030 4030"/>
                                <a:gd name="T17" fmla="*/ T16 w 2330"/>
                                <a:gd name="T18" fmla="+- 0 1103 117"/>
                                <a:gd name="T19" fmla="*/ 1103 h 1974"/>
                                <a:gd name="T20" fmla="+- 0 6360 4030"/>
                                <a:gd name="T21" fmla="*/ T20 w 2330"/>
                                <a:gd name="T22" fmla="+- 0 1103 117"/>
                                <a:gd name="T23" fmla="*/ 1103 h 1974"/>
                                <a:gd name="T24" fmla="+- 0 4030 4030"/>
                                <a:gd name="T25" fmla="*/ T24 w 2330"/>
                                <a:gd name="T26" fmla="+- 0 654 117"/>
                                <a:gd name="T27" fmla="*/ 654 h 1974"/>
                                <a:gd name="T28" fmla="+- 0 6360 4030"/>
                                <a:gd name="T29" fmla="*/ T28 w 2330"/>
                                <a:gd name="T30" fmla="+- 0 654 117"/>
                                <a:gd name="T31" fmla="*/ 654 h 1974"/>
                                <a:gd name="T32" fmla="+- 0 4030 4030"/>
                                <a:gd name="T33" fmla="*/ T32 w 2330"/>
                                <a:gd name="T34" fmla="+- 0 205 117"/>
                                <a:gd name="T35" fmla="*/ 205 h 1974"/>
                                <a:gd name="T36" fmla="+- 0 6360 4030"/>
                                <a:gd name="T37" fmla="*/ T36 w 2330"/>
                                <a:gd name="T38" fmla="+- 0 205 117"/>
                                <a:gd name="T39" fmla="*/ 205 h 1974"/>
                                <a:gd name="T40" fmla="+- 0 4371 4030"/>
                                <a:gd name="T41" fmla="*/ T40 w 2330"/>
                                <a:gd name="T42" fmla="+- 0 2090 117"/>
                                <a:gd name="T43" fmla="*/ 2090 h 1974"/>
                                <a:gd name="T44" fmla="+- 0 4371 4030"/>
                                <a:gd name="T45" fmla="*/ T44 w 2330"/>
                                <a:gd name="T46" fmla="+- 0 117 117"/>
                                <a:gd name="T47" fmla="*/ 117 h 1974"/>
                                <a:gd name="T48" fmla="+- 0 4842 4030"/>
                                <a:gd name="T49" fmla="*/ T48 w 2330"/>
                                <a:gd name="T50" fmla="+- 0 2090 117"/>
                                <a:gd name="T51" fmla="*/ 2090 h 1974"/>
                                <a:gd name="T52" fmla="+- 0 4842 4030"/>
                                <a:gd name="T53" fmla="*/ T52 w 2330"/>
                                <a:gd name="T54" fmla="+- 0 117 117"/>
                                <a:gd name="T55" fmla="*/ 117 h 1974"/>
                                <a:gd name="T56" fmla="+- 0 5313 4030"/>
                                <a:gd name="T57" fmla="*/ T56 w 2330"/>
                                <a:gd name="T58" fmla="+- 0 2090 117"/>
                                <a:gd name="T59" fmla="*/ 2090 h 1974"/>
                                <a:gd name="T60" fmla="+- 0 5313 4030"/>
                                <a:gd name="T61" fmla="*/ T60 w 2330"/>
                                <a:gd name="T62" fmla="+- 0 117 117"/>
                                <a:gd name="T63" fmla="*/ 117 h 1974"/>
                                <a:gd name="T64" fmla="+- 0 5783 4030"/>
                                <a:gd name="T65" fmla="*/ T64 w 2330"/>
                                <a:gd name="T66" fmla="+- 0 2090 117"/>
                                <a:gd name="T67" fmla="*/ 2090 h 1974"/>
                                <a:gd name="T68" fmla="+- 0 5783 4030"/>
                                <a:gd name="T69" fmla="*/ T68 w 2330"/>
                                <a:gd name="T70" fmla="+- 0 117 117"/>
                                <a:gd name="T71" fmla="*/ 117 h 1974"/>
                                <a:gd name="T72" fmla="+- 0 6254 4030"/>
                                <a:gd name="T73" fmla="*/ T72 w 2330"/>
                                <a:gd name="T74" fmla="+- 0 2090 117"/>
                                <a:gd name="T75" fmla="*/ 2090 h 1974"/>
                                <a:gd name="T76" fmla="+- 0 6254 403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41" y="1973"/>
                                  </a:moveTo>
                                  <a:lnTo>
                                    <a:pt x="341" y="0"/>
                                  </a:lnTo>
                                  <a:moveTo>
                                    <a:pt x="812" y="1973"/>
                                  </a:moveTo>
                                  <a:lnTo>
                                    <a:pt x="812" y="0"/>
                                  </a:lnTo>
                                  <a:moveTo>
                                    <a:pt x="1283" y="1973"/>
                                  </a:moveTo>
                                  <a:lnTo>
                                    <a:pt x="1283" y="0"/>
                                  </a:lnTo>
                                  <a:moveTo>
                                    <a:pt x="1753" y="1973"/>
                                  </a:moveTo>
                                  <a:lnTo>
                                    <a:pt x="1753"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 name="docshape351"/>
                          <wps:cNvSpPr>
                            <a:spLocks/>
                          </wps:cNvSpPr>
                          <wps:spPr bwMode="auto">
                            <a:xfrm>
                              <a:off x="4135" y="206"/>
                              <a:ext cx="2119" cy="1010"/>
                            </a:xfrm>
                            <a:custGeom>
                              <a:avLst/>
                              <a:gdLst>
                                <a:gd name="T0" fmla="+- 0 4136 4136"/>
                                <a:gd name="T1" fmla="*/ T0 w 2119"/>
                                <a:gd name="T2" fmla="+- 0 1002 207"/>
                                <a:gd name="T3" fmla="*/ 1002 h 1010"/>
                                <a:gd name="T4" fmla="+- 0 4371 4136"/>
                                <a:gd name="T5" fmla="*/ T4 w 2119"/>
                                <a:gd name="T6" fmla="+- 0 314 207"/>
                                <a:gd name="T7" fmla="*/ 314 h 1010"/>
                                <a:gd name="T8" fmla="+- 0 4607 4136"/>
                                <a:gd name="T9" fmla="*/ T8 w 2119"/>
                                <a:gd name="T10" fmla="+- 0 217 207"/>
                                <a:gd name="T11" fmla="*/ 217 h 1010"/>
                                <a:gd name="T12" fmla="+- 0 4842 4136"/>
                                <a:gd name="T13" fmla="*/ T12 w 2119"/>
                                <a:gd name="T14" fmla="+- 0 209 207"/>
                                <a:gd name="T15" fmla="*/ 209 h 1010"/>
                                <a:gd name="T16" fmla="+- 0 5077 4136"/>
                                <a:gd name="T17" fmla="*/ T16 w 2119"/>
                                <a:gd name="T18" fmla="+- 0 207 207"/>
                                <a:gd name="T19" fmla="*/ 207 h 1010"/>
                                <a:gd name="T20" fmla="+- 0 5077 4136"/>
                                <a:gd name="T21" fmla="*/ T20 w 2119"/>
                                <a:gd name="T22" fmla="+- 0 207 207"/>
                                <a:gd name="T23" fmla="*/ 207 h 1010"/>
                                <a:gd name="T24" fmla="+- 0 5313 4136"/>
                                <a:gd name="T25" fmla="*/ T24 w 2119"/>
                                <a:gd name="T26" fmla="+- 0 253 207"/>
                                <a:gd name="T27" fmla="*/ 253 h 1010"/>
                                <a:gd name="T28" fmla="+- 0 5548 4136"/>
                                <a:gd name="T29" fmla="*/ T28 w 2119"/>
                                <a:gd name="T30" fmla="+- 0 372 207"/>
                                <a:gd name="T31" fmla="*/ 372 h 1010"/>
                                <a:gd name="T32" fmla="+- 0 5783 4136"/>
                                <a:gd name="T33" fmla="*/ T32 w 2119"/>
                                <a:gd name="T34" fmla="+- 0 600 207"/>
                                <a:gd name="T35" fmla="*/ 600 h 1010"/>
                                <a:gd name="T36" fmla="+- 0 6019 4136"/>
                                <a:gd name="T37" fmla="*/ T36 w 2119"/>
                                <a:gd name="T38" fmla="+- 0 925 207"/>
                                <a:gd name="T39" fmla="*/ 925 h 1010"/>
                                <a:gd name="T40" fmla="+- 0 6254 4136"/>
                                <a:gd name="T41" fmla="*/ T40 w 2119"/>
                                <a:gd name="T42" fmla="+- 0 1216 207"/>
                                <a:gd name="T43" fmla="*/ 1216 h 10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010">
                                  <a:moveTo>
                                    <a:pt x="0" y="795"/>
                                  </a:moveTo>
                                  <a:lnTo>
                                    <a:pt x="235" y="107"/>
                                  </a:lnTo>
                                  <a:lnTo>
                                    <a:pt x="471" y="10"/>
                                  </a:lnTo>
                                  <a:lnTo>
                                    <a:pt x="706" y="2"/>
                                  </a:lnTo>
                                  <a:lnTo>
                                    <a:pt x="941" y="0"/>
                                  </a:lnTo>
                                  <a:lnTo>
                                    <a:pt x="1177" y="46"/>
                                  </a:lnTo>
                                  <a:lnTo>
                                    <a:pt x="1412" y="165"/>
                                  </a:lnTo>
                                  <a:lnTo>
                                    <a:pt x="1647" y="393"/>
                                  </a:lnTo>
                                  <a:lnTo>
                                    <a:pt x="1883" y="718"/>
                                  </a:lnTo>
                                  <a:lnTo>
                                    <a:pt x="2118" y="1009"/>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 name="docshape352"/>
                          <wps:cNvSpPr>
                            <a:spLocks/>
                          </wps:cNvSpPr>
                          <wps:spPr bwMode="auto">
                            <a:xfrm>
                              <a:off x="4135" y="211"/>
                              <a:ext cx="2119" cy="1790"/>
                            </a:xfrm>
                            <a:custGeom>
                              <a:avLst/>
                              <a:gdLst>
                                <a:gd name="T0" fmla="+- 0 4136 4136"/>
                                <a:gd name="T1" fmla="*/ T0 w 2119"/>
                                <a:gd name="T2" fmla="+- 0 1999 211"/>
                                <a:gd name="T3" fmla="*/ 1999 h 1790"/>
                                <a:gd name="T4" fmla="+- 0 4371 4136"/>
                                <a:gd name="T5" fmla="*/ T4 w 2119"/>
                                <a:gd name="T6" fmla="+- 0 2000 211"/>
                                <a:gd name="T7" fmla="*/ 2000 h 1790"/>
                                <a:gd name="T8" fmla="+- 0 4607 4136"/>
                                <a:gd name="T9" fmla="*/ T8 w 2119"/>
                                <a:gd name="T10" fmla="+- 0 2000 211"/>
                                <a:gd name="T11" fmla="*/ 2000 h 1790"/>
                                <a:gd name="T12" fmla="+- 0 4842 4136"/>
                                <a:gd name="T13" fmla="*/ T12 w 2119"/>
                                <a:gd name="T14" fmla="+- 0 2000 211"/>
                                <a:gd name="T15" fmla="*/ 2000 h 1790"/>
                                <a:gd name="T16" fmla="+- 0 5077 4136"/>
                                <a:gd name="T17" fmla="*/ T16 w 2119"/>
                                <a:gd name="T18" fmla="+- 0 2000 211"/>
                                <a:gd name="T19" fmla="*/ 2000 h 1790"/>
                                <a:gd name="T20" fmla="+- 0 5077 4136"/>
                                <a:gd name="T21" fmla="*/ T20 w 2119"/>
                                <a:gd name="T22" fmla="+- 0 2000 211"/>
                                <a:gd name="T23" fmla="*/ 2000 h 1790"/>
                                <a:gd name="T24" fmla="+- 0 5313 4136"/>
                                <a:gd name="T25" fmla="*/ T24 w 2119"/>
                                <a:gd name="T26" fmla="+- 0 1352 211"/>
                                <a:gd name="T27" fmla="*/ 1352 h 1790"/>
                                <a:gd name="T28" fmla="+- 0 5548 4136"/>
                                <a:gd name="T29" fmla="*/ T28 w 2119"/>
                                <a:gd name="T30" fmla="+- 0 539 211"/>
                                <a:gd name="T31" fmla="*/ 539 h 1790"/>
                                <a:gd name="T32" fmla="+- 0 5783 4136"/>
                                <a:gd name="T33" fmla="*/ T32 w 2119"/>
                                <a:gd name="T34" fmla="+- 0 271 211"/>
                                <a:gd name="T35" fmla="*/ 271 h 1790"/>
                                <a:gd name="T36" fmla="+- 0 6019 4136"/>
                                <a:gd name="T37" fmla="*/ T36 w 2119"/>
                                <a:gd name="T38" fmla="+- 0 226 211"/>
                                <a:gd name="T39" fmla="*/ 226 h 1790"/>
                                <a:gd name="T40" fmla="+- 0 6254 4136"/>
                                <a:gd name="T41" fmla="*/ T40 w 2119"/>
                                <a:gd name="T42" fmla="+- 0 211 211"/>
                                <a:gd name="T43" fmla="*/ 211 h 179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9" h="1790">
                                  <a:moveTo>
                                    <a:pt x="0" y="1788"/>
                                  </a:moveTo>
                                  <a:lnTo>
                                    <a:pt x="235" y="1789"/>
                                  </a:lnTo>
                                  <a:lnTo>
                                    <a:pt x="471" y="1789"/>
                                  </a:lnTo>
                                  <a:lnTo>
                                    <a:pt x="706" y="1789"/>
                                  </a:lnTo>
                                  <a:lnTo>
                                    <a:pt x="941" y="1789"/>
                                  </a:lnTo>
                                  <a:lnTo>
                                    <a:pt x="1177" y="1141"/>
                                  </a:lnTo>
                                  <a:lnTo>
                                    <a:pt x="1412" y="328"/>
                                  </a:lnTo>
                                  <a:lnTo>
                                    <a:pt x="1647" y="60"/>
                                  </a:lnTo>
                                  <a:lnTo>
                                    <a:pt x="1883" y="15"/>
                                  </a:lnTo>
                                  <a:lnTo>
                                    <a:pt x="2118" y="0"/>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docshape353"/>
                          <wps:cNvSpPr>
                            <a:spLocks/>
                          </wps:cNvSpPr>
                          <wps:spPr bwMode="auto">
                            <a:xfrm>
                              <a:off x="403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 name="docshape354"/>
                          <wps:cNvSpPr>
                            <a:spLocks/>
                          </wps:cNvSpPr>
                          <wps:spPr bwMode="auto">
                            <a:xfrm>
                              <a:off x="403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355"/>
                          <wps:cNvSpPr>
                            <a:spLocks/>
                          </wps:cNvSpPr>
                          <wps:spPr bwMode="auto">
                            <a:xfrm>
                              <a:off x="3990" y="205"/>
                              <a:ext cx="2264" cy="1925"/>
                            </a:xfrm>
                            <a:custGeom>
                              <a:avLst/>
                              <a:gdLst>
                                <a:gd name="T0" fmla="+- 0 4371 3990"/>
                                <a:gd name="T1" fmla="*/ T0 w 2264"/>
                                <a:gd name="T2" fmla="+- 0 2130 205"/>
                                <a:gd name="T3" fmla="*/ 2130 h 1925"/>
                                <a:gd name="T4" fmla="+- 0 4371 3990"/>
                                <a:gd name="T5" fmla="*/ T4 w 2264"/>
                                <a:gd name="T6" fmla="+- 0 2090 205"/>
                                <a:gd name="T7" fmla="*/ 2090 h 1925"/>
                                <a:gd name="T8" fmla="+- 0 4842 3990"/>
                                <a:gd name="T9" fmla="*/ T8 w 2264"/>
                                <a:gd name="T10" fmla="+- 0 2130 205"/>
                                <a:gd name="T11" fmla="*/ 2130 h 1925"/>
                                <a:gd name="T12" fmla="+- 0 4842 3990"/>
                                <a:gd name="T13" fmla="*/ T12 w 2264"/>
                                <a:gd name="T14" fmla="+- 0 2090 205"/>
                                <a:gd name="T15" fmla="*/ 2090 h 1925"/>
                                <a:gd name="T16" fmla="+- 0 5313 3990"/>
                                <a:gd name="T17" fmla="*/ T16 w 2264"/>
                                <a:gd name="T18" fmla="+- 0 2130 205"/>
                                <a:gd name="T19" fmla="*/ 2130 h 1925"/>
                                <a:gd name="T20" fmla="+- 0 5313 3990"/>
                                <a:gd name="T21" fmla="*/ T20 w 2264"/>
                                <a:gd name="T22" fmla="+- 0 2090 205"/>
                                <a:gd name="T23" fmla="*/ 2090 h 1925"/>
                                <a:gd name="T24" fmla="+- 0 5783 3990"/>
                                <a:gd name="T25" fmla="*/ T24 w 2264"/>
                                <a:gd name="T26" fmla="+- 0 2130 205"/>
                                <a:gd name="T27" fmla="*/ 2130 h 1925"/>
                                <a:gd name="T28" fmla="+- 0 5783 3990"/>
                                <a:gd name="T29" fmla="*/ T28 w 2264"/>
                                <a:gd name="T30" fmla="+- 0 2090 205"/>
                                <a:gd name="T31" fmla="*/ 2090 h 1925"/>
                                <a:gd name="T32" fmla="+- 0 6254 3990"/>
                                <a:gd name="T33" fmla="*/ T32 w 2264"/>
                                <a:gd name="T34" fmla="+- 0 2130 205"/>
                                <a:gd name="T35" fmla="*/ 2130 h 1925"/>
                                <a:gd name="T36" fmla="+- 0 6254 3990"/>
                                <a:gd name="T37" fmla="*/ T36 w 2264"/>
                                <a:gd name="T38" fmla="+- 0 2090 205"/>
                                <a:gd name="T39" fmla="*/ 2090 h 1925"/>
                                <a:gd name="T40" fmla="+- 0 3990 3990"/>
                                <a:gd name="T41" fmla="*/ T40 w 2264"/>
                                <a:gd name="T42" fmla="+- 0 2000 205"/>
                                <a:gd name="T43" fmla="*/ 2000 h 1925"/>
                                <a:gd name="T44" fmla="+- 0 4030 3990"/>
                                <a:gd name="T45" fmla="*/ T44 w 2264"/>
                                <a:gd name="T46" fmla="+- 0 2000 205"/>
                                <a:gd name="T47" fmla="*/ 2000 h 1925"/>
                                <a:gd name="T48" fmla="+- 0 3990 3990"/>
                                <a:gd name="T49" fmla="*/ T48 w 2264"/>
                                <a:gd name="T50" fmla="+- 0 1552 205"/>
                                <a:gd name="T51" fmla="*/ 1552 h 1925"/>
                                <a:gd name="T52" fmla="+- 0 4030 3990"/>
                                <a:gd name="T53" fmla="*/ T52 w 2264"/>
                                <a:gd name="T54" fmla="+- 0 1552 205"/>
                                <a:gd name="T55" fmla="*/ 1552 h 1925"/>
                                <a:gd name="T56" fmla="+- 0 3990 3990"/>
                                <a:gd name="T57" fmla="*/ T56 w 2264"/>
                                <a:gd name="T58" fmla="+- 0 1103 205"/>
                                <a:gd name="T59" fmla="*/ 1103 h 1925"/>
                                <a:gd name="T60" fmla="+- 0 4030 3990"/>
                                <a:gd name="T61" fmla="*/ T60 w 2264"/>
                                <a:gd name="T62" fmla="+- 0 1103 205"/>
                                <a:gd name="T63" fmla="*/ 1103 h 1925"/>
                                <a:gd name="T64" fmla="+- 0 3990 3990"/>
                                <a:gd name="T65" fmla="*/ T64 w 2264"/>
                                <a:gd name="T66" fmla="+- 0 654 205"/>
                                <a:gd name="T67" fmla="*/ 654 h 1925"/>
                                <a:gd name="T68" fmla="+- 0 4030 3990"/>
                                <a:gd name="T69" fmla="*/ T68 w 2264"/>
                                <a:gd name="T70" fmla="+- 0 654 205"/>
                                <a:gd name="T71" fmla="*/ 654 h 1925"/>
                                <a:gd name="T72" fmla="+- 0 3990 3990"/>
                                <a:gd name="T73" fmla="*/ T72 w 2264"/>
                                <a:gd name="T74" fmla="+- 0 205 205"/>
                                <a:gd name="T75" fmla="*/ 205 h 1925"/>
                                <a:gd name="T76" fmla="+- 0 4030 3990"/>
                                <a:gd name="T77" fmla="*/ T76 w 2264"/>
                                <a:gd name="T78" fmla="+- 0 205 205"/>
                                <a:gd name="T79" fmla="*/ 205 h 1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264" h="1925">
                                  <a:moveTo>
                                    <a:pt x="381" y="1925"/>
                                  </a:moveTo>
                                  <a:lnTo>
                                    <a:pt x="381" y="1885"/>
                                  </a:lnTo>
                                  <a:moveTo>
                                    <a:pt x="852" y="1925"/>
                                  </a:moveTo>
                                  <a:lnTo>
                                    <a:pt x="852" y="1885"/>
                                  </a:lnTo>
                                  <a:moveTo>
                                    <a:pt x="1323" y="1925"/>
                                  </a:moveTo>
                                  <a:lnTo>
                                    <a:pt x="1323" y="1885"/>
                                  </a:lnTo>
                                  <a:moveTo>
                                    <a:pt x="1793" y="1925"/>
                                  </a:moveTo>
                                  <a:lnTo>
                                    <a:pt x="1793" y="1885"/>
                                  </a:lnTo>
                                  <a:moveTo>
                                    <a:pt x="2264" y="1925"/>
                                  </a:moveTo>
                                  <a:lnTo>
                                    <a:pt x="2264" y="1885"/>
                                  </a:lnTo>
                                  <a:moveTo>
                                    <a:pt x="0" y="1795"/>
                                  </a:moveTo>
                                  <a:lnTo>
                                    <a:pt x="40" y="1795"/>
                                  </a:lnTo>
                                  <a:moveTo>
                                    <a:pt x="0" y="1347"/>
                                  </a:moveTo>
                                  <a:lnTo>
                                    <a:pt x="40" y="1347"/>
                                  </a:lnTo>
                                  <a:moveTo>
                                    <a:pt x="0" y="898"/>
                                  </a:moveTo>
                                  <a:lnTo>
                                    <a:pt x="40" y="898"/>
                                  </a:lnTo>
                                  <a:moveTo>
                                    <a:pt x="0" y="449"/>
                                  </a:moveTo>
                                  <a:lnTo>
                                    <a:pt x="40" y="449"/>
                                  </a:lnTo>
                                  <a:moveTo>
                                    <a:pt x="0" y="0"/>
                                  </a:moveTo>
                                  <a:lnTo>
                                    <a:pt x="40"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 name="docshape356"/>
                          <wps:cNvSpPr txBox="1">
                            <a:spLocks/>
                          </wps:cNvSpPr>
                          <wps:spPr bwMode="auto">
                            <a:xfrm>
                              <a:off x="3990" y="-191"/>
                              <a:ext cx="2378"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D275D" w14:textId="77777777" w:rsidR="00A529FC" w:rsidRDefault="00000000">
                                <w:pPr>
                                  <w:spacing w:before="44"/>
                                  <w:ind w:left="799"/>
                                  <w:rPr>
                                    <w:ins w:id="487" w:author="Author" w:date="2022-09-10T01:53:00Z"/>
                                    <w:rFonts w:ascii="Arial"/>
                                    <w:sz w:val="19"/>
                                  </w:rPr>
                                </w:pPr>
                                <w:ins w:id="488" w:author="Author" w:date="2022-09-10T01:53:00Z">
                                  <w:r>
                                    <w:rPr>
                                      <w:rFonts w:ascii="Arial"/>
                                      <w:color w:val="FFFFFF"/>
                                      <w:spacing w:val="-2"/>
                                      <w:sz w:val="19"/>
                                    </w:rPr>
                                    <w:t>Theremin</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13B260" id="_x0000_s1543" style="position:absolute;left:0;text-align:left;margin-left:199.5pt;margin-top:-9.55pt;width:118.9pt;height:116.05pt;z-index:15755776;mso-position-horizontal-relative:page" coordorigin="3990,-191" coordsize="2378,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">
                  <v:shape id="docshape349" o:spid="_x0000_s1544"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" path="m,1659r2330,m,1210r2330,m,761r2330,m,313r2330,m106,1973l106,m577,1973l577,t470,1973l1047,t471,1973l1518,t471,1973l1989,e" filled="f" strokecolor="#dedede" strokeweight=".07478mm">
                    <v:path arrowok="t" o:connecttype="custom" o:connectlocs="0,1776;2330,1776;0,1327;2330,1327;0,878;2330,878;0,430;2330,430;106,2090;106,117;577,2090;577,117;1047,2090;1047,117;1518,2090;1518,117;1989,2090;1989,117" o:connectangles="0,0,0,0,0,0,0,0,0,0,0,0,0,0,0,0,0,0"/>
                  </v:shape>
                  <v:shape id="docshape350" o:spid="_x0000_s1545" style="position:absolute;left:403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7T3f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" path="m,1883r2330,m,1435r2330,m,986r2330,m,537r2330,m,88r2330,m341,1973l341,m812,1973l812,t471,1973l1283,t470,1973l1753,t471,1973l2224,e" filled="f" strokecolor="#dedede" strokeweight=".151mm">
                    <v:path arrowok="t" o:connecttype="custom" o:connectlocs="0,2000;2330,2000;0,1552;2330,1552;0,1103;2330,1103;0,654;2330,654;0,205;2330,205;341,2090;341,117;812,2090;812,117;1283,2090;1283,117;1753,2090;1753,117;2224,2090;2224,117" o:connectangles="0,0,0,0,0,0,0,0,0,0,0,0,0,0,0,0,0,0,0,0"/>
                  </v:shape>
                  <v:shape id="docshape351" o:spid="_x0000_s1546" style="position:absolute;left:4135;top:206;width:2119;height:1010;visibility:visible;mso-wrap-style:square;v-text-anchor:top" coordsize="2119,1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" path="m,795l235,107,471,10,706,2,941,r236,46l1412,165r235,228l1883,718r235,291e" filled="f" strokecolor="#f8766d" strokeweight=".60256mm">
                    <v:path arrowok="t" o:connecttype="custom" o:connectlocs="0,1002;235,314;471,217;706,209;941,207;941,207;1177,253;1412,372;1647,600;1883,925;2118,1216" o:connectangles="0,0,0,0,0,0,0,0,0,0,0"/>
                  </v:shape>
                  <v:shape id="docshape352" o:spid="_x0000_s1547" style="position:absolute;left:4135;top:211;width:2119;height:1790;visibility:visible;mso-wrap-style:square;v-text-anchor:top" coordsize="2119,179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" path="m,1788r235,1l471,1789r235,l941,1789r236,-648l1412,328,1647,60,1883,15,2118,e" filled="f" strokecolor="#00bfc4" strokeweight=".60256mm">
                    <v:path arrowok="t" o:connecttype="custom" o:connectlocs="0,1999;235,2000;471,2000;706,2000;941,2000;941,2000;1177,1352;1412,539;1647,271;1883,226;2118,211" o:connectangles="0,0,0,0,0,0,0,0,0,0,0"/>
                  </v:shape>
                  <v:rect id="docshape353" o:spid="_x0000_s1548" style="position:absolute;left:403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" filled="f" strokecolor="#b3b3b3" strokeweight=".27375mm">
                    <v:path arrowok="t"/>
                  </v:rect>
                  <v:rect id="docshape354" o:spid="_x0000_s1549" style="position:absolute;left:403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" fillcolor="#b3b3b3" stroked="f">
                    <v:path arrowok="t"/>
                  </v:rect>
                  <v:shape id="docshape355" o:spid="_x0000_s1550" style="position:absolute;left:3990;top:205;width:2264;height:1925;visibility:visible;mso-wrap-style:square;v-text-anchor:top" coordsize="2264,192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" path="m381,1925r,-40m852,1925r,-40m1323,1925r,-40m1793,1925r,-40m2264,1925r,-40m,1795r40,m,1347r40,m,898r40,m,449r40,m,l40,e" filled="f" strokecolor="#b3b3b3" strokeweight=".151mm">
                    <v:path arrowok="t" o:connecttype="custom" o:connectlocs="381,2130;381,2090;852,2130;852,2090;1323,2130;1323,2090;1793,2130;1793,2090;2264,2130;2264,2090;0,2000;40,2000;0,1552;40,1552;0,1103;40,1103;0,654;40,654;0,205;40,205" o:connectangles="0,0,0,0,0,0,0,0,0,0,0,0,0,0,0,0,0,0,0,0"/>
                  </v:shape>
                  <v:shape id="docshape356" o:spid="_x0000_s1551" type="#_x0000_t202" style="position:absolute;left:3990;top:-191;width:2378;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" filled="f" stroked="f">
                    <v:path arrowok="t"/>
                    <v:textbox inset="0,0,0,0">
                      <w:txbxContent>
                        <w:p w14:paraId="7B9D275D" w14:textId="77777777" w:rsidR="00A529FC" w:rsidRDefault="00000000">
                          <w:pPr>
                            <w:spacing w:before="44"/>
                            <w:ind w:left="799"/>
                            <w:rPr>
                              <w:ins w:id="489" w:author="Author" w:date="2022-09-10T01:53:00Z"/>
                              <w:rFonts w:ascii="Arial"/>
                              <w:sz w:val="19"/>
                            </w:rPr>
                          </w:pPr>
                          <w:ins w:id="490" w:author="Author" w:date="2022-09-10T01:53:00Z">
                            <w:r>
                              <w:rPr>
                                <w:rFonts w:ascii="Arial"/>
                                <w:color w:val="FFFFFF"/>
                                <w:spacing w:val="-2"/>
                                <w:sz w:val="19"/>
                              </w:rPr>
                              <w:t>Theremin</w:t>
                            </w:r>
                          </w:ins>
                        </w:p>
                      </w:txbxContent>
                    </v:textbox>
                  </v:shape>
                  <w10:wrap anchorx="page"/>
                </v:group>
              </w:pict>
            </mc:Fallback>
          </mc:AlternateContent>
        </w:r>
        <w:r w:rsidR="006228F8">
          <w:rPr>
            <w:noProof/>
          </w:rPr>
          <mc:AlternateContent>
            <mc:Choice Requires="wpg">
              <w:drawing>
                <wp:anchor distT="0" distB="0" distL="114300" distR="114300" simplePos="0" relativeHeight="15756288" behindDoc="0" locked="0" layoutInCell="1" allowOverlap="1" wp14:anchorId="7238B853" wp14:editId="050442F7">
                  <wp:simplePos x="0" y="0"/>
                  <wp:positionH relativeFrom="page">
                    <wp:posOffset>4180205</wp:posOffset>
                  </wp:positionH>
                  <wp:positionV relativeFrom="paragraph">
                    <wp:posOffset>-121285</wp:posOffset>
                  </wp:positionV>
                  <wp:extent cx="1489710" cy="1473835"/>
                  <wp:effectExtent l="12700" t="0" r="8890" b="12065"/>
                  <wp:wrapNone/>
                  <wp:docPr id="143" name="docshapegroup3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89710" cy="1473835"/>
                            <a:chOff x="6583" y="-191"/>
                            <a:chExt cx="2346" cy="2321"/>
                          </a:xfrm>
                        </wpg:grpSpPr>
                        <wps:wsp>
                          <wps:cNvPr id="144" name="docshape358"/>
                          <wps:cNvSpPr>
                            <a:spLocks/>
                          </wps:cNvSpPr>
                          <wps:spPr bwMode="auto">
                            <a:xfrm>
                              <a:off x="6590" y="116"/>
                              <a:ext cx="2330" cy="1974"/>
                            </a:xfrm>
                            <a:custGeom>
                              <a:avLst/>
                              <a:gdLst>
                                <a:gd name="T0" fmla="+- 0 6590 6590"/>
                                <a:gd name="T1" fmla="*/ T0 w 2330"/>
                                <a:gd name="T2" fmla="+- 0 1776 117"/>
                                <a:gd name="T3" fmla="*/ 1776 h 1974"/>
                                <a:gd name="T4" fmla="+- 0 8920 6590"/>
                                <a:gd name="T5" fmla="*/ T4 w 2330"/>
                                <a:gd name="T6" fmla="+- 0 1776 117"/>
                                <a:gd name="T7" fmla="*/ 1776 h 1974"/>
                                <a:gd name="T8" fmla="+- 0 6590 6590"/>
                                <a:gd name="T9" fmla="*/ T8 w 2330"/>
                                <a:gd name="T10" fmla="+- 0 1327 117"/>
                                <a:gd name="T11" fmla="*/ 1327 h 1974"/>
                                <a:gd name="T12" fmla="+- 0 8920 6590"/>
                                <a:gd name="T13" fmla="*/ T12 w 2330"/>
                                <a:gd name="T14" fmla="+- 0 1327 117"/>
                                <a:gd name="T15" fmla="*/ 1327 h 1974"/>
                                <a:gd name="T16" fmla="+- 0 6590 6590"/>
                                <a:gd name="T17" fmla="*/ T16 w 2330"/>
                                <a:gd name="T18" fmla="+- 0 878 117"/>
                                <a:gd name="T19" fmla="*/ 878 h 1974"/>
                                <a:gd name="T20" fmla="+- 0 8920 6590"/>
                                <a:gd name="T21" fmla="*/ T20 w 2330"/>
                                <a:gd name="T22" fmla="+- 0 878 117"/>
                                <a:gd name="T23" fmla="*/ 878 h 1974"/>
                                <a:gd name="T24" fmla="+- 0 6590 6590"/>
                                <a:gd name="T25" fmla="*/ T24 w 2330"/>
                                <a:gd name="T26" fmla="+- 0 430 117"/>
                                <a:gd name="T27" fmla="*/ 430 h 1974"/>
                                <a:gd name="T28" fmla="+- 0 8920 6590"/>
                                <a:gd name="T29" fmla="*/ T28 w 2330"/>
                                <a:gd name="T30" fmla="+- 0 430 117"/>
                                <a:gd name="T31" fmla="*/ 430 h 1974"/>
                                <a:gd name="T32" fmla="+- 0 6806 6590"/>
                                <a:gd name="T33" fmla="*/ T32 w 2330"/>
                                <a:gd name="T34" fmla="+- 0 2090 117"/>
                                <a:gd name="T35" fmla="*/ 2090 h 1974"/>
                                <a:gd name="T36" fmla="+- 0 6806 6590"/>
                                <a:gd name="T37" fmla="*/ T36 w 2330"/>
                                <a:gd name="T38" fmla="+- 0 117 117"/>
                                <a:gd name="T39" fmla="*/ 117 h 1974"/>
                                <a:gd name="T40" fmla="+- 0 7171 6590"/>
                                <a:gd name="T41" fmla="*/ T40 w 2330"/>
                                <a:gd name="T42" fmla="+- 0 2090 117"/>
                                <a:gd name="T43" fmla="*/ 2090 h 1974"/>
                                <a:gd name="T44" fmla="+- 0 7171 6590"/>
                                <a:gd name="T45" fmla="*/ T44 w 2330"/>
                                <a:gd name="T46" fmla="+- 0 117 117"/>
                                <a:gd name="T47" fmla="*/ 117 h 1974"/>
                                <a:gd name="T48" fmla="+- 0 7536 6590"/>
                                <a:gd name="T49" fmla="*/ T48 w 2330"/>
                                <a:gd name="T50" fmla="+- 0 2090 117"/>
                                <a:gd name="T51" fmla="*/ 2090 h 1974"/>
                                <a:gd name="T52" fmla="+- 0 7536 6590"/>
                                <a:gd name="T53" fmla="*/ T52 w 2330"/>
                                <a:gd name="T54" fmla="+- 0 117 117"/>
                                <a:gd name="T55" fmla="*/ 117 h 1974"/>
                                <a:gd name="T56" fmla="+- 0 7901 6590"/>
                                <a:gd name="T57" fmla="*/ T56 w 2330"/>
                                <a:gd name="T58" fmla="+- 0 2090 117"/>
                                <a:gd name="T59" fmla="*/ 2090 h 1974"/>
                                <a:gd name="T60" fmla="+- 0 7901 6590"/>
                                <a:gd name="T61" fmla="*/ T60 w 2330"/>
                                <a:gd name="T62" fmla="+- 0 117 117"/>
                                <a:gd name="T63" fmla="*/ 117 h 1974"/>
                                <a:gd name="T64" fmla="+- 0 8267 6590"/>
                                <a:gd name="T65" fmla="*/ T64 w 2330"/>
                                <a:gd name="T66" fmla="+- 0 2090 117"/>
                                <a:gd name="T67" fmla="*/ 2090 h 1974"/>
                                <a:gd name="T68" fmla="+- 0 8267 6590"/>
                                <a:gd name="T69" fmla="*/ T68 w 2330"/>
                                <a:gd name="T70" fmla="+- 0 117 117"/>
                                <a:gd name="T71" fmla="*/ 117 h 1974"/>
                                <a:gd name="T72" fmla="+- 0 8632 6590"/>
                                <a:gd name="T73" fmla="*/ T72 w 2330"/>
                                <a:gd name="T74" fmla="+- 0 2090 117"/>
                                <a:gd name="T75" fmla="*/ 2090 h 1974"/>
                                <a:gd name="T76" fmla="+- 0 8632 6590"/>
                                <a:gd name="T77" fmla="*/ T76 w 2330"/>
                                <a:gd name="T78" fmla="+- 0 117 117"/>
                                <a:gd name="T79"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2330" h="1974">
                                  <a:moveTo>
                                    <a:pt x="0" y="1659"/>
                                  </a:moveTo>
                                  <a:lnTo>
                                    <a:pt x="2330" y="1659"/>
                                  </a:lnTo>
                                  <a:moveTo>
                                    <a:pt x="0" y="1210"/>
                                  </a:moveTo>
                                  <a:lnTo>
                                    <a:pt x="2330" y="1210"/>
                                  </a:lnTo>
                                  <a:moveTo>
                                    <a:pt x="0" y="761"/>
                                  </a:moveTo>
                                  <a:lnTo>
                                    <a:pt x="2330" y="761"/>
                                  </a:lnTo>
                                  <a:moveTo>
                                    <a:pt x="0" y="313"/>
                                  </a:moveTo>
                                  <a:lnTo>
                                    <a:pt x="2330" y="313"/>
                                  </a:lnTo>
                                  <a:moveTo>
                                    <a:pt x="216" y="1973"/>
                                  </a:moveTo>
                                  <a:lnTo>
                                    <a:pt x="216" y="0"/>
                                  </a:lnTo>
                                  <a:moveTo>
                                    <a:pt x="581" y="1973"/>
                                  </a:moveTo>
                                  <a:lnTo>
                                    <a:pt x="581" y="0"/>
                                  </a:lnTo>
                                  <a:moveTo>
                                    <a:pt x="946" y="1973"/>
                                  </a:moveTo>
                                  <a:lnTo>
                                    <a:pt x="946" y="0"/>
                                  </a:lnTo>
                                  <a:moveTo>
                                    <a:pt x="1311" y="1973"/>
                                  </a:moveTo>
                                  <a:lnTo>
                                    <a:pt x="1311" y="0"/>
                                  </a:lnTo>
                                  <a:moveTo>
                                    <a:pt x="1677" y="1973"/>
                                  </a:moveTo>
                                  <a:lnTo>
                                    <a:pt x="1677" y="0"/>
                                  </a:lnTo>
                                  <a:moveTo>
                                    <a:pt x="2042" y="1973"/>
                                  </a:moveTo>
                                  <a:lnTo>
                                    <a:pt x="2042" y="0"/>
                                  </a:lnTo>
                                </a:path>
                              </a:pathLst>
                            </a:custGeom>
                            <a:noFill/>
                            <a:ln w="269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 name="docshape359"/>
                          <wps:cNvSpPr>
                            <a:spLocks/>
                          </wps:cNvSpPr>
                          <wps:spPr bwMode="auto">
                            <a:xfrm>
                              <a:off x="6590" y="116"/>
                              <a:ext cx="2330" cy="1974"/>
                            </a:xfrm>
                            <a:custGeom>
                              <a:avLst/>
                              <a:gdLst>
                                <a:gd name="T0" fmla="+- 0 6590 6590"/>
                                <a:gd name="T1" fmla="*/ T0 w 2330"/>
                                <a:gd name="T2" fmla="+- 0 2000 117"/>
                                <a:gd name="T3" fmla="*/ 2000 h 1974"/>
                                <a:gd name="T4" fmla="+- 0 8920 6590"/>
                                <a:gd name="T5" fmla="*/ T4 w 2330"/>
                                <a:gd name="T6" fmla="+- 0 2000 117"/>
                                <a:gd name="T7" fmla="*/ 2000 h 1974"/>
                                <a:gd name="T8" fmla="+- 0 6590 6590"/>
                                <a:gd name="T9" fmla="*/ T8 w 2330"/>
                                <a:gd name="T10" fmla="+- 0 1552 117"/>
                                <a:gd name="T11" fmla="*/ 1552 h 1974"/>
                                <a:gd name="T12" fmla="+- 0 8920 6590"/>
                                <a:gd name="T13" fmla="*/ T12 w 2330"/>
                                <a:gd name="T14" fmla="+- 0 1552 117"/>
                                <a:gd name="T15" fmla="*/ 1552 h 1974"/>
                                <a:gd name="T16" fmla="+- 0 6590 6590"/>
                                <a:gd name="T17" fmla="*/ T16 w 2330"/>
                                <a:gd name="T18" fmla="+- 0 1103 117"/>
                                <a:gd name="T19" fmla="*/ 1103 h 1974"/>
                                <a:gd name="T20" fmla="+- 0 8920 6590"/>
                                <a:gd name="T21" fmla="*/ T20 w 2330"/>
                                <a:gd name="T22" fmla="+- 0 1103 117"/>
                                <a:gd name="T23" fmla="*/ 1103 h 1974"/>
                                <a:gd name="T24" fmla="+- 0 6590 6590"/>
                                <a:gd name="T25" fmla="*/ T24 w 2330"/>
                                <a:gd name="T26" fmla="+- 0 654 117"/>
                                <a:gd name="T27" fmla="*/ 654 h 1974"/>
                                <a:gd name="T28" fmla="+- 0 8920 6590"/>
                                <a:gd name="T29" fmla="*/ T28 w 2330"/>
                                <a:gd name="T30" fmla="+- 0 654 117"/>
                                <a:gd name="T31" fmla="*/ 654 h 1974"/>
                                <a:gd name="T32" fmla="+- 0 6590 6590"/>
                                <a:gd name="T33" fmla="*/ T32 w 2330"/>
                                <a:gd name="T34" fmla="+- 0 205 117"/>
                                <a:gd name="T35" fmla="*/ 205 h 1974"/>
                                <a:gd name="T36" fmla="+- 0 8920 6590"/>
                                <a:gd name="T37" fmla="*/ T36 w 2330"/>
                                <a:gd name="T38" fmla="+- 0 205 117"/>
                                <a:gd name="T39" fmla="*/ 205 h 1974"/>
                                <a:gd name="T40" fmla="+- 0 6623 6590"/>
                                <a:gd name="T41" fmla="*/ T40 w 2330"/>
                                <a:gd name="T42" fmla="+- 0 2090 117"/>
                                <a:gd name="T43" fmla="*/ 2090 h 1974"/>
                                <a:gd name="T44" fmla="+- 0 6623 6590"/>
                                <a:gd name="T45" fmla="*/ T44 w 2330"/>
                                <a:gd name="T46" fmla="+- 0 117 117"/>
                                <a:gd name="T47" fmla="*/ 117 h 1974"/>
                                <a:gd name="T48" fmla="+- 0 6988 6590"/>
                                <a:gd name="T49" fmla="*/ T48 w 2330"/>
                                <a:gd name="T50" fmla="+- 0 2090 117"/>
                                <a:gd name="T51" fmla="*/ 2090 h 1974"/>
                                <a:gd name="T52" fmla="+- 0 6988 6590"/>
                                <a:gd name="T53" fmla="*/ T52 w 2330"/>
                                <a:gd name="T54" fmla="+- 0 117 117"/>
                                <a:gd name="T55" fmla="*/ 117 h 1974"/>
                                <a:gd name="T56" fmla="+- 0 7354 6590"/>
                                <a:gd name="T57" fmla="*/ T56 w 2330"/>
                                <a:gd name="T58" fmla="+- 0 2090 117"/>
                                <a:gd name="T59" fmla="*/ 2090 h 1974"/>
                                <a:gd name="T60" fmla="+- 0 7354 6590"/>
                                <a:gd name="T61" fmla="*/ T60 w 2330"/>
                                <a:gd name="T62" fmla="+- 0 117 117"/>
                                <a:gd name="T63" fmla="*/ 117 h 1974"/>
                                <a:gd name="T64" fmla="+- 0 7719 6590"/>
                                <a:gd name="T65" fmla="*/ T64 w 2330"/>
                                <a:gd name="T66" fmla="+- 0 2090 117"/>
                                <a:gd name="T67" fmla="*/ 2090 h 1974"/>
                                <a:gd name="T68" fmla="+- 0 7719 6590"/>
                                <a:gd name="T69" fmla="*/ T68 w 2330"/>
                                <a:gd name="T70" fmla="+- 0 117 117"/>
                                <a:gd name="T71" fmla="*/ 117 h 1974"/>
                                <a:gd name="T72" fmla="+- 0 8084 6590"/>
                                <a:gd name="T73" fmla="*/ T72 w 2330"/>
                                <a:gd name="T74" fmla="+- 0 2090 117"/>
                                <a:gd name="T75" fmla="*/ 2090 h 1974"/>
                                <a:gd name="T76" fmla="+- 0 8084 6590"/>
                                <a:gd name="T77" fmla="*/ T76 w 2330"/>
                                <a:gd name="T78" fmla="+- 0 117 117"/>
                                <a:gd name="T79" fmla="*/ 117 h 1974"/>
                                <a:gd name="T80" fmla="+- 0 8449 6590"/>
                                <a:gd name="T81" fmla="*/ T80 w 2330"/>
                                <a:gd name="T82" fmla="+- 0 2090 117"/>
                                <a:gd name="T83" fmla="*/ 2090 h 1974"/>
                                <a:gd name="T84" fmla="+- 0 8449 6590"/>
                                <a:gd name="T85" fmla="*/ T84 w 2330"/>
                                <a:gd name="T86" fmla="+- 0 117 117"/>
                                <a:gd name="T87" fmla="*/ 117 h 1974"/>
                                <a:gd name="T88" fmla="+- 0 8814 6590"/>
                                <a:gd name="T89" fmla="*/ T88 w 2330"/>
                                <a:gd name="T90" fmla="+- 0 2090 117"/>
                                <a:gd name="T91" fmla="*/ 2090 h 1974"/>
                                <a:gd name="T92" fmla="+- 0 8814 6590"/>
                                <a:gd name="T93" fmla="*/ T92 w 2330"/>
                                <a:gd name="T94" fmla="+- 0 117 117"/>
                                <a:gd name="T95" fmla="*/ 117 h 197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330" h="1974">
                                  <a:moveTo>
                                    <a:pt x="0" y="1883"/>
                                  </a:moveTo>
                                  <a:lnTo>
                                    <a:pt x="2330" y="1883"/>
                                  </a:lnTo>
                                  <a:moveTo>
                                    <a:pt x="0" y="1435"/>
                                  </a:moveTo>
                                  <a:lnTo>
                                    <a:pt x="2330" y="1435"/>
                                  </a:lnTo>
                                  <a:moveTo>
                                    <a:pt x="0" y="986"/>
                                  </a:moveTo>
                                  <a:lnTo>
                                    <a:pt x="2330" y="986"/>
                                  </a:lnTo>
                                  <a:moveTo>
                                    <a:pt x="0" y="537"/>
                                  </a:moveTo>
                                  <a:lnTo>
                                    <a:pt x="2330" y="537"/>
                                  </a:lnTo>
                                  <a:moveTo>
                                    <a:pt x="0" y="88"/>
                                  </a:moveTo>
                                  <a:lnTo>
                                    <a:pt x="2330" y="88"/>
                                  </a:lnTo>
                                  <a:moveTo>
                                    <a:pt x="33" y="1973"/>
                                  </a:moveTo>
                                  <a:lnTo>
                                    <a:pt x="33" y="0"/>
                                  </a:lnTo>
                                  <a:moveTo>
                                    <a:pt x="398" y="1973"/>
                                  </a:moveTo>
                                  <a:lnTo>
                                    <a:pt x="398" y="0"/>
                                  </a:lnTo>
                                  <a:moveTo>
                                    <a:pt x="764" y="1973"/>
                                  </a:moveTo>
                                  <a:lnTo>
                                    <a:pt x="764" y="0"/>
                                  </a:lnTo>
                                  <a:moveTo>
                                    <a:pt x="1129" y="1973"/>
                                  </a:moveTo>
                                  <a:lnTo>
                                    <a:pt x="1129" y="0"/>
                                  </a:lnTo>
                                  <a:moveTo>
                                    <a:pt x="1494" y="1973"/>
                                  </a:moveTo>
                                  <a:lnTo>
                                    <a:pt x="1494" y="0"/>
                                  </a:lnTo>
                                  <a:moveTo>
                                    <a:pt x="1859" y="1973"/>
                                  </a:moveTo>
                                  <a:lnTo>
                                    <a:pt x="1859" y="0"/>
                                  </a:lnTo>
                                  <a:moveTo>
                                    <a:pt x="2224" y="1973"/>
                                  </a:moveTo>
                                  <a:lnTo>
                                    <a:pt x="2224" y="0"/>
                                  </a:lnTo>
                                </a:path>
                              </a:pathLst>
                            </a:custGeom>
                            <a:noFill/>
                            <a:ln w="543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 name="docshape360"/>
                          <wps:cNvSpPr>
                            <a:spLocks/>
                          </wps:cNvSpPr>
                          <wps:spPr bwMode="auto">
                            <a:xfrm>
                              <a:off x="6696" y="280"/>
                              <a:ext cx="2119" cy="1673"/>
                            </a:xfrm>
                            <a:custGeom>
                              <a:avLst/>
                              <a:gdLst>
                                <a:gd name="T0" fmla="+- 0 6696 6696"/>
                                <a:gd name="T1" fmla="*/ T0 w 2119"/>
                                <a:gd name="T2" fmla="+- 0 1312 281"/>
                                <a:gd name="T3" fmla="*/ 1312 h 1673"/>
                                <a:gd name="T4" fmla="+- 0 6769 6696"/>
                                <a:gd name="T5" fmla="*/ T4 w 2119"/>
                                <a:gd name="T6" fmla="+- 0 874 281"/>
                                <a:gd name="T7" fmla="*/ 874 h 1673"/>
                                <a:gd name="T8" fmla="+- 0 6842 6696"/>
                                <a:gd name="T9" fmla="*/ T8 w 2119"/>
                                <a:gd name="T10" fmla="+- 0 561 281"/>
                                <a:gd name="T11" fmla="*/ 561 h 1673"/>
                                <a:gd name="T12" fmla="+- 0 6915 6696"/>
                                <a:gd name="T13" fmla="*/ T12 w 2119"/>
                                <a:gd name="T14" fmla="+- 0 429 281"/>
                                <a:gd name="T15" fmla="*/ 429 h 1673"/>
                                <a:gd name="T16" fmla="+- 0 6988 6696"/>
                                <a:gd name="T17" fmla="*/ T16 w 2119"/>
                                <a:gd name="T18" fmla="+- 0 342 281"/>
                                <a:gd name="T19" fmla="*/ 342 h 1673"/>
                                <a:gd name="T20" fmla="+- 0 7061 6696"/>
                                <a:gd name="T21" fmla="*/ T20 w 2119"/>
                                <a:gd name="T22" fmla="+- 0 309 281"/>
                                <a:gd name="T23" fmla="*/ 309 h 1673"/>
                                <a:gd name="T24" fmla="+- 0 7134 6696"/>
                                <a:gd name="T25" fmla="*/ T24 w 2119"/>
                                <a:gd name="T26" fmla="+- 0 285 281"/>
                                <a:gd name="T27" fmla="*/ 285 h 1673"/>
                                <a:gd name="T28" fmla="+- 0 7208 6696"/>
                                <a:gd name="T29" fmla="*/ T28 w 2119"/>
                                <a:gd name="T30" fmla="+- 0 281 281"/>
                                <a:gd name="T31" fmla="*/ 281 h 1673"/>
                                <a:gd name="T32" fmla="+- 0 7208 6696"/>
                                <a:gd name="T33" fmla="*/ T32 w 2119"/>
                                <a:gd name="T34" fmla="+- 0 281 281"/>
                                <a:gd name="T35" fmla="*/ 281 h 1673"/>
                                <a:gd name="T36" fmla="+- 0 7281 6696"/>
                                <a:gd name="T37" fmla="*/ T36 w 2119"/>
                                <a:gd name="T38" fmla="+- 0 291 281"/>
                                <a:gd name="T39" fmla="*/ 291 h 1673"/>
                                <a:gd name="T40" fmla="+- 0 7354 6696"/>
                                <a:gd name="T41" fmla="*/ T40 w 2119"/>
                                <a:gd name="T42" fmla="+- 0 299 281"/>
                                <a:gd name="T43" fmla="*/ 299 h 1673"/>
                                <a:gd name="T44" fmla="+- 0 7427 6696"/>
                                <a:gd name="T45" fmla="*/ T44 w 2119"/>
                                <a:gd name="T46" fmla="+- 0 306 281"/>
                                <a:gd name="T47" fmla="*/ 306 h 1673"/>
                                <a:gd name="T48" fmla="+- 0 7500 6696"/>
                                <a:gd name="T49" fmla="*/ T48 w 2119"/>
                                <a:gd name="T50" fmla="+- 0 312 281"/>
                                <a:gd name="T51" fmla="*/ 312 h 1673"/>
                                <a:gd name="T52" fmla="+- 0 7573 6696"/>
                                <a:gd name="T53" fmla="*/ T52 w 2119"/>
                                <a:gd name="T54" fmla="+- 0 314 281"/>
                                <a:gd name="T55" fmla="*/ 314 h 1673"/>
                                <a:gd name="T56" fmla="+- 0 7646 6696"/>
                                <a:gd name="T57" fmla="*/ T56 w 2119"/>
                                <a:gd name="T58" fmla="+- 0 324 281"/>
                                <a:gd name="T59" fmla="*/ 324 h 1673"/>
                                <a:gd name="T60" fmla="+- 0 7719 6696"/>
                                <a:gd name="T61" fmla="*/ T60 w 2119"/>
                                <a:gd name="T62" fmla="+- 0 341 281"/>
                                <a:gd name="T63" fmla="*/ 341 h 1673"/>
                                <a:gd name="T64" fmla="+- 0 7792 6696"/>
                                <a:gd name="T65" fmla="*/ T64 w 2119"/>
                                <a:gd name="T66" fmla="+- 0 1089 281"/>
                                <a:gd name="T67" fmla="*/ 1089 h 1673"/>
                                <a:gd name="T68" fmla="+- 0 7865 6696"/>
                                <a:gd name="T69" fmla="*/ T68 w 2119"/>
                                <a:gd name="T70" fmla="+- 0 1276 281"/>
                                <a:gd name="T71" fmla="*/ 1276 h 1673"/>
                                <a:gd name="T72" fmla="+- 0 7938 6696"/>
                                <a:gd name="T73" fmla="*/ T72 w 2119"/>
                                <a:gd name="T74" fmla="+- 0 1433 281"/>
                                <a:gd name="T75" fmla="*/ 1433 h 1673"/>
                                <a:gd name="T76" fmla="+- 0 8011 6696"/>
                                <a:gd name="T77" fmla="*/ T76 w 2119"/>
                                <a:gd name="T78" fmla="+- 0 1560 281"/>
                                <a:gd name="T79" fmla="*/ 1560 h 1673"/>
                                <a:gd name="T80" fmla="+- 0 8084 6696"/>
                                <a:gd name="T81" fmla="*/ T80 w 2119"/>
                                <a:gd name="T82" fmla="+- 0 1662 281"/>
                                <a:gd name="T83" fmla="*/ 1662 h 1673"/>
                                <a:gd name="T84" fmla="+- 0 8157 6696"/>
                                <a:gd name="T85" fmla="*/ T84 w 2119"/>
                                <a:gd name="T86" fmla="+- 0 1760 281"/>
                                <a:gd name="T87" fmla="*/ 1760 h 1673"/>
                                <a:gd name="T88" fmla="+- 0 8230 6696"/>
                                <a:gd name="T89" fmla="*/ T88 w 2119"/>
                                <a:gd name="T90" fmla="+- 0 1805 281"/>
                                <a:gd name="T91" fmla="*/ 1805 h 1673"/>
                                <a:gd name="T92" fmla="+- 0 8303 6696"/>
                                <a:gd name="T93" fmla="*/ T92 w 2119"/>
                                <a:gd name="T94" fmla="+- 0 1845 281"/>
                                <a:gd name="T95" fmla="*/ 1845 h 1673"/>
                                <a:gd name="T96" fmla="+- 0 8376 6696"/>
                                <a:gd name="T97" fmla="*/ T96 w 2119"/>
                                <a:gd name="T98" fmla="+- 0 1866 281"/>
                                <a:gd name="T99" fmla="*/ 1866 h 1673"/>
                                <a:gd name="T100" fmla="+- 0 8449 6696"/>
                                <a:gd name="T101" fmla="*/ T100 w 2119"/>
                                <a:gd name="T102" fmla="+- 0 1897 281"/>
                                <a:gd name="T103" fmla="*/ 1897 h 1673"/>
                                <a:gd name="T104" fmla="+- 0 8522 6696"/>
                                <a:gd name="T105" fmla="*/ T104 w 2119"/>
                                <a:gd name="T106" fmla="+- 0 1910 281"/>
                                <a:gd name="T107" fmla="*/ 1910 h 1673"/>
                                <a:gd name="T108" fmla="+- 0 8595 6696"/>
                                <a:gd name="T109" fmla="*/ T108 w 2119"/>
                                <a:gd name="T110" fmla="+- 0 1926 281"/>
                                <a:gd name="T111" fmla="*/ 1926 h 1673"/>
                                <a:gd name="T112" fmla="+- 0 8668 6696"/>
                                <a:gd name="T113" fmla="*/ T112 w 2119"/>
                                <a:gd name="T114" fmla="+- 0 1938 281"/>
                                <a:gd name="T115" fmla="*/ 1938 h 1673"/>
                                <a:gd name="T116" fmla="+- 0 8741 6696"/>
                                <a:gd name="T117" fmla="*/ T116 w 2119"/>
                                <a:gd name="T118" fmla="+- 0 1949 281"/>
                                <a:gd name="T119" fmla="*/ 1949 h 1673"/>
                                <a:gd name="T120" fmla="+- 0 8814 6696"/>
                                <a:gd name="T121" fmla="*/ T120 w 2119"/>
                                <a:gd name="T122" fmla="+- 0 1953 281"/>
                                <a:gd name="T123" fmla="*/ 1953 h 167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2119" h="1673">
                                  <a:moveTo>
                                    <a:pt x="0" y="1031"/>
                                  </a:moveTo>
                                  <a:lnTo>
                                    <a:pt x="73" y="593"/>
                                  </a:lnTo>
                                  <a:lnTo>
                                    <a:pt x="146" y="280"/>
                                  </a:lnTo>
                                  <a:lnTo>
                                    <a:pt x="219" y="148"/>
                                  </a:lnTo>
                                  <a:lnTo>
                                    <a:pt x="292" y="61"/>
                                  </a:lnTo>
                                  <a:lnTo>
                                    <a:pt x="365" y="28"/>
                                  </a:lnTo>
                                  <a:lnTo>
                                    <a:pt x="438" y="4"/>
                                  </a:lnTo>
                                  <a:lnTo>
                                    <a:pt x="512" y="0"/>
                                  </a:lnTo>
                                  <a:lnTo>
                                    <a:pt x="585" y="10"/>
                                  </a:lnTo>
                                  <a:lnTo>
                                    <a:pt x="658" y="18"/>
                                  </a:lnTo>
                                  <a:lnTo>
                                    <a:pt x="731" y="25"/>
                                  </a:lnTo>
                                  <a:lnTo>
                                    <a:pt x="804" y="31"/>
                                  </a:lnTo>
                                  <a:lnTo>
                                    <a:pt x="877" y="33"/>
                                  </a:lnTo>
                                  <a:lnTo>
                                    <a:pt x="950" y="43"/>
                                  </a:lnTo>
                                  <a:lnTo>
                                    <a:pt x="1023" y="60"/>
                                  </a:lnTo>
                                  <a:lnTo>
                                    <a:pt x="1096" y="808"/>
                                  </a:lnTo>
                                  <a:lnTo>
                                    <a:pt x="1169" y="995"/>
                                  </a:lnTo>
                                  <a:lnTo>
                                    <a:pt x="1242" y="1152"/>
                                  </a:lnTo>
                                  <a:lnTo>
                                    <a:pt x="1315" y="1279"/>
                                  </a:lnTo>
                                  <a:lnTo>
                                    <a:pt x="1388" y="1381"/>
                                  </a:lnTo>
                                  <a:lnTo>
                                    <a:pt x="1461" y="1479"/>
                                  </a:lnTo>
                                  <a:lnTo>
                                    <a:pt x="1534" y="1524"/>
                                  </a:lnTo>
                                  <a:lnTo>
                                    <a:pt x="1607" y="1564"/>
                                  </a:lnTo>
                                  <a:lnTo>
                                    <a:pt x="1680" y="1585"/>
                                  </a:lnTo>
                                  <a:lnTo>
                                    <a:pt x="1753" y="1616"/>
                                  </a:lnTo>
                                  <a:lnTo>
                                    <a:pt x="1826" y="1629"/>
                                  </a:lnTo>
                                  <a:lnTo>
                                    <a:pt x="1899" y="1645"/>
                                  </a:lnTo>
                                  <a:lnTo>
                                    <a:pt x="1972" y="1657"/>
                                  </a:lnTo>
                                  <a:lnTo>
                                    <a:pt x="2045" y="1668"/>
                                  </a:lnTo>
                                  <a:lnTo>
                                    <a:pt x="2118" y="1672"/>
                                  </a:lnTo>
                                </a:path>
                              </a:pathLst>
                            </a:custGeom>
                            <a:noFill/>
                            <a:ln w="21692">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 name="docshape361"/>
                          <wps:cNvSpPr>
                            <a:spLocks/>
                          </wps:cNvSpPr>
                          <wps:spPr bwMode="auto">
                            <a:xfrm>
                              <a:off x="6696" y="214"/>
                              <a:ext cx="2119" cy="1786"/>
                            </a:xfrm>
                            <a:custGeom>
                              <a:avLst/>
                              <a:gdLst>
                                <a:gd name="T0" fmla="+- 0 6696 6696"/>
                                <a:gd name="T1" fmla="*/ T0 w 2119"/>
                                <a:gd name="T2" fmla="+- 0 1999 215"/>
                                <a:gd name="T3" fmla="*/ 1999 h 1786"/>
                                <a:gd name="T4" fmla="+- 0 6769 6696"/>
                                <a:gd name="T5" fmla="*/ T4 w 2119"/>
                                <a:gd name="T6" fmla="+- 0 2000 215"/>
                                <a:gd name="T7" fmla="*/ 2000 h 1786"/>
                                <a:gd name="T8" fmla="+- 0 6842 6696"/>
                                <a:gd name="T9" fmla="*/ T8 w 2119"/>
                                <a:gd name="T10" fmla="+- 0 2000 215"/>
                                <a:gd name="T11" fmla="*/ 2000 h 1786"/>
                                <a:gd name="T12" fmla="+- 0 6915 6696"/>
                                <a:gd name="T13" fmla="*/ T12 w 2119"/>
                                <a:gd name="T14" fmla="+- 0 2000 215"/>
                                <a:gd name="T15" fmla="*/ 2000 h 1786"/>
                                <a:gd name="T16" fmla="+- 0 6988 6696"/>
                                <a:gd name="T17" fmla="*/ T16 w 2119"/>
                                <a:gd name="T18" fmla="+- 0 2000 215"/>
                                <a:gd name="T19" fmla="*/ 2000 h 1786"/>
                                <a:gd name="T20" fmla="+- 0 7061 6696"/>
                                <a:gd name="T21" fmla="*/ T20 w 2119"/>
                                <a:gd name="T22" fmla="+- 0 1999 215"/>
                                <a:gd name="T23" fmla="*/ 1999 h 1786"/>
                                <a:gd name="T24" fmla="+- 0 7134 6696"/>
                                <a:gd name="T25" fmla="*/ T24 w 2119"/>
                                <a:gd name="T26" fmla="+- 0 2000 215"/>
                                <a:gd name="T27" fmla="*/ 2000 h 1786"/>
                                <a:gd name="T28" fmla="+- 0 7134 6696"/>
                                <a:gd name="T29" fmla="*/ T28 w 2119"/>
                                <a:gd name="T30" fmla="+- 0 2000 215"/>
                                <a:gd name="T31" fmla="*/ 2000 h 1786"/>
                                <a:gd name="T32" fmla="+- 0 7208 6696"/>
                                <a:gd name="T33" fmla="*/ T32 w 2119"/>
                                <a:gd name="T34" fmla="+- 0 1998 215"/>
                                <a:gd name="T35" fmla="*/ 1998 h 1786"/>
                                <a:gd name="T36" fmla="+- 0 7281 6696"/>
                                <a:gd name="T37" fmla="*/ T36 w 2119"/>
                                <a:gd name="T38" fmla="+- 0 2000 215"/>
                                <a:gd name="T39" fmla="*/ 2000 h 1786"/>
                                <a:gd name="T40" fmla="+- 0 7354 6696"/>
                                <a:gd name="T41" fmla="*/ T40 w 2119"/>
                                <a:gd name="T42" fmla="+- 0 2000 215"/>
                                <a:gd name="T43" fmla="*/ 2000 h 1786"/>
                                <a:gd name="T44" fmla="+- 0 7354 6696"/>
                                <a:gd name="T45" fmla="*/ T44 w 2119"/>
                                <a:gd name="T46" fmla="+- 0 2000 215"/>
                                <a:gd name="T47" fmla="*/ 2000 h 1786"/>
                                <a:gd name="T48" fmla="+- 0 7427 6696"/>
                                <a:gd name="T49" fmla="*/ T48 w 2119"/>
                                <a:gd name="T50" fmla="+- 0 1999 215"/>
                                <a:gd name="T51" fmla="*/ 1999 h 1786"/>
                                <a:gd name="T52" fmla="+- 0 7500 6696"/>
                                <a:gd name="T53" fmla="*/ T52 w 2119"/>
                                <a:gd name="T54" fmla="+- 0 2000 215"/>
                                <a:gd name="T55" fmla="*/ 2000 h 1786"/>
                                <a:gd name="T56" fmla="+- 0 7573 6696"/>
                                <a:gd name="T57" fmla="*/ T56 w 2119"/>
                                <a:gd name="T58" fmla="+- 0 2000 215"/>
                                <a:gd name="T59" fmla="*/ 2000 h 1786"/>
                                <a:gd name="T60" fmla="+- 0 7573 6696"/>
                                <a:gd name="T61" fmla="*/ T60 w 2119"/>
                                <a:gd name="T62" fmla="+- 0 2000 215"/>
                                <a:gd name="T63" fmla="*/ 2000 h 1786"/>
                                <a:gd name="T64" fmla="+- 0 7646 6696"/>
                                <a:gd name="T65" fmla="*/ T64 w 2119"/>
                                <a:gd name="T66" fmla="+- 0 2000 215"/>
                                <a:gd name="T67" fmla="*/ 2000 h 1786"/>
                                <a:gd name="T68" fmla="+- 0 7719 6696"/>
                                <a:gd name="T69" fmla="*/ T68 w 2119"/>
                                <a:gd name="T70" fmla="+- 0 2000 215"/>
                                <a:gd name="T71" fmla="*/ 2000 h 1786"/>
                                <a:gd name="T72" fmla="+- 0 7792 6696"/>
                                <a:gd name="T73" fmla="*/ T72 w 2119"/>
                                <a:gd name="T74" fmla="+- 0 1559 215"/>
                                <a:gd name="T75" fmla="*/ 1559 h 1786"/>
                                <a:gd name="T76" fmla="+- 0 7865 6696"/>
                                <a:gd name="T77" fmla="*/ T76 w 2119"/>
                                <a:gd name="T78" fmla="+- 0 1060 215"/>
                                <a:gd name="T79" fmla="*/ 1060 h 1786"/>
                                <a:gd name="T80" fmla="+- 0 7938 6696"/>
                                <a:gd name="T81" fmla="*/ T80 w 2119"/>
                                <a:gd name="T82" fmla="+- 0 666 215"/>
                                <a:gd name="T83" fmla="*/ 666 h 1786"/>
                                <a:gd name="T84" fmla="+- 0 8011 6696"/>
                                <a:gd name="T85" fmla="*/ T84 w 2119"/>
                                <a:gd name="T86" fmla="+- 0 471 215"/>
                                <a:gd name="T87" fmla="*/ 471 h 1786"/>
                                <a:gd name="T88" fmla="+- 0 8084 6696"/>
                                <a:gd name="T89" fmla="*/ T88 w 2119"/>
                                <a:gd name="T90" fmla="+- 0 348 215"/>
                                <a:gd name="T91" fmla="*/ 348 h 1786"/>
                                <a:gd name="T92" fmla="+- 0 8157 6696"/>
                                <a:gd name="T93" fmla="*/ T92 w 2119"/>
                                <a:gd name="T94" fmla="+- 0 302 215"/>
                                <a:gd name="T95" fmla="*/ 302 h 1786"/>
                                <a:gd name="T96" fmla="+- 0 8230 6696"/>
                                <a:gd name="T97" fmla="*/ T96 w 2119"/>
                                <a:gd name="T98" fmla="+- 0 260 215"/>
                                <a:gd name="T99" fmla="*/ 260 h 1786"/>
                                <a:gd name="T100" fmla="+- 0 8303 6696"/>
                                <a:gd name="T101" fmla="*/ T100 w 2119"/>
                                <a:gd name="T102" fmla="+- 0 245 215"/>
                                <a:gd name="T103" fmla="*/ 245 h 1786"/>
                                <a:gd name="T104" fmla="+- 0 8376 6696"/>
                                <a:gd name="T105" fmla="*/ T104 w 2119"/>
                                <a:gd name="T106" fmla="+- 0 232 215"/>
                                <a:gd name="T107" fmla="*/ 232 h 1786"/>
                                <a:gd name="T108" fmla="+- 0 8449 6696"/>
                                <a:gd name="T109" fmla="*/ T108 w 2119"/>
                                <a:gd name="T110" fmla="+- 0 228 215"/>
                                <a:gd name="T111" fmla="*/ 228 h 1786"/>
                                <a:gd name="T112" fmla="+- 0 8522 6696"/>
                                <a:gd name="T113" fmla="*/ T112 w 2119"/>
                                <a:gd name="T114" fmla="+- 0 226 215"/>
                                <a:gd name="T115" fmla="*/ 226 h 1786"/>
                                <a:gd name="T116" fmla="+- 0 8595 6696"/>
                                <a:gd name="T117" fmla="*/ T116 w 2119"/>
                                <a:gd name="T118" fmla="+- 0 223 215"/>
                                <a:gd name="T119" fmla="*/ 223 h 1786"/>
                                <a:gd name="T120" fmla="+- 0 8668 6696"/>
                                <a:gd name="T121" fmla="*/ T120 w 2119"/>
                                <a:gd name="T122" fmla="+- 0 218 215"/>
                                <a:gd name="T123" fmla="*/ 218 h 1786"/>
                                <a:gd name="T124" fmla="+- 0 8741 6696"/>
                                <a:gd name="T125" fmla="*/ T124 w 2119"/>
                                <a:gd name="T126" fmla="+- 0 215 215"/>
                                <a:gd name="T127" fmla="*/ 215 h 1786"/>
                                <a:gd name="T128" fmla="+- 0 8814 6696"/>
                                <a:gd name="T129" fmla="*/ T128 w 2119"/>
                                <a:gd name="T130" fmla="+- 0 216 215"/>
                                <a:gd name="T131" fmla="*/ 216 h 17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2119" h="1786">
                                  <a:moveTo>
                                    <a:pt x="0" y="1784"/>
                                  </a:moveTo>
                                  <a:lnTo>
                                    <a:pt x="73" y="1785"/>
                                  </a:lnTo>
                                  <a:lnTo>
                                    <a:pt x="146" y="1785"/>
                                  </a:lnTo>
                                  <a:lnTo>
                                    <a:pt x="219" y="1785"/>
                                  </a:lnTo>
                                  <a:lnTo>
                                    <a:pt x="292" y="1785"/>
                                  </a:lnTo>
                                  <a:lnTo>
                                    <a:pt x="365" y="1784"/>
                                  </a:lnTo>
                                  <a:lnTo>
                                    <a:pt x="438" y="1785"/>
                                  </a:lnTo>
                                  <a:lnTo>
                                    <a:pt x="512" y="1783"/>
                                  </a:lnTo>
                                  <a:lnTo>
                                    <a:pt x="585" y="1785"/>
                                  </a:lnTo>
                                  <a:lnTo>
                                    <a:pt x="658" y="1785"/>
                                  </a:lnTo>
                                  <a:lnTo>
                                    <a:pt x="731" y="1784"/>
                                  </a:lnTo>
                                  <a:lnTo>
                                    <a:pt x="804" y="1785"/>
                                  </a:lnTo>
                                  <a:lnTo>
                                    <a:pt x="877" y="1785"/>
                                  </a:lnTo>
                                  <a:lnTo>
                                    <a:pt x="950" y="1785"/>
                                  </a:lnTo>
                                  <a:lnTo>
                                    <a:pt x="1023" y="1785"/>
                                  </a:lnTo>
                                  <a:lnTo>
                                    <a:pt x="1096" y="1344"/>
                                  </a:lnTo>
                                  <a:lnTo>
                                    <a:pt x="1169" y="845"/>
                                  </a:lnTo>
                                  <a:lnTo>
                                    <a:pt x="1242" y="451"/>
                                  </a:lnTo>
                                  <a:lnTo>
                                    <a:pt x="1315" y="256"/>
                                  </a:lnTo>
                                  <a:lnTo>
                                    <a:pt x="1388" y="133"/>
                                  </a:lnTo>
                                  <a:lnTo>
                                    <a:pt x="1461" y="87"/>
                                  </a:lnTo>
                                  <a:lnTo>
                                    <a:pt x="1534" y="45"/>
                                  </a:lnTo>
                                  <a:lnTo>
                                    <a:pt x="1607" y="30"/>
                                  </a:lnTo>
                                  <a:lnTo>
                                    <a:pt x="1680" y="17"/>
                                  </a:lnTo>
                                  <a:lnTo>
                                    <a:pt x="1753" y="13"/>
                                  </a:lnTo>
                                  <a:lnTo>
                                    <a:pt x="1826" y="11"/>
                                  </a:lnTo>
                                  <a:lnTo>
                                    <a:pt x="1899" y="8"/>
                                  </a:lnTo>
                                  <a:lnTo>
                                    <a:pt x="1972" y="3"/>
                                  </a:lnTo>
                                  <a:lnTo>
                                    <a:pt x="2045" y="0"/>
                                  </a:lnTo>
                                  <a:lnTo>
                                    <a:pt x="2118" y="1"/>
                                  </a:lnTo>
                                </a:path>
                              </a:pathLst>
                            </a:custGeom>
                            <a:noFill/>
                            <a:ln w="21692">
                              <a:solidFill>
                                <a:srgbClr val="00BFC4"/>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8" name="docshape362"/>
                          <wps:cNvSpPr>
                            <a:spLocks/>
                          </wps:cNvSpPr>
                          <wps:spPr bwMode="auto">
                            <a:xfrm>
                              <a:off x="6590" y="116"/>
                              <a:ext cx="2330" cy="1974"/>
                            </a:xfrm>
                            <a:prstGeom prst="rect">
                              <a:avLst/>
                            </a:prstGeom>
                            <a:noFill/>
                            <a:ln w="9855">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 name="docshape363"/>
                          <wps:cNvSpPr>
                            <a:spLocks/>
                          </wps:cNvSpPr>
                          <wps:spPr bwMode="auto">
                            <a:xfrm>
                              <a:off x="6590" y="-191"/>
                              <a:ext cx="2330" cy="30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docshape364"/>
                          <wps:cNvSpPr>
                            <a:spLocks/>
                          </wps:cNvSpPr>
                          <wps:spPr bwMode="auto">
                            <a:xfrm>
                              <a:off x="6623" y="2090"/>
                              <a:ext cx="2192" cy="40"/>
                            </a:xfrm>
                            <a:custGeom>
                              <a:avLst/>
                              <a:gdLst>
                                <a:gd name="T0" fmla="+- 0 6623 6623"/>
                                <a:gd name="T1" fmla="*/ T0 w 2192"/>
                                <a:gd name="T2" fmla="+- 0 2130 2090"/>
                                <a:gd name="T3" fmla="*/ 2130 h 40"/>
                                <a:gd name="T4" fmla="+- 0 6623 6623"/>
                                <a:gd name="T5" fmla="*/ T4 w 2192"/>
                                <a:gd name="T6" fmla="+- 0 2090 2090"/>
                                <a:gd name="T7" fmla="*/ 2090 h 40"/>
                                <a:gd name="T8" fmla="+- 0 6988 6623"/>
                                <a:gd name="T9" fmla="*/ T8 w 2192"/>
                                <a:gd name="T10" fmla="+- 0 2130 2090"/>
                                <a:gd name="T11" fmla="*/ 2130 h 40"/>
                                <a:gd name="T12" fmla="+- 0 6988 6623"/>
                                <a:gd name="T13" fmla="*/ T12 w 2192"/>
                                <a:gd name="T14" fmla="+- 0 2090 2090"/>
                                <a:gd name="T15" fmla="*/ 2090 h 40"/>
                                <a:gd name="T16" fmla="+- 0 7354 6623"/>
                                <a:gd name="T17" fmla="*/ T16 w 2192"/>
                                <a:gd name="T18" fmla="+- 0 2130 2090"/>
                                <a:gd name="T19" fmla="*/ 2130 h 40"/>
                                <a:gd name="T20" fmla="+- 0 7354 6623"/>
                                <a:gd name="T21" fmla="*/ T20 w 2192"/>
                                <a:gd name="T22" fmla="+- 0 2090 2090"/>
                                <a:gd name="T23" fmla="*/ 2090 h 40"/>
                                <a:gd name="T24" fmla="+- 0 7719 6623"/>
                                <a:gd name="T25" fmla="*/ T24 w 2192"/>
                                <a:gd name="T26" fmla="+- 0 2130 2090"/>
                                <a:gd name="T27" fmla="*/ 2130 h 40"/>
                                <a:gd name="T28" fmla="+- 0 7719 6623"/>
                                <a:gd name="T29" fmla="*/ T28 w 2192"/>
                                <a:gd name="T30" fmla="+- 0 2090 2090"/>
                                <a:gd name="T31" fmla="*/ 2090 h 40"/>
                                <a:gd name="T32" fmla="+- 0 8084 6623"/>
                                <a:gd name="T33" fmla="*/ T32 w 2192"/>
                                <a:gd name="T34" fmla="+- 0 2130 2090"/>
                                <a:gd name="T35" fmla="*/ 2130 h 40"/>
                                <a:gd name="T36" fmla="+- 0 8084 6623"/>
                                <a:gd name="T37" fmla="*/ T36 w 2192"/>
                                <a:gd name="T38" fmla="+- 0 2090 2090"/>
                                <a:gd name="T39" fmla="*/ 2090 h 40"/>
                                <a:gd name="T40" fmla="+- 0 8449 6623"/>
                                <a:gd name="T41" fmla="*/ T40 w 2192"/>
                                <a:gd name="T42" fmla="+- 0 2130 2090"/>
                                <a:gd name="T43" fmla="*/ 2130 h 40"/>
                                <a:gd name="T44" fmla="+- 0 8449 6623"/>
                                <a:gd name="T45" fmla="*/ T44 w 2192"/>
                                <a:gd name="T46" fmla="+- 0 2090 2090"/>
                                <a:gd name="T47" fmla="*/ 2090 h 40"/>
                                <a:gd name="T48" fmla="+- 0 8814 6623"/>
                                <a:gd name="T49" fmla="*/ T48 w 2192"/>
                                <a:gd name="T50" fmla="+- 0 2130 2090"/>
                                <a:gd name="T51" fmla="*/ 2130 h 40"/>
                                <a:gd name="T52" fmla="+- 0 8814 6623"/>
                                <a:gd name="T53" fmla="*/ T52 w 2192"/>
                                <a:gd name="T54" fmla="+- 0 2090 2090"/>
                                <a:gd name="T55" fmla="*/ 2090 h 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2192" h="40">
                                  <a:moveTo>
                                    <a:pt x="0" y="40"/>
                                  </a:moveTo>
                                  <a:lnTo>
                                    <a:pt x="0" y="0"/>
                                  </a:lnTo>
                                  <a:moveTo>
                                    <a:pt x="365" y="40"/>
                                  </a:moveTo>
                                  <a:lnTo>
                                    <a:pt x="365" y="0"/>
                                  </a:lnTo>
                                  <a:moveTo>
                                    <a:pt x="731" y="40"/>
                                  </a:moveTo>
                                  <a:lnTo>
                                    <a:pt x="731" y="0"/>
                                  </a:lnTo>
                                  <a:moveTo>
                                    <a:pt x="1096" y="40"/>
                                  </a:moveTo>
                                  <a:lnTo>
                                    <a:pt x="1096" y="0"/>
                                  </a:lnTo>
                                  <a:moveTo>
                                    <a:pt x="1461" y="40"/>
                                  </a:moveTo>
                                  <a:lnTo>
                                    <a:pt x="1461" y="0"/>
                                  </a:lnTo>
                                  <a:moveTo>
                                    <a:pt x="1826" y="40"/>
                                  </a:moveTo>
                                  <a:lnTo>
                                    <a:pt x="1826" y="0"/>
                                  </a:lnTo>
                                  <a:moveTo>
                                    <a:pt x="2191" y="40"/>
                                  </a:moveTo>
                                  <a:lnTo>
                                    <a:pt x="2191" y="0"/>
                                  </a:lnTo>
                                </a:path>
                              </a:pathLst>
                            </a:custGeom>
                            <a:noFill/>
                            <a:ln w="543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docshape365"/>
                          <wps:cNvSpPr txBox="1">
                            <a:spLocks/>
                          </wps:cNvSpPr>
                          <wps:spPr bwMode="auto">
                            <a:xfrm>
                              <a:off x="6582" y="-191"/>
                              <a:ext cx="2346" cy="23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45A8DF" w14:textId="77777777" w:rsidR="00A529FC" w:rsidRDefault="00000000">
                                <w:pPr>
                                  <w:spacing w:before="44"/>
                                  <w:ind w:left="851" w:right="851"/>
                                  <w:jc w:val="center"/>
                                  <w:rPr>
                                    <w:ins w:id="491" w:author="Author" w:date="2022-09-10T01:53:00Z"/>
                                    <w:rFonts w:ascii="Arial"/>
                                    <w:sz w:val="19"/>
                                  </w:rPr>
                                </w:pPr>
                                <w:ins w:id="492" w:author="Author" w:date="2022-09-10T01:53:00Z">
                                  <w:r>
                                    <w:rPr>
                                      <w:rFonts w:ascii="Arial"/>
                                      <w:color w:val="FFFFFF"/>
                                      <w:spacing w:val="-2"/>
                                      <w:sz w:val="19"/>
                                    </w:rPr>
                                    <w:t>NoEDL</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38B853" id="_x0000_s1552" style="position:absolute;left:0;text-align:left;margin-left:329.15pt;margin-top:-9.55pt;width:117.3pt;height:116.05pt;z-index:15756288;mso-position-horizontal-relative:page" coordorigin="6583,-191" coordsize="2346,232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">
                  <v:shape id="docshape358" o:spid="_x0000_s1553"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" path="m,1659r2330,m,1210r2330,m,761r2330,m,313r2330,m216,1973l216,m581,1973l581,m946,1973l946,t365,1973l1311,t366,1973l1677,t365,1973l2042,e" filled="f" strokecolor="#dedede" strokeweight=".07478mm">
                    <v:path arrowok="t" o:connecttype="custom" o:connectlocs="0,1776;2330,1776;0,1327;2330,1327;0,878;2330,878;0,430;2330,430;216,2090;216,117;581,2090;581,117;946,2090;946,117;1311,2090;1311,117;1677,2090;1677,117;2042,2090;2042,117" o:connectangles="0,0,0,0,0,0,0,0,0,0,0,0,0,0,0,0,0,0,0,0"/>
                  </v:shape>
                  <v:shape id="docshape359" o:spid="_x0000_s1554" style="position:absolute;left:6590;top:116;width:2330;height:1974;visibility:visible;mso-wrap-style:square;v-text-anchor:top" coordsize="2330,197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" path="m,1883r2330,m,1435r2330,m,986r2330,m,537r2330,m,88r2330,m33,1973l33,m398,1973l398,m764,1973l764,t365,1973l1129,t365,1973l1494,t365,1973l1859,t365,1973l2224,e" filled="f" strokecolor="#dedede" strokeweight=".151mm">
                    <v:path arrowok="t" o:connecttype="custom" o:connectlocs="0,2000;2330,2000;0,1552;2330,1552;0,1103;2330,1103;0,654;2330,654;0,205;2330,205;33,2090;33,117;398,2090;398,117;764,2090;764,117;1129,2090;1129,117;1494,2090;1494,117;1859,2090;1859,117;2224,2090;2224,117" o:connectangles="0,0,0,0,0,0,0,0,0,0,0,0,0,0,0,0,0,0,0,0,0,0,0,0"/>
                  </v:shape>
                  <v:shape id="docshape360" o:spid="_x0000_s1555" style="position:absolute;left:6696;top:280;width:2119;height:1673;visibility:visible;mso-wrap-style:square;v-text-anchor:top" coordsize="2119,16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" path="m,1031l73,593,146,280,219,148,292,61,365,28,438,4,512,r73,10l658,18r73,7l804,31r73,2l950,43r73,17l1096,808r73,187l1242,1152r73,127l1388,1381r73,98l1534,1524r73,40l1680,1585r73,31l1826,1629r73,16l1972,1657r73,11l2118,1672e" filled="f" strokecolor="#f8766d" strokeweight=".60256mm">
                    <v:path arrowok="t" o:connecttype="custom" o:connectlocs="0,1312;73,874;146,561;219,429;292,342;365,309;438,285;512,281;512,281;585,291;658,299;731,306;804,312;877,314;950,324;1023,341;1096,1089;1169,1276;1242,1433;1315,1560;1388,1662;1461,1760;1534,1805;1607,1845;1680,1866;1753,1897;1826,1910;1899,1926;1972,1938;2045,1949;2118,1953" o:connectangles="0,0,0,0,0,0,0,0,0,0,0,0,0,0,0,0,0,0,0,0,0,0,0,0,0,0,0,0,0,0,0"/>
                  </v:shape>
                  <v:shape id="docshape361" o:spid="_x0000_s1556" style="position:absolute;left:6696;top:214;width:2119;height:1786;visibility:visible;mso-wrap-style:square;v-text-anchor:top" coordsize="2119,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" path="m,1784r73,1l146,1785r73,l292,1785r73,-1l438,1785r74,-2l585,1785r73,l731,1784r73,1l877,1785r73,l1023,1785r73,-441l1169,845r73,-394l1315,256r73,-123l1461,87r73,-42l1607,30r73,-13l1753,13r73,-2l1899,8r73,-5l2045,r73,1e" filled="f" strokecolor="#00bfc4" strokeweight=".60256mm">
                    <v:path arrowok="t" o:connecttype="custom" o:connectlocs="0,1999;73,2000;146,2000;219,2000;292,2000;365,1999;438,2000;438,2000;512,1998;585,2000;658,2000;658,2000;731,1999;804,2000;877,2000;877,2000;950,2000;1023,2000;1096,1559;1169,1060;1242,666;1315,471;1388,348;1461,302;1534,260;1607,245;1680,232;1753,228;1826,226;1899,223;1972,218;2045,215;2118,216" o:connectangles="0,0,0,0,0,0,0,0,0,0,0,0,0,0,0,0,0,0,0,0,0,0,0,0,0,0,0,0,0,0,0,0,0"/>
                  </v:shape>
                  <v:rect id="docshape362" o:spid="_x0000_s1557" style="position:absolute;left:6590;top:116;width:2330;height:19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" filled="f" strokecolor="#b3b3b3" strokeweight=".27375mm">
                    <v:path arrowok="t"/>
                  </v:rect>
                  <v:rect id="docshape363" o:spid="_x0000_s1558" style="position:absolute;left:6590;top:-191;width:2330;height: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" fillcolor="#b3b3b3" stroked="f">
                    <v:path arrowok="t"/>
                  </v:rect>
                  <v:shape id="docshape364" o:spid="_x0000_s1559" style="position:absolute;left:6623;top:2090;width:2192;height:40;visibility:visible;mso-wrap-style:square;v-text-anchor:top" coordsize="2192,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" path="m,40l,m365,40l365,m731,40l731,t365,40l1096,t365,40l1461,t365,40l1826,t365,40l2191,e" filled="f" strokecolor="#b3b3b3" strokeweight=".151mm">
                    <v:path arrowok="t" o:connecttype="custom" o:connectlocs="0,2130;0,2090;365,2130;365,2090;731,2130;731,2090;1096,2130;1096,2090;1461,2130;1461,2090;1826,2130;1826,2090;2191,2130;2191,2090" o:connectangles="0,0,0,0,0,0,0,0,0,0,0,0,0,0"/>
                  </v:shape>
                  <v:shape id="docshape365" o:spid="_x0000_s1560" type="#_x0000_t202" style="position:absolute;left:6582;top:-191;width:2346;height:232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" filled="f" stroked="f">
                    <v:path arrowok="t"/>
                    <v:textbox inset="0,0,0,0">
                      <w:txbxContent>
                        <w:p w14:paraId="1E45A8DF" w14:textId="77777777" w:rsidR="00A529FC" w:rsidRDefault="00000000">
                          <w:pPr>
                            <w:spacing w:before="44"/>
                            <w:ind w:left="851" w:right="851"/>
                            <w:jc w:val="center"/>
                            <w:rPr>
                              <w:ins w:id="493" w:author="Author" w:date="2022-09-10T01:53:00Z"/>
                              <w:rFonts w:ascii="Arial"/>
                              <w:sz w:val="19"/>
                            </w:rPr>
                          </w:pPr>
                          <w:ins w:id="494" w:author="Author" w:date="2022-09-10T01:53:00Z">
                            <w:r>
                              <w:rPr>
                                <w:rFonts w:ascii="Arial"/>
                                <w:color w:val="FFFFFF"/>
                                <w:spacing w:val="-2"/>
                                <w:sz w:val="19"/>
                              </w:rPr>
                              <w:t>NoEDL</w:t>
                            </w:r>
                          </w:ins>
                        </w:p>
                      </w:txbxContent>
                    </v:textbox>
                  </v:shape>
                  <w10:wrap anchorx="page"/>
                </v:group>
              </w:pict>
            </mc:Fallback>
          </mc:AlternateContent>
        </w:r>
      </w:ins>
      <w:r w:rsidR="00000000">
        <w:rPr>
          <w:rFonts w:ascii="Arial"/>
          <w:color w:val="4D4D4D"/>
          <w:spacing w:val="-4"/>
          <w:sz w:val="19"/>
        </w:rPr>
        <w:t>1.00</w:t>
      </w:r>
    </w:p>
    <w:p w14:paraId="63B30090" w14:textId="77777777" w:rsidR="00A529FC" w:rsidRDefault="00A529FC">
      <w:pPr>
        <w:pStyle w:val="BodyText"/>
        <w:spacing w:before="8"/>
        <w:rPr>
          <w:rFonts w:ascii="Arial"/>
          <w:sz w:val="11"/>
        </w:rPr>
      </w:pPr>
    </w:p>
    <w:p w14:paraId="65298C58" w14:textId="77777777" w:rsidR="00A529FC" w:rsidRDefault="006228F8">
      <w:pPr>
        <w:spacing w:before="96"/>
        <w:ind w:left="2264"/>
        <w:rPr>
          <w:rFonts w:ascii="Arial"/>
          <w:sz w:val="19"/>
        </w:rPr>
      </w:pPr>
      <w:r>
        <w:rPr>
          <w:noProof/>
        </w:rPr>
        <mc:AlternateContent>
          <mc:Choice Requires="wps">
            <w:drawing>
              <wp:anchor distT="0" distB="0" distL="114300" distR="114300" simplePos="0" relativeHeight="15757824" behindDoc="0" locked="0" layoutInCell="1" allowOverlap="1" wp14:anchorId="0F89A61F" wp14:editId="2EB6A311">
                <wp:simplePos x="0" y="0"/>
                <wp:positionH relativeFrom="page">
                  <wp:posOffset>2066925</wp:posOffset>
                </wp:positionH>
                <wp:positionV relativeFrom="paragraph">
                  <wp:posOffset>125730</wp:posOffset>
                </wp:positionV>
                <wp:extent cx="196215" cy="580390"/>
                <wp:effectExtent l="0" t="0" r="6985" b="3810"/>
                <wp:wrapNone/>
                <wp:docPr id="142" name="docshape3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96215" cy="580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D04FC2" w14:textId="77777777" w:rsidR="00A529FC" w:rsidRDefault="00000000">
                            <w:pPr>
                              <w:spacing w:before="12"/>
                              <w:ind w:left="20"/>
                              <w:rPr>
                                <w:rFonts w:ascii="Arial"/>
                                <w:sz w:val="24"/>
                              </w:rPr>
                            </w:pPr>
                            <w:r>
                              <w:rPr>
                                <w:rFonts w:ascii="Arial"/>
                                <w:spacing w:val="-2"/>
                                <w:sz w:val="24"/>
                              </w:rPr>
                              <w:t>Memory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89A61F" id="docshape366" o:spid="_x0000_s1561" type="#_x0000_t202" style="position:absolute;left:0;text-align:left;margin-left:162.75pt;margin-top:9.9pt;width:15.45pt;height:45.7pt;z-index:157578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" filled="f" stroked="f">
                <v:path arrowok="t"/>
                <v:textbox style="layout-flow:vertical;mso-layout-flow-alt:bottom-to-top" inset="0,0,0,0">
                  <w:txbxContent>
                    <w:p w14:paraId="60D04FC2" w14:textId="77777777" w:rsidR="00A529FC" w:rsidRDefault="00000000">
                      <w:pPr>
                        <w:spacing w:before="12"/>
                        <w:ind w:left="20"/>
                        <w:rPr>
                          <w:rFonts w:ascii="Arial"/>
                          <w:sz w:val="24"/>
                        </w:rPr>
                      </w:pPr>
                      <w:r>
                        <w:rPr>
                          <w:rFonts w:ascii="Arial"/>
                          <w:spacing w:val="-2"/>
                          <w:sz w:val="24"/>
                        </w:rPr>
                        <w:t>Memory</w:t>
                      </w:r>
                    </w:p>
                  </w:txbxContent>
                </v:textbox>
                <w10:wrap anchorx="page"/>
              </v:shape>
            </w:pict>
          </mc:Fallback>
        </mc:AlternateContent>
      </w:r>
      <w:r w:rsidR="00000000">
        <w:rPr>
          <w:rFonts w:ascii="Arial"/>
          <w:color w:val="4D4D4D"/>
          <w:spacing w:val="-4"/>
          <w:sz w:val="19"/>
        </w:rPr>
        <w:t>0.75</w:t>
      </w:r>
    </w:p>
    <w:p w14:paraId="05FA0BBA" w14:textId="77777777" w:rsidR="00A529FC" w:rsidRDefault="00A529FC">
      <w:pPr>
        <w:pStyle w:val="BodyText"/>
        <w:spacing w:before="8"/>
        <w:rPr>
          <w:rFonts w:ascii="Arial"/>
          <w:sz w:val="11"/>
        </w:rPr>
      </w:pPr>
    </w:p>
    <w:p w14:paraId="64A0866E" w14:textId="77777777" w:rsidR="00A529FC" w:rsidRDefault="00000000">
      <w:pPr>
        <w:spacing w:before="95"/>
        <w:ind w:left="2264"/>
        <w:rPr>
          <w:rFonts w:ascii="Arial"/>
          <w:sz w:val="19"/>
        </w:rPr>
      </w:pPr>
      <w:r>
        <w:rPr>
          <w:rFonts w:ascii="Arial"/>
          <w:color w:val="4D4D4D"/>
          <w:spacing w:val="-4"/>
          <w:sz w:val="19"/>
        </w:rPr>
        <w:t>0.50</w:t>
      </w:r>
    </w:p>
    <w:p w14:paraId="7D521C13" w14:textId="77777777" w:rsidR="00A529FC" w:rsidRDefault="00A529FC">
      <w:pPr>
        <w:pStyle w:val="BodyText"/>
        <w:spacing w:before="8"/>
        <w:rPr>
          <w:rFonts w:ascii="Arial"/>
          <w:sz w:val="11"/>
        </w:rPr>
      </w:pPr>
    </w:p>
    <w:p w14:paraId="520BF73E" w14:textId="77777777" w:rsidR="00A529FC" w:rsidRDefault="00000000">
      <w:pPr>
        <w:spacing w:before="96"/>
        <w:ind w:left="2264"/>
        <w:rPr>
          <w:rFonts w:ascii="Arial"/>
          <w:sz w:val="19"/>
        </w:rPr>
      </w:pPr>
      <w:r>
        <w:rPr>
          <w:rFonts w:ascii="Arial"/>
          <w:color w:val="4D4D4D"/>
          <w:spacing w:val="-4"/>
          <w:sz w:val="19"/>
        </w:rPr>
        <w:t>0.25</w:t>
      </w:r>
    </w:p>
    <w:p w14:paraId="3018E68F" w14:textId="77777777" w:rsidR="00A529FC" w:rsidRDefault="00A529FC">
      <w:pPr>
        <w:pStyle w:val="BodyText"/>
        <w:spacing w:before="8"/>
        <w:rPr>
          <w:rFonts w:ascii="Arial"/>
          <w:sz w:val="11"/>
        </w:rPr>
      </w:pPr>
    </w:p>
    <w:p w14:paraId="4651B80B" w14:textId="77777777" w:rsidR="00A529FC" w:rsidRDefault="00A529FC">
      <w:pPr>
        <w:rPr>
          <w:rFonts w:ascii="Arial"/>
          <w:sz w:val="11"/>
        </w:rPr>
        <w:sectPr w:rsidR="00A529FC">
          <w:pgSz w:w="12240" w:h="15840"/>
          <w:pgMar w:top="1180" w:right="1320" w:bottom="280" w:left="1320" w:header="397" w:footer="0" w:gutter="0"/>
          <w:cols w:space="720"/>
        </w:sectPr>
      </w:pPr>
    </w:p>
    <w:p w14:paraId="480E4B66" w14:textId="77777777" w:rsidR="00A529FC" w:rsidRDefault="00000000">
      <w:pPr>
        <w:spacing w:before="96"/>
        <w:ind w:left="2264"/>
        <w:rPr>
          <w:rFonts w:ascii="Arial"/>
          <w:sz w:val="19"/>
        </w:rPr>
      </w:pPr>
      <w:r>
        <w:rPr>
          <w:rFonts w:ascii="Arial"/>
          <w:color w:val="4D4D4D"/>
          <w:spacing w:val="-4"/>
          <w:sz w:val="19"/>
        </w:rPr>
        <w:t>0.00</w:t>
      </w:r>
    </w:p>
    <w:p w14:paraId="676F53E1" w14:textId="77777777" w:rsidR="00A529FC" w:rsidRDefault="00000000">
      <w:pPr>
        <w:tabs>
          <w:tab w:val="left" w:pos="3468"/>
          <w:tab w:val="left" w:pos="3939"/>
        </w:tabs>
        <w:spacing w:before="12"/>
        <w:ind w:left="2997"/>
        <w:rPr>
          <w:rFonts w:ascii="Arial"/>
          <w:sz w:val="19"/>
        </w:rPr>
      </w:pPr>
      <w:r>
        <w:rPr>
          <w:rFonts w:ascii="Arial"/>
          <w:color w:val="4D4D4D"/>
          <w:spacing w:val="-10"/>
          <w:sz w:val="19"/>
        </w:rPr>
        <w:t>2</w:t>
      </w:r>
      <w:r>
        <w:rPr>
          <w:rFonts w:ascii="Arial"/>
          <w:color w:val="4D4D4D"/>
          <w:sz w:val="19"/>
        </w:rPr>
        <w:tab/>
      </w:r>
      <w:r>
        <w:rPr>
          <w:rFonts w:ascii="Arial"/>
          <w:color w:val="4D4D4D"/>
          <w:spacing w:val="-10"/>
          <w:sz w:val="19"/>
        </w:rPr>
        <w:t>4</w:t>
      </w:r>
      <w:r>
        <w:rPr>
          <w:rFonts w:ascii="Arial"/>
          <w:color w:val="4D4D4D"/>
          <w:sz w:val="19"/>
        </w:rPr>
        <w:tab/>
      </w:r>
      <w:r>
        <w:rPr>
          <w:rFonts w:ascii="Arial"/>
          <w:color w:val="4D4D4D"/>
          <w:spacing w:val="-10"/>
          <w:sz w:val="19"/>
        </w:rPr>
        <w:t>6</w:t>
      </w:r>
    </w:p>
    <w:p w14:paraId="34F1D80C" w14:textId="77777777" w:rsidR="00A529FC" w:rsidRDefault="00000000">
      <w:pPr>
        <w:spacing w:before="4"/>
        <w:rPr>
          <w:rFonts w:ascii="Arial"/>
          <w:sz w:val="28"/>
        </w:rPr>
      </w:pPr>
      <w:r>
        <w:br w:type="column"/>
      </w:r>
    </w:p>
    <w:p w14:paraId="3CFA211F" w14:textId="77777777" w:rsidR="00A529FC" w:rsidRDefault="00000000">
      <w:pPr>
        <w:tabs>
          <w:tab w:val="left" w:pos="741"/>
          <w:tab w:val="left" w:pos="1163"/>
          <w:tab w:val="left" w:pos="1528"/>
        </w:tabs>
        <w:spacing w:line="213" w:lineRule="exact"/>
        <w:ind w:left="323"/>
        <w:rPr>
          <w:rFonts w:ascii="Arial"/>
          <w:sz w:val="19"/>
        </w:rPr>
      </w:pPr>
      <w:r>
        <w:rPr>
          <w:rFonts w:ascii="Arial"/>
          <w:color w:val="4D4D4D"/>
          <w:spacing w:val="-10"/>
          <w:sz w:val="19"/>
        </w:rPr>
        <w:t>8</w:t>
      </w:r>
      <w:r>
        <w:rPr>
          <w:rFonts w:ascii="Arial"/>
          <w:color w:val="4D4D4D"/>
          <w:sz w:val="19"/>
        </w:rPr>
        <w:tab/>
      </w:r>
      <w:r>
        <w:rPr>
          <w:rFonts w:ascii="Arial"/>
          <w:color w:val="4D4D4D"/>
          <w:spacing w:val="-5"/>
          <w:sz w:val="19"/>
        </w:rPr>
        <w:t>10</w:t>
      </w:r>
      <w:r>
        <w:rPr>
          <w:rFonts w:ascii="Arial"/>
          <w:color w:val="4D4D4D"/>
          <w:sz w:val="19"/>
        </w:rPr>
        <w:tab/>
      </w:r>
      <w:r>
        <w:rPr>
          <w:rFonts w:ascii="Arial"/>
          <w:color w:val="4D4D4D"/>
          <w:spacing w:val="-10"/>
          <w:sz w:val="19"/>
        </w:rPr>
        <w:t>0</w:t>
      </w:r>
      <w:r>
        <w:rPr>
          <w:rFonts w:ascii="Arial"/>
          <w:color w:val="4D4D4D"/>
          <w:sz w:val="19"/>
        </w:rPr>
        <w:tab/>
      </w:r>
      <w:r>
        <w:rPr>
          <w:rFonts w:ascii="Arial"/>
          <w:color w:val="4D4D4D"/>
          <w:spacing w:val="-10"/>
          <w:sz w:val="19"/>
        </w:rPr>
        <w:t>5</w:t>
      </w:r>
    </w:p>
    <w:p w14:paraId="62D57727" w14:textId="77777777" w:rsidR="00A529FC" w:rsidRDefault="00000000">
      <w:pPr>
        <w:pStyle w:val="Heading1"/>
        <w:spacing w:line="270" w:lineRule="exact"/>
        <w:ind w:left="728" w:right="0"/>
        <w:jc w:val="left"/>
        <w:rPr>
          <w:rFonts w:ascii="Arial"/>
        </w:rPr>
      </w:pPr>
      <w:r>
        <w:rPr>
          <w:rFonts w:ascii="Arial"/>
          <w:spacing w:val="-2"/>
        </w:rPr>
        <w:t>Epoch</w:t>
      </w:r>
    </w:p>
    <w:p w14:paraId="32490BA7" w14:textId="77777777" w:rsidR="00A529FC" w:rsidRDefault="00000000">
      <w:pPr>
        <w:spacing w:before="4"/>
        <w:rPr>
          <w:rFonts w:ascii="Arial"/>
          <w:sz w:val="28"/>
        </w:rPr>
      </w:pPr>
      <w:r>
        <w:br w:type="column"/>
      </w:r>
    </w:p>
    <w:p w14:paraId="3750E281" w14:textId="77777777" w:rsidR="00A529FC" w:rsidRDefault="00000000">
      <w:pPr>
        <w:ind w:left="165"/>
        <w:rPr>
          <w:rFonts w:ascii="Arial"/>
          <w:sz w:val="19"/>
        </w:rPr>
      </w:pPr>
      <w:r>
        <w:rPr>
          <w:rFonts w:ascii="Arial"/>
          <w:color w:val="4D4D4D"/>
          <w:sz w:val="19"/>
        </w:rPr>
        <w:t>10</w:t>
      </w:r>
      <w:r>
        <w:rPr>
          <w:rFonts w:ascii="Arial"/>
          <w:color w:val="4D4D4D"/>
          <w:spacing w:val="73"/>
          <w:w w:val="150"/>
          <w:sz w:val="19"/>
        </w:rPr>
        <w:t xml:space="preserve"> </w:t>
      </w:r>
      <w:r>
        <w:rPr>
          <w:rFonts w:ascii="Arial"/>
          <w:color w:val="4D4D4D"/>
          <w:spacing w:val="-7"/>
          <w:sz w:val="19"/>
        </w:rPr>
        <w:t>15</w:t>
      </w:r>
    </w:p>
    <w:p w14:paraId="350E4ABA" w14:textId="77777777" w:rsidR="00A529FC" w:rsidRDefault="00000000">
      <w:pPr>
        <w:spacing w:before="4"/>
        <w:rPr>
          <w:rFonts w:ascii="Arial"/>
          <w:sz w:val="28"/>
        </w:rPr>
      </w:pPr>
      <w:r>
        <w:br w:type="column"/>
      </w:r>
    </w:p>
    <w:p w14:paraId="00558F93" w14:textId="77777777" w:rsidR="00A529FC" w:rsidRDefault="00000000">
      <w:pPr>
        <w:ind w:left="111"/>
        <w:rPr>
          <w:rFonts w:ascii="Arial"/>
          <w:sz w:val="19"/>
        </w:rPr>
      </w:pPr>
      <w:r>
        <w:rPr>
          <w:rFonts w:ascii="Arial"/>
          <w:color w:val="4D4D4D"/>
          <w:sz w:val="19"/>
        </w:rPr>
        <w:t>20</w:t>
      </w:r>
      <w:r>
        <w:rPr>
          <w:rFonts w:ascii="Arial"/>
          <w:color w:val="4D4D4D"/>
          <w:spacing w:val="73"/>
          <w:w w:val="150"/>
          <w:sz w:val="19"/>
        </w:rPr>
        <w:t xml:space="preserve"> </w:t>
      </w:r>
      <w:r>
        <w:rPr>
          <w:rFonts w:ascii="Arial"/>
          <w:color w:val="4D4D4D"/>
          <w:sz w:val="19"/>
        </w:rPr>
        <w:t>25</w:t>
      </w:r>
      <w:r>
        <w:rPr>
          <w:rFonts w:ascii="Arial"/>
          <w:color w:val="4D4D4D"/>
          <w:spacing w:val="74"/>
          <w:w w:val="150"/>
          <w:sz w:val="19"/>
        </w:rPr>
        <w:t xml:space="preserve"> </w:t>
      </w:r>
      <w:r>
        <w:rPr>
          <w:rFonts w:ascii="Arial"/>
          <w:color w:val="4D4D4D"/>
          <w:spacing w:val="-5"/>
          <w:sz w:val="19"/>
        </w:rPr>
        <w:t>30</w:t>
      </w:r>
    </w:p>
    <w:p w14:paraId="6D71B13F" w14:textId="77777777" w:rsidR="00A529FC" w:rsidRDefault="00A529FC">
      <w:pPr>
        <w:rPr>
          <w:rFonts w:ascii="Arial"/>
          <w:sz w:val="19"/>
        </w:rPr>
        <w:sectPr w:rsidR="00A529FC">
          <w:type w:val="continuous"/>
          <w:pgSz w:w="12240" w:h="15840"/>
          <w:pgMar w:top="1180" w:right="1320" w:bottom="280" w:left="1320" w:header="397" w:footer="0" w:gutter="0"/>
          <w:cols w:num="4" w:space="720" w:equalWidth="0">
            <w:col w:w="4047" w:space="40"/>
            <w:col w:w="1636" w:space="39"/>
            <w:col w:w="744" w:space="39"/>
            <w:col w:w="3055"/>
          </w:cols>
        </w:sectPr>
      </w:pPr>
    </w:p>
    <w:p w14:paraId="3DA9BC98" w14:textId="77777777" w:rsidR="00A529FC" w:rsidRDefault="00A529FC">
      <w:pPr>
        <w:pStyle w:val="BodyText"/>
        <w:rPr>
          <w:rFonts w:ascii="Arial"/>
          <w:sz w:val="11"/>
        </w:rPr>
      </w:pPr>
    </w:p>
    <w:p w14:paraId="33B4DB13" w14:textId="57A7227D" w:rsidR="00A529FC" w:rsidRDefault="006228F8">
      <w:pPr>
        <w:tabs>
          <w:tab w:val="left" w:pos="5529"/>
        </w:tabs>
        <w:spacing w:before="96"/>
        <w:ind w:left="4144"/>
        <w:rPr>
          <w:rFonts w:ascii="Arial"/>
          <w:sz w:val="19"/>
        </w:rPr>
      </w:pPr>
      <w:r>
        <w:rPr>
          <w:noProof/>
        </w:rPr>
        <mc:AlternateContent>
          <mc:Choice Requires="wps">
            <w:drawing>
              <wp:anchor distT="0" distB="0" distL="114300" distR="114300" simplePos="0" relativeHeight="15756800" behindDoc="0" locked="0" layoutInCell="1" allowOverlap="1" wp14:anchorId="2F9A98AC" wp14:editId="58DFBBA0">
                <wp:simplePos x="0" y="0"/>
                <wp:positionH relativeFrom="page">
                  <wp:posOffset>3314700</wp:posOffset>
                </wp:positionH>
                <wp:positionV relativeFrom="paragraph">
                  <wp:posOffset>119380</wp:posOffset>
                </wp:positionV>
                <wp:extent cx="70485" cy="21590"/>
                <wp:effectExtent l="0" t="0" r="5715" b="3810"/>
                <wp:wrapNone/>
                <wp:docPr id="141" name="docshape3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6D8767B" id="docshape367" o:spid="_x0000_s1026" style="position:absolute;margin-left:261pt;margin-top:9.4pt;width:5.55pt;height:1.7pt;z-index:1575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" fillcolor="#f8766d" stroked="f">
                <v:path arrowok="t"/>
                <w10:wrap anchorx="page"/>
              </v:rect>
            </w:pict>
          </mc:Fallback>
        </mc:AlternateContent>
      </w:r>
      <w:del w:id="495" w:author="Author" w:date="2022-09-10T01:53:00Z">
        <w:r w:rsidR="002F233B">
          <w:rPr>
            <w:noProof/>
          </w:rPr>
          <mc:AlternateContent>
            <mc:Choice Requires="wps">
              <w:drawing>
                <wp:anchor distT="0" distB="0" distL="114300" distR="114300" simplePos="0" relativeHeight="487651328" behindDoc="1" locked="0" layoutInCell="1" allowOverlap="1" wp14:anchorId="41E307C0" wp14:editId="3DAD31A2">
                  <wp:simplePos x="0" y="0"/>
                  <wp:positionH relativeFrom="page">
                    <wp:posOffset>4194810</wp:posOffset>
                  </wp:positionH>
                  <wp:positionV relativeFrom="paragraph">
                    <wp:posOffset>119380</wp:posOffset>
                  </wp:positionV>
                  <wp:extent cx="70485" cy="21590"/>
                  <wp:effectExtent l="0" t="0" r="5715" b="3810"/>
                  <wp:wrapNone/>
                  <wp:docPr id="944" name="docshape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D5578B" id="docshape368" o:spid="_x0000_s1026" style="position:absolute;margin-left:330.3pt;margin-top:9.4pt;width:5.55pt;height:1.7pt;z-index:-15665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del>
      <w:ins w:id="496" w:author="Author" w:date="2022-09-10T01:53:00Z">
        <w:r>
          <w:rPr>
            <w:noProof/>
          </w:rPr>
          <mc:AlternateContent>
            <mc:Choice Requires="wps">
              <w:drawing>
                <wp:anchor distT="0" distB="0" distL="114300" distR="114300" simplePos="0" relativeHeight="486588928" behindDoc="1" locked="0" layoutInCell="1" allowOverlap="1" wp14:anchorId="1A2DCB5C" wp14:editId="69DF40EA">
                  <wp:simplePos x="0" y="0"/>
                  <wp:positionH relativeFrom="page">
                    <wp:posOffset>4194810</wp:posOffset>
                  </wp:positionH>
                  <wp:positionV relativeFrom="paragraph">
                    <wp:posOffset>119380</wp:posOffset>
                  </wp:positionV>
                  <wp:extent cx="70485" cy="21590"/>
                  <wp:effectExtent l="0" t="0" r="5715" b="3810"/>
                  <wp:wrapNone/>
                  <wp:docPr id="140" name="docshape3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0485" cy="2159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2AF9B" id="docshape368" o:spid="_x0000_s1026" style="position:absolute;margin-left:330.3pt;margin-top:9.4pt;width:5.55pt;height:1.7pt;z-index:-1672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" fillcolor="#00bfc4" stroked="f">
                  <v:path arrowok="t"/>
                  <w10:wrap anchorx="page"/>
                </v:rect>
              </w:pict>
            </mc:Fallback>
          </mc:AlternateContent>
        </w:r>
      </w:ins>
      <w:r w:rsidR="00000000">
        <w:rPr>
          <w:rFonts w:ascii="Arial"/>
          <w:sz w:val="19"/>
        </w:rPr>
        <w:t>AB</w:t>
      </w:r>
      <w:r w:rsidR="00000000">
        <w:rPr>
          <w:rFonts w:ascii="Arial"/>
          <w:spacing w:val="2"/>
          <w:sz w:val="19"/>
        </w:rPr>
        <w:t xml:space="preserve"> </w:t>
      </w:r>
      <w:r w:rsidR="00000000">
        <w:rPr>
          <w:rFonts w:ascii="Arial"/>
          <w:spacing w:val="-2"/>
          <w:sz w:val="19"/>
        </w:rPr>
        <w:t>memory</w:t>
      </w:r>
      <w:r w:rsidR="00000000">
        <w:rPr>
          <w:rFonts w:ascii="Arial"/>
          <w:sz w:val="19"/>
        </w:rPr>
        <w:tab/>
        <w:t>AC</w:t>
      </w:r>
      <w:r w:rsidR="00000000">
        <w:rPr>
          <w:rFonts w:ascii="Arial"/>
          <w:spacing w:val="-4"/>
          <w:sz w:val="19"/>
        </w:rPr>
        <w:t xml:space="preserve"> </w:t>
      </w:r>
      <w:r w:rsidR="00000000">
        <w:rPr>
          <w:rFonts w:ascii="Arial"/>
          <w:spacing w:val="-2"/>
          <w:sz w:val="19"/>
        </w:rPr>
        <w:t>memory</w:t>
      </w:r>
    </w:p>
    <w:p w14:paraId="3C454929" w14:textId="77777777" w:rsidR="00A529FC" w:rsidRDefault="00A529FC">
      <w:pPr>
        <w:pStyle w:val="BodyText"/>
        <w:rPr>
          <w:rFonts w:ascii="Arial"/>
          <w:sz w:val="20"/>
        </w:rPr>
      </w:pPr>
    </w:p>
    <w:p w14:paraId="49147AE4" w14:textId="77777777" w:rsidR="00A529FC" w:rsidRDefault="00000000">
      <w:pPr>
        <w:spacing w:before="123" w:line="252" w:lineRule="auto"/>
        <w:ind w:left="120" w:right="117"/>
        <w:jc w:val="both"/>
        <w:rPr>
          <w:sz w:val="18"/>
        </w:rPr>
      </w:pPr>
      <w:r>
        <w:t>Figure</w:t>
      </w:r>
      <w:r>
        <w:rPr>
          <w:spacing w:val="-14"/>
        </w:rPr>
        <w:t xml:space="preserve"> </w:t>
      </w:r>
      <w:r>
        <w:t>5:</w:t>
      </w:r>
      <w:r>
        <w:rPr>
          <w:spacing w:val="-14"/>
        </w:rPr>
        <w:t xml:space="preserve"> </w:t>
      </w:r>
      <w:r>
        <w:rPr>
          <w:sz w:val="18"/>
        </w:rPr>
        <w:t>Statistics</w:t>
      </w:r>
      <w:r>
        <w:rPr>
          <w:spacing w:val="-11"/>
          <w:sz w:val="18"/>
        </w:rPr>
        <w:t xml:space="preserve"> </w:t>
      </w:r>
      <w:r>
        <w:rPr>
          <w:sz w:val="18"/>
        </w:rPr>
        <w:t>for</w:t>
      </w:r>
      <w:r>
        <w:rPr>
          <w:spacing w:val="-11"/>
          <w:sz w:val="18"/>
        </w:rPr>
        <w:t xml:space="preserve"> </w:t>
      </w:r>
      <w:r>
        <w:rPr>
          <w:sz w:val="18"/>
        </w:rPr>
        <w:t>area</w:t>
      </w:r>
      <w:r>
        <w:rPr>
          <w:spacing w:val="-12"/>
          <w:sz w:val="18"/>
        </w:rPr>
        <w:t xml:space="preserve"> </w:t>
      </w:r>
      <w:r>
        <w:rPr>
          <w:sz w:val="18"/>
        </w:rPr>
        <w:t>CA3</w:t>
      </w:r>
      <w:r>
        <w:rPr>
          <w:spacing w:val="-11"/>
          <w:sz w:val="18"/>
        </w:rPr>
        <w:t xml:space="preserve"> </w:t>
      </w:r>
      <w:r>
        <w:rPr>
          <w:sz w:val="18"/>
        </w:rPr>
        <w:t>over</w:t>
      </w:r>
      <w:r>
        <w:rPr>
          <w:spacing w:val="-11"/>
          <w:sz w:val="18"/>
        </w:rPr>
        <w:t xml:space="preserve"> </w:t>
      </w:r>
      <w:r>
        <w:rPr>
          <w:sz w:val="18"/>
        </w:rPr>
        <w:t>the</w:t>
      </w:r>
      <w:r>
        <w:rPr>
          <w:spacing w:val="-11"/>
          <w:sz w:val="18"/>
        </w:rPr>
        <w:t xml:space="preserve"> </w:t>
      </w:r>
      <w:r>
        <w:rPr>
          <w:sz w:val="18"/>
        </w:rPr>
        <w:t>course</w:t>
      </w:r>
      <w:r>
        <w:rPr>
          <w:spacing w:val="-12"/>
          <w:sz w:val="18"/>
        </w:rPr>
        <w:t xml:space="preserve"> </w:t>
      </w:r>
      <w:r>
        <w:rPr>
          <w:sz w:val="18"/>
        </w:rPr>
        <w:t>of</w:t>
      </w:r>
      <w:r>
        <w:rPr>
          <w:spacing w:val="-11"/>
          <w:sz w:val="18"/>
        </w:rPr>
        <w:t xml:space="preserve"> </w:t>
      </w:r>
      <w:r>
        <w:rPr>
          <w:sz w:val="18"/>
        </w:rPr>
        <w:t>testing</w:t>
      </w:r>
      <w:r>
        <w:rPr>
          <w:spacing w:val="-11"/>
          <w:sz w:val="18"/>
        </w:rPr>
        <w:t xml:space="preserve"> </w:t>
      </w:r>
      <w:r>
        <w:rPr>
          <w:sz w:val="18"/>
        </w:rPr>
        <w:t>(List</w:t>
      </w:r>
      <w:r>
        <w:rPr>
          <w:spacing w:val="-11"/>
          <w:sz w:val="18"/>
        </w:rPr>
        <w:t xml:space="preserve"> </w:t>
      </w:r>
      <w:r>
        <w:rPr>
          <w:sz w:val="18"/>
        </w:rPr>
        <w:t>100,</w:t>
      </w:r>
      <w:r>
        <w:rPr>
          <w:spacing w:val="-12"/>
          <w:sz w:val="18"/>
        </w:rPr>
        <w:t xml:space="preserve"> </w:t>
      </w:r>
      <w:r>
        <w:rPr>
          <w:sz w:val="18"/>
        </w:rPr>
        <w:t>Medium</w:t>
      </w:r>
      <w:r>
        <w:rPr>
          <w:spacing w:val="-11"/>
          <w:sz w:val="18"/>
        </w:rPr>
        <w:t xml:space="preserve"> </w:t>
      </w:r>
      <w:r>
        <w:rPr>
          <w:sz w:val="18"/>
        </w:rPr>
        <w:t>sized</w:t>
      </w:r>
      <w:r>
        <w:rPr>
          <w:spacing w:val="-11"/>
          <w:sz w:val="18"/>
        </w:rPr>
        <w:t xml:space="preserve"> </w:t>
      </w:r>
      <w:r>
        <w:rPr>
          <w:sz w:val="18"/>
        </w:rPr>
        <w:t>network).</w:t>
      </w:r>
      <w:r>
        <w:rPr>
          <w:spacing w:val="-11"/>
          <w:sz w:val="18"/>
        </w:rPr>
        <w:t xml:space="preserve"> </w:t>
      </w:r>
      <w:r>
        <w:rPr>
          <w:sz w:val="18"/>
        </w:rPr>
        <w:t>Representational</w:t>
      </w:r>
      <w:r>
        <w:rPr>
          <w:spacing w:val="-12"/>
          <w:sz w:val="18"/>
        </w:rPr>
        <w:t xml:space="preserve"> </w:t>
      </w:r>
      <w:r>
        <w:rPr>
          <w:sz w:val="18"/>
        </w:rPr>
        <w:t>similarity</w:t>
      </w:r>
      <w:r>
        <w:rPr>
          <w:spacing w:val="-11"/>
          <w:sz w:val="18"/>
        </w:rPr>
        <w:t xml:space="preserve"> </w:t>
      </w:r>
      <w:r>
        <w:rPr>
          <w:sz w:val="18"/>
        </w:rPr>
        <w:t>analyses (RSA)</w:t>
      </w:r>
      <w:r>
        <w:rPr>
          <w:spacing w:val="-10"/>
          <w:sz w:val="18"/>
        </w:rPr>
        <w:t xml:space="preserve"> </w:t>
      </w:r>
      <w:r>
        <w:rPr>
          <w:sz w:val="18"/>
        </w:rPr>
        <w:t>for</w:t>
      </w:r>
      <w:r>
        <w:rPr>
          <w:spacing w:val="-10"/>
          <w:sz w:val="18"/>
        </w:rPr>
        <w:t xml:space="preserve"> </w:t>
      </w:r>
      <w:r>
        <w:rPr>
          <w:sz w:val="18"/>
        </w:rPr>
        <w:t>area</w:t>
      </w:r>
      <w:r>
        <w:rPr>
          <w:spacing w:val="-10"/>
          <w:sz w:val="18"/>
        </w:rPr>
        <w:t xml:space="preserve"> </w:t>
      </w:r>
      <w:r>
        <w:rPr>
          <w:sz w:val="18"/>
        </w:rPr>
        <w:t>CA3</w:t>
      </w:r>
      <w:r>
        <w:rPr>
          <w:spacing w:val="-10"/>
          <w:sz w:val="18"/>
        </w:rPr>
        <w:t xml:space="preserve"> </w:t>
      </w:r>
      <w:r>
        <w:rPr>
          <w:sz w:val="18"/>
        </w:rPr>
        <w:t>for</w:t>
      </w:r>
      <w:r>
        <w:rPr>
          <w:spacing w:val="-10"/>
          <w:sz w:val="18"/>
        </w:rPr>
        <w:t xml:space="preserve"> </w:t>
      </w:r>
      <w:r>
        <w:rPr>
          <w:sz w:val="18"/>
        </w:rPr>
        <w:t>Theremin</w:t>
      </w:r>
      <w:r>
        <w:rPr>
          <w:spacing w:val="-10"/>
          <w:sz w:val="18"/>
        </w:rPr>
        <w:t xml:space="preserve"> </w:t>
      </w:r>
      <w:r>
        <w:rPr>
          <w:sz w:val="18"/>
        </w:rPr>
        <w:t>vs. NoEDL</w:t>
      </w:r>
      <w:r>
        <w:rPr>
          <w:spacing w:val="-10"/>
          <w:sz w:val="18"/>
        </w:rPr>
        <w:t xml:space="preserve"> </w:t>
      </w:r>
      <w:r>
        <w:rPr>
          <w:sz w:val="18"/>
        </w:rPr>
        <w:t>show</w:t>
      </w:r>
      <w:r>
        <w:rPr>
          <w:spacing w:val="-10"/>
          <w:sz w:val="18"/>
        </w:rPr>
        <w:t xml:space="preserve"> </w:t>
      </w:r>
      <w:r>
        <w:rPr>
          <w:sz w:val="18"/>
        </w:rPr>
        <w:t>how</w:t>
      </w:r>
      <w:r>
        <w:rPr>
          <w:spacing w:val="-10"/>
          <w:sz w:val="18"/>
        </w:rPr>
        <w:t xml:space="preserve"> </w:t>
      </w:r>
      <w:r>
        <w:rPr>
          <w:sz w:val="18"/>
        </w:rPr>
        <w:t>the</w:t>
      </w:r>
      <w:r>
        <w:rPr>
          <w:spacing w:val="-10"/>
          <w:sz w:val="18"/>
        </w:rPr>
        <w:t xml:space="preserve"> </w:t>
      </w:r>
      <w:r>
        <w:rPr>
          <w:sz w:val="18"/>
        </w:rPr>
        <w:t>error-driven</w:t>
      </w:r>
      <w:r>
        <w:rPr>
          <w:spacing w:val="-10"/>
          <w:sz w:val="18"/>
        </w:rPr>
        <w:t xml:space="preserve"> </w:t>
      </w:r>
      <w:r>
        <w:rPr>
          <w:sz w:val="18"/>
        </w:rPr>
        <w:t>learning</w:t>
      </w:r>
      <w:r>
        <w:rPr>
          <w:spacing w:val="-10"/>
          <w:sz w:val="18"/>
        </w:rPr>
        <w:t xml:space="preserve"> </w:t>
      </w:r>
      <w:r>
        <w:rPr>
          <w:sz w:val="18"/>
        </w:rPr>
        <w:t>in</w:t>
      </w:r>
      <w:r>
        <w:rPr>
          <w:spacing w:val="-10"/>
          <w:sz w:val="18"/>
        </w:rPr>
        <w:t xml:space="preserve"> </w:t>
      </w:r>
      <w:r>
        <w:rPr>
          <w:sz w:val="18"/>
        </w:rPr>
        <w:t>Theremin</w:t>
      </w:r>
      <w:r>
        <w:rPr>
          <w:spacing w:val="-10"/>
          <w:sz w:val="18"/>
        </w:rPr>
        <w:t xml:space="preserve"> </w:t>
      </w:r>
      <w:r>
        <w:rPr>
          <w:sz w:val="18"/>
        </w:rPr>
        <w:t>reduces</w:t>
      </w:r>
      <w:r>
        <w:rPr>
          <w:spacing w:val="-10"/>
          <w:sz w:val="18"/>
        </w:rPr>
        <w:t xml:space="preserve"> </w:t>
      </w:r>
      <w:r>
        <w:rPr>
          <w:sz w:val="18"/>
        </w:rPr>
        <w:t>the</w:t>
      </w:r>
      <w:r>
        <w:rPr>
          <w:spacing w:val="-10"/>
          <w:sz w:val="18"/>
        </w:rPr>
        <w:t xml:space="preserve"> </w:t>
      </w:r>
      <w:r>
        <w:rPr>
          <w:sz w:val="18"/>
        </w:rPr>
        <w:t>representational</w:t>
      </w:r>
      <w:r>
        <w:rPr>
          <w:spacing w:val="-10"/>
          <w:sz w:val="18"/>
        </w:rPr>
        <w:t xml:space="preserve"> </w:t>
      </w:r>
      <w:r>
        <w:rPr>
          <w:sz w:val="18"/>
        </w:rPr>
        <w:t>overlap (top</w:t>
      </w:r>
      <w:r>
        <w:rPr>
          <w:spacing w:val="-1"/>
          <w:sz w:val="18"/>
        </w:rPr>
        <w:t xml:space="preserve"> </w:t>
      </w:r>
      <w:r>
        <w:rPr>
          <w:sz w:val="18"/>
        </w:rPr>
        <w:t>left)</w:t>
      </w:r>
      <w:r>
        <w:rPr>
          <w:spacing w:val="-1"/>
          <w:sz w:val="18"/>
        </w:rPr>
        <w:t xml:space="preserve"> </w:t>
      </w:r>
      <w:r>
        <w:rPr>
          <w:sz w:val="18"/>
        </w:rPr>
        <w:t>whereas</w:t>
      </w:r>
      <w:r>
        <w:rPr>
          <w:spacing w:val="-1"/>
          <w:sz w:val="18"/>
        </w:rPr>
        <w:t xml:space="preserve"> </w:t>
      </w:r>
      <w:r>
        <w:rPr>
          <w:sz w:val="18"/>
        </w:rPr>
        <w:t>the</w:t>
      </w:r>
      <w:r>
        <w:rPr>
          <w:spacing w:val="-1"/>
          <w:sz w:val="18"/>
        </w:rPr>
        <w:t xml:space="preserve"> </w:t>
      </w:r>
      <w:r>
        <w:rPr>
          <w:sz w:val="18"/>
        </w:rPr>
        <w:t>Hebbian learning</w:t>
      </w:r>
      <w:r>
        <w:rPr>
          <w:spacing w:val="-1"/>
          <w:sz w:val="18"/>
        </w:rPr>
        <w:t xml:space="preserve"> </w:t>
      </w:r>
      <w:r>
        <w:rPr>
          <w:sz w:val="18"/>
        </w:rPr>
        <w:t>in</w:t>
      </w:r>
      <w:r>
        <w:rPr>
          <w:spacing w:val="-1"/>
          <w:sz w:val="18"/>
        </w:rPr>
        <w:t xml:space="preserve"> </w:t>
      </w:r>
      <w:r>
        <w:rPr>
          <w:sz w:val="18"/>
        </w:rPr>
        <w:t>NoEDL</w:t>
      </w:r>
      <w:r>
        <w:rPr>
          <w:spacing w:val="-1"/>
          <w:sz w:val="18"/>
        </w:rPr>
        <w:t xml:space="preserve"> </w:t>
      </w:r>
      <w:r>
        <w:rPr>
          <w:sz w:val="18"/>
        </w:rPr>
        <w:t>increases</w:t>
      </w:r>
      <w:r>
        <w:rPr>
          <w:spacing w:val="-1"/>
          <w:sz w:val="18"/>
        </w:rPr>
        <w:t xml:space="preserve"> </w:t>
      </w:r>
      <w:r>
        <w:rPr>
          <w:sz w:val="18"/>
        </w:rPr>
        <w:t>the</w:t>
      </w:r>
      <w:r>
        <w:rPr>
          <w:spacing w:val="-1"/>
          <w:sz w:val="18"/>
        </w:rPr>
        <w:t xml:space="preserve"> </w:t>
      </w:r>
      <w:r>
        <w:rPr>
          <w:sz w:val="18"/>
        </w:rPr>
        <w:t>representational</w:t>
      </w:r>
      <w:r>
        <w:rPr>
          <w:spacing w:val="-1"/>
          <w:sz w:val="18"/>
        </w:rPr>
        <w:t xml:space="preserve"> </w:t>
      </w:r>
      <w:r>
        <w:rPr>
          <w:sz w:val="18"/>
        </w:rPr>
        <w:t>overlap</w:t>
      </w:r>
      <w:r>
        <w:rPr>
          <w:spacing w:val="-1"/>
          <w:sz w:val="18"/>
        </w:rPr>
        <w:t xml:space="preserve"> </w:t>
      </w:r>
      <w:r>
        <w:rPr>
          <w:sz w:val="18"/>
        </w:rPr>
        <w:t>(top</w:t>
      </w:r>
      <w:r>
        <w:rPr>
          <w:spacing w:val="-1"/>
          <w:sz w:val="18"/>
        </w:rPr>
        <w:t xml:space="preserve"> </w:t>
      </w:r>
      <w:r>
        <w:rPr>
          <w:sz w:val="18"/>
        </w:rPr>
        <w:t>right).</w:t>
      </w:r>
      <w:r>
        <w:rPr>
          <w:spacing w:val="17"/>
          <w:sz w:val="18"/>
        </w:rPr>
        <w:t xml:space="preserve"> </w:t>
      </w:r>
      <w:r>
        <w:rPr>
          <w:sz w:val="18"/>
        </w:rPr>
        <w:t>This</w:t>
      </w:r>
      <w:r>
        <w:rPr>
          <w:spacing w:val="-1"/>
          <w:sz w:val="18"/>
        </w:rPr>
        <w:t xml:space="preserve"> </w:t>
      </w:r>
      <w:r>
        <w:rPr>
          <w:sz w:val="18"/>
        </w:rPr>
        <w:t>explains</w:t>
      </w:r>
      <w:r>
        <w:rPr>
          <w:spacing w:val="-1"/>
          <w:sz w:val="18"/>
        </w:rPr>
        <w:t xml:space="preserve"> </w:t>
      </w:r>
      <w:r>
        <w:rPr>
          <w:sz w:val="18"/>
        </w:rPr>
        <w:t>the</w:t>
      </w:r>
      <w:r>
        <w:rPr>
          <w:spacing w:val="-1"/>
          <w:sz w:val="18"/>
        </w:rPr>
        <w:t xml:space="preserve"> </w:t>
      </w:r>
      <w:r>
        <w:rPr>
          <w:sz w:val="18"/>
        </w:rPr>
        <w:t>differential interference</w:t>
      </w:r>
      <w:r>
        <w:rPr>
          <w:spacing w:val="-8"/>
          <w:sz w:val="18"/>
        </w:rPr>
        <w:t xml:space="preserve"> </w:t>
      </w:r>
      <w:r>
        <w:rPr>
          <w:sz w:val="18"/>
        </w:rPr>
        <w:t>as</w:t>
      </w:r>
      <w:r>
        <w:rPr>
          <w:spacing w:val="-8"/>
          <w:sz w:val="18"/>
        </w:rPr>
        <w:t xml:space="preserve"> </w:t>
      </w:r>
      <w:r>
        <w:rPr>
          <w:sz w:val="18"/>
        </w:rPr>
        <w:t>shown</w:t>
      </w:r>
      <w:r>
        <w:rPr>
          <w:spacing w:val="-8"/>
          <w:sz w:val="18"/>
        </w:rPr>
        <w:t xml:space="preserve"> </w:t>
      </w:r>
      <w:r>
        <w:rPr>
          <w:sz w:val="18"/>
        </w:rPr>
        <w:t>in</w:t>
      </w:r>
      <w:r>
        <w:rPr>
          <w:spacing w:val="-8"/>
          <w:sz w:val="18"/>
        </w:rPr>
        <w:t xml:space="preserve"> </w:t>
      </w:r>
      <w:r>
        <w:rPr>
          <w:sz w:val="18"/>
        </w:rPr>
        <w:t>the</w:t>
      </w:r>
      <w:r>
        <w:rPr>
          <w:spacing w:val="-8"/>
          <w:sz w:val="18"/>
        </w:rPr>
        <w:t xml:space="preserve"> </w:t>
      </w:r>
      <w:r>
        <w:rPr>
          <w:sz w:val="18"/>
        </w:rPr>
        <w:t>AB</w:t>
      </w:r>
      <w:r>
        <w:rPr>
          <w:spacing w:val="-8"/>
          <w:sz w:val="18"/>
        </w:rPr>
        <w:t xml:space="preserve"> </w:t>
      </w:r>
      <w:r>
        <w:rPr>
          <w:sz w:val="18"/>
        </w:rPr>
        <w:t>Memory</w:t>
      </w:r>
      <w:r>
        <w:rPr>
          <w:spacing w:val="-8"/>
          <w:sz w:val="18"/>
        </w:rPr>
        <w:t xml:space="preserve"> </w:t>
      </w:r>
      <w:r>
        <w:rPr>
          <w:sz w:val="18"/>
        </w:rPr>
        <w:t>plot</w:t>
      </w:r>
      <w:r>
        <w:rPr>
          <w:spacing w:val="-8"/>
          <w:sz w:val="18"/>
        </w:rPr>
        <w:t xml:space="preserve"> </w:t>
      </w:r>
      <w:r>
        <w:rPr>
          <w:sz w:val="18"/>
        </w:rPr>
        <w:t>for</w:t>
      </w:r>
      <w:r>
        <w:rPr>
          <w:spacing w:val="-8"/>
          <w:sz w:val="18"/>
        </w:rPr>
        <w:t xml:space="preserve"> </w:t>
      </w:r>
      <w:r>
        <w:rPr>
          <w:sz w:val="18"/>
        </w:rPr>
        <w:t>each</w:t>
      </w:r>
      <w:r>
        <w:rPr>
          <w:spacing w:val="-8"/>
          <w:sz w:val="18"/>
        </w:rPr>
        <w:t xml:space="preserve"> </w:t>
      </w:r>
      <w:r>
        <w:rPr>
          <w:sz w:val="18"/>
        </w:rPr>
        <w:t>case</w:t>
      </w:r>
      <w:r>
        <w:rPr>
          <w:spacing w:val="-8"/>
          <w:sz w:val="18"/>
        </w:rPr>
        <w:t xml:space="preserve"> </w:t>
      </w:r>
      <w:r>
        <w:rPr>
          <w:sz w:val="18"/>
        </w:rPr>
        <w:t>(bottom</w:t>
      </w:r>
      <w:r>
        <w:rPr>
          <w:spacing w:val="-8"/>
          <w:sz w:val="18"/>
        </w:rPr>
        <w:t xml:space="preserve"> </w:t>
      </w:r>
      <w:r>
        <w:rPr>
          <w:sz w:val="18"/>
        </w:rPr>
        <w:t>row). The</w:t>
      </w:r>
      <w:r>
        <w:rPr>
          <w:spacing w:val="-8"/>
          <w:sz w:val="18"/>
        </w:rPr>
        <w:t xml:space="preserve"> </w:t>
      </w:r>
      <w:r>
        <w:rPr>
          <w:sz w:val="18"/>
        </w:rPr>
        <w:t>number</w:t>
      </w:r>
      <w:r>
        <w:rPr>
          <w:spacing w:val="-8"/>
          <w:sz w:val="18"/>
        </w:rPr>
        <w:t xml:space="preserve"> </w:t>
      </w:r>
      <w:r>
        <w:rPr>
          <w:sz w:val="18"/>
        </w:rPr>
        <w:t>of</w:t>
      </w:r>
      <w:r>
        <w:rPr>
          <w:spacing w:val="-8"/>
          <w:sz w:val="18"/>
        </w:rPr>
        <w:t xml:space="preserve"> </w:t>
      </w:r>
      <w:r>
        <w:rPr>
          <w:sz w:val="18"/>
        </w:rPr>
        <w:t>epochs</w:t>
      </w:r>
      <w:r>
        <w:rPr>
          <w:spacing w:val="-8"/>
          <w:sz w:val="18"/>
        </w:rPr>
        <w:t xml:space="preserve"> </w:t>
      </w:r>
      <w:r>
        <w:rPr>
          <w:sz w:val="18"/>
        </w:rPr>
        <w:t>used</w:t>
      </w:r>
      <w:r>
        <w:rPr>
          <w:spacing w:val="-8"/>
          <w:sz w:val="18"/>
        </w:rPr>
        <w:t xml:space="preserve"> </w:t>
      </w:r>
      <w:r>
        <w:rPr>
          <w:sz w:val="18"/>
        </w:rPr>
        <w:t>in</w:t>
      </w:r>
      <w:r>
        <w:rPr>
          <w:spacing w:val="-8"/>
          <w:sz w:val="18"/>
        </w:rPr>
        <w:t xml:space="preserve"> </w:t>
      </w:r>
      <w:r>
        <w:rPr>
          <w:sz w:val="18"/>
        </w:rPr>
        <w:t>Theremin</w:t>
      </w:r>
      <w:r>
        <w:rPr>
          <w:spacing w:val="-8"/>
          <w:sz w:val="18"/>
        </w:rPr>
        <w:t xml:space="preserve"> </w:t>
      </w:r>
      <w:r>
        <w:rPr>
          <w:sz w:val="18"/>
        </w:rPr>
        <w:t>training</w:t>
      </w:r>
      <w:r>
        <w:rPr>
          <w:spacing w:val="-8"/>
          <w:sz w:val="18"/>
        </w:rPr>
        <w:t xml:space="preserve"> </w:t>
      </w:r>
      <w:r>
        <w:rPr>
          <w:sz w:val="18"/>
        </w:rPr>
        <w:t>was</w:t>
      </w:r>
      <w:r>
        <w:rPr>
          <w:spacing w:val="-8"/>
          <w:sz w:val="18"/>
        </w:rPr>
        <w:t xml:space="preserve"> </w:t>
      </w:r>
      <w:r>
        <w:rPr>
          <w:sz w:val="18"/>
        </w:rPr>
        <w:t>set to a fixed number (i.e., 10) that enabled complete learning of AB and AC lists, while in NoEDL was set to the maximum amount used in the current paper (i.e., 30).</w:t>
      </w:r>
    </w:p>
    <w:p w14:paraId="31BB643B" w14:textId="77777777" w:rsidR="00A529FC" w:rsidRDefault="00A529FC">
      <w:pPr>
        <w:pStyle w:val="BodyText"/>
      </w:pPr>
    </w:p>
    <w:p w14:paraId="7D00F862" w14:textId="77777777" w:rsidR="00A529FC" w:rsidRDefault="00000000">
      <w:pPr>
        <w:pStyle w:val="BodyText"/>
        <w:spacing w:before="147" w:line="256" w:lineRule="auto"/>
        <w:ind w:left="120" w:right="119"/>
        <w:jc w:val="both"/>
      </w:pPr>
      <w:moveToRangeStart w:id="497" w:author="Author" w:date="2022-09-10T01:53:00Z" w:name="move113667228"/>
      <w:moveTo w:id="498" w:author="Author" w:date="2022-09-10T01:53:00Z">
        <w:r>
          <w:t>the</w:t>
        </w:r>
        <w:r>
          <w:rPr>
            <w:spacing w:val="-14"/>
          </w:rPr>
          <w:t xml:space="preserve"> </w:t>
        </w:r>
        <w:r>
          <w:t>end</w:t>
        </w:r>
        <w:r>
          <w:rPr>
            <w:spacing w:val="-14"/>
          </w:rPr>
          <w:t xml:space="preserve"> </w:t>
        </w:r>
        <w:r>
          <w:t>of</w:t>
        </w:r>
        <w:r>
          <w:rPr>
            <w:spacing w:val="-14"/>
          </w:rPr>
          <w:t xml:space="preserve"> </w:t>
        </w:r>
        <w:r>
          <w:t>the</w:t>
        </w:r>
        <w:r>
          <w:rPr>
            <w:spacing w:val="-13"/>
          </w:rPr>
          <w:t xml:space="preserve"> </w:t>
        </w:r>
        <w:r>
          <w:t>trial</w:t>
        </w:r>
        <w:r>
          <w:rPr>
            <w:spacing w:val="-14"/>
          </w:rPr>
          <w:t xml:space="preserve"> </w:t>
        </w:r>
        <w:r>
          <w:t>across</w:t>
        </w:r>
        <w:r>
          <w:rPr>
            <w:spacing w:val="-14"/>
          </w:rPr>
          <w:t xml:space="preserve"> </w:t>
        </w:r>
        <w:r>
          <w:t>4</w:t>
        </w:r>
        <w:r>
          <w:rPr>
            <w:spacing w:val="-14"/>
          </w:rPr>
          <w:t xml:space="preserve"> </w:t>
        </w:r>
        <w:r>
          <w:t>training</w:t>
        </w:r>
        <w:r>
          <w:rPr>
            <w:spacing w:val="-13"/>
          </w:rPr>
          <w:t xml:space="preserve"> </w:t>
        </w:r>
        <w:r>
          <w:t>epochs.</w:t>
        </w:r>
        <w:r>
          <w:rPr>
            <w:spacing w:val="3"/>
          </w:rPr>
          <w:t xml:space="preserve"> </w:t>
        </w:r>
        <w:r>
          <w:t>As</w:t>
        </w:r>
        <w:r>
          <w:rPr>
            <w:spacing w:val="-14"/>
          </w:rPr>
          <w:t xml:space="preserve"> </w:t>
        </w:r>
        <w:r>
          <w:t>illustrated</w:t>
        </w:r>
        <w:r>
          <w:rPr>
            <w:spacing w:val="-14"/>
          </w:rPr>
          <w:t xml:space="preserve"> </w:t>
        </w:r>
        <w:r>
          <w:t>in</w:t>
        </w:r>
        <w:r>
          <w:rPr>
            <w:spacing w:val="-14"/>
          </w:rPr>
          <w:t xml:space="preserve"> </w:t>
        </w:r>
        <w:r>
          <w:t>the</w:t>
        </w:r>
        <w:r>
          <w:rPr>
            <w:spacing w:val="-13"/>
          </w:rPr>
          <w:t xml:space="preserve"> </w:t>
        </w:r>
        <w:r>
          <w:t>plot,</w:t>
        </w:r>
        <w:r>
          <w:rPr>
            <w:spacing w:val="-12"/>
          </w:rPr>
          <w:t xml:space="preserve"> </w:t>
        </w:r>
        <w:r>
          <w:t>the</w:t>
        </w:r>
        <w:r>
          <w:rPr>
            <w:spacing w:val="-14"/>
          </w:rPr>
          <w:t xml:space="preserve"> </w:t>
        </w:r>
        <w:r>
          <w:t>learning</w:t>
        </w:r>
        <w:r>
          <w:rPr>
            <w:spacing w:val="-14"/>
          </w:rPr>
          <w:t xml:space="preserve"> </w:t>
        </w:r>
        <w:r>
          <w:t>dynamics</w:t>
        </w:r>
        <w:r>
          <w:rPr>
            <w:spacing w:val="-14"/>
          </w:rPr>
          <w:t xml:space="preserve"> </w:t>
        </w:r>
        <w:r>
          <w:t>in</w:t>
        </w:r>
        <w:r>
          <w:rPr>
            <w:spacing w:val="-13"/>
          </w:rPr>
          <w:t xml:space="preserve"> </w:t>
        </w:r>
        <w:r>
          <w:t>DG,</w:t>
        </w:r>
        <w:r>
          <w:rPr>
            <w:spacing w:val="-14"/>
          </w:rPr>
          <w:t xml:space="preserve"> </w:t>
        </w:r>
        <w:r>
          <w:t>CA3</w:t>
        </w:r>
        <w:r>
          <w:rPr>
            <w:spacing w:val="-14"/>
          </w:rPr>
          <w:t xml:space="preserve"> </w:t>
        </w:r>
        <w:r>
          <w:t>and CA1 layers follow different learning rules across 4 quarters in one trial.</w:t>
        </w:r>
        <w:r>
          <w:rPr>
            <w:spacing w:val="29"/>
          </w:rPr>
          <w:t xml:space="preserve"> </w:t>
        </w:r>
        <w:r>
          <w:t>In the CA3, error-driven learning in</w:t>
        </w:r>
        <w:r>
          <w:rPr>
            <w:spacing w:val="-5"/>
          </w:rPr>
          <w:t xml:space="preserve"> </w:t>
        </w:r>
        <w:r>
          <w:t>the</w:t>
        </w:r>
        <w:r>
          <w:rPr>
            <w:spacing w:val="-5"/>
          </w:rPr>
          <w:t xml:space="preserve"> </w:t>
        </w:r>
        <w:r>
          <w:t>Theremin</w:t>
        </w:r>
        <w:r>
          <w:rPr>
            <w:spacing w:val="-5"/>
          </w:rPr>
          <w:t xml:space="preserve"> </w:t>
        </w:r>
        <w:r>
          <w:t>model</w:t>
        </w:r>
        <w:r>
          <w:rPr>
            <w:spacing w:val="-5"/>
          </w:rPr>
          <w:t xml:space="preserve"> </w:t>
        </w:r>
        <w:r>
          <w:t>causes</w:t>
        </w:r>
        <w:r>
          <w:rPr>
            <w:spacing w:val="-5"/>
          </w:rPr>
          <w:t xml:space="preserve"> </w:t>
        </w:r>
        <w:r>
          <w:t>its</w:t>
        </w:r>
        <w:r>
          <w:rPr>
            <w:spacing w:val="-5"/>
          </w:rPr>
          <w:t xml:space="preserve"> </w:t>
        </w:r>
        <w:r>
          <w:t>activation</w:t>
        </w:r>
        <w:r>
          <w:rPr>
            <w:spacing w:val="-5"/>
          </w:rPr>
          <w:t xml:space="preserve"> </w:t>
        </w:r>
        <w:r>
          <w:t>to</w:t>
        </w:r>
        <w:r>
          <w:rPr>
            <w:spacing w:val="-5"/>
          </w:rPr>
          <w:t xml:space="preserve"> </w:t>
        </w:r>
        <w:r>
          <w:t>converge</w:t>
        </w:r>
        <w:r>
          <w:rPr>
            <w:spacing w:val="-5"/>
          </w:rPr>
          <w:t xml:space="preserve"> </w:t>
        </w:r>
        <w:r>
          <w:t>over</w:t>
        </w:r>
        <w:r>
          <w:rPr>
            <w:spacing w:val="-5"/>
          </w:rPr>
          <w:t xml:space="preserve"> </w:t>
        </w:r>
        <w:r>
          <w:t>the</w:t>
        </w:r>
        <w:r>
          <w:rPr>
            <w:spacing w:val="-5"/>
          </w:rPr>
          <w:t xml:space="preserve"> </w:t>
        </w:r>
        <w:r>
          <w:t>course</w:t>
        </w:r>
        <w:r>
          <w:rPr>
            <w:spacing w:val="-5"/>
          </w:rPr>
          <w:t xml:space="preserve"> </w:t>
        </w:r>
        <w:r>
          <w:t>of</w:t>
        </w:r>
        <w:r>
          <w:rPr>
            <w:spacing w:val="-5"/>
          </w:rPr>
          <w:t xml:space="preserve"> </w:t>
        </w:r>
        <w:r>
          <w:t>learning</w:t>
        </w:r>
        <w:r>
          <w:rPr>
            <w:spacing w:val="-5"/>
          </w:rPr>
          <w:t xml:space="preserve"> </w:t>
        </w:r>
        <w:r>
          <w:t>based</w:t>
        </w:r>
        <w:r>
          <w:rPr>
            <w:spacing w:val="-5"/>
          </w:rPr>
          <w:t xml:space="preserve"> </w:t>
        </w:r>
        <w:r>
          <w:t>on</w:t>
        </w:r>
        <w:r>
          <w:rPr>
            <w:spacing w:val="-5"/>
          </w:rPr>
          <w:t xml:space="preserve"> </w:t>
        </w:r>
        <w:r>
          <w:t>the</w:t>
        </w:r>
        <w:r>
          <w:rPr>
            <w:spacing w:val="-5"/>
          </w:rPr>
          <w:t xml:space="preserve"> </w:t>
        </w:r>
        <w:r>
          <w:t>target</w:t>
        </w:r>
        <w:r>
          <w:rPr>
            <w:spacing w:val="-5"/>
          </w:rPr>
          <w:t xml:space="preserve"> </w:t>
        </w:r>
        <w:r>
          <w:t>DG input</w:t>
        </w:r>
        <w:r w:rsidRPr="007576F6">
          <w:t xml:space="preserve"> </w:t>
        </w:r>
        <w:r>
          <w:t>that</w:t>
        </w:r>
        <w:r w:rsidRPr="007576F6">
          <w:t xml:space="preserve"> </w:t>
        </w:r>
        <w:r>
          <w:t>arrives</w:t>
        </w:r>
        <w:r w:rsidRPr="007576F6">
          <w:t xml:space="preserve"> </w:t>
        </w:r>
        <w:r>
          <w:t>starting</w:t>
        </w:r>
        <w:r w:rsidRPr="007576F6">
          <w:t xml:space="preserve"> </w:t>
        </w:r>
        <w:r>
          <w:t>after</w:t>
        </w:r>
        <w:r w:rsidRPr="007576F6">
          <w:t xml:space="preserve"> </w:t>
        </w:r>
        <w:r>
          <w:t>cycle</w:t>
        </w:r>
        <w:r w:rsidRPr="007576F6">
          <w:t xml:space="preserve"> </w:t>
        </w:r>
        <w:r>
          <w:t>25.</w:t>
        </w:r>
        <w:r w:rsidRPr="007576F6">
          <w:rPr>
            <w:spacing w:val="40"/>
          </w:rPr>
          <w:t xml:space="preserve"> </w:t>
        </w:r>
      </w:moveTo>
      <w:moveToRangeEnd w:id="497"/>
      <w:ins w:id="499" w:author="Author" w:date="2022-09-10T01:53:00Z">
        <w:r>
          <w:t xml:space="preserve">This learning progression is not evident in the NoEDL model, </w:t>
        </w:r>
      </w:ins>
      <w:r>
        <w:t>where</w:t>
      </w:r>
      <w:r>
        <w:rPr>
          <w:spacing w:val="-4"/>
        </w:rPr>
        <w:t xml:space="preserve"> </w:t>
      </w:r>
      <w:r>
        <w:t>Hebbian</w:t>
      </w:r>
      <w:r>
        <w:rPr>
          <w:spacing w:val="-3"/>
        </w:rPr>
        <w:t xml:space="preserve"> </w:t>
      </w:r>
      <w:r>
        <w:t>learning</w:t>
      </w:r>
      <w:r>
        <w:rPr>
          <w:spacing w:val="-4"/>
        </w:rPr>
        <w:t xml:space="preserve"> </w:t>
      </w:r>
      <w:r>
        <w:t>in</w:t>
      </w:r>
      <w:r>
        <w:rPr>
          <w:spacing w:val="-4"/>
        </w:rPr>
        <w:t xml:space="preserve"> </w:t>
      </w:r>
      <w:r>
        <w:t>the</w:t>
      </w:r>
      <w:r>
        <w:rPr>
          <w:spacing w:val="-3"/>
        </w:rPr>
        <w:t xml:space="preserve"> </w:t>
      </w:r>
      <w:r>
        <w:t>CA3</w:t>
      </w:r>
      <w:r>
        <w:rPr>
          <w:spacing w:val="-4"/>
        </w:rPr>
        <w:t xml:space="preserve"> </w:t>
      </w:r>
      <w:r>
        <w:t>establishes</w:t>
      </w:r>
      <w:r>
        <w:rPr>
          <w:spacing w:val="-4"/>
        </w:rPr>
        <w:t xml:space="preserve"> </w:t>
      </w:r>
      <w:r>
        <w:t>a</w:t>
      </w:r>
      <w:r>
        <w:rPr>
          <w:spacing w:val="-4"/>
        </w:rPr>
        <w:t xml:space="preserve"> </w:t>
      </w:r>
      <w:r>
        <w:t>relatively</w:t>
      </w:r>
      <w:r>
        <w:rPr>
          <w:spacing w:val="-3"/>
        </w:rPr>
        <w:t xml:space="preserve"> </w:t>
      </w:r>
      <w:r>
        <w:t>stable</w:t>
      </w:r>
      <w:r>
        <w:rPr>
          <w:spacing w:val="-4"/>
        </w:rPr>
        <w:t xml:space="preserve"> </w:t>
      </w:r>
      <w:r>
        <w:t>representation</w:t>
      </w:r>
      <w:r>
        <w:rPr>
          <w:spacing w:val="-4"/>
        </w:rPr>
        <w:t xml:space="preserve"> </w:t>
      </w:r>
      <w:r>
        <w:t>early</w:t>
      </w:r>
      <w:r>
        <w:rPr>
          <w:spacing w:val="-4"/>
        </w:rPr>
        <w:t xml:space="preserve"> </w:t>
      </w:r>
      <w:r>
        <w:t>on.</w:t>
      </w:r>
      <w:r>
        <w:rPr>
          <w:spacing w:val="17"/>
        </w:rPr>
        <w:t xml:space="preserve"> </w:t>
      </w:r>
      <w:r>
        <w:t>The</w:t>
      </w:r>
      <w:r>
        <w:rPr>
          <w:spacing w:val="-3"/>
        </w:rPr>
        <w:t xml:space="preserve"> </w:t>
      </w:r>
      <w:r>
        <w:t>CA1</w:t>
      </w:r>
      <w:r>
        <w:rPr>
          <w:spacing w:val="-4"/>
        </w:rPr>
        <w:t xml:space="preserve"> </w:t>
      </w:r>
      <w:r>
        <w:t>shows increasing</w:t>
      </w:r>
      <w:r>
        <w:rPr>
          <w:spacing w:val="-11"/>
        </w:rPr>
        <w:t xml:space="preserve"> </w:t>
      </w:r>
      <w:r>
        <w:t>convergence</w:t>
      </w:r>
      <w:r>
        <w:rPr>
          <w:spacing w:val="-11"/>
        </w:rPr>
        <w:t xml:space="preserve"> </w:t>
      </w:r>
      <w:r>
        <w:t>to</w:t>
      </w:r>
      <w:r>
        <w:rPr>
          <w:spacing w:val="-11"/>
        </w:rPr>
        <w:t xml:space="preserve"> </w:t>
      </w:r>
      <w:r>
        <w:t>the</w:t>
      </w:r>
      <w:r>
        <w:rPr>
          <w:spacing w:val="-11"/>
        </w:rPr>
        <w:t xml:space="preserve"> </w:t>
      </w:r>
      <w:r>
        <w:t>final</w:t>
      </w:r>
      <w:r>
        <w:rPr>
          <w:spacing w:val="-11"/>
        </w:rPr>
        <w:t xml:space="preserve"> </w:t>
      </w:r>
      <w:r>
        <w:t>plus-phase</w:t>
      </w:r>
      <w:r>
        <w:rPr>
          <w:spacing w:val="-11"/>
        </w:rPr>
        <w:t xml:space="preserve"> </w:t>
      </w:r>
      <w:r>
        <w:t>pattern</w:t>
      </w:r>
      <w:r>
        <w:rPr>
          <w:spacing w:val="-11"/>
        </w:rPr>
        <w:t xml:space="preserve"> </w:t>
      </w:r>
      <w:r>
        <w:t>starting</w:t>
      </w:r>
      <w:r>
        <w:rPr>
          <w:spacing w:val="-11"/>
        </w:rPr>
        <w:t xml:space="preserve"> </w:t>
      </w:r>
      <w:r>
        <w:t>in</w:t>
      </w:r>
      <w:r>
        <w:rPr>
          <w:spacing w:val="-11"/>
        </w:rPr>
        <w:t xml:space="preserve"> </w:t>
      </w:r>
      <w:r>
        <w:t>the</w:t>
      </w:r>
      <w:r>
        <w:rPr>
          <w:spacing w:val="-11"/>
        </w:rPr>
        <w:t xml:space="preserve"> </w:t>
      </w:r>
      <w:r>
        <w:t>second</w:t>
      </w:r>
      <w:r>
        <w:rPr>
          <w:spacing w:val="-11"/>
        </w:rPr>
        <w:t xml:space="preserve"> </w:t>
      </w:r>
      <w:r>
        <w:t>and</w:t>
      </w:r>
      <w:r>
        <w:rPr>
          <w:spacing w:val="-11"/>
        </w:rPr>
        <w:t xml:space="preserve"> </w:t>
      </w:r>
      <w:r>
        <w:t>third</w:t>
      </w:r>
      <w:r>
        <w:rPr>
          <w:spacing w:val="-11"/>
        </w:rPr>
        <w:t xml:space="preserve"> </w:t>
      </w:r>
      <w:r>
        <w:t>quarter</w:t>
      </w:r>
      <w:r>
        <w:rPr>
          <w:spacing w:val="-11"/>
        </w:rPr>
        <w:t xml:space="preserve"> </w:t>
      </w:r>
      <w:r>
        <w:t>(cycle</w:t>
      </w:r>
      <w:r>
        <w:rPr>
          <w:spacing w:val="-11"/>
        </w:rPr>
        <w:t xml:space="preserve"> </w:t>
      </w:r>
      <w:r>
        <w:t>26-75), when CA3 starts to drive CA1.</w:t>
      </w:r>
      <w:r>
        <w:rPr>
          <w:spacing w:val="40"/>
        </w:rPr>
        <w:t xml:space="preserve"> </w:t>
      </w:r>
      <w:r>
        <w:t>Interestingly, there is evidence for a “big-loop” error signal (Kumaran &amp; McClelland,</w:t>
      </w:r>
      <w:r>
        <w:rPr>
          <w:spacing w:val="-13"/>
        </w:rPr>
        <w:t xml:space="preserve"> </w:t>
      </w:r>
      <w:r>
        <w:t>2012)</w:t>
      </w:r>
      <w:r>
        <w:rPr>
          <w:spacing w:val="-13"/>
        </w:rPr>
        <w:t xml:space="preserve"> </w:t>
      </w:r>
      <w:r>
        <w:t>reflecting</w:t>
      </w:r>
      <w:r>
        <w:rPr>
          <w:spacing w:val="-13"/>
        </w:rPr>
        <w:t xml:space="preserve"> </w:t>
      </w:r>
      <w:r>
        <w:t>activation</w:t>
      </w:r>
      <w:r>
        <w:rPr>
          <w:spacing w:val="-13"/>
        </w:rPr>
        <w:t xml:space="preserve"> </w:t>
      </w:r>
      <w:r>
        <w:t>circulating</w:t>
      </w:r>
      <w:r>
        <w:rPr>
          <w:spacing w:val="-13"/>
        </w:rPr>
        <w:t xml:space="preserve"> </w:t>
      </w:r>
      <w:r>
        <w:t>through</w:t>
      </w:r>
      <w:r>
        <w:rPr>
          <w:spacing w:val="-13"/>
        </w:rPr>
        <w:t xml:space="preserve"> </w:t>
      </w:r>
      <w:r>
        <w:t>the</w:t>
      </w:r>
      <w:r>
        <w:rPr>
          <w:spacing w:val="-13"/>
        </w:rPr>
        <w:t xml:space="preserve"> </w:t>
      </w:r>
      <w:r>
        <w:t>trisynaptic</w:t>
      </w:r>
      <w:r>
        <w:rPr>
          <w:spacing w:val="-13"/>
        </w:rPr>
        <w:t xml:space="preserve"> </w:t>
      </w:r>
      <w:r>
        <w:t>pathway</w:t>
      </w:r>
      <w:r>
        <w:rPr>
          <w:spacing w:val="-13"/>
        </w:rPr>
        <w:t xml:space="preserve"> </w:t>
      </w:r>
      <w:r>
        <w:t>and</w:t>
      </w:r>
      <w:r>
        <w:rPr>
          <w:spacing w:val="-13"/>
        </w:rPr>
        <w:t xml:space="preserve"> </w:t>
      </w:r>
      <w:r>
        <w:t>out</w:t>
      </w:r>
      <w:r>
        <w:rPr>
          <w:spacing w:val="-13"/>
        </w:rPr>
        <w:t xml:space="preserve"> </w:t>
      </w:r>
      <w:r>
        <w:t>through</w:t>
      </w:r>
      <w:r>
        <w:rPr>
          <w:spacing w:val="-13"/>
        </w:rPr>
        <w:t xml:space="preserve"> </w:t>
      </w:r>
      <w:r>
        <w:t>the</w:t>
      </w:r>
      <w:r>
        <w:rPr>
          <w:spacing w:val="-13"/>
        </w:rPr>
        <w:t xml:space="preserve"> </w:t>
      </w:r>
      <w:r>
        <w:t>EC, and</w:t>
      </w:r>
      <w:r>
        <w:rPr>
          <w:spacing w:val="-12"/>
        </w:rPr>
        <w:t xml:space="preserve"> </w:t>
      </w:r>
      <w:r>
        <w:t>back</w:t>
      </w:r>
      <w:r>
        <w:rPr>
          <w:spacing w:val="-12"/>
        </w:rPr>
        <w:t xml:space="preserve"> </w:t>
      </w:r>
      <w:r>
        <w:t>into</w:t>
      </w:r>
      <w:r>
        <w:rPr>
          <w:spacing w:val="-12"/>
        </w:rPr>
        <w:t xml:space="preserve"> </w:t>
      </w:r>
      <w:r>
        <w:t>the</w:t>
      </w:r>
      <w:r>
        <w:rPr>
          <w:spacing w:val="-12"/>
        </w:rPr>
        <w:t xml:space="preserve"> </w:t>
      </w:r>
      <w:r>
        <w:t>CA3,</w:t>
      </w:r>
      <w:r>
        <w:rPr>
          <w:spacing w:val="-11"/>
        </w:rPr>
        <w:t xml:space="preserve"> </w:t>
      </w:r>
      <w:r>
        <w:t>deviating</w:t>
      </w:r>
      <w:r>
        <w:rPr>
          <w:spacing w:val="-12"/>
        </w:rPr>
        <w:t xml:space="preserve"> </w:t>
      </w:r>
      <w:r>
        <w:t>its</w:t>
      </w:r>
      <w:r>
        <w:rPr>
          <w:spacing w:val="-12"/>
        </w:rPr>
        <w:t xml:space="preserve"> </w:t>
      </w:r>
      <w:r>
        <w:t>pattern</w:t>
      </w:r>
      <w:r>
        <w:rPr>
          <w:spacing w:val="-12"/>
        </w:rPr>
        <w:t xml:space="preserve"> </w:t>
      </w:r>
      <w:r>
        <w:t>from</w:t>
      </w:r>
      <w:r>
        <w:rPr>
          <w:spacing w:val="-12"/>
        </w:rPr>
        <w:t xml:space="preserve"> </w:t>
      </w:r>
      <w:r>
        <w:t>the</w:t>
      </w:r>
      <w:r>
        <w:rPr>
          <w:spacing w:val="-12"/>
        </w:rPr>
        <w:t xml:space="preserve"> </w:t>
      </w:r>
      <w:r>
        <w:t>stabilized</w:t>
      </w:r>
      <w:r>
        <w:rPr>
          <w:spacing w:val="-12"/>
        </w:rPr>
        <w:t xml:space="preserve"> </w:t>
      </w:r>
      <w:r>
        <w:t>one,</w:t>
      </w:r>
      <w:r>
        <w:rPr>
          <w:spacing w:val="-11"/>
        </w:rPr>
        <w:t xml:space="preserve"> </w:t>
      </w:r>
      <w:r>
        <w:t>as</w:t>
      </w:r>
      <w:r>
        <w:rPr>
          <w:spacing w:val="-12"/>
        </w:rPr>
        <w:t xml:space="preserve"> </w:t>
      </w:r>
      <w:r>
        <w:t>depicted</w:t>
      </w:r>
      <w:r>
        <w:rPr>
          <w:spacing w:val="-12"/>
        </w:rPr>
        <w:t xml:space="preserve"> </w:t>
      </w:r>
      <w:r>
        <w:t>by</w:t>
      </w:r>
      <w:r>
        <w:rPr>
          <w:spacing w:val="-12"/>
        </w:rPr>
        <w:t xml:space="preserve"> </w:t>
      </w:r>
      <w:r>
        <w:t>the</w:t>
      </w:r>
      <w:r>
        <w:rPr>
          <w:spacing w:val="-12"/>
        </w:rPr>
        <w:t xml:space="preserve"> </w:t>
      </w:r>
      <w:r>
        <w:t>slightly</w:t>
      </w:r>
      <w:r>
        <w:rPr>
          <w:spacing w:val="-12"/>
        </w:rPr>
        <w:t xml:space="preserve"> </w:t>
      </w:r>
      <w:r>
        <w:t>curved</w:t>
      </w:r>
      <w:r>
        <w:rPr>
          <w:spacing w:val="-12"/>
        </w:rPr>
        <w:t xml:space="preserve"> </w:t>
      </w:r>
      <w:r>
        <w:t>green line in the first epoch.</w:t>
      </w:r>
    </w:p>
    <w:p w14:paraId="2945B659" w14:textId="77777777" w:rsidR="00A529FC" w:rsidRDefault="00000000" w:rsidP="007576F6">
      <w:pPr>
        <w:pStyle w:val="BodyText"/>
        <w:spacing w:before="43" w:line="256" w:lineRule="auto"/>
        <w:ind w:left="120" w:right="119" w:firstLine="298"/>
        <w:jc w:val="both"/>
      </w:pPr>
      <w:r>
        <w:t>To elaborate on the error-driven learning dynamics in the Theremin model, as learning progresses, the CA3 pattern in the first quarter becomes increasingly similar to its final pattern (Figure 6).</w:t>
      </w:r>
      <w:r>
        <w:rPr>
          <w:spacing w:val="40"/>
        </w:rPr>
        <w:t xml:space="preserve"> </w:t>
      </w:r>
      <w:r>
        <w:t>In effect, this similarity</w:t>
      </w:r>
      <w:r>
        <w:rPr>
          <w:spacing w:val="3"/>
        </w:rPr>
        <w:t xml:space="preserve"> </w:t>
      </w:r>
      <w:r>
        <w:t>signal</w:t>
      </w:r>
      <w:r>
        <w:rPr>
          <w:spacing w:val="3"/>
        </w:rPr>
        <w:t xml:space="preserve"> </w:t>
      </w:r>
      <w:r>
        <w:t>reflects</w:t>
      </w:r>
      <w:r>
        <w:rPr>
          <w:spacing w:val="3"/>
        </w:rPr>
        <w:t xml:space="preserve"> </w:t>
      </w:r>
      <w:r>
        <w:t>how</w:t>
      </w:r>
      <w:r>
        <w:rPr>
          <w:spacing w:val="3"/>
        </w:rPr>
        <w:t xml:space="preserve"> </w:t>
      </w:r>
      <w:r>
        <w:t>close</w:t>
      </w:r>
      <w:r>
        <w:rPr>
          <w:spacing w:val="3"/>
        </w:rPr>
        <w:t xml:space="preserve"> </w:t>
      </w:r>
      <w:r>
        <w:t>the</w:t>
      </w:r>
      <w:r>
        <w:rPr>
          <w:spacing w:val="3"/>
        </w:rPr>
        <w:t xml:space="preserve"> </w:t>
      </w:r>
      <w:r>
        <w:t>CA3</w:t>
      </w:r>
      <w:r>
        <w:rPr>
          <w:spacing w:val="3"/>
        </w:rPr>
        <w:t xml:space="preserve"> </w:t>
      </w:r>
      <w:r>
        <w:t>pattern</w:t>
      </w:r>
      <w:r>
        <w:rPr>
          <w:spacing w:val="4"/>
        </w:rPr>
        <w:t xml:space="preserve"> </w:t>
      </w:r>
      <w:r>
        <w:t>is</w:t>
      </w:r>
      <w:r>
        <w:rPr>
          <w:spacing w:val="4"/>
        </w:rPr>
        <w:t xml:space="preserve"> </w:t>
      </w:r>
      <w:r>
        <w:t>to</w:t>
      </w:r>
      <w:r>
        <w:rPr>
          <w:spacing w:val="3"/>
        </w:rPr>
        <w:t xml:space="preserve"> </w:t>
      </w:r>
      <w:r>
        <w:t>its</w:t>
      </w:r>
      <w:r>
        <w:rPr>
          <w:spacing w:val="3"/>
        </w:rPr>
        <w:t xml:space="preserve"> </w:t>
      </w:r>
      <w:r>
        <w:t>final</w:t>
      </w:r>
      <w:r>
        <w:rPr>
          <w:spacing w:val="3"/>
        </w:rPr>
        <w:t xml:space="preserve"> </w:t>
      </w:r>
      <w:r>
        <w:t>DG-dominated</w:t>
      </w:r>
      <w:r>
        <w:rPr>
          <w:spacing w:val="3"/>
        </w:rPr>
        <w:t xml:space="preserve"> </w:t>
      </w:r>
      <w:r>
        <w:t>pattern,</w:t>
      </w:r>
      <w:r>
        <w:rPr>
          <w:spacing w:val="6"/>
        </w:rPr>
        <w:t xml:space="preserve"> </w:t>
      </w:r>
      <w:r>
        <w:t>before</w:t>
      </w:r>
      <w:r>
        <w:rPr>
          <w:spacing w:val="3"/>
        </w:rPr>
        <w:t xml:space="preserve"> </w:t>
      </w:r>
      <w:r>
        <w:t>DG</w:t>
      </w:r>
      <w:r>
        <w:rPr>
          <w:spacing w:val="3"/>
        </w:rPr>
        <w:t xml:space="preserve"> </w:t>
      </w:r>
      <w:r>
        <w:rPr>
          <w:spacing w:val="-2"/>
        </w:rPr>
        <w:t>starts</w:t>
      </w:r>
    </w:p>
    <w:p w14:paraId="727139CA" w14:textId="77777777" w:rsidR="00A529FC" w:rsidRDefault="00000000">
      <w:pPr>
        <w:pStyle w:val="BodyText"/>
        <w:spacing w:before="15" w:line="175" w:lineRule="auto"/>
        <w:ind w:left="120" w:right="119"/>
        <w:jc w:val="both"/>
      </w:pPr>
      <w:r>
        <w:t>to have an effect on CA3.</w:t>
      </w:r>
      <w:r>
        <w:rPr>
          <w:spacing w:val="40"/>
        </w:rPr>
        <w:t xml:space="preserve"> </w:t>
      </w:r>
      <w:r>
        <w:t xml:space="preserve">In the first epoch, CA3 is driven only by ECin </w:t>
      </w:r>
      <w:r>
        <w:rPr>
          <w:rFonts w:ascii="Meiryo" w:hAnsi="Meiryo"/>
          <w:i/>
        </w:rPr>
        <w:t xml:space="preserve">→ </w:t>
      </w:r>
      <w:r>
        <w:t xml:space="preserve">CA3 and CA3 </w:t>
      </w:r>
      <w:r>
        <w:rPr>
          <w:rFonts w:ascii="Meiryo" w:hAnsi="Meiryo"/>
          <w:i/>
        </w:rPr>
        <w:t xml:space="preserve">→ </w:t>
      </w:r>
      <w:r>
        <w:t>CA3 inputs,</w:t>
      </w:r>
      <w:r>
        <w:rPr>
          <w:spacing w:val="-9"/>
        </w:rPr>
        <w:t xml:space="preserve"> </w:t>
      </w:r>
      <w:r>
        <w:t>resulting</w:t>
      </w:r>
      <w:r>
        <w:rPr>
          <w:spacing w:val="-8"/>
        </w:rPr>
        <w:t xml:space="preserve"> </w:t>
      </w:r>
      <w:r>
        <w:t>in</w:t>
      </w:r>
      <w:r>
        <w:rPr>
          <w:spacing w:val="-8"/>
        </w:rPr>
        <w:t xml:space="preserve"> </w:t>
      </w:r>
      <w:r>
        <w:t>a</w:t>
      </w:r>
      <w:r>
        <w:rPr>
          <w:spacing w:val="-8"/>
        </w:rPr>
        <w:t xml:space="preserve"> </w:t>
      </w:r>
      <w:r>
        <w:t>large</w:t>
      </w:r>
      <w:r>
        <w:rPr>
          <w:spacing w:val="-8"/>
        </w:rPr>
        <w:t xml:space="preserve"> </w:t>
      </w:r>
      <w:r>
        <w:t>temporal</w:t>
      </w:r>
      <w:r>
        <w:rPr>
          <w:spacing w:val="-9"/>
        </w:rPr>
        <w:t xml:space="preserve"> </w:t>
      </w:r>
      <w:r>
        <w:t>difference</w:t>
      </w:r>
      <w:r>
        <w:rPr>
          <w:spacing w:val="-8"/>
        </w:rPr>
        <w:t xml:space="preserve"> </w:t>
      </w:r>
      <w:r>
        <w:t>(error</w:t>
      </w:r>
      <w:r>
        <w:rPr>
          <w:spacing w:val="-8"/>
        </w:rPr>
        <w:t xml:space="preserve"> </w:t>
      </w:r>
      <w:r>
        <w:t>signal),</w:t>
      </w:r>
      <w:r>
        <w:rPr>
          <w:spacing w:val="-8"/>
        </w:rPr>
        <w:t xml:space="preserve"> </w:t>
      </w:r>
      <w:r>
        <w:t>which</w:t>
      </w:r>
      <w:r>
        <w:rPr>
          <w:spacing w:val="-8"/>
        </w:rPr>
        <w:t xml:space="preserve"> </w:t>
      </w:r>
      <w:r>
        <w:t>in</w:t>
      </w:r>
      <w:r>
        <w:rPr>
          <w:spacing w:val="-9"/>
        </w:rPr>
        <w:t xml:space="preserve"> </w:t>
      </w:r>
      <w:r>
        <w:t>turn</w:t>
      </w:r>
      <w:r>
        <w:rPr>
          <w:spacing w:val="-8"/>
        </w:rPr>
        <w:t xml:space="preserve"> </w:t>
      </w:r>
      <w:r>
        <w:t>modifies</w:t>
      </w:r>
      <w:r>
        <w:rPr>
          <w:spacing w:val="-8"/>
        </w:rPr>
        <w:t xml:space="preserve"> </w:t>
      </w:r>
      <w:r>
        <w:t>these</w:t>
      </w:r>
      <w:r>
        <w:rPr>
          <w:spacing w:val="-8"/>
        </w:rPr>
        <w:t xml:space="preserve"> </w:t>
      </w:r>
      <w:r>
        <w:t>connections</w:t>
      </w:r>
      <w:r>
        <w:rPr>
          <w:spacing w:val="-8"/>
        </w:rPr>
        <w:t xml:space="preserve"> </w:t>
      </w:r>
      <w:r>
        <w:rPr>
          <w:spacing w:val="-2"/>
        </w:rPr>
        <w:t>(i.e.,</w:t>
      </w:r>
    </w:p>
    <w:p w14:paraId="384F7B9C" w14:textId="77777777" w:rsidR="00A529FC" w:rsidRDefault="00000000">
      <w:pPr>
        <w:pStyle w:val="BodyText"/>
        <w:spacing w:before="152" w:line="256" w:lineRule="auto"/>
        <w:ind w:left="120" w:right="119"/>
        <w:jc w:val="both"/>
        <w:rPr>
          <w:moveFrom w:id="500" w:author="Author" w:date="2022-09-10T01:53:00Z"/>
        </w:rPr>
        <w:pPrChange w:id="501" w:author="Author" w:date="2022-09-10T01:53:00Z">
          <w:pPr>
            <w:pStyle w:val="BodyText"/>
            <w:spacing w:before="31" w:line="256" w:lineRule="auto"/>
            <w:ind w:left="120" w:right="119"/>
            <w:jc w:val="both"/>
          </w:pPr>
        </w:pPrChange>
      </w:pPr>
      <w:moveFromRangeStart w:id="502" w:author="Author" w:date="2022-09-10T01:53:00Z" w:name="move113667229"/>
      <w:moveFrom w:id="503" w:author="Author" w:date="2022-09-10T01:53:00Z">
        <w:r>
          <w:t>heterosynaptic plasticity).</w:t>
        </w:r>
        <w:r>
          <w:rPr>
            <w:spacing w:val="40"/>
          </w:rPr>
          <w:t xml:space="preserve"> </w:t>
        </w:r>
        <w:r>
          <w:t>This error becomes smaller fast, and learning will stop when there is no more error.</w:t>
        </w:r>
        <w:r>
          <w:rPr>
            <w:spacing w:val="34"/>
          </w:rPr>
          <w:t xml:space="preserve"> </w:t>
        </w:r>
        <w:r>
          <w:t>On the other hand, the NoEDL model continually increases the synaptic weights between CA3 and other regions whenever two neurons are active together, according to the Hebbian learning principle.</w:t>
        </w:r>
      </w:moveFrom>
    </w:p>
    <w:moveFromRangeEnd w:id="502"/>
    <w:p w14:paraId="7CC2E2D4" w14:textId="77777777" w:rsidR="00A529FC" w:rsidRDefault="00A529FC" w:rsidP="007576F6">
      <w:pPr>
        <w:spacing w:line="175" w:lineRule="auto"/>
        <w:jc w:val="both"/>
        <w:sectPr w:rsidR="00A529FC">
          <w:type w:val="continuous"/>
          <w:pgSz w:w="12240" w:h="15840"/>
          <w:pgMar w:top="1180" w:right="1320" w:bottom="280" w:left="1320" w:header="397" w:footer="0" w:gutter="0"/>
          <w:cols w:space="720"/>
        </w:sectPr>
      </w:pPr>
    </w:p>
    <w:p w14:paraId="5B84E74F" w14:textId="77777777" w:rsidR="00A529FC" w:rsidRDefault="00A529FC">
      <w:pPr>
        <w:pStyle w:val="BodyText"/>
        <w:spacing w:before="3"/>
        <w:rPr>
          <w:sz w:val="28"/>
        </w:rPr>
      </w:pPr>
    </w:p>
    <w:p w14:paraId="14AAAB20" w14:textId="77777777" w:rsidR="00A529FC" w:rsidRDefault="00A529FC">
      <w:pPr>
        <w:rPr>
          <w:sz w:val="28"/>
        </w:rPr>
        <w:sectPr w:rsidR="00A529FC">
          <w:pgSz w:w="12240" w:h="15840"/>
          <w:pgMar w:top="1180" w:right="1320" w:bottom="280" w:left="1320" w:header="397" w:footer="0" w:gutter="0"/>
          <w:cols w:space="720"/>
        </w:sectPr>
      </w:pPr>
    </w:p>
    <w:p w14:paraId="7273B3E7" w14:textId="5D7D61E3" w:rsidR="00A529FC" w:rsidRDefault="002F233B">
      <w:pPr>
        <w:spacing w:before="95"/>
        <w:ind w:right="140"/>
        <w:jc w:val="right"/>
        <w:rPr>
          <w:rFonts w:ascii="Arial"/>
          <w:sz w:val="16"/>
        </w:rPr>
      </w:pPr>
      <w:del w:id="504" w:author="Author" w:date="2022-09-10T01:53:00Z">
        <w:r>
          <w:rPr>
            <w:noProof/>
          </w:rPr>
          <mc:AlternateContent>
            <mc:Choice Requires="wpg">
              <w:drawing>
                <wp:anchor distT="0" distB="0" distL="114300" distR="114300" simplePos="0" relativeHeight="487653376" behindDoc="0" locked="0" layoutInCell="1" allowOverlap="1" wp14:anchorId="2E211948" wp14:editId="46D3B480">
                  <wp:simplePos x="0" y="0"/>
                  <wp:positionH relativeFrom="page">
                    <wp:posOffset>2454275</wp:posOffset>
                  </wp:positionH>
                  <wp:positionV relativeFrom="paragraph">
                    <wp:posOffset>-78105</wp:posOffset>
                  </wp:positionV>
                  <wp:extent cx="692785" cy="921385"/>
                  <wp:effectExtent l="0" t="0" r="5715" b="5715"/>
                  <wp:wrapNone/>
                  <wp:docPr id="945" name="docshapegroup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946" name="docshape370"/>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 name="docshape371"/>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 name="docshape372"/>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 name="docshape373"/>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 name="docshape374"/>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1" name="docshape375"/>
                          <wps:cNvSpPr>
                            <a:spLocks/>
                          </wps:cNvSpPr>
                          <wps:spPr bwMode="auto">
                            <a:xfrm>
                              <a:off x="3898" y="133"/>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2" name="docshape376"/>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3" name="docshape377"/>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 name="docshape378"/>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5E9A9" w14:textId="77777777" w:rsidR="00ED530C" w:rsidRDefault="00000000">
                                <w:pPr>
                                  <w:spacing w:before="35"/>
                                  <w:ind w:left="265"/>
                                  <w:rPr>
                                    <w:del w:id="505" w:author="Author" w:date="2022-09-10T01:53:00Z"/>
                                    <w:rFonts w:ascii="Arial"/>
                                    <w:sz w:val="16"/>
                                  </w:rPr>
                                </w:pPr>
                                <w:del w:id="506" w:author="Author" w:date="2022-09-10T01:53:00Z">
                                  <w:r>
                                    <w:rPr>
                                      <w:rFonts w:ascii="Arial"/>
                                      <w:color w:val="FFFFFF"/>
                                      <w:sz w:val="16"/>
                                    </w:rPr>
                                    <w:delText xml:space="preserve">Epoch </w:delText>
                                  </w:r>
                                  <w:r>
                                    <w:rPr>
                                      <w:rFonts w:ascii="Arial"/>
                                      <w:color w:val="FFFFFF"/>
                                      <w:spacing w:val="-10"/>
                                      <w:sz w:val="16"/>
                                    </w:rPr>
                                    <w:delText>1</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E211948" id="docshapegroup369" o:spid="_x0000_s1562" style="position:absolute;left:0;text-align:left;margin-left:193.25pt;margin-top:-6.15pt;width:54.55pt;height:72.55pt;z-index:487653376;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">
                  <v:shape id="docshape370" o:spid="_x0000_s1563"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71" o:spid="_x0000_s1564"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docshape372" o:spid="_x0000_s1565"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73" o:spid="_x0000_s1566"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74" o:spid="_x0000_s1567"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75" o:spid="_x0000_s1568"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" filled="f" strokecolor="#b3b3b3" strokeweight=".22814mm">
                    <v:path arrowok="t"/>
                  </v:rect>
                  <v:rect id="docshape376" o:spid="_x0000_s1569"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" fillcolor="#b3b3b3" stroked="f">
                    <v:path arrowok="t"/>
                  </v:rect>
                  <v:shape id="docshape377" o:spid="_x0000_s1570"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" path="m,1065r33,m,799r33,m,533r33,m,266r33,m,l33,e" filled="f" strokecolor="#b3b3b3" strokeweight=".1141mm">
                    <v:path arrowok="t" o:connecttype="custom" o:connectlocs="0,1253;33,1253;0,987;33,987;0,721;33,721;0,454;33,454;0,188;33,188" o:connectangles="0,0,0,0,0,0,0,0,0,0"/>
                  </v:shape>
                  <v:shape id="docshape378" o:spid="_x0000_s1571"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" filled="f" stroked="f">
                    <v:path arrowok="t"/>
                    <v:textbox inset="0,0,0,0">
                      <w:txbxContent>
                        <w:p w14:paraId="5C45E9A9" w14:textId="77777777" w:rsidR="00ED530C" w:rsidRDefault="00000000">
                          <w:pPr>
                            <w:spacing w:before="35"/>
                            <w:ind w:left="265"/>
                            <w:rPr>
                              <w:del w:id="507" w:author="Author" w:date="2022-09-10T01:53:00Z"/>
                              <w:rFonts w:ascii="Arial"/>
                              <w:sz w:val="16"/>
                            </w:rPr>
                          </w:pPr>
                          <w:del w:id="508" w:author="Author" w:date="2022-09-10T01:53:00Z">
                            <w:r>
                              <w:rPr>
                                <w:rFonts w:ascii="Arial"/>
                                <w:color w:val="FFFFFF"/>
                                <w:sz w:val="16"/>
                              </w:rPr>
                              <w:delText xml:space="preserve">Epoch </w:delText>
                            </w:r>
                            <w:r>
                              <w:rPr>
                                <w:rFonts w:ascii="Arial"/>
                                <w:color w:val="FFFFFF"/>
                                <w:spacing w:val="-10"/>
                                <w:sz w:val="16"/>
                              </w:rPr>
                              <w:delText>1</w:delText>
                            </w:r>
                          </w:del>
                        </w:p>
                      </w:txbxContent>
                    </v:textbox>
                  </v:shape>
                  <w10:wrap anchorx="page"/>
                </v:group>
              </w:pict>
            </mc:Fallback>
          </mc:AlternateContent>
        </w:r>
        <w:r>
          <w:rPr>
            <w:noProof/>
          </w:rPr>
          <mc:AlternateContent>
            <mc:Choice Requires="wpg">
              <w:drawing>
                <wp:anchor distT="0" distB="0" distL="114300" distR="114300" simplePos="0" relativeHeight="487654400" behindDoc="0" locked="0" layoutInCell="1" allowOverlap="1" wp14:anchorId="42C06811" wp14:editId="6A653EA6">
                  <wp:simplePos x="0" y="0"/>
                  <wp:positionH relativeFrom="page">
                    <wp:posOffset>3260725</wp:posOffset>
                  </wp:positionH>
                  <wp:positionV relativeFrom="paragraph">
                    <wp:posOffset>-78105</wp:posOffset>
                  </wp:positionV>
                  <wp:extent cx="675640" cy="921385"/>
                  <wp:effectExtent l="12700" t="0" r="10160" b="5715"/>
                  <wp:wrapNone/>
                  <wp:docPr id="955"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956" name="docshape380"/>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7" name="docshape381"/>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8" name="docshape382"/>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9" name="docshape383"/>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0" name="docshape384"/>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1" name="docshape385"/>
                          <wps:cNvSpPr>
                            <a:spLocks/>
                          </wps:cNvSpPr>
                          <wps:spPr bwMode="auto">
                            <a:xfrm>
                              <a:off x="5141" y="133"/>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2" name="docshape386"/>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3" name="docshape387"/>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686F84" w14:textId="77777777" w:rsidR="00ED530C" w:rsidRDefault="00000000">
                                <w:pPr>
                                  <w:spacing w:before="35"/>
                                  <w:ind w:left="238"/>
                                  <w:rPr>
                                    <w:del w:id="509" w:author="Author" w:date="2022-09-10T01:53:00Z"/>
                                    <w:rFonts w:ascii="Arial"/>
                                    <w:sz w:val="16"/>
                                  </w:rPr>
                                </w:pPr>
                                <w:del w:id="510" w:author="Author" w:date="2022-09-10T01:53:00Z">
                                  <w:r>
                                    <w:rPr>
                                      <w:rFonts w:ascii="Arial"/>
                                      <w:color w:val="FFFFFF"/>
                                      <w:sz w:val="16"/>
                                    </w:rPr>
                                    <w:delText xml:space="preserve">Epoch </w:delText>
                                  </w:r>
                                  <w:r>
                                    <w:rPr>
                                      <w:rFonts w:ascii="Arial"/>
                                      <w:color w:val="FFFFFF"/>
                                      <w:spacing w:val="-10"/>
                                      <w:sz w:val="16"/>
                                    </w:rPr>
                                    <w:delText>2</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C06811" id="docshapegroup379" o:spid="_x0000_s1572" style="position:absolute;left:0;text-align:left;margin-left:256.75pt;margin-top:-6.15pt;width:53.2pt;height:72.55pt;z-index:487654400;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">
                  <v:shape id="docshape380" o:spid="_x0000_s1573"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81" o:spid="_x0000_s1574"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docshape382" o:spid="_x0000_s1575"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83" o:spid="_x0000_s1576"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84" o:spid="_x0000_s1577"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85" o:spid="_x0000_s1578"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" filled="f" strokecolor="#b3b3b3" strokeweight=".22814mm">
                    <v:path arrowok="t"/>
                  </v:rect>
                  <v:rect id="docshape386" o:spid="_x0000_s1579"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" fillcolor="#b3b3b3" stroked="f">
                    <v:path arrowok="t"/>
                  </v:rect>
                  <v:shape id="docshape387" o:spid="_x0000_s1580"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" filled="f" stroked="f">
                    <v:path arrowok="t"/>
                    <v:textbox inset="0,0,0,0">
                      <w:txbxContent>
                        <w:p w14:paraId="0A686F84" w14:textId="77777777" w:rsidR="00ED530C" w:rsidRDefault="00000000">
                          <w:pPr>
                            <w:spacing w:before="35"/>
                            <w:ind w:left="238"/>
                            <w:rPr>
                              <w:del w:id="511" w:author="Author" w:date="2022-09-10T01:53:00Z"/>
                              <w:rFonts w:ascii="Arial"/>
                              <w:sz w:val="16"/>
                            </w:rPr>
                          </w:pPr>
                          <w:del w:id="512" w:author="Author" w:date="2022-09-10T01:53:00Z">
                            <w:r>
                              <w:rPr>
                                <w:rFonts w:ascii="Arial"/>
                                <w:color w:val="FFFFFF"/>
                                <w:sz w:val="16"/>
                              </w:rPr>
                              <w:delText xml:space="preserve">Epoch </w:delText>
                            </w:r>
                            <w:r>
                              <w:rPr>
                                <w:rFonts w:ascii="Arial"/>
                                <w:color w:val="FFFFFF"/>
                                <w:spacing w:val="-10"/>
                                <w:sz w:val="16"/>
                              </w:rPr>
                              <w:delText>2</w:delText>
                            </w:r>
                          </w:del>
                        </w:p>
                      </w:txbxContent>
                    </v:textbox>
                  </v:shape>
                  <w10:wrap anchorx="page"/>
                </v:group>
              </w:pict>
            </mc:Fallback>
          </mc:AlternateContent>
        </w:r>
      </w:del>
      <w:ins w:id="513" w:author="Author" w:date="2022-09-10T01:53:00Z">
        <w:r w:rsidR="006228F8">
          <w:rPr>
            <w:noProof/>
          </w:rPr>
          <mc:AlternateContent>
            <mc:Choice Requires="wpg">
              <w:drawing>
                <wp:anchor distT="0" distB="0" distL="114300" distR="114300" simplePos="0" relativeHeight="15758848" behindDoc="0" locked="0" layoutInCell="1" allowOverlap="1" wp14:anchorId="34CA4F90" wp14:editId="505B1922">
                  <wp:simplePos x="0" y="0"/>
                  <wp:positionH relativeFrom="page">
                    <wp:posOffset>2454275</wp:posOffset>
                  </wp:positionH>
                  <wp:positionV relativeFrom="paragraph">
                    <wp:posOffset>-78105</wp:posOffset>
                  </wp:positionV>
                  <wp:extent cx="692785" cy="921385"/>
                  <wp:effectExtent l="0" t="0" r="5715" b="5715"/>
                  <wp:wrapNone/>
                  <wp:docPr id="130" name="docshapegroup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921385"/>
                            <a:chOff x="3865" y="-123"/>
                            <a:chExt cx="1091" cy="1451"/>
                          </a:xfrm>
                        </wpg:grpSpPr>
                        <wps:wsp>
                          <wps:cNvPr id="131" name="docshape370"/>
                          <wps:cNvSpPr>
                            <a:spLocks/>
                          </wps:cNvSpPr>
                          <wps:spPr bwMode="auto">
                            <a:xfrm>
                              <a:off x="3898" y="133"/>
                              <a:ext cx="1051" cy="1188"/>
                            </a:xfrm>
                            <a:custGeom>
                              <a:avLst/>
                              <a:gdLst>
                                <a:gd name="T0" fmla="+- 0 3898 3898"/>
                                <a:gd name="T1" fmla="*/ T0 w 1051"/>
                                <a:gd name="T2" fmla="+- 0 1120 134"/>
                                <a:gd name="T3" fmla="*/ 1120 h 1188"/>
                                <a:gd name="T4" fmla="+- 0 4949 3898"/>
                                <a:gd name="T5" fmla="*/ T4 w 1051"/>
                                <a:gd name="T6" fmla="+- 0 1120 134"/>
                                <a:gd name="T7" fmla="*/ 1120 h 1188"/>
                                <a:gd name="T8" fmla="+- 0 3898 3898"/>
                                <a:gd name="T9" fmla="*/ T8 w 1051"/>
                                <a:gd name="T10" fmla="+- 0 854 134"/>
                                <a:gd name="T11" fmla="*/ 854 h 1188"/>
                                <a:gd name="T12" fmla="+- 0 4949 3898"/>
                                <a:gd name="T13" fmla="*/ T12 w 1051"/>
                                <a:gd name="T14" fmla="+- 0 854 134"/>
                                <a:gd name="T15" fmla="*/ 854 h 1188"/>
                                <a:gd name="T16" fmla="+- 0 3898 3898"/>
                                <a:gd name="T17" fmla="*/ T16 w 1051"/>
                                <a:gd name="T18" fmla="+- 0 587 134"/>
                                <a:gd name="T19" fmla="*/ 587 h 1188"/>
                                <a:gd name="T20" fmla="+- 0 4949 3898"/>
                                <a:gd name="T21" fmla="*/ T20 w 1051"/>
                                <a:gd name="T22" fmla="+- 0 587 134"/>
                                <a:gd name="T23" fmla="*/ 587 h 1188"/>
                                <a:gd name="T24" fmla="+- 0 3898 3898"/>
                                <a:gd name="T25" fmla="*/ T24 w 1051"/>
                                <a:gd name="T26" fmla="+- 0 321 134"/>
                                <a:gd name="T27" fmla="*/ 321 h 1188"/>
                                <a:gd name="T28" fmla="+- 0 4949 3898"/>
                                <a:gd name="T29" fmla="*/ T28 w 1051"/>
                                <a:gd name="T30" fmla="+- 0 321 134"/>
                                <a:gd name="T31" fmla="*/ 321 h 1188"/>
                                <a:gd name="T32" fmla="+- 0 4057 3898"/>
                                <a:gd name="T33" fmla="*/ T32 w 1051"/>
                                <a:gd name="T34" fmla="+- 0 1321 134"/>
                                <a:gd name="T35" fmla="*/ 1321 h 1188"/>
                                <a:gd name="T36" fmla="+- 0 4057 3898"/>
                                <a:gd name="T37" fmla="*/ T36 w 1051"/>
                                <a:gd name="T38" fmla="+- 0 134 134"/>
                                <a:gd name="T39" fmla="*/ 134 h 1188"/>
                                <a:gd name="T40" fmla="+- 0 4298 3898"/>
                                <a:gd name="T41" fmla="*/ T40 w 1051"/>
                                <a:gd name="T42" fmla="+- 0 1321 134"/>
                                <a:gd name="T43" fmla="*/ 1321 h 1188"/>
                                <a:gd name="T44" fmla="+- 0 4298 3898"/>
                                <a:gd name="T45" fmla="*/ T44 w 1051"/>
                                <a:gd name="T46" fmla="+- 0 134 134"/>
                                <a:gd name="T47" fmla="*/ 134 h 1188"/>
                                <a:gd name="T48" fmla="+- 0 4540 3898"/>
                                <a:gd name="T49" fmla="*/ T48 w 1051"/>
                                <a:gd name="T50" fmla="+- 0 1321 134"/>
                                <a:gd name="T51" fmla="*/ 1321 h 1188"/>
                                <a:gd name="T52" fmla="+- 0 4540 3898"/>
                                <a:gd name="T53" fmla="*/ T52 w 1051"/>
                                <a:gd name="T54" fmla="+- 0 134 134"/>
                                <a:gd name="T55" fmla="*/ 134 h 1188"/>
                                <a:gd name="T56" fmla="+- 0 4781 3898"/>
                                <a:gd name="T57" fmla="*/ T56 w 1051"/>
                                <a:gd name="T58" fmla="+- 0 1321 134"/>
                                <a:gd name="T59" fmla="*/ 1321 h 1188"/>
                                <a:gd name="T60" fmla="+- 0 4781 3898"/>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2" name="docshape371"/>
                          <wps:cNvSpPr>
                            <a:spLocks/>
                          </wps:cNvSpPr>
                          <wps:spPr bwMode="auto">
                            <a:xfrm>
                              <a:off x="3898" y="133"/>
                              <a:ext cx="1051" cy="1188"/>
                            </a:xfrm>
                            <a:custGeom>
                              <a:avLst/>
                              <a:gdLst>
                                <a:gd name="T0" fmla="+- 0 3898 3898"/>
                                <a:gd name="T1" fmla="*/ T0 w 1051"/>
                                <a:gd name="T2" fmla="+- 0 1253 134"/>
                                <a:gd name="T3" fmla="*/ 1253 h 1188"/>
                                <a:gd name="T4" fmla="+- 0 4949 3898"/>
                                <a:gd name="T5" fmla="*/ T4 w 1051"/>
                                <a:gd name="T6" fmla="+- 0 1253 134"/>
                                <a:gd name="T7" fmla="*/ 1253 h 1188"/>
                                <a:gd name="T8" fmla="+- 0 3898 3898"/>
                                <a:gd name="T9" fmla="*/ T8 w 1051"/>
                                <a:gd name="T10" fmla="+- 0 987 134"/>
                                <a:gd name="T11" fmla="*/ 987 h 1188"/>
                                <a:gd name="T12" fmla="+- 0 4949 3898"/>
                                <a:gd name="T13" fmla="*/ T12 w 1051"/>
                                <a:gd name="T14" fmla="+- 0 987 134"/>
                                <a:gd name="T15" fmla="*/ 987 h 1188"/>
                                <a:gd name="T16" fmla="+- 0 3898 3898"/>
                                <a:gd name="T17" fmla="*/ T16 w 1051"/>
                                <a:gd name="T18" fmla="+- 0 721 134"/>
                                <a:gd name="T19" fmla="*/ 721 h 1188"/>
                                <a:gd name="T20" fmla="+- 0 4949 3898"/>
                                <a:gd name="T21" fmla="*/ T20 w 1051"/>
                                <a:gd name="T22" fmla="+- 0 721 134"/>
                                <a:gd name="T23" fmla="*/ 721 h 1188"/>
                                <a:gd name="T24" fmla="+- 0 3898 3898"/>
                                <a:gd name="T25" fmla="*/ T24 w 1051"/>
                                <a:gd name="T26" fmla="+- 0 454 134"/>
                                <a:gd name="T27" fmla="*/ 454 h 1188"/>
                                <a:gd name="T28" fmla="+- 0 4949 3898"/>
                                <a:gd name="T29" fmla="*/ T28 w 1051"/>
                                <a:gd name="T30" fmla="+- 0 454 134"/>
                                <a:gd name="T31" fmla="*/ 454 h 1188"/>
                                <a:gd name="T32" fmla="+- 0 3898 3898"/>
                                <a:gd name="T33" fmla="*/ T32 w 1051"/>
                                <a:gd name="T34" fmla="+- 0 188 134"/>
                                <a:gd name="T35" fmla="*/ 188 h 1188"/>
                                <a:gd name="T36" fmla="+- 0 4949 3898"/>
                                <a:gd name="T37" fmla="*/ T36 w 1051"/>
                                <a:gd name="T38" fmla="+- 0 188 134"/>
                                <a:gd name="T39" fmla="*/ 188 h 1188"/>
                                <a:gd name="T40" fmla="+- 0 3936 3898"/>
                                <a:gd name="T41" fmla="*/ T40 w 1051"/>
                                <a:gd name="T42" fmla="+- 0 1321 134"/>
                                <a:gd name="T43" fmla="*/ 1321 h 1188"/>
                                <a:gd name="T44" fmla="+- 0 3936 3898"/>
                                <a:gd name="T45" fmla="*/ T44 w 1051"/>
                                <a:gd name="T46" fmla="+- 0 134 134"/>
                                <a:gd name="T47" fmla="*/ 134 h 1188"/>
                                <a:gd name="T48" fmla="+- 0 4178 3898"/>
                                <a:gd name="T49" fmla="*/ T48 w 1051"/>
                                <a:gd name="T50" fmla="+- 0 1321 134"/>
                                <a:gd name="T51" fmla="*/ 1321 h 1188"/>
                                <a:gd name="T52" fmla="+- 0 4178 3898"/>
                                <a:gd name="T53" fmla="*/ T52 w 1051"/>
                                <a:gd name="T54" fmla="+- 0 134 134"/>
                                <a:gd name="T55" fmla="*/ 134 h 1188"/>
                                <a:gd name="T56" fmla="+- 0 4419 3898"/>
                                <a:gd name="T57" fmla="*/ T56 w 1051"/>
                                <a:gd name="T58" fmla="+- 0 1321 134"/>
                                <a:gd name="T59" fmla="*/ 1321 h 1188"/>
                                <a:gd name="T60" fmla="+- 0 4419 3898"/>
                                <a:gd name="T61" fmla="*/ T60 w 1051"/>
                                <a:gd name="T62" fmla="+- 0 134 134"/>
                                <a:gd name="T63" fmla="*/ 134 h 1188"/>
                                <a:gd name="T64" fmla="+- 0 4660 3898"/>
                                <a:gd name="T65" fmla="*/ T64 w 1051"/>
                                <a:gd name="T66" fmla="+- 0 1321 134"/>
                                <a:gd name="T67" fmla="*/ 1321 h 1188"/>
                                <a:gd name="T68" fmla="+- 0 4660 3898"/>
                                <a:gd name="T69" fmla="*/ T68 w 1051"/>
                                <a:gd name="T70" fmla="+- 0 134 134"/>
                                <a:gd name="T71" fmla="*/ 134 h 1188"/>
                                <a:gd name="T72" fmla="+- 0 4901 3898"/>
                                <a:gd name="T73" fmla="*/ T72 w 1051"/>
                                <a:gd name="T74" fmla="+- 0 1321 134"/>
                                <a:gd name="T75" fmla="*/ 1321 h 1188"/>
                                <a:gd name="T76" fmla="+- 0 4901 3898"/>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3" name="docshape372"/>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909 188"/>
                                <a:gd name="T7" fmla="*/ 909 h 1066"/>
                                <a:gd name="T8" fmla="+- 0 3994 3946"/>
                                <a:gd name="T9" fmla="*/ T8 w 956"/>
                                <a:gd name="T10" fmla="+- 0 413 188"/>
                                <a:gd name="T11" fmla="*/ 413 h 1066"/>
                                <a:gd name="T12" fmla="+- 0 4014 3946"/>
                                <a:gd name="T13" fmla="*/ T12 w 956"/>
                                <a:gd name="T14" fmla="+- 0 305 188"/>
                                <a:gd name="T15" fmla="*/ 305 h 1066"/>
                                <a:gd name="T16" fmla="+- 0 4033 3946"/>
                                <a:gd name="T17" fmla="*/ T16 w 956"/>
                                <a:gd name="T18" fmla="+- 0 271 188"/>
                                <a:gd name="T19" fmla="*/ 271 h 1066"/>
                                <a:gd name="T20" fmla="+- 0 4052 3946"/>
                                <a:gd name="T21" fmla="*/ T20 w 956"/>
                                <a:gd name="T22" fmla="+- 0 226 188"/>
                                <a:gd name="T23" fmla="*/ 226 h 1066"/>
                                <a:gd name="T24" fmla="+- 0 4168 3946"/>
                                <a:gd name="T25" fmla="*/ T24 w 956"/>
                                <a:gd name="T26" fmla="+- 0 188 188"/>
                                <a:gd name="T27" fmla="*/ 188 h 1066"/>
                                <a:gd name="T28" fmla="+- 0 4187 3946"/>
                                <a:gd name="T29" fmla="*/ T28 w 956"/>
                                <a:gd name="T30" fmla="+- 0 188 188"/>
                                <a:gd name="T31" fmla="*/ 188 h 1066"/>
                                <a:gd name="T32" fmla="+- 0 4207 3946"/>
                                <a:gd name="T33" fmla="*/ T32 w 956"/>
                                <a:gd name="T34" fmla="+- 0 188 188"/>
                                <a:gd name="T35" fmla="*/ 188 h 1066"/>
                                <a:gd name="T36" fmla="+- 0 4226 3946"/>
                                <a:gd name="T37" fmla="*/ T36 w 956"/>
                                <a:gd name="T38" fmla="+- 0 188 188"/>
                                <a:gd name="T39" fmla="*/ 188 h 1066"/>
                                <a:gd name="T40" fmla="+- 0 4245 3946"/>
                                <a:gd name="T41" fmla="*/ T40 w 956"/>
                                <a:gd name="T42" fmla="+- 0 188 188"/>
                                <a:gd name="T43" fmla="*/ 188 h 1066"/>
                                <a:gd name="T44" fmla="+- 0 4265 3946"/>
                                <a:gd name="T45" fmla="*/ T44 w 956"/>
                                <a:gd name="T46" fmla="+- 0 188 188"/>
                                <a:gd name="T47" fmla="*/ 188 h 1066"/>
                                <a:gd name="T48" fmla="+- 0 4284 3946"/>
                                <a:gd name="T49" fmla="*/ T48 w 956"/>
                                <a:gd name="T50" fmla="+- 0 188 188"/>
                                <a:gd name="T51" fmla="*/ 188 h 1066"/>
                                <a:gd name="T52" fmla="+- 0 4303 3946"/>
                                <a:gd name="T53" fmla="*/ T52 w 956"/>
                                <a:gd name="T54" fmla="+- 0 188 188"/>
                                <a:gd name="T55" fmla="*/ 188 h 1066"/>
                                <a:gd name="T56" fmla="+- 0 4322 3946"/>
                                <a:gd name="T57" fmla="*/ T56 w 956"/>
                                <a:gd name="T58" fmla="+- 0 188 188"/>
                                <a:gd name="T59" fmla="*/ 188 h 1066"/>
                                <a:gd name="T60" fmla="+- 0 4342 3946"/>
                                <a:gd name="T61" fmla="*/ T60 w 956"/>
                                <a:gd name="T62" fmla="+- 0 189 188"/>
                                <a:gd name="T63" fmla="*/ 189 h 1066"/>
                                <a:gd name="T64" fmla="+- 0 4361 3946"/>
                                <a:gd name="T65" fmla="*/ T64 w 956"/>
                                <a:gd name="T66" fmla="+- 0 189 188"/>
                                <a:gd name="T67" fmla="*/ 189 h 1066"/>
                                <a:gd name="T68" fmla="+- 0 4380 3946"/>
                                <a:gd name="T69" fmla="*/ T68 w 956"/>
                                <a:gd name="T70" fmla="+- 0 189 188"/>
                                <a:gd name="T71" fmla="*/ 189 h 1066"/>
                                <a:gd name="T72" fmla="+- 0 4400 3946"/>
                                <a:gd name="T73" fmla="*/ T72 w 956"/>
                                <a:gd name="T74" fmla="+- 0 189 188"/>
                                <a:gd name="T75" fmla="*/ 189 h 1066"/>
                                <a:gd name="T76" fmla="+- 0 4419 3946"/>
                                <a:gd name="T77" fmla="*/ T76 w 956"/>
                                <a:gd name="T78" fmla="+- 0 189 188"/>
                                <a:gd name="T79" fmla="*/ 189 h 1066"/>
                                <a:gd name="T80" fmla="+- 0 4525 3946"/>
                                <a:gd name="T81" fmla="*/ T80 w 956"/>
                                <a:gd name="T82" fmla="+- 0 189 188"/>
                                <a:gd name="T83" fmla="*/ 189 h 1066"/>
                                <a:gd name="T84" fmla="+- 0 4544 3946"/>
                                <a:gd name="T85" fmla="*/ T84 w 956"/>
                                <a:gd name="T86" fmla="+- 0 189 188"/>
                                <a:gd name="T87" fmla="*/ 189 h 1066"/>
                                <a:gd name="T88" fmla="+- 0 4564 3946"/>
                                <a:gd name="T89" fmla="*/ T88 w 956"/>
                                <a:gd name="T90" fmla="+- 0 190 188"/>
                                <a:gd name="T91" fmla="*/ 190 h 1066"/>
                                <a:gd name="T92" fmla="+- 0 4583 3946"/>
                                <a:gd name="T93" fmla="*/ T92 w 956"/>
                                <a:gd name="T94" fmla="+- 0 190 188"/>
                                <a:gd name="T95" fmla="*/ 190 h 1066"/>
                                <a:gd name="T96" fmla="+- 0 4602 3946"/>
                                <a:gd name="T97" fmla="*/ T96 w 956"/>
                                <a:gd name="T98" fmla="+- 0 190 188"/>
                                <a:gd name="T99" fmla="*/ 190 h 1066"/>
                                <a:gd name="T100" fmla="+- 0 4660 3946"/>
                                <a:gd name="T101" fmla="*/ T100 w 956"/>
                                <a:gd name="T102" fmla="+- 0 190 188"/>
                                <a:gd name="T103" fmla="*/ 190 h 1066"/>
                                <a:gd name="T104" fmla="+- 0 4679 3946"/>
                                <a:gd name="T105" fmla="*/ T104 w 956"/>
                                <a:gd name="T106" fmla="+- 0 190 188"/>
                                <a:gd name="T107" fmla="*/ 190 h 1066"/>
                                <a:gd name="T108" fmla="+- 0 4699 3946"/>
                                <a:gd name="T109" fmla="*/ T108 w 956"/>
                                <a:gd name="T110" fmla="+- 0 189 188"/>
                                <a:gd name="T111" fmla="*/ 189 h 1066"/>
                                <a:gd name="T112" fmla="+- 0 4718 3946"/>
                                <a:gd name="T113" fmla="*/ T112 w 956"/>
                                <a:gd name="T114" fmla="+- 0 188 188"/>
                                <a:gd name="T115" fmla="*/ 188 h 1066"/>
                                <a:gd name="T116" fmla="+- 0 4737 3946"/>
                                <a:gd name="T117" fmla="*/ T116 w 956"/>
                                <a:gd name="T118" fmla="+- 0 188 188"/>
                                <a:gd name="T119" fmla="*/ 188 h 1066"/>
                                <a:gd name="T120" fmla="+- 0 4757 3946"/>
                                <a:gd name="T121" fmla="*/ T120 w 956"/>
                                <a:gd name="T122" fmla="+- 0 188 188"/>
                                <a:gd name="T123" fmla="*/ 188 h 1066"/>
                                <a:gd name="T124" fmla="+- 0 4776 3946"/>
                                <a:gd name="T125" fmla="*/ T124 w 956"/>
                                <a:gd name="T126" fmla="+- 0 188 188"/>
                                <a:gd name="T127" fmla="*/ 188 h 1066"/>
                                <a:gd name="T128" fmla="+- 0 4795 3946"/>
                                <a:gd name="T129" fmla="*/ T128 w 956"/>
                                <a:gd name="T130" fmla="+- 0 188 188"/>
                                <a:gd name="T131" fmla="*/ 188 h 1066"/>
                                <a:gd name="T132" fmla="+- 0 4814 3946"/>
                                <a:gd name="T133" fmla="*/ T132 w 956"/>
                                <a:gd name="T134" fmla="+- 0 188 188"/>
                                <a:gd name="T135" fmla="*/ 188 h 1066"/>
                                <a:gd name="T136" fmla="+- 0 4892 3946"/>
                                <a:gd name="T137" fmla="*/ T136 w 956"/>
                                <a:gd name="T138" fmla="+- 0 188 188"/>
                                <a:gd name="T1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19" y="361"/>
                                  </a:lnTo>
                                  <a:lnTo>
                                    <a:pt x="29" y="721"/>
                                  </a:lnTo>
                                  <a:lnTo>
                                    <a:pt x="39" y="752"/>
                                  </a:lnTo>
                                  <a:lnTo>
                                    <a:pt x="48" y="225"/>
                                  </a:lnTo>
                                  <a:lnTo>
                                    <a:pt x="58" y="87"/>
                                  </a:lnTo>
                                  <a:lnTo>
                                    <a:pt x="68" y="117"/>
                                  </a:lnTo>
                                  <a:lnTo>
                                    <a:pt x="77" y="108"/>
                                  </a:lnTo>
                                  <a:lnTo>
                                    <a:pt x="87" y="83"/>
                                  </a:lnTo>
                                  <a:lnTo>
                                    <a:pt x="97" y="58"/>
                                  </a:lnTo>
                                  <a:lnTo>
                                    <a:pt x="106" y="38"/>
                                  </a:lnTo>
                                  <a:lnTo>
                                    <a:pt x="164" y="4"/>
                                  </a:lnTo>
                                  <a:lnTo>
                                    <a:pt x="222" y="0"/>
                                  </a:lnTo>
                                  <a:lnTo>
                                    <a:pt x="23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1"/>
                                  </a:lnTo>
                                  <a:lnTo>
                                    <a:pt x="405" y="1"/>
                                  </a:lnTo>
                                  <a:lnTo>
                                    <a:pt x="415" y="1"/>
                                  </a:lnTo>
                                  <a:lnTo>
                                    <a:pt x="425" y="1"/>
                                  </a:lnTo>
                                  <a:lnTo>
                                    <a:pt x="434" y="1"/>
                                  </a:lnTo>
                                  <a:lnTo>
                                    <a:pt x="444" y="1"/>
                                  </a:lnTo>
                                  <a:lnTo>
                                    <a:pt x="454" y="1"/>
                                  </a:lnTo>
                                  <a:lnTo>
                                    <a:pt x="463" y="1"/>
                                  </a:lnTo>
                                  <a:lnTo>
                                    <a:pt x="473" y="1"/>
                                  </a:lnTo>
                                  <a:lnTo>
                                    <a:pt x="569" y="1"/>
                                  </a:lnTo>
                                  <a:lnTo>
                                    <a:pt x="579" y="1"/>
                                  </a:lnTo>
                                  <a:lnTo>
                                    <a:pt x="589" y="1"/>
                                  </a:lnTo>
                                  <a:lnTo>
                                    <a:pt x="598" y="1"/>
                                  </a:lnTo>
                                  <a:lnTo>
                                    <a:pt x="608" y="2"/>
                                  </a:lnTo>
                                  <a:lnTo>
                                    <a:pt x="618" y="2"/>
                                  </a:lnTo>
                                  <a:lnTo>
                                    <a:pt x="627" y="2"/>
                                  </a:lnTo>
                                  <a:lnTo>
                                    <a:pt x="637" y="2"/>
                                  </a:lnTo>
                                  <a:lnTo>
                                    <a:pt x="647" y="2"/>
                                  </a:lnTo>
                                  <a:lnTo>
                                    <a:pt x="656" y="2"/>
                                  </a:lnTo>
                                  <a:lnTo>
                                    <a:pt x="666" y="2"/>
                                  </a:lnTo>
                                  <a:lnTo>
                                    <a:pt x="714" y="2"/>
                                  </a:lnTo>
                                  <a:lnTo>
                                    <a:pt x="724" y="2"/>
                                  </a:lnTo>
                                  <a:lnTo>
                                    <a:pt x="733" y="2"/>
                                  </a:lnTo>
                                  <a:lnTo>
                                    <a:pt x="743" y="2"/>
                                  </a:lnTo>
                                  <a:lnTo>
                                    <a:pt x="753" y="1"/>
                                  </a:lnTo>
                                  <a:lnTo>
                                    <a:pt x="762" y="1"/>
                                  </a:lnTo>
                                  <a:lnTo>
                                    <a:pt x="772" y="0"/>
                                  </a:lnTo>
                                  <a:lnTo>
                                    <a:pt x="782" y="0"/>
                                  </a:lnTo>
                                  <a:lnTo>
                                    <a:pt x="791" y="0"/>
                                  </a:lnTo>
                                  <a:lnTo>
                                    <a:pt x="801" y="0"/>
                                  </a:lnTo>
                                  <a:lnTo>
                                    <a:pt x="811" y="0"/>
                                  </a:lnTo>
                                  <a:lnTo>
                                    <a:pt x="820" y="0"/>
                                  </a:lnTo>
                                  <a:lnTo>
                                    <a:pt x="830" y="0"/>
                                  </a:lnTo>
                                  <a:lnTo>
                                    <a:pt x="840" y="0"/>
                                  </a:lnTo>
                                  <a:lnTo>
                                    <a:pt x="849" y="0"/>
                                  </a:lnTo>
                                  <a:lnTo>
                                    <a:pt x="859" y="0"/>
                                  </a:lnTo>
                                  <a:lnTo>
                                    <a:pt x="868" y="0"/>
                                  </a:lnTo>
                                  <a:lnTo>
                                    <a:pt x="878"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 name="docshape373"/>
                          <wps:cNvSpPr>
                            <a:spLocks/>
                          </wps:cNvSpPr>
                          <wps:spPr bwMode="auto">
                            <a:xfrm>
                              <a:off x="3946" y="187"/>
                              <a:ext cx="956" cy="1078"/>
                            </a:xfrm>
                            <a:custGeom>
                              <a:avLst/>
                              <a:gdLst>
                                <a:gd name="T0" fmla="+- 0 3956 3946"/>
                                <a:gd name="T1" fmla="*/ T0 w 956"/>
                                <a:gd name="T2" fmla="+- 0 1253 188"/>
                                <a:gd name="T3" fmla="*/ 1253 h 1078"/>
                                <a:gd name="T4" fmla="+- 0 3975 3946"/>
                                <a:gd name="T5" fmla="*/ T4 w 956"/>
                                <a:gd name="T6" fmla="+- 0 1254 188"/>
                                <a:gd name="T7" fmla="*/ 1254 h 1078"/>
                                <a:gd name="T8" fmla="+- 0 3994 3946"/>
                                <a:gd name="T9" fmla="*/ T8 w 956"/>
                                <a:gd name="T10" fmla="+- 0 1265 188"/>
                                <a:gd name="T11" fmla="*/ 1265 h 1078"/>
                                <a:gd name="T12" fmla="+- 0 4014 3946"/>
                                <a:gd name="T13" fmla="*/ T12 w 956"/>
                                <a:gd name="T14" fmla="+- 0 1172 188"/>
                                <a:gd name="T15" fmla="*/ 1172 h 1078"/>
                                <a:gd name="T16" fmla="+- 0 4033 3946"/>
                                <a:gd name="T17" fmla="*/ T16 w 956"/>
                                <a:gd name="T18" fmla="+- 0 1203 188"/>
                                <a:gd name="T19" fmla="*/ 1203 h 1078"/>
                                <a:gd name="T20" fmla="+- 0 4052 3946"/>
                                <a:gd name="T21" fmla="*/ T20 w 956"/>
                                <a:gd name="T22" fmla="+- 0 1207 188"/>
                                <a:gd name="T23" fmla="*/ 1207 h 1078"/>
                                <a:gd name="T24" fmla="+- 0 4072 3946"/>
                                <a:gd name="T25" fmla="*/ T24 w 956"/>
                                <a:gd name="T26" fmla="+- 0 1197 188"/>
                                <a:gd name="T27" fmla="*/ 1197 h 1078"/>
                                <a:gd name="T28" fmla="+- 0 4091 3946"/>
                                <a:gd name="T29" fmla="*/ T28 w 956"/>
                                <a:gd name="T30" fmla="+- 0 1203 188"/>
                                <a:gd name="T31" fmla="*/ 1203 h 1078"/>
                                <a:gd name="T32" fmla="+- 0 4110 3946"/>
                                <a:gd name="T33" fmla="*/ T32 w 956"/>
                                <a:gd name="T34" fmla="+- 0 1207 188"/>
                                <a:gd name="T35" fmla="*/ 1207 h 1078"/>
                                <a:gd name="T36" fmla="+- 0 4129 3946"/>
                                <a:gd name="T37" fmla="*/ T36 w 956"/>
                                <a:gd name="T38" fmla="+- 0 1208 188"/>
                                <a:gd name="T39" fmla="*/ 1208 h 1078"/>
                                <a:gd name="T40" fmla="+- 0 4149 3946"/>
                                <a:gd name="T41" fmla="*/ T40 w 956"/>
                                <a:gd name="T42" fmla="+- 0 1209 188"/>
                                <a:gd name="T43" fmla="*/ 1209 h 1078"/>
                                <a:gd name="T44" fmla="+- 0 4168 3946"/>
                                <a:gd name="T45" fmla="*/ T44 w 956"/>
                                <a:gd name="T46" fmla="+- 0 1210 188"/>
                                <a:gd name="T47" fmla="*/ 1210 h 1078"/>
                                <a:gd name="T48" fmla="+- 0 4187 3946"/>
                                <a:gd name="T49" fmla="*/ T48 w 956"/>
                                <a:gd name="T50" fmla="+- 0 1103 188"/>
                                <a:gd name="T51" fmla="*/ 1103 h 1078"/>
                                <a:gd name="T52" fmla="+- 0 4207 3946"/>
                                <a:gd name="T53" fmla="*/ T52 w 956"/>
                                <a:gd name="T54" fmla="+- 0 506 188"/>
                                <a:gd name="T55" fmla="*/ 506 h 1078"/>
                                <a:gd name="T56" fmla="+- 0 4226 3946"/>
                                <a:gd name="T57" fmla="*/ T56 w 956"/>
                                <a:gd name="T58" fmla="+- 0 283 188"/>
                                <a:gd name="T59" fmla="*/ 283 h 1078"/>
                                <a:gd name="T60" fmla="+- 0 4303 3946"/>
                                <a:gd name="T61" fmla="*/ T60 w 956"/>
                                <a:gd name="T62" fmla="+- 0 194 188"/>
                                <a:gd name="T63" fmla="*/ 194 h 1078"/>
                                <a:gd name="T64" fmla="+- 0 4322 3946"/>
                                <a:gd name="T65" fmla="*/ T64 w 956"/>
                                <a:gd name="T66" fmla="+- 0 195 188"/>
                                <a:gd name="T67" fmla="*/ 195 h 1078"/>
                                <a:gd name="T68" fmla="+- 0 4342 3946"/>
                                <a:gd name="T69" fmla="*/ T68 w 956"/>
                                <a:gd name="T70" fmla="+- 0 196 188"/>
                                <a:gd name="T71" fmla="*/ 196 h 1078"/>
                                <a:gd name="T72" fmla="+- 0 4361 3946"/>
                                <a:gd name="T73" fmla="*/ T72 w 956"/>
                                <a:gd name="T74" fmla="+- 0 198 188"/>
                                <a:gd name="T75" fmla="*/ 198 h 1078"/>
                                <a:gd name="T76" fmla="+- 0 4380 3946"/>
                                <a:gd name="T77" fmla="*/ T76 w 956"/>
                                <a:gd name="T78" fmla="+- 0 199 188"/>
                                <a:gd name="T79" fmla="*/ 199 h 1078"/>
                                <a:gd name="T80" fmla="+- 0 4400 3946"/>
                                <a:gd name="T81" fmla="*/ T80 w 956"/>
                                <a:gd name="T82" fmla="+- 0 201 188"/>
                                <a:gd name="T83" fmla="*/ 201 h 1078"/>
                                <a:gd name="T84" fmla="+- 0 4419 3946"/>
                                <a:gd name="T85" fmla="*/ T84 w 956"/>
                                <a:gd name="T86" fmla="+- 0 203 188"/>
                                <a:gd name="T87" fmla="*/ 203 h 1078"/>
                                <a:gd name="T88" fmla="+- 0 4438 3946"/>
                                <a:gd name="T89" fmla="*/ T88 w 956"/>
                                <a:gd name="T90" fmla="+- 0 204 188"/>
                                <a:gd name="T91" fmla="*/ 204 h 1078"/>
                                <a:gd name="T92" fmla="+- 0 4457 3946"/>
                                <a:gd name="T93" fmla="*/ T92 w 956"/>
                                <a:gd name="T94" fmla="+- 0 205 188"/>
                                <a:gd name="T95" fmla="*/ 205 h 1078"/>
                                <a:gd name="T96" fmla="+- 0 4477 3946"/>
                                <a:gd name="T97" fmla="*/ T96 w 956"/>
                                <a:gd name="T98" fmla="+- 0 206 188"/>
                                <a:gd name="T99" fmla="*/ 206 h 1078"/>
                                <a:gd name="T100" fmla="+- 0 4496 3946"/>
                                <a:gd name="T101" fmla="*/ T100 w 956"/>
                                <a:gd name="T102" fmla="+- 0 206 188"/>
                                <a:gd name="T103" fmla="*/ 206 h 1078"/>
                                <a:gd name="T104" fmla="+- 0 4515 3946"/>
                                <a:gd name="T105" fmla="*/ T104 w 956"/>
                                <a:gd name="T106" fmla="+- 0 206 188"/>
                                <a:gd name="T107" fmla="*/ 206 h 1078"/>
                                <a:gd name="T108" fmla="+- 0 4535 3946"/>
                                <a:gd name="T109" fmla="*/ T108 w 956"/>
                                <a:gd name="T110" fmla="+- 0 206 188"/>
                                <a:gd name="T111" fmla="*/ 206 h 1078"/>
                                <a:gd name="T112" fmla="+- 0 4554 3946"/>
                                <a:gd name="T113" fmla="*/ T112 w 956"/>
                                <a:gd name="T114" fmla="+- 0 206 188"/>
                                <a:gd name="T115" fmla="*/ 206 h 1078"/>
                                <a:gd name="T116" fmla="+- 0 4573 3946"/>
                                <a:gd name="T117" fmla="*/ T116 w 956"/>
                                <a:gd name="T118" fmla="+- 0 205 188"/>
                                <a:gd name="T119" fmla="*/ 205 h 1078"/>
                                <a:gd name="T120" fmla="+- 0 4593 3946"/>
                                <a:gd name="T121" fmla="*/ T120 w 956"/>
                                <a:gd name="T122" fmla="+- 0 205 188"/>
                                <a:gd name="T123" fmla="*/ 205 h 1078"/>
                                <a:gd name="T124" fmla="+- 0 4612 3946"/>
                                <a:gd name="T125" fmla="*/ T124 w 956"/>
                                <a:gd name="T126" fmla="+- 0 205 188"/>
                                <a:gd name="T127" fmla="*/ 205 h 1078"/>
                                <a:gd name="T128" fmla="+- 0 4631 3946"/>
                                <a:gd name="T129" fmla="*/ T128 w 956"/>
                                <a:gd name="T130" fmla="+- 0 205 188"/>
                                <a:gd name="T131" fmla="*/ 205 h 1078"/>
                                <a:gd name="T132" fmla="+- 0 4650 3946"/>
                                <a:gd name="T133" fmla="*/ T132 w 956"/>
                                <a:gd name="T134" fmla="+- 0 205 188"/>
                                <a:gd name="T135" fmla="*/ 205 h 1078"/>
                                <a:gd name="T136" fmla="+- 0 4670 3946"/>
                                <a:gd name="T137" fmla="*/ T136 w 956"/>
                                <a:gd name="T138" fmla="+- 0 203 188"/>
                                <a:gd name="T139" fmla="*/ 203 h 1078"/>
                                <a:gd name="T140" fmla="+- 0 4689 3946"/>
                                <a:gd name="T141" fmla="*/ T140 w 956"/>
                                <a:gd name="T142" fmla="+- 0 199 188"/>
                                <a:gd name="T143" fmla="*/ 199 h 1078"/>
                                <a:gd name="T144" fmla="+- 0 4708 3946"/>
                                <a:gd name="T145" fmla="*/ T144 w 956"/>
                                <a:gd name="T146" fmla="+- 0 198 188"/>
                                <a:gd name="T147" fmla="*/ 198 h 1078"/>
                                <a:gd name="T148" fmla="+- 0 4728 3946"/>
                                <a:gd name="T149" fmla="*/ T148 w 956"/>
                                <a:gd name="T150" fmla="+- 0 195 188"/>
                                <a:gd name="T151" fmla="*/ 195 h 1078"/>
                                <a:gd name="T152" fmla="+- 0 4805 3946"/>
                                <a:gd name="T153" fmla="*/ T152 w 956"/>
                                <a:gd name="T154" fmla="+- 0 188 188"/>
                                <a:gd name="T155" fmla="*/ 188 h 1078"/>
                                <a:gd name="T156" fmla="+- 0 4834 3946"/>
                                <a:gd name="T157" fmla="*/ T156 w 956"/>
                                <a:gd name="T158" fmla="+- 0 188 188"/>
                                <a:gd name="T159" fmla="*/ 188 h 1078"/>
                                <a:gd name="T160" fmla="+- 0 4853 3946"/>
                                <a:gd name="T161" fmla="*/ T160 w 956"/>
                                <a:gd name="T162" fmla="+- 0 188 188"/>
                                <a:gd name="T163" fmla="*/ 188 h 1078"/>
                                <a:gd name="T164" fmla="+- 0 4872 3946"/>
                                <a:gd name="T165" fmla="*/ T164 w 956"/>
                                <a:gd name="T166" fmla="+- 0 188 188"/>
                                <a:gd name="T167" fmla="*/ 188 h 1078"/>
                                <a:gd name="T168" fmla="+- 0 4892 3946"/>
                                <a:gd name="T169" fmla="*/ T168 w 956"/>
                                <a:gd name="T170" fmla="+- 0 188 188"/>
                                <a:gd name="T171" fmla="*/ 188 h 107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78">
                                  <a:moveTo>
                                    <a:pt x="0" y="1065"/>
                                  </a:moveTo>
                                  <a:lnTo>
                                    <a:pt x="10" y="1065"/>
                                  </a:lnTo>
                                  <a:lnTo>
                                    <a:pt x="19" y="1065"/>
                                  </a:lnTo>
                                  <a:lnTo>
                                    <a:pt x="29" y="1066"/>
                                  </a:lnTo>
                                  <a:lnTo>
                                    <a:pt x="39" y="1075"/>
                                  </a:lnTo>
                                  <a:lnTo>
                                    <a:pt x="48" y="1077"/>
                                  </a:lnTo>
                                  <a:lnTo>
                                    <a:pt x="58" y="1012"/>
                                  </a:lnTo>
                                  <a:lnTo>
                                    <a:pt x="68" y="984"/>
                                  </a:lnTo>
                                  <a:lnTo>
                                    <a:pt x="77" y="1009"/>
                                  </a:lnTo>
                                  <a:lnTo>
                                    <a:pt x="87" y="1015"/>
                                  </a:lnTo>
                                  <a:lnTo>
                                    <a:pt x="97" y="1017"/>
                                  </a:lnTo>
                                  <a:lnTo>
                                    <a:pt x="106" y="1019"/>
                                  </a:lnTo>
                                  <a:lnTo>
                                    <a:pt x="116" y="1014"/>
                                  </a:lnTo>
                                  <a:lnTo>
                                    <a:pt x="126" y="1009"/>
                                  </a:lnTo>
                                  <a:lnTo>
                                    <a:pt x="135" y="1012"/>
                                  </a:lnTo>
                                  <a:lnTo>
                                    <a:pt x="145" y="1015"/>
                                  </a:lnTo>
                                  <a:lnTo>
                                    <a:pt x="154" y="1017"/>
                                  </a:lnTo>
                                  <a:lnTo>
                                    <a:pt x="164" y="1019"/>
                                  </a:lnTo>
                                  <a:lnTo>
                                    <a:pt x="174" y="1020"/>
                                  </a:lnTo>
                                  <a:lnTo>
                                    <a:pt x="183" y="1020"/>
                                  </a:lnTo>
                                  <a:lnTo>
                                    <a:pt x="193" y="1021"/>
                                  </a:lnTo>
                                  <a:lnTo>
                                    <a:pt x="203" y="1021"/>
                                  </a:lnTo>
                                  <a:lnTo>
                                    <a:pt x="212" y="1021"/>
                                  </a:lnTo>
                                  <a:lnTo>
                                    <a:pt x="222" y="1022"/>
                                  </a:lnTo>
                                  <a:lnTo>
                                    <a:pt x="232" y="1022"/>
                                  </a:lnTo>
                                  <a:lnTo>
                                    <a:pt x="241" y="915"/>
                                  </a:lnTo>
                                  <a:lnTo>
                                    <a:pt x="251" y="552"/>
                                  </a:lnTo>
                                  <a:lnTo>
                                    <a:pt x="261" y="318"/>
                                  </a:lnTo>
                                  <a:lnTo>
                                    <a:pt x="270" y="175"/>
                                  </a:lnTo>
                                  <a:lnTo>
                                    <a:pt x="280" y="95"/>
                                  </a:lnTo>
                                  <a:lnTo>
                                    <a:pt x="299" y="32"/>
                                  </a:lnTo>
                                  <a:lnTo>
                                    <a:pt x="357" y="6"/>
                                  </a:lnTo>
                                  <a:lnTo>
                                    <a:pt x="367" y="6"/>
                                  </a:lnTo>
                                  <a:lnTo>
                                    <a:pt x="376" y="7"/>
                                  </a:lnTo>
                                  <a:lnTo>
                                    <a:pt x="386" y="7"/>
                                  </a:lnTo>
                                  <a:lnTo>
                                    <a:pt x="396" y="8"/>
                                  </a:lnTo>
                                  <a:lnTo>
                                    <a:pt x="405" y="9"/>
                                  </a:lnTo>
                                  <a:lnTo>
                                    <a:pt x="415" y="10"/>
                                  </a:lnTo>
                                  <a:lnTo>
                                    <a:pt x="425" y="10"/>
                                  </a:lnTo>
                                  <a:lnTo>
                                    <a:pt x="434" y="11"/>
                                  </a:lnTo>
                                  <a:lnTo>
                                    <a:pt x="444" y="12"/>
                                  </a:lnTo>
                                  <a:lnTo>
                                    <a:pt x="454" y="13"/>
                                  </a:lnTo>
                                  <a:lnTo>
                                    <a:pt x="463" y="14"/>
                                  </a:lnTo>
                                  <a:lnTo>
                                    <a:pt x="473" y="15"/>
                                  </a:lnTo>
                                  <a:lnTo>
                                    <a:pt x="483" y="15"/>
                                  </a:lnTo>
                                  <a:lnTo>
                                    <a:pt x="492" y="16"/>
                                  </a:lnTo>
                                  <a:lnTo>
                                    <a:pt x="502" y="16"/>
                                  </a:lnTo>
                                  <a:lnTo>
                                    <a:pt x="511" y="17"/>
                                  </a:lnTo>
                                  <a:lnTo>
                                    <a:pt x="521" y="17"/>
                                  </a:lnTo>
                                  <a:lnTo>
                                    <a:pt x="531" y="18"/>
                                  </a:lnTo>
                                  <a:lnTo>
                                    <a:pt x="540" y="18"/>
                                  </a:lnTo>
                                  <a:lnTo>
                                    <a:pt x="550" y="18"/>
                                  </a:lnTo>
                                  <a:lnTo>
                                    <a:pt x="560" y="18"/>
                                  </a:lnTo>
                                  <a:lnTo>
                                    <a:pt x="569" y="18"/>
                                  </a:lnTo>
                                  <a:lnTo>
                                    <a:pt x="579" y="18"/>
                                  </a:lnTo>
                                  <a:lnTo>
                                    <a:pt x="589" y="18"/>
                                  </a:lnTo>
                                  <a:lnTo>
                                    <a:pt x="598" y="18"/>
                                  </a:lnTo>
                                  <a:lnTo>
                                    <a:pt x="608" y="18"/>
                                  </a:lnTo>
                                  <a:lnTo>
                                    <a:pt x="618" y="17"/>
                                  </a:lnTo>
                                  <a:lnTo>
                                    <a:pt x="627" y="17"/>
                                  </a:lnTo>
                                  <a:lnTo>
                                    <a:pt x="637" y="17"/>
                                  </a:lnTo>
                                  <a:lnTo>
                                    <a:pt x="647" y="17"/>
                                  </a:lnTo>
                                  <a:lnTo>
                                    <a:pt x="656" y="17"/>
                                  </a:lnTo>
                                  <a:lnTo>
                                    <a:pt x="666" y="17"/>
                                  </a:lnTo>
                                  <a:lnTo>
                                    <a:pt x="676" y="17"/>
                                  </a:lnTo>
                                  <a:lnTo>
                                    <a:pt x="685" y="17"/>
                                  </a:lnTo>
                                  <a:lnTo>
                                    <a:pt x="695" y="17"/>
                                  </a:lnTo>
                                  <a:lnTo>
                                    <a:pt x="704" y="17"/>
                                  </a:lnTo>
                                  <a:lnTo>
                                    <a:pt x="714" y="17"/>
                                  </a:lnTo>
                                  <a:lnTo>
                                    <a:pt x="724" y="15"/>
                                  </a:lnTo>
                                  <a:lnTo>
                                    <a:pt x="733" y="13"/>
                                  </a:lnTo>
                                  <a:lnTo>
                                    <a:pt x="743" y="11"/>
                                  </a:lnTo>
                                  <a:lnTo>
                                    <a:pt x="753" y="11"/>
                                  </a:lnTo>
                                  <a:lnTo>
                                    <a:pt x="762" y="10"/>
                                  </a:lnTo>
                                  <a:lnTo>
                                    <a:pt x="772" y="9"/>
                                  </a:lnTo>
                                  <a:lnTo>
                                    <a:pt x="782" y="7"/>
                                  </a:lnTo>
                                  <a:lnTo>
                                    <a:pt x="791" y="5"/>
                                  </a:lnTo>
                                  <a:lnTo>
                                    <a:pt x="859"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5" name="docshape374"/>
                          <wps:cNvSpPr>
                            <a:spLocks/>
                          </wps:cNvSpPr>
                          <wps:spPr bwMode="auto">
                            <a:xfrm>
                              <a:off x="3946" y="187"/>
                              <a:ext cx="956" cy="1066"/>
                            </a:xfrm>
                            <a:custGeom>
                              <a:avLst/>
                              <a:gdLst>
                                <a:gd name="T0" fmla="+- 0 3956 3946"/>
                                <a:gd name="T1" fmla="*/ T0 w 956"/>
                                <a:gd name="T2" fmla="+- 0 1253 188"/>
                                <a:gd name="T3" fmla="*/ 1253 h 1066"/>
                                <a:gd name="T4" fmla="+- 0 3975 3946"/>
                                <a:gd name="T5" fmla="*/ T4 w 956"/>
                                <a:gd name="T6" fmla="+- 0 1253 188"/>
                                <a:gd name="T7" fmla="*/ 1253 h 1066"/>
                                <a:gd name="T8" fmla="+- 0 3994 3946"/>
                                <a:gd name="T9" fmla="*/ T8 w 956"/>
                                <a:gd name="T10" fmla="+- 0 1023 188"/>
                                <a:gd name="T11" fmla="*/ 1023 h 1066"/>
                                <a:gd name="T12" fmla="+- 0 4033 3946"/>
                                <a:gd name="T13" fmla="*/ T12 w 956"/>
                                <a:gd name="T14" fmla="+- 0 1100 188"/>
                                <a:gd name="T15" fmla="*/ 1100 h 1066"/>
                                <a:gd name="T16" fmla="+- 0 4052 3946"/>
                                <a:gd name="T17" fmla="*/ T16 w 956"/>
                                <a:gd name="T18" fmla="+- 0 606 188"/>
                                <a:gd name="T19" fmla="*/ 606 h 1066"/>
                                <a:gd name="T20" fmla="+- 0 4072 3946"/>
                                <a:gd name="T21" fmla="*/ T20 w 956"/>
                                <a:gd name="T22" fmla="+- 0 421 188"/>
                                <a:gd name="T23" fmla="*/ 421 h 1066"/>
                                <a:gd name="T24" fmla="+- 0 4091 3946"/>
                                <a:gd name="T25" fmla="*/ T24 w 956"/>
                                <a:gd name="T26" fmla="+- 0 363 188"/>
                                <a:gd name="T27" fmla="*/ 363 h 1066"/>
                                <a:gd name="T28" fmla="+- 0 4120 3946"/>
                                <a:gd name="T29" fmla="*/ T28 w 956"/>
                                <a:gd name="T30" fmla="+- 0 227 188"/>
                                <a:gd name="T31" fmla="*/ 227 h 1066"/>
                                <a:gd name="T32" fmla="+- 0 4187 3946"/>
                                <a:gd name="T33" fmla="*/ T32 w 956"/>
                                <a:gd name="T34" fmla="+- 0 224 188"/>
                                <a:gd name="T35" fmla="*/ 224 h 1066"/>
                                <a:gd name="T36" fmla="+- 0 4207 3946"/>
                                <a:gd name="T37" fmla="*/ T36 w 956"/>
                                <a:gd name="T38" fmla="+- 0 473 188"/>
                                <a:gd name="T39" fmla="*/ 473 h 1066"/>
                                <a:gd name="T40" fmla="+- 0 4226 3946"/>
                                <a:gd name="T41" fmla="*/ T40 w 956"/>
                                <a:gd name="T42" fmla="+- 0 688 188"/>
                                <a:gd name="T43" fmla="*/ 688 h 1066"/>
                                <a:gd name="T44" fmla="+- 0 4255 3946"/>
                                <a:gd name="T45" fmla="*/ T44 w 956"/>
                                <a:gd name="T46" fmla="+- 0 877 188"/>
                                <a:gd name="T47" fmla="*/ 877 h 1066"/>
                                <a:gd name="T48" fmla="+- 0 4303 3946"/>
                                <a:gd name="T49" fmla="*/ T48 w 956"/>
                                <a:gd name="T50" fmla="+- 0 1019 188"/>
                                <a:gd name="T51" fmla="*/ 1019 h 1066"/>
                                <a:gd name="T52" fmla="+- 0 4361 3946"/>
                                <a:gd name="T53" fmla="*/ T52 w 956"/>
                                <a:gd name="T54" fmla="+- 0 1076 188"/>
                                <a:gd name="T55" fmla="*/ 1076 h 1066"/>
                                <a:gd name="T56" fmla="+- 0 4380 3946"/>
                                <a:gd name="T57" fmla="*/ T56 w 956"/>
                                <a:gd name="T58" fmla="+- 0 1086 188"/>
                                <a:gd name="T59" fmla="*/ 1086 h 1066"/>
                                <a:gd name="T60" fmla="+- 0 4400 3946"/>
                                <a:gd name="T61" fmla="*/ T60 w 956"/>
                                <a:gd name="T62" fmla="+- 0 1093 188"/>
                                <a:gd name="T63" fmla="*/ 1093 h 1066"/>
                                <a:gd name="T64" fmla="+- 0 4457 3946"/>
                                <a:gd name="T65" fmla="*/ T64 w 956"/>
                                <a:gd name="T66" fmla="+- 0 1110 188"/>
                                <a:gd name="T67" fmla="*/ 1110 h 1066"/>
                                <a:gd name="T68" fmla="+- 0 4477 3946"/>
                                <a:gd name="T69" fmla="*/ T68 w 956"/>
                                <a:gd name="T70" fmla="+- 0 1113 188"/>
                                <a:gd name="T71" fmla="*/ 1113 h 1066"/>
                                <a:gd name="T72" fmla="+- 0 4496 3946"/>
                                <a:gd name="T73" fmla="*/ T72 w 956"/>
                                <a:gd name="T74" fmla="+- 0 1117 188"/>
                                <a:gd name="T75" fmla="*/ 1117 h 1066"/>
                                <a:gd name="T76" fmla="+- 0 4515 3946"/>
                                <a:gd name="T77" fmla="*/ T76 w 956"/>
                                <a:gd name="T78" fmla="+- 0 1120 188"/>
                                <a:gd name="T79" fmla="*/ 1120 h 1066"/>
                                <a:gd name="T80" fmla="+- 0 4535 3946"/>
                                <a:gd name="T81" fmla="*/ T80 w 956"/>
                                <a:gd name="T82" fmla="+- 0 1122 188"/>
                                <a:gd name="T83" fmla="*/ 1122 h 1066"/>
                                <a:gd name="T84" fmla="+- 0 4554 3946"/>
                                <a:gd name="T85" fmla="*/ T84 w 956"/>
                                <a:gd name="T86" fmla="+- 0 1124 188"/>
                                <a:gd name="T87" fmla="*/ 1124 h 1066"/>
                                <a:gd name="T88" fmla="+- 0 4573 3946"/>
                                <a:gd name="T89" fmla="*/ T88 w 956"/>
                                <a:gd name="T90" fmla="+- 0 1125 188"/>
                                <a:gd name="T91" fmla="*/ 1125 h 1066"/>
                                <a:gd name="T92" fmla="+- 0 4593 3946"/>
                                <a:gd name="T93" fmla="*/ T92 w 956"/>
                                <a:gd name="T94" fmla="+- 0 1126 188"/>
                                <a:gd name="T95" fmla="*/ 1126 h 1066"/>
                                <a:gd name="T96" fmla="+- 0 4612 3946"/>
                                <a:gd name="T97" fmla="*/ T96 w 956"/>
                                <a:gd name="T98" fmla="+- 0 1126 188"/>
                                <a:gd name="T99" fmla="*/ 1126 h 1066"/>
                                <a:gd name="T100" fmla="+- 0 4631 3946"/>
                                <a:gd name="T101" fmla="*/ T100 w 956"/>
                                <a:gd name="T102" fmla="+- 0 1127 188"/>
                                <a:gd name="T103" fmla="*/ 1127 h 1066"/>
                                <a:gd name="T104" fmla="+- 0 4650 3946"/>
                                <a:gd name="T105" fmla="*/ T104 w 956"/>
                                <a:gd name="T106" fmla="+- 0 1127 188"/>
                                <a:gd name="T107" fmla="*/ 1127 h 1066"/>
                                <a:gd name="T108" fmla="+- 0 4670 3946"/>
                                <a:gd name="T109" fmla="*/ T108 w 956"/>
                                <a:gd name="T110" fmla="+- 0 1028 188"/>
                                <a:gd name="T111" fmla="*/ 1028 h 1066"/>
                                <a:gd name="T112" fmla="+- 0 4689 3946"/>
                                <a:gd name="T113" fmla="*/ T112 w 956"/>
                                <a:gd name="T114" fmla="+- 0 539 188"/>
                                <a:gd name="T115" fmla="*/ 539 h 1066"/>
                                <a:gd name="T116" fmla="+- 0 4708 3946"/>
                                <a:gd name="T117" fmla="*/ T116 w 956"/>
                                <a:gd name="T118" fmla="+- 0 267 188"/>
                                <a:gd name="T119" fmla="*/ 267 h 1066"/>
                                <a:gd name="T120" fmla="+- 0 4795 3946"/>
                                <a:gd name="T121" fmla="*/ T120 w 956"/>
                                <a:gd name="T122" fmla="+- 0 188 188"/>
                                <a:gd name="T123" fmla="*/ 188 h 1066"/>
                                <a:gd name="T124" fmla="+- 0 4892 3946"/>
                                <a:gd name="T125" fmla="*/ T124 w 956"/>
                                <a:gd name="T126" fmla="+- 0 188 188"/>
                                <a:gd name="T12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5"/>
                                  </a:moveTo>
                                  <a:lnTo>
                                    <a:pt x="10" y="1065"/>
                                  </a:lnTo>
                                  <a:lnTo>
                                    <a:pt x="19" y="1065"/>
                                  </a:lnTo>
                                  <a:lnTo>
                                    <a:pt x="29" y="1065"/>
                                  </a:lnTo>
                                  <a:lnTo>
                                    <a:pt x="39" y="694"/>
                                  </a:lnTo>
                                  <a:lnTo>
                                    <a:pt x="48" y="835"/>
                                  </a:lnTo>
                                  <a:lnTo>
                                    <a:pt x="68" y="906"/>
                                  </a:lnTo>
                                  <a:lnTo>
                                    <a:pt x="87" y="912"/>
                                  </a:lnTo>
                                  <a:lnTo>
                                    <a:pt x="97" y="741"/>
                                  </a:lnTo>
                                  <a:lnTo>
                                    <a:pt x="106" y="418"/>
                                  </a:lnTo>
                                  <a:lnTo>
                                    <a:pt x="116" y="313"/>
                                  </a:lnTo>
                                  <a:lnTo>
                                    <a:pt x="126" y="233"/>
                                  </a:lnTo>
                                  <a:lnTo>
                                    <a:pt x="135" y="219"/>
                                  </a:lnTo>
                                  <a:lnTo>
                                    <a:pt x="145" y="175"/>
                                  </a:lnTo>
                                  <a:lnTo>
                                    <a:pt x="154" y="96"/>
                                  </a:lnTo>
                                  <a:lnTo>
                                    <a:pt x="174" y="39"/>
                                  </a:lnTo>
                                  <a:lnTo>
                                    <a:pt x="232" y="6"/>
                                  </a:lnTo>
                                  <a:lnTo>
                                    <a:pt x="241" y="36"/>
                                  </a:lnTo>
                                  <a:lnTo>
                                    <a:pt x="251" y="141"/>
                                  </a:lnTo>
                                  <a:lnTo>
                                    <a:pt x="261" y="285"/>
                                  </a:lnTo>
                                  <a:lnTo>
                                    <a:pt x="270" y="400"/>
                                  </a:lnTo>
                                  <a:lnTo>
                                    <a:pt x="280" y="500"/>
                                  </a:lnTo>
                                  <a:lnTo>
                                    <a:pt x="290" y="587"/>
                                  </a:lnTo>
                                  <a:lnTo>
                                    <a:pt x="309" y="689"/>
                                  </a:lnTo>
                                  <a:lnTo>
                                    <a:pt x="328" y="760"/>
                                  </a:lnTo>
                                  <a:lnTo>
                                    <a:pt x="357" y="831"/>
                                  </a:lnTo>
                                  <a:lnTo>
                                    <a:pt x="405" y="883"/>
                                  </a:lnTo>
                                  <a:lnTo>
                                    <a:pt x="415" y="888"/>
                                  </a:lnTo>
                                  <a:lnTo>
                                    <a:pt x="425" y="893"/>
                                  </a:lnTo>
                                  <a:lnTo>
                                    <a:pt x="434" y="898"/>
                                  </a:lnTo>
                                  <a:lnTo>
                                    <a:pt x="444" y="901"/>
                                  </a:lnTo>
                                  <a:lnTo>
                                    <a:pt x="454" y="905"/>
                                  </a:lnTo>
                                  <a:lnTo>
                                    <a:pt x="502" y="919"/>
                                  </a:lnTo>
                                  <a:lnTo>
                                    <a:pt x="511" y="922"/>
                                  </a:lnTo>
                                  <a:lnTo>
                                    <a:pt x="521" y="924"/>
                                  </a:lnTo>
                                  <a:lnTo>
                                    <a:pt x="531" y="925"/>
                                  </a:lnTo>
                                  <a:lnTo>
                                    <a:pt x="540" y="927"/>
                                  </a:lnTo>
                                  <a:lnTo>
                                    <a:pt x="550" y="929"/>
                                  </a:lnTo>
                                  <a:lnTo>
                                    <a:pt x="560" y="930"/>
                                  </a:lnTo>
                                  <a:lnTo>
                                    <a:pt x="569" y="932"/>
                                  </a:lnTo>
                                  <a:lnTo>
                                    <a:pt x="579" y="932"/>
                                  </a:lnTo>
                                  <a:lnTo>
                                    <a:pt x="589" y="934"/>
                                  </a:lnTo>
                                  <a:lnTo>
                                    <a:pt x="598" y="935"/>
                                  </a:lnTo>
                                  <a:lnTo>
                                    <a:pt x="608" y="936"/>
                                  </a:lnTo>
                                  <a:lnTo>
                                    <a:pt x="618" y="936"/>
                                  </a:lnTo>
                                  <a:lnTo>
                                    <a:pt x="627" y="937"/>
                                  </a:lnTo>
                                  <a:lnTo>
                                    <a:pt x="637" y="938"/>
                                  </a:lnTo>
                                  <a:lnTo>
                                    <a:pt x="647" y="938"/>
                                  </a:lnTo>
                                  <a:lnTo>
                                    <a:pt x="656" y="938"/>
                                  </a:lnTo>
                                  <a:lnTo>
                                    <a:pt x="666" y="938"/>
                                  </a:lnTo>
                                  <a:lnTo>
                                    <a:pt x="676" y="939"/>
                                  </a:lnTo>
                                  <a:lnTo>
                                    <a:pt x="685" y="939"/>
                                  </a:lnTo>
                                  <a:lnTo>
                                    <a:pt x="695" y="939"/>
                                  </a:lnTo>
                                  <a:lnTo>
                                    <a:pt x="704" y="939"/>
                                  </a:lnTo>
                                  <a:lnTo>
                                    <a:pt x="714" y="939"/>
                                  </a:lnTo>
                                  <a:lnTo>
                                    <a:pt x="724" y="840"/>
                                  </a:lnTo>
                                  <a:lnTo>
                                    <a:pt x="733" y="613"/>
                                  </a:lnTo>
                                  <a:lnTo>
                                    <a:pt x="743" y="351"/>
                                  </a:lnTo>
                                  <a:lnTo>
                                    <a:pt x="753" y="174"/>
                                  </a:lnTo>
                                  <a:lnTo>
                                    <a:pt x="762" y="79"/>
                                  </a:lnTo>
                                  <a:lnTo>
                                    <a:pt x="782" y="15"/>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6" name="docshape375"/>
                          <wps:cNvSpPr>
                            <a:spLocks/>
                          </wps:cNvSpPr>
                          <wps:spPr bwMode="auto">
                            <a:xfrm>
                              <a:off x="3898"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docshape376"/>
                          <wps:cNvSpPr>
                            <a:spLocks/>
                          </wps:cNvSpPr>
                          <wps:spPr bwMode="auto">
                            <a:xfrm>
                              <a:off x="3898"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8" name="docshape377"/>
                          <wps:cNvSpPr>
                            <a:spLocks/>
                          </wps:cNvSpPr>
                          <wps:spPr bwMode="auto">
                            <a:xfrm>
                              <a:off x="3865" y="187"/>
                              <a:ext cx="34" cy="1066"/>
                            </a:xfrm>
                            <a:custGeom>
                              <a:avLst/>
                              <a:gdLst>
                                <a:gd name="T0" fmla="+- 0 3865 3865"/>
                                <a:gd name="T1" fmla="*/ T0 w 34"/>
                                <a:gd name="T2" fmla="+- 0 1253 188"/>
                                <a:gd name="T3" fmla="*/ 1253 h 1066"/>
                                <a:gd name="T4" fmla="+- 0 3898 3865"/>
                                <a:gd name="T5" fmla="*/ T4 w 34"/>
                                <a:gd name="T6" fmla="+- 0 1253 188"/>
                                <a:gd name="T7" fmla="*/ 1253 h 1066"/>
                                <a:gd name="T8" fmla="+- 0 3865 3865"/>
                                <a:gd name="T9" fmla="*/ T8 w 34"/>
                                <a:gd name="T10" fmla="+- 0 987 188"/>
                                <a:gd name="T11" fmla="*/ 987 h 1066"/>
                                <a:gd name="T12" fmla="+- 0 3898 3865"/>
                                <a:gd name="T13" fmla="*/ T12 w 34"/>
                                <a:gd name="T14" fmla="+- 0 987 188"/>
                                <a:gd name="T15" fmla="*/ 987 h 1066"/>
                                <a:gd name="T16" fmla="+- 0 3865 3865"/>
                                <a:gd name="T17" fmla="*/ T16 w 34"/>
                                <a:gd name="T18" fmla="+- 0 721 188"/>
                                <a:gd name="T19" fmla="*/ 721 h 1066"/>
                                <a:gd name="T20" fmla="+- 0 3898 3865"/>
                                <a:gd name="T21" fmla="*/ T20 w 34"/>
                                <a:gd name="T22" fmla="+- 0 721 188"/>
                                <a:gd name="T23" fmla="*/ 721 h 1066"/>
                                <a:gd name="T24" fmla="+- 0 3865 3865"/>
                                <a:gd name="T25" fmla="*/ T24 w 34"/>
                                <a:gd name="T26" fmla="+- 0 454 188"/>
                                <a:gd name="T27" fmla="*/ 454 h 1066"/>
                                <a:gd name="T28" fmla="+- 0 3898 3865"/>
                                <a:gd name="T29" fmla="*/ T28 w 34"/>
                                <a:gd name="T30" fmla="+- 0 454 188"/>
                                <a:gd name="T31" fmla="*/ 454 h 1066"/>
                                <a:gd name="T32" fmla="+- 0 3865 3865"/>
                                <a:gd name="T33" fmla="*/ T32 w 34"/>
                                <a:gd name="T34" fmla="+- 0 188 188"/>
                                <a:gd name="T35" fmla="*/ 188 h 1066"/>
                                <a:gd name="T36" fmla="+- 0 3898 3865"/>
                                <a:gd name="T37" fmla="*/ T36 w 34"/>
                                <a:gd name="T38" fmla="+- 0 188 188"/>
                                <a:gd name="T39"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4" h="1066">
                                  <a:moveTo>
                                    <a:pt x="0" y="1065"/>
                                  </a:moveTo>
                                  <a:lnTo>
                                    <a:pt x="33" y="1065"/>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9" name="docshape378"/>
                          <wps:cNvSpPr txBox="1">
                            <a:spLocks/>
                          </wps:cNvSpPr>
                          <wps:spPr bwMode="auto">
                            <a:xfrm>
                              <a:off x="3865" y="-123"/>
                              <a:ext cx="1091"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4277D6" w14:textId="77777777" w:rsidR="00A529FC" w:rsidRDefault="00000000">
                                <w:pPr>
                                  <w:spacing w:before="35"/>
                                  <w:ind w:left="265"/>
                                  <w:rPr>
                                    <w:ins w:id="514" w:author="Author" w:date="2022-09-10T01:53:00Z"/>
                                    <w:rFonts w:ascii="Arial"/>
                                    <w:sz w:val="16"/>
                                  </w:rPr>
                                </w:pPr>
                                <w:ins w:id="515" w:author="Author" w:date="2022-09-10T01:53:00Z">
                                  <w:r>
                                    <w:rPr>
                                      <w:rFonts w:ascii="Arial"/>
                                      <w:color w:val="FFFFFF"/>
                                      <w:sz w:val="16"/>
                                    </w:rPr>
                                    <w:t xml:space="preserve">Epoch </w:t>
                                  </w:r>
                                  <w:r>
                                    <w:rPr>
                                      <w:rFonts w:ascii="Arial"/>
                                      <w:color w:val="FFFFFF"/>
                                      <w:spacing w:val="-10"/>
                                      <w:sz w:val="16"/>
                                    </w:rPr>
                                    <w:t>1</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A4F90" id="_x0000_s1581" style="position:absolute;left:0;text-align:left;margin-left:193.25pt;margin-top:-6.15pt;width:54.55pt;height:72.55pt;z-index:15758848;mso-position-horizontal-relative:page" coordorigin="3865,-123" coordsize="1091,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">
                  <v:shape id="docshape370" o:spid="_x0000_s1582"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T/da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" path="m,986r1051,m,720r1051,m,453r1051,m,187r1051,m159,1187l159,m400,1187l400,m642,1187l642,m883,1187l883,e" filled="f" strokecolor="#dedede" strokeweight=".16pt">
                    <v:path arrowok="t" o:connecttype="custom" o:connectlocs="0,1120;1051,1120;0,854;1051,854;0,587;1051,587;0,321;1051,321;159,1321;159,134;400,1321;400,134;642,1321;642,134;883,1321;883,134" o:connectangles="0,0,0,0,0,0,0,0,0,0,0,0,0,0,0,0"/>
                  </v:shape>
                  <v:shape id="docshape371" o:spid="_x0000_s1583" style="position:absolute;left:3898;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hGEm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WQpPo7iBXP0DAAD//wMAUEsBAi0AFAAGAAgAAAAhANvh9svuAAAAhQEAABMAAAAAAAAA&#13;&#10;AAAAAAAAAAAAAFtDb250ZW50X1R5cGVzXS54bWxQSwECLQAUAAYACAAAACEAWvQsW78AAAAVAQAA&#13;&#10;CwAAAAAAAAAAAAAAAAAfAQAAX3JlbHMvLnJlbHNQSwECLQAUAAYACAAAACEAr4RhJsYAAADhAAAA&#13;&#10;DwAAAAAAAAAAAAAAAAAHAgAAZHJzL2Rvd25yZXYueG1sUEsFBgAAAAADAAMAtwAAAPoCAAAAAA==&#13;&#10;" path="m,1119r1051,m,853r1051,m,587r1051,m,320r1051,m,54r1051,m38,1187l38,m280,1187l280,m521,1187l521,m762,1187l762,t241,1187l1003,e" filled="f" strokecolor="#dedede" strokeweight=".1141mm">
                    <v:path arrowok="t" o:connecttype="custom" o:connectlocs="0,1253;1051,1253;0,987;1051,987;0,721;1051,721;0,454;1051,454;0,188;1051,188;38,1321;38,134;280,1321;280,134;521,1321;521,134;762,1321;762,134;1003,1321;1003,134" o:connectangles="0,0,0,0,0,0,0,0,0,0,0,0,0,0,0,0,0,0,0,0"/>
                  </v:shape>
                  <v:shape id="docshape372" o:spid="_x0000_s1584"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" path="m,1065r10,l19,361,29,721r10,31l48,225,58,87r10,30l77,108,87,83,97,58r9,-20l164,4,222,r10,l241,r10,l261,r9,l280,r10,l299,r10,l319,r9,l338,r9,l357,r10,l376,r10,l396,1r9,l415,1r10,l434,1r10,l454,1r9,l473,1r96,l579,1r10,l598,1r10,1l618,2r9,l637,2r10,l656,2r10,l714,2r10,l733,2r10,l753,1r9,l772,r10,l791,r10,l811,r9,l830,r10,l849,r10,l868,r10,l946,r9,e" filled="f" strokecolor="#f8766d" strokeweight=".71pt">
                    <v:path arrowok="t" o:connecttype="custom" o:connectlocs="10,1253;29,909;48,413;68,305;87,271;106,226;222,188;241,188;261,188;280,188;299,188;319,188;338,188;357,188;376,188;396,189;415,189;434,189;454,189;473,189;579,189;598,189;618,190;637,190;656,190;714,190;733,190;753,189;772,188;791,188;811,188;830,188;849,188;868,188;946,188" o:connectangles="0,0,0,0,0,0,0,0,0,0,0,0,0,0,0,0,0,0,0,0,0,0,0,0,0,0,0,0,0,0,0,0,0,0,0"/>
                  </v:shape>
                  <v:shape id="docshape373" o:spid="_x0000_s1585" style="position:absolute;left:3946;top:187;width:956;height:1078;visibility:visible;mso-wrap-style:square;v-text-anchor:top" coordsize="956,107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" path="m,1065r10,l19,1065r10,1l39,1075r9,2l58,1012,68,984r9,25l87,1015r10,2l106,1019r10,-5l126,1009r9,3l145,1015r9,2l164,1019r10,1l183,1020r10,1l203,1021r9,l222,1022r10,l241,915,251,552,261,318r9,-143l280,95,299,32,357,6r10,l376,7r10,l396,8r9,1l415,10r10,l434,11r10,1l454,13r9,1l473,15r10,l492,16r10,l511,17r10,l531,18r9,l550,18r10,l569,18r10,l589,18r9,l608,18r10,-1l627,17r10,l647,17r9,l666,17r10,l685,17r10,l704,17r10,l724,15r9,-2l743,11r10,l762,10,772,9,782,7r9,-2l859,r19,l888,r9,l907,r10,l926,r10,l946,r9,e" filled="f" strokecolor="#00ba38" strokeweight=".71pt">
                    <v:path arrowok="t" o:connecttype="custom" o:connectlocs="10,1253;29,1254;48,1265;68,1172;87,1203;106,1207;126,1197;145,1203;164,1207;183,1208;203,1209;222,1210;241,1103;261,506;280,283;357,194;376,195;396,196;415,198;434,199;454,201;473,203;492,204;511,205;531,206;550,206;569,206;589,206;608,206;627,205;647,205;666,205;685,205;704,205;724,203;743,199;762,198;782,195;859,188;888,188;907,188;926,188;946,188" o:connectangles="0,0,0,0,0,0,0,0,0,0,0,0,0,0,0,0,0,0,0,0,0,0,0,0,0,0,0,0,0,0,0,0,0,0,0,0,0,0,0,0,0,0,0"/>
                  </v:shape>
                  <v:shape id="docshape374" o:spid="_x0000_s1586" style="position:absolute;left:3946;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" path="m,1065r10,l19,1065r10,l39,694r9,141l68,906r19,6l97,741r9,-323l116,313r10,-80l135,219r10,-44l154,96,174,39,232,6r9,30l251,141r10,144l270,400r10,100l290,587r19,102l328,760r29,71l405,883r10,5l425,893r9,5l444,901r10,4l502,919r9,3l521,924r10,1l540,927r10,2l560,930r9,2l579,932r10,2l598,935r10,1l618,936r9,1l637,938r10,l656,938r10,l676,939r9,l695,939r9,l714,939r10,-99l733,613,743,351,753,174r9,-95l782,15,849,r10,l946,r9,e" filled="f" strokecolor="#619cff" strokeweight=".71pt">
                    <v:path arrowok="t" o:connecttype="custom" o:connectlocs="10,1253;29,1253;48,1023;87,1100;106,606;126,421;145,363;174,227;241,224;261,473;280,688;309,877;357,1019;415,1076;434,1086;454,1093;511,1110;531,1113;550,1117;569,1120;589,1122;608,1124;627,1125;647,1126;666,1126;685,1127;704,1127;724,1028;743,539;762,267;849,188;946,188" o:connectangles="0,0,0,0,0,0,0,0,0,0,0,0,0,0,0,0,0,0,0,0,0,0,0,0,0,0,0,0,0,0,0,0"/>
                  </v:shape>
                  <v:rect id="docshape375" o:spid="_x0000_s1587" style="position:absolute;left:3898;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" filled="f" strokecolor="#b3b3b3" strokeweight=".22814mm">
                    <v:path arrowok="t"/>
                  </v:rect>
                  <v:rect id="docshape376" o:spid="_x0000_s1588" style="position:absolute;left:3898;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" fillcolor="#b3b3b3" stroked="f">
                    <v:path arrowok="t"/>
                  </v:rect>
                  <v:shape id="docshape377" o:spid="_x0000_s1589" style="position:absolute;left:3865;top:187;width:34;height:1066;visibility:visible;mso-wrap-style:square;v-text-anchor:top" coordsize="34,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" path="m,1065r33,m,799r33,m,533r33,m,266r33,m,l33,e" filled="f" strokecolor="#b3b3b3" strokeweight=".1141mm">
                    <v:path arrowok="t" o:connecttype="custom" o:connectlocs="0,1253;33,1253;0,987;33,987;0,721;33,721;0,454;33,454;0,188;33,188" o:connectangles="0,0,0,0,0,0,0,0,0,0"/>
                  </v:shape>
                  <v:shape id="docshape378" o:spid="_x0000_s1590" type="#_x0000_t202" style="position:absolute;left:3865;top:-123;width:1091;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" filled="f" stroked="f">
                    <v:path arrowok="t"/>
                    <v:textbox inset="0,0,0,0">
                      <w:txbxContent>
                        <w:p w14:paraId="714277D6" w14:textId="77777777" w:rsidR="00A529FC" w:rsidRDefault="00000000">
                          <w:pPr>
                            <w:spacing w:before="35"/>
                            <w:ind w:left="265"/>
                            <w:rPr>
                              <w:ins w:id="516" w:author="Author" w:date="2022-09-10T01:53:00Z"/>
                              <w:rFonts w:ascii="Arial"/>
                              <w:sz w:val="16"/>
                            </w:rPr>
                          </w:pPr>
                          <w:ins w:id="517" w:author="Author" w:date="2022-09-10T01:53:00Z">
                            <w:r>
                              <w:rPr>
                                <w:rFonts w:ascii="Arial"/>
                                <w:color w:val="FFFFFF"/>
                                <w:sz w:val="16"/>
                              </w:rPr>
                              <w:t xml:space="preserve">Epoch </w:t>
                            </w:r>
                            <w:r>
                              <w:rPr>
                                <w:rFonts w:ascii="Arial"/>
                                <w:color w:val="FFFFFF"/>
                                <w:spacing w:val="-10"/>
                                <w:sz w:val="16"/>
                              </w:rPr>
                              <w:t>1</w:t>
                            </w:r>
                          </w:ins>
                        </w:p>
                      </w:txbxContent>
                    </v:textbox>
                  </v:shape>
                  <w10:wrap anchorx="page"/>
                </v:group>
              </w:pict>
            </mc:Fallback>
          </mc:AlternateContent>
        </w:r>
        <w:r w:rsidR="006228F8">
          <w:rPr>
            <w:noProof/>
          </w:rPr>
          <mc:AlternateContent>
            <mc:Choice Requires="wpg">
              <w:drawing>
                <wp:anchor distT="0" distB="0" distL="114300" distR="114300" simplePos="0" relativeHeight="15759872" behindDoc="0" locked="0" layoutInCell="1" allowOverlap="1" wp14:anchorId="51E014AD" wp14:editId="1C861D32">
                  <wp:simplePos x="0" y="0"/>
                  <wp:positionH relativeFrom="page">
                    <wp:posOffset>3260725</wp:posOffset>
                  </wp:positionH>
                  <wp:positionV relativeFrom="paragraph">
                    <wp:posOffset>-78105</wp:posOffset>
                  </wp:positionV>
                  <wp:extent cx="675640" cy="921385"/>
                  <wp:effectExtent l="12700" t="0" r="10160" b="5715"/>
                  <wp:wrapNone/>
                  <wp:docPr id="121" name="docshapegroup3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5135" y="-123"/>
                            <a:chExt cx="1064" cy="1451"/>
                          </a:xfrm>
                        </wpg:grpSpPr>
                        <wps:wsp>
                          <wps:cNvPr id="122" name="docshape380"/>
                          <wps:cNvSpPr>
                            <a:spLocks/>
                          </wps:cNvSpPr>
                          <wps:spPr bwMode="auto">
                            <a:xfrm>
                              <a:off x="5141" y="133"/>
                              <a:ext cx="1051" cy="1188"/>
                            </a:xfrm>
                            <a:custGeom>
                              <a:avLst/>
                              <a:gdLst>
                                <a:gd name="T0" fmla="+- 0 5141 5141"/>
                                <a:gd name="T1" fmla="*/ T0 w 1051"/>
                                <a:gd name="T2" fmla="+- 0 1120 134"/>
                                <a:gd name="T3" fmla="*/ 1120 h 1188"/>
                                <a:gd name="T4" fmla="+- 0 6192 5141"/>
                                <a:gd name="T5" fmla="*/ T4 w 1051"/>
                                <a:gd name="T6" fmla="+- 0 1120 134"/>
                                <a:gd name="T7" fmla="*/ 1120 h 1188"/>
                                <a:gd name="T8" fmla="+- 0 5141 5141"/>
                                <a:gd name="T9" fmla="*/ T8 w 1051"/>
                                <a:gd name="T10" fmla="+- 0 854 134"/>
                                <a:gd name="T11" fmla="*/ 854 h 1188"/>
                                <a:gd name="T12" fmla="+- 0 6192 5141"/>
                                <a:gd name="T13" fmla="*/ T12 w 1051"/>
                                <a:gd name="T14" fmla="+- 0 854 134"/>
                                <a:gd name="T15" fmla="*/ 854 h 1188"/>
                                <a:gd name="T16" fmla="+- 0 5141 5141"/>
                                <a:gd name="T17" fmla="*/ T16 w 1051"/>
                                <a:gd name="T18" fmla="+- 0 587 134"/>
                                <a:gd name="T19" fmla="*/ 587 h 1188"/>
                                <a:gd name="T20" fmla="+- 0 6192 5141"/>
                                <a:gd name="T21" fmla="*/ T20 w 1051"/>
                                <a:gd name="T22" fmla="+- 0 587 134"/>
                                <a:gd name="T23" fmla="*/ 587 h 1188"/>
                                <a:gd name="T24" fmla="+- 0 5141 5141"/>
                                <a:gd name="T25" fmla="*/ T24 w 1051"/>
                                <a:gd name="T26" fmla="+- 0 321 134"/>
                                <a:gd name="T27" fmla="*/ 321 h 1188"/>
                                <a:gd name="T28" fmla="+- 0 6192 5141"/>
                                <a:gd name="T29" fmla="*/ T28 w 1051"/>
                                <a:gd name="T30" fmla="+- 0 321 134"/>
                                <a:gd name="T31" fmla="*/ 321 h 1188"/>
                                <a:gd name="T32" fmla="+- 0 5300 5141"/>
                                <a:gd name="T33" fmla="*/ T32 w 1051"/>
                                <a:gd name="T34" fmla="+- 0 1321 134"/>
                                <a:gd name="T35" fmla="*/ 1321 h 1188"/>
                                <a:gd name="T36" fmla="+- 0 5300 5141"/>
                                <a:gd name="T37" fmla="*/ T36 w 1051"/>
                                <a:gd name="T38" fmla="+- 0 134 134"/>
                                <a:gd name="T39" fmla="*/ 134 h 1188"/>
                                <a:gd name="T40" fmla="+- 0 5541 5141"/>
                                <a:gd name="T41" fmla="*/ T40 w 1051"/>
                                <a:gd name="T42" fmla="+- 0 1321 134"/>
                                <a:gd name="T43" fmla="*/ 1321 h 1188"/>
                                <a:gd name="T44" fmla="+- 0 5541 5141"/>
                                <a:gd name="T45" fmla="*/ T44 w 1051"/>
                                <a:gd name="T46" fmla="+- 0 134 134"/>
                                <a:gd name="T47" fmla="*/ 134 h 1188"/>
                                <a:gd name="T48" fmla="+- 0 5782 5141"/>
                                <a:gd name="T49" fmla="*/ T48 w 1051"/>
                                <a:gd name="T50" fmla="+- 0 1321 134"/>
                                <a:gd name="T51" fmla="*/ 1321 h 1188"/>
                                <a:gd name="T52" fmla="+- 0 5782 5141"/>
                                <a:gd name="T53" fmla="*/ T52 w 1051"/>
                                <a:gd name="T54" fmla="+- 0 134 134"/>
                                <a:gd name="T55" fmla="*/ 134 h 1188"/>
                                <a:gd name="T56" fmla="+- 0 6023 5141"/>
                                <a:gd name="T57" fmla="*/ T56 w 1051"/>
                                <a:gd name="T58" fmla="+- 0 1321 134"/>
                                <a:gd name="T59" fmla="*/ 1321 h 1188"/>
                                <a:gd name="T60" fmla="+- 0 6023 5141"/>
                                <a:gd name="T61" fmla="*/ T60 w 1051"/>
                                <a:gd name="T62" fmla="+- 0 134 134"/>
                                <a:gd name="T63"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 name="docshape381"/>
                          <wps:cNvSpPr>
                            <a:spLocks/>
                          </wps:cNvSpPr>
                          <wps:spPr bwMode="auto">
                            <a:xfrm>
                              <a:off x="5141" y="133"/>
                              <a:ext cx="1051" cy="1188"/>
                            </a:xfrm>
                            <a:custGeom>
                              <a:avLst/>
                              <a:gdLst>
                                <a:gd name="T0" fmla="+- 0 5141 5141"/>
                                <a:gd name="T1" fmla="*/ T0 w 1051"/>
                                <a:gd name="T2" fmla="+- 0 1253 134"/>
                                <a:gd name="T3" fmla="*/ 1253 h 1188"/>
                                <a:gd name="T4" fmla="+- 0 6192 5141"/>
                                <a:gd name="T5" fmla="*/ T4 w 1051"/>
                                <a:gd name="T6" fmla="+- 0 1253 134"/>
                                <a:gd name="T7" fmla="*/ 1253 h 1188"/>
                                <a:gd name="T8" fmla="+- 0 5141 5141"/>
                                <a:gd name="T9" fmla="*/ T8 w 1051"/>
                                <a:gd name="T10" fmla="+- 0 987 134"/>
                                <a:gd name="T11" fmla="*/ 987 h 1188"/>
                                <a:gd name="T12" fmla="+- 0 6192 5141"/>
                                <a:gd name="T13" fmla="*/ T12 w 1051"/>
                                <a:gd name="T14" fmla="+- 0 987 134"/>
                                <a:gd name="T15" fmla="*/ 987 h 1188"/>
                                <a:gd name="T16" fmla="+- 0 5141 5141"/>
                                <a:gd name="T17" fmla="*/ T16 w 1051"/>
                                <a:gd name="T18" fmla="+- 0 721 134"/>
                                <a:gd name="T19" fmla="*/ 721 h 1188"/>
                                <a:gd name="T20" fmla="+- 0 6192 5141"/>
                                <a:gd name="T21" fmla="*/ T20 w 1051"/>
                                <a:gd name="T22" fmla="+- 0 721 134"/>
                                <a:gd name="T23" fmla="*/ 721 h 1188"/>
                                <a:gd name="T24" fmla="+- 0 5141 5141"/>
                                <a:gd name="T25" fmla="*/ T24 w 1051"/>
                                <a:gd name="T26" fmla="+- 0 454 134"/>
                                <a:gd name="T27" fmla="*/ 454 h 1188"/>
                                <a:gd name="T28" fmla="+- 0 6192 5141"/>
                                <a:gd name="T29" fmla="*/ T28 w 1051"/>
                                <a:gd name="T30" fmla="+- 0 454 134"/>
                                <a:gd name="T31" fmla="*/ 454 h 1188"/>
                                <a:gd name="T32" fmla="+- 0 5141 5141"/>
                                <a:gd name="T33" fmla="*/ T32 w 1051"/>
                                <a:gd name="T34" fmla="+- 0 188 134"/>
                                <a:gd name="T35" fmla="*/ 188 h 1188"/>
                                <a:gd name="T36" fmla="+- 0 6192 5141"/>
                                <a:gd name="T37" fmla="*/ T36 w 1051"/>
                                <a:gd name="T38" fmla="+- 0 188 134"/>
                                <a:gd name="T39" fmla="*/ 188 h 1188"/>
                                <a:gd name="T40" fmla="+- 0 5179 5141"/>
                                <a:gd name="T41" fmla="*/ T40 w 1051"/>
                                <a:gd name="T42" fmla="+- 0 1321 134"/>
                                <a:gd name="T43" fmla="*/ 1321 h 1188"/>
                                <a:gd name="T44" fmla="+- 0 5179 5141"/>
                                <a:gd name="T45" fmla="*/ T44 w 1051"/>
                                <a:gd name="T46" fmla="+- 0 134 134"/>
                                <a:gd name="T47" fmla="*/ 134 h 1188"/>
                                <a:gd name="T48" fmla="+- 0 5420 5141"/>
                                <a:gd name="T49" fmla="*/ T48 w 1051"/>
                                <a:gd name="T50" fmla="+- 0 1321 134"/>
                                <a:gd name="T51" fmla="*/ 1321 h 1188"/>
                                <a:gd name="T52" fmla="+- 0 5420 5141"/>
                                <a:gd name="T53" fmla="*/ T52 w 1051"/>
                                <a:gd name="T54" fmla="+- 0 134 134"/>
                                <a:gd name="T55" fmla="*/ 134 h 1188"/>
                                <a:gd name="T56" fmla="+- 0 5662 5141"/>
                                <a:gd name="T57" fmla="*/ T56 w 1051"/>
                                <a:gd name="T58" fmla="+- 0 1321 134"/>
                                <a:gd name="T59" fmla="*/ 1321 h 1188"/>
                                <a:gd name="T60" fmla="+- 0 5662 5141"/>
                                <a:gd name="T61" fmla="*/ T60 w 1051"/>
                                <a:gd name="T62" fmla="+- 0 134 134"/>
                                <a:gd name="T63" fmla="*/ 134 h 1188"/>
                                <a:gd name="T64" fmla="+- 0 5903 5141"/>
                                <a:gd name="T65" fmla="*/ T64 w 1051"/>
                                <a:gd name="T66" fmla="+- 0 1321 134"/>
                                <a:gd name="T67" fmla="*/ 1321 h 1188"/>
                                <a:gd name="T68" fmla="+- 0 5903 5141"/>
                                <a:gd name="T69" fmla="*/ T68 w 1051"/>
                                <a:gd name="T70" fmla="+- 0 134 134"/>
                                <a:gd name="T71" fmla="*/ 134 h 1188"/>
                                <a:gd name="T72" fmla="+- 0 6144 5141"/>
                                <a:gd name="T73" fmla="*/ T72 w 1051"/>
                                <a:gd name="T74" fmla="+- 0 1321 134"/>
                                <a:gd name="T75" fmla="*/ 1321 h 1188"/>
                                <a:gd name="T76" fmla="+- 0 6144 5141"/>
                                <a:gd name="T77" fmla="*/ T76 w 1051"/>
                                <a:gd name="T78" fmla="+- 0 134 134"/>
                                <a:gd name="T79" fmla="*/ 134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4" name="docshape382"/>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693 188"/>
                                <a:gd name="T11" fmla="*/ 693 h 1066"/>
                                <a:gd name="T12" fmla="+- 0 5218 5189"/>
                                <a:gd name="T13" fmla="*/ T12 w 956"/>
                                <a:gd name="T14" fmla="+- 0 863 188"/>
                                <a:gd name="T15" fmla="*/ 863 h 1066"/>
                                <a:gd name="T16" fmla="+- 0 5227 5189"/>
                                <a:gd name="T17" fmla="*/ T16 w 956"/>
                                <a:gd name="T18" fmla="+- 0 753 188"/>
                                <a:gd name="T19" fmla="*/ 753 h 1066"/>
                                <a:gd name="T20" fmla="+- 0 5237 5189"/>
                                <a:gd name="T21" fmla="*/ T20 w 956"/>
                                <a:gd name="T22" fmla="+- 0 246 188"/>
                                <a:gd name="T23" fmla="*/ 246 h 1066"/>
                                <a:gd name="T24" fmla="+- 0 5247 5189"/>
                                <a:gd name="T25" fmla="*/ T24 w 956"/>
                                <a:gd name="T26" fmla="+- 0 229 188"/>
                                <a:gd name="T27" fmla="*/ 229 h 1066"/>
                                <a:gd name="T28" fmla="+- 0 5256 5189"/>
                                <a:gd name="T29" fmla="*/ T28 w 956"/>
                                <a:gd name="T30" fmla="+- 0 260 188"/>
                                <a:gd name="T31" fmla="*/ 260 h 1066"/>
                                <a:gd name="T32" fmla="+- 0 5266 5189"/>
                                <a:gd name="T33" fmla="*/ T32 w 956"/>
                                <a:gd name="T34" fmla="+- 0 259 188"/>
                                <a:gd name="T35" fmla="*/ 259 h 1066"/>
                                <a:gd name="T36" fmla="+- 0 5276 5189"/>
                                <a:gd name="T37" fmla="*/ T36 w 956"/>
                                <a:gd name="T38" fmla="+- 0 246 188"/>
                                <a:gd name="T39" fmla="*/ 246 h 1066"/>
                                <a:gd name="T40" fmla="+- 0 5285 5189"/>
                                <a:gd name="T41" fmla="*/ T40 w 956"/>
                                <a:gd name="T42" fmla="+- 0 232 188"/>
                                <a:gd name="T43" fmla="*/ 232 h 1066"/>
                                <a:gd name="T44" fmla="+- 0 5295 5189"/>
                                <a:gd name="T45" fmla="*/ T44 w 956"/>
                                <a:gd name="T46" fmla="+- 0 219 188"/>
                                <a:gd name="T47" fmla="*/ 219 h 1066"/>
                                <a:gd name="T48" fmla="+- 0 5353 5189"/>
                                <a:gd name="T49" fmla="*/ T48 w 956"/>
                                <a:gd name="T50" fmla="+- 0 192 188"/>
                                <a:gd name="T51" fmla="*/ 192 h 1066"/>
                                <a:gd name="T52" fmla="+- 0 5401 5189"/>
                                <a:gd name="T53" fmla="*/ T52 w 956"/>
                                <a:gd name="T54" fmla="+- 0 189 188"/>
                                <a:gd name="T55" fmla="*/ 189 h 1066"/>
                                <a:gd name="T56" fmla="+- 0 5411 5189"/>
                                <a:gd name="T57" fmla="*/ T56 w 956"/>
                                <a:gd name="T58" fmla="+- 0 188 188"/>
                                <a:gd name="T59" fmla="*/ 188 h 1066"/>
                                <a:gd name="T60" fmla="+- 0 5420 5189"/>
                                <a:gd name="T61" fmla="*/ T60 w 956"/>
                                <a:gd name="T62" fmla="+- 0 188 188"/>
                                <a:gd name="T63" fmla="*/ 188 h 1066"/>
                                <a:gd name="T64" fmla="+- 0 5430 5189"/>
                                <a:gd name="T65" fmla="*/ T64 w 956"/>
                                <a:gd name="T66" fmla="+- 0 188 188"/>
                                <a:gd name="T67" fmla="*/ 188 h 1066"/>
                                <a:gd name="T68" fmla="+- 0 5440 5189"/>
                                <a:gd name="T69" fmla="*/ T68 w 956"/>
                                <a:gd name="T70" fmla="+- 0 188 188"/>
                                <a:gd name="T71" fmla="*/ 188 h 1066"/>
                                <a:gd name="T72" fmla="+- 0 5449 5189"/>
                                <a:gd name="T73" fmla="*/ T72 w 956"/>
                                <a:gd name="T74" fmla="+- 0 188 188"/>
                                <a:gd name="T75" fmla="*/ 188 h 1066"/>
                                <a:gd name="T76" fmla="+- 0 5459 5189"/>
                                <a:gd name="T77" fmla="*/ T76 w 956"/>
                                <a:gd name="T78" fmla="+- 0 188 188"/>
                                <a:gd name="T79" fmla="*/ 188 h 1066"/>
                                <a:gd name="T80" fmla="+- 0 5469 5189"/>
                                <a:gd name="T81" fmla="*/ T80 w 956"/>
                                <a:gd name="T82" fmla="+- 0 188 188"/>
                                <a:gd name="T83" fmla="*/ 188 h 1066"/>
                                <a:gd name="T84" fmla="+- 0 5575 5189"/>
                                <a:gd name="T85" fmla="*/ T84 w 956"/>
                                <a:gd name="T86" fmla="+- 0 188 188"/>
                                <a:gd name="T87" fmla="*/ 188 h 1066"/>
                                <a:gd name="T88" fmla="+- 0 5584 5189"/>
                                <a:gd name="T89" fmla="*/ T88 w 956"/>
                                <a:gd name="T90" fmla="+- 0 188 188"/>
                                <a:gd name="T91" fmla="*/ 188 h 1066"/>
                                <a:gd name="T92" fmla="+- 0 5594 5189"/>
                                <a:gd name="T93" fmla="*/ T92 w 956"/>
                                <a:gd name="T94" fmla="+- 0 188 188"/>
                                <a:gd name="T95" fmla="*/ 188 h 1066"/>
                                <a:gd name="T96" fmla="+- 0 5604 5189"/>
                                <a:gd name="T97" fmla="*/ T96 w 956"/>
                                <a:gd name="T98" fmla="+- 0 188 188"/>
                                <a:gd name="T99" fmla="*/ 188 h 1066"/>
                                <a:gd name="T100" fmla="+- 0 5613 5189"/>
                                <a:gd name="T101" fmla="*/ T100 w 956"/>
                                <a:gd name="T102" fmla="+- 0 188 188"/>
                                <a:gd name="T103" fmla="*/ 188 h 1066"/>
                                <a:gd name="T104" fmla="+- 0 5623 5189"/>
                                <a:gd name="T105" fmla="*/ T104 w 956"/>
                                <a:gd name="T106" fmla="+- 0 188 188"/>
                                <a:gd name="T107" fmla="*/ 188 h 1066"/>
                                <a:gd name="T108" fmla="+- 0 5941 5189"/>
                                <a:gd name="T109" fmla="*/ T108 w 956"/>
                                <a:gd name="T110" fmla="+- 0 188 188"/>
                                <a:gd name="T111" fmla="*/ 188 h 1066"/>
                                <a:gd name="T112" fmla="+- 0 5951 5189"/>
                                <a:gd name="T113" fmla="*/ T112 w 956"/>
                                <a:gd name="T114" fmla="+- 0 188 188"/>
                                <a:gd name="T115" fmla="*/ 188 h 1066"/>
                                <a:gd name="T116" fmla="+- 0 5961 5189"/>
                                <a:gd name="T117" fmla="*/ T116 w 956"/>
                                <a:gd name="T118" fmla="+- 0 188 188"/>
                                <a:gd name="T119" fmla="*/ 188 h 1066"/>
                                <a:gd name="T120" fmla="+- 0 5970 5189"/>
                                <a:gd name="T121" fmla="*/ T120 w 956"/>
                                <a:gd name="T122" fmla="+- 0 188 188"/>
                                <a:gd name="T123" fmla="*/ 188 h 1066"/>
                                <a:gd name="T124" fmla="+- 0 5980 5189"/>
                                <a:gd name="T125" fmla="*/ T124 w 956"/>
                                <a:gd name="T126" fmla="+- 0 188 188"/>
                                <a:gd name="T127" fmla="*/ 188 h 1066"/>
                                <a:gd name="T128" fmla="+- 0 5990 5189"/>
                                <a:gd name="T129" fmla="*/ T128 w 956"/>
                                <a:gd name="T130" fmla="+- 0 188 188"/>
                                <a:gd name="T131" fmla="*/ 188 h 1066"/>
                                <a:gd name="T132" fmla="+- 0 5999 5189"/>
                                <a:gd name="T133" fmla="*/ T132 w 956"/>
                                <a:gd name="T134" fmla="+- 0 188 188"/>
                                <a:gd name="T135" fmla="*/ 188 h 1066"/>
                                <a:gd name="T136" fmla="+- 0 6009 5189"/>
                                <a:gd name="T137" fmla="*/ T136 w 956"/>
                                <a:gd name="T138" fmla="+- 0 188 188"/>
                                <a:gd name="T139" fmla="*/ 188 h 1066"/>
                                <a:gd name="T140" fmla="+- 0 6134 5189"/>
                                <a:gd name="T141" fmla="*/ T140 w 956"/>
                                <a:gd name="T142" fmla="+- 0 188 188"/>
                                <a:gd name="T143" fmla="*/ 188 h 1066"/>
                                <a:gd name="T144" fmla="+- 0 6144 5189"/>
                                <a:gd name="T145" fmla="*/ T144 w 956"/>
                                <a:gd name="T146" fmla="+- 0 188 188"/>
                                <a:gd name="T147"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66">
                                  <a:moveTo>
                                    <a:pt x="0" y="1065"/>
                                  </a:moveTo>
                                  <a:lnTo>
                                    <a:pt x="9" y="1065"/>
                                  </a:lnTo>
                                  <a:lnTo>
                                    <a:pt x="19" y="505"/>
                                  </a:lnTo>
                                  <a:lnTo>
                                    <a:pt x="29" y="675"/>
                                  </a:lnTo>
                                  <a:lnTo>
                                    <a:pt x="38" y="565"/>
                                  </a:lnTo>
                                  <a:lnTo>
                                    <a:pt x="48" y="58"/>
                                  </a:lnTo>
                                  <a:lnTo>
                                    <a:pt x="58" y="41"/>
                                  </a:lnTo>
                                  <a:lnTo>
                                    <a:pt x="67" y="72"/>
                                  </a:lnTo>
                                  <a:lnTo>
                                    <a:pt x="77" y="71"/>
                                  </a:lnTo>
                                  <a:lnTo>
                                    <a:pt x="87" y="58"/>
                                  </a:lnTo>
                                  <a:lnTo>
                                    <a:pt x="96" y="44"/>
                                  </a:lnTo>
                                  <a:lnTo>
                                    <a:pt x="106" y="31"/>
                                  </a:lnTo>
                                  <a:lnTo>
                                    <a:pt x="164" y="4"/>
                                  </a:lnTo>
                                  <a:lnTo>
                                    <a:pt x="212" y="1"/>
                                  </a:lnTo>
                                  <a:lnTo>
                                    <a:pt x="222" y="0"/>
                                  </a:lnTo>
                                  <a:lnTo>
                                    <a:pt x="231" y="0"/>
                                  </a:lnTo>
                                  <a:lnTo>
                                    <a:pt x="241" y="0"/>
                                  </a:lnTo>
                                  <a:lnTo>
                                    <a:pt x="251" y="0"/>
                                  </a:lnTo>
                                  <a:lnTo>
                                    <a:pt x="260" y="0"/>
                                  </a:lnTo>
                                  <a:lnTo>
                                    <a:pt x="270" y="0"/>
                                  </a:lnTo>
                                  <a:lnTo>
                                    <a:pt x="280" y="0"/>
                                  </a:lnTo>
                                  <a:lnTo>
                                    <a:pt x="386" y="0"/>
                                  </a:lnTo>
                                  <a:lnTo>
                                    <a:pt x="395" y="0"/>
                                  </a:lnTo>
                                  <a:lnTo>
                                    <a:pt x="405" y="0"/>
                                  </a:lnTo>
                                  <a:lnTo>
                                    <a:pt x="415" y="0"/>
                                  </a:lnTo>
                                  <a:lnTo>
                                    <a:pt x="424" y="0"/>
                                  </a:lnTo>
                                  <a:lnTo>
                                    <a:pt x="434" y="0"/>
                                  </a:lnTo>
                                  <a:lnTo>
                                    <a:pt x="752" y="0"/>
                                  </a:lnTo>
                                  <a:lnTo>
                                    <a:pt x="762" y="0"/>
                                  </a:lnTo>
                                  <a:lnTo>
                                    <a:pt x="772" y="0"/>
                                  </a:lnTo>
                                  <a:lnTo>
                                    <a:pt x="781" y="0"/>
                                  </a:lnTo>
                                  <a:lnTo>
                                    <a:pt x="791" y="0"/>
                                  </a:lnTo>
                                  <a:lnTo>
                                    <a:pt x="801" y="0"/>
                                  </a:lnTo>
                                  <a:lnTo>
                                    <a:pt x="810" y="0"/>
                                  </a:lnTo>
                                  <a:lnTo>
                                    <a:pt x="82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 name="docshape383"/>
                          <wps:cNvSpPr>
                            <a:spLocks/>
                          </wps:cNvSpPr>
                          <wps:spPr bwMode="auto">
                            <a:xfrm>
                              <a:off x="5188" y="187"/>
                              <a:ext cx="956" cy="1066"/>
                            </a:xfrm>
                            <a:custGeom>
                              <a:avLst/>
                              <a:gdLst>
                                <a:gd name="T0" fmla="+- 0 5189 5189"/>
                                <a:gd name="T1" fmla="*/ T0 w 956"/>
                                <a:gd name="T2" fmla="+- 0 1253 188"/>
                                <a:gd name="T3" fmla="*/ 1253 h 1066"/>
                                <a:gd name="T4" fmla="+- 0 5198 5189"/>
                                <a:gd name="T5" fmla="*/ T4 w 956"/>
                                <a:gd name="T6" fmla="+- 0 1253 188"/>
                                <a:gd name="T7" fmla="*/ 1253 h 1066"/>
                                <a:gd name="T8" fmla="+- 0 5208 5189"/>
                                <a:gd name="T9" fmla="*/ T8 w 956"/>
                                <a:gd name="T10" fmla="+- 0 1253 188"/>
                                <a:gd name="T11" fmla="*/ 1253 h 1066"/>
                                <a:gd name="T12" fmla="+- 0 5218 5189"/>
                                <a:gd name="T13" fmla="*/ T12 w 956"/>
                                <a:gd name="T14" fmla="+- 0 1097 188"/>
                                <a:gd name="T15" fmla="*/ 1097 h 1066"/>
                                <a:gd name="T16" fmla="+- 0 5227 5189"/>
                                <a:gd name="T17" fmla="*/ T16 w 956"/>
                                <a:gd name="T18" fmla="+- 0 1113 188"/>
                                <a:gd name="T19" fmla="*/ 1113 h 1066"/>
                                <a:gd name="T20" fmla="+- 0 5237 5189"/>
                                <a:gd name="T21" fmla="*/ T20 w 956"/>
                                <a:gd name="T22" fmla="+- 0 1114 188"/>
                                <a:gd name="T23" fmla="*/ 1114 h 1066"/>
                                <a:gd name="T24" fmla="+- 0 5247 5189"/>
                                <a:gd name="T25" fmla="*/ T24 w 956"/>
                                <a:gd name="T26" fmla="+- 0 1113 188"/>
                                <a:gd name="T27" fmla="*/ 1113 h 1066"/>
                                <a:gd name="T28" fmla="+- 0 5256 5189"/>
                                <a:gd name="T29" fmla="*/ T28 w 956"/>
                                <a:gd name="T30" fmla="+- 0 1049 188"/>
                                <a:gd name="T31" fmla="*/ 1049 h 1066"/>
                                <a:gd name="T32" fmla="+- 0 5266 5189"/>
                                <a:gd name="T33" fmla="*/ T32 w 956"/>
                                <a:gd name="T34" fmla="+- 0 1037 188"/>
                                <a:gd name="T35" fmla="*/ 1037 h 1066"/>
                                <a:gd name="T36" fmla="+- 0 5276 5189"/>
                                <a:gd name="T37" fmla="*/ T36 w 956"/>
                                <a:gd name="T38" fmla="+- 0 980 188"/>
                                <a:gd name="T39" fmla="*/ 980 h 1066"/>
                                <a:gd name="T40" fmla="+- 0 5285 5189"/>
                                <a:gd name="T41" fmla="*/ T40 w 956"/>
                                <a:gd name="T42" fmla="+- 0 943 188"/>
                                <a:gd name="T43" fmla="*/ 943 h 1066"/>
                                <a:gd name="T44" fmla="+- 0 5295 5189"/>
                                <a:gd name="T45" fmla="*/ T44 w 956"/>
                                <a:gd name="T46" fmla="+- 0 920 188"/>
                                <a:gd name="T47" fmla="*/ 920 h 1066"/>
                                <a:gd name="T48" fmla="+- 0 5305 5189"/>
                                <a:gd name="T49" fmla="*/ T48 w 956"/>
                                <a:gd name="T50" fmla="+- 0 908 188"/>
                                <a:gd name="T51" fmla="*/ 908 h 1066"/>
                                <a:gd name="T52" fmla="+- 0 5314 5189"/>
                                <a:gd name="T53" fmla="*/ T52 w 956"/>
                                <a:gd name="T54" fmla="+- 0 890 188"/>
                                <a:gd name="T55" fmla="*/ 890 h 1066"/>
                                <a:gd name="T56" fmla="+- 0 5324 5189"/>
                                <a:gd name="T57" fmla="*/ T56 w 956"/>
                                <a:gd name="T58" fmla="+- 0 883 188"/>
                                <a:gd name="T59" fmla="*/ 883 h 1066"/>
                                <a:gd name="T60" fmla="+- 0 5334 5189"/>
                                <a:gd name="T61" fmla="*/ T60 w 956"/>
                                <a:gd name="T62" fmla="+- 0 887 188"/>
                                <a:gd name="T63" fmla="*/ 887 h 1066"/>
                                <a:gd name="T64" fmla="+- 0 5343 5189"/>
                                <a:gd name="T65" fmla="*/ T64 w 956"/>
                                <a:gd name="T66" fmla="+- 0 897 188"/>
                                <a:gd name="T67" fmla="*/ 897 h 1066"/>
                                <a:gd name="T68" fmla="+- 0 5353 5189"/>
                                <a:gd name="T69" fmla="*/ T68 w 956"/>
                                <a:gd name="T70" fmla="+- 0 911 188"/>
                                <a:gd name="T71" fmla="*/ 911 h 1066"/>
                                <a:gd name="T72" fmla="+- 0 5363 5189"/>
                                <a:gd name="T73" fmla="*/ T72 w 956"/>
                                <a:gd name="T74" fmla="+- 0 926 188"/>
                                <a:gd name="T75" fmla="*/ 926 h 1066"/>
                                <a:gd name="T76" fmla="+- 0 5372 5189"/>
                                <a:gd name="T77" fmla="*/ T76 w 956"/>
                                <a:gd name="T78" fmla="+- 0 938 188"/>
                                <a:gd name="T79" fmla="*/ 938 h 1066"/>
                                <a:gd name="T80" fmla="+- 0 5420 5189"/>
                                <a:gd name="T81" fmla="*/ T80 w 956"/>
                                <a:gd name="T82" fmla="+- 0 972 188"/>
                                <a:gd name="T83" fmla="*/ 972 h 1066"/>
                                <a:gd name="T84" fmla="+- 0 5430 5189"/>
                                <a:gd name="T85" fmla="*/ T84 w 956"/>
                                <a:gd name="T86" fmla="+- 0 778 188"/>
                                <a:gd name="T87" fmla="*/ 778 h 1066"/>
                                <a:gd name="T88" fmla="+- 0 5440 5189"/>
                                <a:gd name="T89" fmla="*/ T88 w 956"/>
                                <a:gd name="T90" fmla="+- 0 477 188"/>
                                <a:gd name="T91" fmla="*/ 477 h 1066"/>
                                <a:gd name="T92" fmla="+- 0 5449 5189"/>
                                <a:gd name="T93" fmla="*/ T92 w 956"/>
                                <a:gd name="T94" fmla="+- 0 372 188"/>
                                <a:gd name="T95" fmla="*/ 372 h 1066"/>
                                <a:gd name="T96" fmla="+- 0 5459 5189"/>
                                <a:gd name="T97" fmla="*/ T96 w 956"/>
                                <a:gd name="T98" fmla="+- 0 306 188"/>
                                <a:gd name="T99" fmla="*/ 306 h 1066"/>
                                <a:gd name="T100" fmla="+- 0 5478 5189"/>
                                <a:gd name="T101" fmla="*/ T100 w 956"/>
                                <a:gd name="T102" fmla="+- 0 231 188"/>
                                <a:gd name="T103" fmla="*/ 231 h 1066"/>
                                <a:gd name="T104" fmla="+- 0 5527 5189"/>
                                <a:gd name="T105" fmla="*/ T104 w 956"/>
                                <a:gd name="T106" fmla="+- 0 193 188"/>
                                <a:gd name="T107" fmla="*/ 193 h 1066"/>
                                <a:gd name="T108" fmla="+- 0 5594 5189"/>
                                <a:gd name="T109" fmla="*/ T108 w 956"/>
                                <a:gd name="T110" fmla="+- 0 188 188"/>
                                <a:gd name="T111" fmla="*/ 188 h 1066"/>
                                <a:gd name="T112" fmla="+- 0 5604 5189"/>
                                <a:gd name="T113" fmla="*/ T112 w 956"/>
                                <a:gd name="T114" fmla="+- 0 188 188"/>
                                <a:gd name="T115" fmla="*/ 188 h 1066"/>
                                <a:gd name="T116" fmla="+- 0 5613 5189"/>
                                <a:gd name="T117" fmla="*/ T116 w 956"/>
                                <a:gd name="T118" fmla="+- 0 188 188"/>
                                <a:gd name="T119" fmla="*/ 188 h 1066"/>
                                <a:gd name="T120" fmla="+- 0 5623 5189"/>
                                <a:gd name="T121" fmla="*/ T120 w 956"/>
                                <a:gd name="T122" fmla="+- 0 188 188"/>
                                <a:gd name="T123" fmla="*/ 188 h 1066"/>
                                <a:gd name="T124" fmla="+- 0 5633 5189"/>
                                <a:gd name="T125" fmla="*/ T124 w 956"/>
                                <a:gd name="T126" fmla="+- 0 188 188"/>
                                <a:gd name="T127" fmla="*/ 188 h 1066"/>
                                <a:gd name="T128" fmla="+- 0 5642 5189"/>
                                <a:gd name="T129" fmla="*/ T128 w 956"/>
                                <a:gd name="T130" fmla="+- 0 188 188"/>
                                <a:gd name="T131" fmla="*/ 188 h 1066"/>
                                <a:gd name="T132" fmla="+- 0 5652 5189"/>
                                <a:gd name="T133" fmla="*/ T132 w 956"/>
                                <a:gd name="T134" fmla="+- 0 188 188"/>
                                <a:gd name="T135" fmla="*/ 188 h 1066"/>
                                <a:gd name="T136" fmla="+- 0 5662 5189"/>
                                <a:gd name="T137" fmla="*/ T136 w 956"/>
                                <a:gd name="T138" fmla="+- 0 188 188"/>
                                <a:gd name="T139" fmla="*/ 188 h 1066"/>
                                <a:gd name="T140" fmla="+- 0 5671 5189"/>
                                <a:gd name="T141" fmla="*/ T140 w 956"/>
                                <a:gd name="T142" fmla="+- 0 188 188"/>
                                <a:gd name="T143" fmla="*/ 188 h 1066"/>
                                <a:gd name="T144" fmla="+- 0 5681 5189"/>
                                <a:gd name="T145" fmla="*/ T144 w 956"/>
                                <a:gd name="T146" fmla="+- 0 188 188"/>
                                <a:gd name="T147" fmla="*/ 188 h 1066"/>
                                <a:gd name="T148" fmla="+- 0 6009 5189"/>
                                <a:gd name="T149" fmla="*/ T148 w 956"/>
                                <a:gd name="T150" fmla="+- 0 188 188"/>
                                <a:gd name="T151" fmla="*/ 188 h 1066"/>
                                <a:gd name="T152" fmla="+- 0 6019 5189"/>
                                <a:gd name="T153" fmla="*/ T152 w 956"/>
                                <a:gd name="T154" fmla="+- 0 188 188"/>
                                <a:gd name="T155" fmla="*/ 188 h 1066"/>
                                <a:gd name="T156" fmla="+- 0 6134 5189"/>
                                <a:gd name="T157" fmla="*/ T156 w 956"/>
                                <a:gd name="T158" fmla="+- 0 188 188"/>
                                <a:gd name="T159" fmla="*/ 188 h 1066"/>
                                <a:gd name="T160" fmla="+- 0 6144 5189"/>
                                <a:gd name="T161" fmla="*/ T160 w 956"/>
                                <a:gd name="T162" fmla="+- 0 188 188"/>
                                <a:gd name="T16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56" h="1066">
                                  <a:moveTo>
                                    <a:pt x="0" y="1065"/>
                                  </a:moveTo>
                                  <a:lnTo>
                                    <a:pt x="9" y="1065"/>
                                  </a:lnTo>
                                  <a:lnTo>
                                    <a:pt x="19" y="1065"/>
                                  </a:lnTo>
                                  <a:lnTo>
                                    <a:pt x="29" y="909"/>
                                  </a:lnTo>
                                  <a:lnTo>
                                    <a:pt x="38" y="925"/>
                                  </a:lnTo>
                                  <a:lnTo>
                                    <a:pt x="48" y="926"/>
                                  </a:lnTo>
                                  <a:lnTo>
                                    <a:pt x="58" y="925"/>
                                  </a:lnTo>
                                  <a:lnTo>
                                    <a:pt x="67" y="861"/>
                                  </a:lnTo>
                                  <a:lnTo>
                                    <a:pt x="77" y="849"/>
                                  </a:lnTo>
                                  <a:lnTo>
                                    <a:pt x="87" y="792"/>
                                  </a:lnTo>
                                  <a:lnTo>
                                    <a:pt x="96" y="755"/>
                                  </a:lnTo>
                                  <a:lnTo>
                                    <a:pt x="106" y="732"/>
                                  </a:lnTo>
                                  <a:lnTo>
                                    <a:pt x="116" y="720"/>
                                  </a:lnTo>
                                  <a:lnTo>
                                    <a:pt x="125" y="702"/>
                                  </a:lnTo>
                                  <a:lnTo>
                                    <a:pt x="135" y="695"/>
                                  </a:lnTo>
                                  <a:lnTo>
                                    <a:pt x="145" y="699"/>
                                  </a:lnTo>
                                  <a:lnTo>
                                    <a:pt x="154" y="709"/>
                                  </a:lnTo>
                                  <a:lnTo>
                                    <a:pt x="164" y="723"/>
                                  </a:lnTo>
                                  <a:lnTo>
                                    <a:pt x="174" y="738"/>
                                  </a:lnTo>
                                  <a:lnTo>
                                    <a:pt x="183" y="750"/>
                                  </a:lnTo>
                                  <a:lnTo>
                                    <a:pt x="231" y="784"/>
                                  </a:lnTo>
                                  <a:lnTo>
                                    <a:pt x="241" y="590"/>
                                  </a:lnTo>
                                  <a:lnTo>
                                    <a:pt x="251" y="289"/>
                                  </a:lnTo>
                                  <a:lnTo>
                                    <a:pt x="260" y="184"/>
                                  </a:lnTo>
                                  <a:lnTo>
                                    <a:pt x="270" y="118"/>
                                  </a:lnTo>
                                  <a:lnTo>
                                    <a:pt x="289" y="43"/>
                                  </a:lnTo>
                                  <a:lnTo>
                                    <a:pt x="338" y="5"/>
                                  </a:lnTo>
                                  <a:lnTo>
                                    <a:pt x="405" y="0"/>
                                  </a:lnTo>
                                  <a:lnTo>
                                    <a:pt x="415" y="0"/>
                                  </a:lnTo>
                                  <a:lnTo>
                                    <a:pt x="424" y="0"/>
                                  </a:lnTo>
                                  <a:lnTo>
                                    <a:pt x="434" y="0"/>
                                  </a:lnTo>
                                  <a:lnTo>
                                    <a:pt x="444" y="0"/>
                                  </a:lnTo>
                                  <a:lnTo>
                                    <a:pt x="453" y="0"/>
                                  </a:lnTo>
                                  <a:lnTo>
                                    <a:pt x="463" y="0"/>
                                  </a:lnTo>
                                  <a:lnTo>
                                    <a:pt x="473" y="0"/>
                                  </a:lnTo>
                                  <a:lnTo>
                                    <a:pt x="482" y="0"/>
                                  </a:lnTo>
                                  <a:lnTo>
                                    <a:pt x="492"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docshape384"/>
                          <wps:cNvSpPr>
                            <a:spLocks/>
                          </wps:cNvSpPr>
                          <wps:spPr bwMode="auto">
                            <a:xfrm>
                              <a:off x="5188" y="187"/>
                              <a:ext cx="956" cy="1066"/>
                            </a:xfrm>
                            <a:custGeom>
                              <a:avLst/>
                              <a:gdLst>
                                <a:gd name="T0" fmla="+- 0 5198 5189"/>
                                <a:gd name="T1" fmla="*/ T0 w 956"/>
                                <a:gd name="T2" fmla="+- 0 1253 188"/>
                                <a:gd name="T3" fmla="*/ 1253 h 1066"/>
                                <a:gd name="T4" fmla="+- 0 5218 5189"/>
                                <a:gd name="T5" fmla="*/ T4 w 956"/>
                                <a:gd name="T6" fmla="+- 0 1253 188"/>
                                <a:gd name="T7" fmla="*/ 1253 h 1066"/>
                                <a:gd name="T8" fmla="+- 0 5237 5189"/>
                                <a:gd name="T9" fmla="*/ T8 w 956"/>
                                <a:gd name="T10" fmla="+- 0 962 188"/>
                                <a:gd name="T11" fmla="*/ 962 h 1066"/>
                                <a:gd name="T12" fmla="+- 0 5256 5189"/>
                                <a:gd name="T13" fmla="*/ T12 w 956"/>
                                <a:gd name="T14" fmla="+- 0 1081 188"/>
                                <a:gd name="T15" fmla="*/ 1081 h 1066"/>
                                <a:gd name="T16" fmla="+- 0 5276 5189"/>
                                <a:gd name="T17" fmla="*/ T16 w 956"/>
                                <a:gd name="T18" fmla="+- 0 1105 188"/>
                                <a:gd name="T19" fmla="*/ 1105 h 1066"/>
                                <a:gd name="T20" fmla="+- 0 5295 5189"/>
                                <a:gd name="T21" fmla="*/ T20 w 956"/>
                                <a:gd name="T22" fmla="+- 0 668 188"/>
                                <a:gd name="T23" fmla="*/ 668 h 1066"/>
                                <a:gd name="T24" fmla="+- 0 5314 5189"/>
                                <a:gd name="T25" fmla="*/ T24 w 956"/>
                                <a:gd name="T26" fmla="+- 0 495 188"/>
                                <a:gd name="T27" fmla="*/ 495 h 1066"/>
                                <a:gd name="T28" fmla="+- 0 5334 5189"/>
                                <a:gd name="T29" fmla="*/ T28 w 956"/>
                                <a:gd name="T30" fmla="+- 0 411 188"/>
                                <a:gd name="T31" fmla="*/ 411 h 1066"/>
                                <a:gd name="T32" fmla="+- 0 5363 5189"/>
                                <a:gd name="T33" fmla="*/ T32 w 956"/>
                                <a:gd name="T34" fmla="+- 0 238 188"/>
                                <a:gd name="T35" fmla="*/ 238 h 1066"/>
                                <a:gd name="T36" fmla="+- 0 5420 5189"/>
                                <a:gd name="T37" fmla="*/ T36 w 956"/>
                                <a:gd name="T38" fmla="+- 0 192 188"/>
                                <a:gd name="T39" fmla="*/ 192 h 1066"/>
                                <a:gd name="T40" fmla="+- 0 5440 5189"/>
                                <a:gd name="T41" fmla="*/ T40 w 956"/>
                                <a:gd name="T42" fmla="+- 0 240 188"/>
                                <a:gd name="T43" fmla="*/ 240 h 1066"/>
                                <a:gd name="T44" fmla="+- 0 5459 5189"/>
                                <a:gd name="T45" fmla="*/ T44 w 956"/>
                                <a:gd name="T46" fmla="+- 0 331 188"/>
                                <a:gd name="T47" fmla="*/ 331 h 1066"/>
                                <a:gd name="T48" fmla="+- 0 5478 5189"/>
                                <a:gd name="T49" fmla="*/ T48 w 956"/>
                                <a:gd name="T50" fmla="+- 0 382 188"/>
                                <a:gd name="T51" fmla="*/ 382 h 1066"/>
                                <a:gd name="T52" fmla="+- 0 5498 5189"/>
                                <a:gd name="T53" fmla="*/ T52 w 956"/>
                                <a:gd name="T54" fmla="+- 0 382 188"/>
                                <a:gd name="T55" fmla="*/ 382 h 1066"/>
                                <a:gd name="T56" fmla="+- 0 5517 5189"/>
                                <a:gd name="T57" fmla="*/ T56 w 956"/>
                                <a:gd name="T58" fmla="+- 0 399 188"/>
                                <a:gd name="T59" fmla="*/ 399 h 1066"/>
                                <a:gd name="T60" fmla="+- 0 5584 5189"/>
                                <a:gd name="T61" fmla="*/ T60 w 956"/>
                                <a:gd name="T62" fmla="+- 0 422 188"/>
                                <a:gd name="T63" fmla="*/ 422 h 1066"/>
                                <a:gd name="T64" fmla="+- 0 5604 5189"/>
                                <a:gd name="T65" fmla="*/ T64 w 956"/>
                                <a:gd name="T66" fmla="+- 0 424 188"/>
                                <a:gd name="T67" fmla="*/ 424 h 1066"/>
                                <a:gd name="T68" fmla="+- 0 5623 5189"/>
                                <a:gd name="T69" fmla="*/ T68 w 956"/>
                                <a:gd name="T70" fmla="+- 0 426 188"/>
                                <a:gd name="T71" fmla="*/ 426 h 1066"/>
                                <a:gd name="T72" fmla="+- 0 5642 5189"/>
                                <a:gd name="T73" fmla="*/ T72 w 956"/>
                                <a:gd name="T74" fmla="+- 0 427 188"/>
                                <a:gd name="T75" fmla="*/ 427 h 1066"/>
                                <a:gd name="T76" fmla="+- 0 5662 5189"/>
                                <a:gd name="T77" fmla="*/ T76 w 956"/>
                                <a:gd name="T78" fmla="+- 0 428 188"/>
                                <a:gd name="T79" fmla="*/ 428 h 1066"/>
                                <a:gd name="T80" fmla="+- 0 5681 5189"/>
                                <a:gd name="T81" fmla="*/ T80 w 956"/>
                                <a:gd name="T82" fmla="+- 0 429 188"/>
                                <a:gd name="T83" fmla="*/ 429 h 1066"/>
                                <a:gd name="T84" fmla="+- 0 5700 5189"/>
                                <a:gd name="T85" fmla="*/ T84 w 956"/>
                                <a:gd name="T86" fmla="+- 0 429 188"/>
                                <a:gd name="T87" fmla="*/ 429 h 1066"/>
                                <a:gd name="T88" fmla="+- 0 5720 5189"/>
                                <a:gd name="T89" fmla="*/ T88 w 956"/>
                                <a:gd name="T90" fmla="+- 0 430 188"/>
                                <a:gd name="T91" fmla="*/ 430 h 1066"/>
                                <a:gd name="T92" fmla="+- 0 5739 5189"/>
                                <a:gd name="T93" fmla="*/ T92 w 956"/>
                                <a:gd name="T94" fmla="+- 0 430 188"/>
                                <a:gd name="T95" fmla="*/ 430 h 1066"/>
                                <a:gd name="T96" fmla="+- 0 5758 5189"/>
                                <a:gd name="T97" fmla="*/ T96 w 956"/>
                                <a:gd name="T98" fmla="+- 0 431 188"/>
                                <a:gd name="T99" fmla="*/ 431 h 1066"/>
                                <a:gd name="T100" fmla="+- 0 5777 5189"/>
                                <a:gd name="T101" fmla="*/ T100 w 956"/>
                                <a:gd name="T102" fmla="+- 0 430 188"/>
                                <a:gd name="T103" fmla="*/ 430 h 1066"/>
                                <a:gd name="T104" fmla="+- 0 5797 5189"/>
                                <a:gd name="T105" fmla="*/ T104 w 956"/>
                                <a:gd name="T106" fmla="+- 0 430 188"/>
                                <a:gd name="T107" fmla="*/ 430 h 1066"/>
                                <a:gd name="T108" fmla="+- 0 5816 5189"/>
                                <a:gd name="T109" fmla="*/ T108 w 956"/>
                                <a:gd name="T110" fmla="+- 0 431 188"/>
                                <a:gd name="T111" fmla="*/ 431 h 1066"/>
                                <a:gd name="T112" fmla="+- 0 5835 5189"/>
                                <a:gd name="T113" fmla="*/ T112 w 956"/>
                                <a:gd name="T114" fmla="+- 0 431 188"/>
                                <a:gd name="T115" fmla="*/ 431 h 1066"/>
                                <a:gd name="T116" fmla="+- 0 5855 5189"/>
                                <a:gd name="T117" fmla="*/ T116 w 956"/>
                                <a:gd name="T118" fmla="+- 0 431 188"/>
                                <a:gd name="T119" fmla="*/ 431 h 1066"/>
                                <a:gd name="T120" fmla="+- 0 5874 5189"/>
                                <a:gd name="T121" fmla="*/ T120 w 956"/>
                                <a:gd name="T122" fmla="+- 0 431 188"/>
                                <a:gd name="T123" fmla="*/ 431 h 1066"/>
                                <a:gd name="T124" fmla="+- 0 5893 5189"/>
                                <a:gd name="T125" fmla="*/ T124 w 956"/>
                                <a:gd name="T126" fmla="+- 0 431 188"/>
                                <a:gd name="T127" fmla="*/ 431 h 1066"/>
                                <a:gd name="T128" fmla="+- 0 5912 5189"/>
                                <a:gd name="T129" fmla="*/ T128 w 956"/>
                                <a:gd name="T130" fmla="+- 0 360 188"/>
                                <a:gd name="T131" fmla="*/ 360 h 1066"/>
                                <a:gd name="T132" fmla="+- 0 5961 5189"/>
                                <a:gd name="T133" fmla="*/ T132 w 956"/>
                                <a:gd name="T134" fmla="+- 0 196 188"/>
                                <a:gd name="T135" fmla="*/ 196 h 1066"/>
                                <a:gd name="T136" fmla="+- 0 6038 5189"/>
                                <a:gd name="T137" fmla="*/ T136 w 956"/>
                                <a:gd name="T138" fmla="+- 0 188 188"/>
                                <a:gd name="T139" fmla="*/ 188 h 1066"/>
                                <a:gd name="T140" fmla="+- 0 6144 5189"/>
                                <a:gd name="T141" fmla="*/ T140 w 956"/>
                                <a:gd name="T142" fmla="+- 0 188 188"/>
                                <a:gd name="T143" fmla="*/ 18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Lst>
                              <a:rect l="0" t="0" r="r" b="b"/>
                              <a:pathLst>
                                <a:path w="956" h="1066">
                                  <a:moveTo>
                                    <a:pt x="0" y="1065"/>
                                  </a:moveTo>
                                  <a:lnTo>
                                    <a:pt x="9" y="1065"/>
                                  </a:lnTo>
                                  <a:lnTo>
                                    <a:pt x="19" y="1065"/>
                                  </a:lnTo>
                                  <a:lnTo>
                                    <a:pt x="29" y="1065"/>
                                  </a:lnTo>
                                  <a:lnTo>
                                    <a:pt x="38" y="1065"/>
                                  </a:lnTo>
                                  <a:lnTo>
                                    <a:pt x="48" y="774"/>
                                  </a:lnTo>
                                  <a:lnTo>
                                    <a:pt x="58" y="856"/>
                                  </a:lnTo>
                                  <a:lnTo>
                                    <a:pt x="67" y="893"/>
                                  </a:lnTo>
                                  <a:lnTo>
                                    <a:pt x="77" y="909"/>
                                  </a:lnTo>
                                  <a:lnTo>
                                    <a:pt x="87" y="917"/>
                                  </a:lnTo>
                                  <a:lnTo>
                                    <a:pt x="96" y="774"/>
                                  </a:lnTo>
                                  <a:lnTo>
                                    <a:pt x="106" y="480"/>
                                  </a:lnTo>
                                  <a:lnTo>
                                    <a:pt x="116" y="453"/>
                                  </a:lnTo>
                                  <a:lnTo>
                                    <a:pt x="125" y="307"/>
                                  </a:lnTo>
                                  <a:lnTo>
                                    <a:pt x="135" y="235"/>
                                  </a:lnTo>
                                  <a:lnTo>
                                    <a:pt x="145" y="223"/>
                                  </a:lnTo>
                                  <a:lnTo>
                                    <a:pt x="154" y="136"/>
                                  </a:lnTo>
                                  <a:lnTo>
                                    <a:pt x="174" y="50"/>
                                  </a:lnTo>
                                  <a:lnTo>
                                    <a:pt x="222" y="5"/>
                                  </a:lnTo>
                                  <a:lnTo>
                                    <a:pt x="231" y="4"/>
                                  </a:lnTo>
                                  <a:lnTo>
                                    <a:pt x="241" y="15"/>
                                  </a:lnTo>
                                  <a:lnTo>
                                    <a:pt x="251" y="52"/>
                                  </a:lnTo>
                                  <a:lnTo>
                                    <a:pt x="260" y="98"/>
                                  </a:lnTo>
                                  <a:lnTo>
                                    <a:pt x="270" y="143"/>
                                  </a:lnTo>
                                  <a:lnTo>
                                    <a:pt x="280" y="180"/>
                                  </a:lnTo>
                                  <a:lnTo>
                                    <a:pt x="289" y="194"/>
                                  </a:lnTo>
                                  <a:lnTo>
                                    <a:pt x="299" y="190"/>
                                  </a:lnTo>
                                  <a:lnTo>
                                    <a:pt x="309" y="194"/>
                                  </a:lnTo>
                                  <a:lnTo>
                                    <a:pt x="318" y="202"/>
                                  </a:lnTo>
                                  <a:lnTo>
                                    <a:pt x="328" y="211"/>
                                  </a:lnTo>
                                  <a:lnTo>
                                    <a:pt x="338" y="217"/>
                                  </a:lnTo>
                                  <a:lnTo>
                                    <a:pt x="395" y="234"/>
                                  </a:lnTo>
                                  <a:lnTo>
                                    <a:pt x="405" y="235"/>
                                  </a:lnTo>
                                  <a:lnTo>
                                    <a:pt x="415" y="236"/>
                                  </a:lnTo>
                                  <a:lnTo>
                                    <a:pt x="424" y="237"/>
                                  </a:lnTo>
                                  <a:lnTo>
                                    <a:pt x="434" y="238"/>
                                  </a:lnTo>
                                  <a:lnTo>
                                    <a:pt x="444" y="238"/>
                                  </a:lnTo>
                                  <a:lnTo>
                                    <a:pt x="453" y="239"/>
                                  </a:lnTo>
                                  <a:lnTo>
                                    <a:pt x="463" y="240"/>
                                  </a:lnTo>
                                  <a:lnTo>
                                    <a:pt x="473" y="240"/>
                                  </a:lnTo>
                                  <a:lnTo>
                                    <a:pt x="482" y="241"/>
                                  </a:lnTo>
                                  <a:lnTo>
                                    <a:pt x="492" y="241"/>
                                  </a:lnTo>
                                  <a:lnTo>
                                    <a:pt x="502" y="241"/>
                                  </a:lnTo>
                                  <a:lnTo>
                                    <a:pt x="511" y="241"/>
                                  </a:lnTo>
                                  <a:lnTo>
                                    <a:pt x="521" y="241"/>
                                  </a:lnTo>
                                  <a:lnTo>
                                    <a:pt x="531" y="242"/>
                                  </a:lnTo>
                                  <a:lnTo>
                                    <a:pt x="540" y="242"/>
                                  </a:lnTo>
                                  <a:lnTo>
                                    <a:pt x="550" y="242"/>
                                  </a:lnTo>
                                  <a:lnTo>
                                    <a:pt x="559" y="242"/>
                                  </a:lnTo>
                                  <a:lnTo>
                                    <a:pt x="569" y="243"/>
                                  </a:lnTo>
                                  <a:lnTo>
                                    <a:pt x="579" y="242"/>
                                  </a:lnTo>
                                  <a:lnTo>
                                    <a:pt x="588" y="242"/>
                                  </a:lnTo>
                                  <a:lnTo>
                                    <a:pt x="598" y="243"/>
                                  </a:lnTo>
                                  <a:lnTo>
                                    <a:pt x="608" y="242"/>
                                  </a:lnTo>
                                  <a:lnTo>
                                    <a:pt x="617" y="242"/>
                                  </a:lnTo>
                                  <a:lnTo>
                                    <a:pt x="627" y="243"/>
                                  </a:lnTo>
                                  <a:lnTo>
                                    <a:pt x="637" y="242"/>
                                  </a:lnTo>
                                  <a:lnTo>
                                    <a:pt x="646" y="243"/>
                                  </a:lnTo>
                                  <a:lnTo>
                                    <a:pt x="656" y="243"/>
                                  </a:lnTo>
                                  <a:lnTo>
                                    <a:pt x="666" y="243"/>
                                  </a:lnTo>
                                  <a:lnTo>
                                    <a:pt x="675" y="243"/>
                                  </a:lnTo>
                                  <a:lnTo>
                                    <a:pt x="685" y="243"/>
                                  </a:lnTo>
                                  <a:lnTo>
                                    <a:pt x="695" y="243"/>
                                  </a:lnTo>
                                  <a:lnTo>
                                    <a:pt x="704" y="243"/>
                                  </a:lnTo>
                                  <a:lnTo>
                                    <a:pt x="714" y="243"/>
                                  </a:lnTo>
                                  <a:lnTo>
                                    <a:pt x="723" y="172"/>
                                  </a:lnTo>
                                  <a:lnTo>
                                    <a:pt x="743" y="64"/>
                                  </a:lnTo>
                                  <a:lnTo>
                                    <a:pt x="772" y="8"/>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docshape385"/>
                          <wps:cNvSpPr>
                            <a:spLocks/>
                          </wps:cNvSpPr>
                          <wps:spPr bwMode="auto">
                            <a:xfrm>
                              <a:off x="5141" y="13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 name="docshape386"/>
                          <wps:cNvSpPr>
                            <a:spLocks/>
                          </wps:cNvSpPr>
                          <wps:spPr bwMode="auto">
                            <a:xfrm>
                              <a:off x="5141" y="-123"/>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7"/>
                          <wps:cNvSpPr txBox="1">
                            <a:spLocks/>
                          </wps:cNvSpPr>
                          <wps:spPr bwMode="auto">
                            <a:xfrm>
                              <a:off x="5134" y="-123"/>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D340A9" w14:textId="77777777" w:rsidR="00A529FC" w:rsidRDefault="00000000">
                                <w:pPr>
                                  <w:spacing w:before="35"/>
                                  <w:ind w:left="238"/>
                                  <w:rPr>
                                    <w:ins w:id="518" w:author="Author" w:date="2022-09-10T01:53:00Z"/>
                                    <w:rFonts w:ascii="Arial"/>
                                    <w:sz w:val="16"/>
                                  </w:rPr>
                                </w:pPr>
                                <w:ins w:id="519" w:author="Author" w:date="2022-09-10T01:53:00Z">
                                  <w:r>
                                    <w:rPr>
                                      <w:rFonts w:ascii="Arial"/>
                                      <w:color w:val="FFFFFF"/>
                                      <w:sz w:val="16"/>
                                    </w:rPr>
                                    <w:t xml:space="preserve">Epoch </w:t>
                                  </w:r>
                                  <w:r>
                                    <w:rPr>
                                      <w:rFonts w:ascii="Arial"/>
                                      <w:color w:val="FFFFFF"/>
                                      <w:spacing w:val="-10"/>
                                      <w:sz w:val="16"/>
                                    </w:rPr>
                                    <w:t>2</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E014AD" id="_x0000_s1591" style="position:absolute;left:0;text-align:left;margin-left:256.75pt;margin-top:-6.15pt;width:53.2pt;height:72.55pt;z-index:15759872;mso-position-horizontal-relative:page" coordorigin="5135,-123"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">
                  <v:shape id="docshape380" o:spid="_x0000_s1592"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" path="m,986r1051,m,720r1051,m,453r1051,m,187r1051,m159,1187l159,m400,1187l400,m641,1187l641,m882,1187l882,e" filled="f" strokecolor="#dedede" strokeweight=".16pt">
                    <v:path arrowok="t" o:connecttype="custom" o:connectlocs="0,1120;1051,1120;0,854;1051,854;0,587;1051,587;0,321;1051,321;159,1321;159,134;400,1321;400,134;641,1321;641,134;882,1321;882,134" o:connectangles="0,0,0,0,0,0,0,0,0,0,0,0,0,0,0,0"/>
                  </v:shape>
                  <v:shape id="docshape381" o:spid="_x0000_s1593" style="position:absolute;left:5141;top:13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" path="m,1119r1051,m,853r1051,m,587r1051,m,320r1051,m,54r1051,m38,1187l38,m279,1187l279,m521,1187l521,m762,1187l762,t241,1187l1003,e" filled="f" strokecolor="#dedede" strokeweight=".1141mm">
                    <v:path arrowok="t" o:connecttype="custom" o:connectlocs="0,1253;1051,1253;0,987;1051,987;0,721;1051,721;0,454;1051,454;0,188;1051,188;38,1321;38,134;279,1321;279,134;521,1321;521,134;762,1321;762,134;1003,1321;1003,134" o:connectangles="0,0,0,0,0,0,0,0,0,0,0,0,0,0,0,0,0,0,0,0"/>
                  </v:shape>
                  <v:shape id="docshape382" o:spid="_x0000_s1594"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" path="m,1065r9,l19,505,29,675,38,565,48,58,58,41r9,31l77,71,87,58,96,44,106,31,164,4,212,1,222,r9,l241,r10,l260,r10,l280,,386,r9,l405,r10,l424,r10,l752,r10,l772,r9,l791,r10,l810,r10,l945,r10,e" filled="f" strokecolor="#f8766d" strokeweight=".71pt">
                    <v:path arrowok="t" o:connecttype="custom" o:connectlocs="0,1253;9,1253;19,693;29,863;38,753;48,246;58,229;67,260;77,259;87,246;96,232;106,219;164,192;212,189;222,188;231,188;241,188;251,188;260,188;270,188;280,188;386,188;395,188;405,188;415,188;424,188;434,188;752,188;762,188;772,188;781,188;791,188;801,188;810,188;820,188;945,188;955,188" o:connectangles="0,0,0,0,0,0,0,0,0,0,0,0,0,0,0,0,0,0,0,0,0,0,0,0,0,0,0,0,0,0,0,0,0,0,0,0,0"/>
                  </v:shape>
                  <v:shape id="docshape383" o:spid="_x0000_s1595"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" path="m,1065r9,l19,1065,29,909r9,16l48,926r10,-1l67,861,77,849,87,792r9,-37l106,732r10,-12l125,702r10,-7l145,699r9,10l164,723r10,15l183,750r48,34l241,590,251,289r9,-105l270,118,289,43,338,5,405,r10,l424,r10,l444,r9,l463,r10,l482,r10,l820,r10,l945,r10,e" filled="f" strokecolor="#00ba38" strokeweight=".71pt">
                    <v:path arrowok="t" o:connecttype="custom" o:connectlocs="0,1253;9,1253;19,1253;29,1097;38,1113;48,1114;58,1113;67,1049;77,1037;87,980;96,943;106,920;116,908;125,890;135,883;145,887;154,897;164,911;174,926;183,938;231,972;241,778;251,477;260,372;270,306;289,231;338,193;405,188;415,188;424,188;434,188;444,188;453,188;463,188;473,188;482,188;492,188;820,188;830,188;945,188;955,188" o:connectangles="0,0,0,0,0,0,0,0,0,0,0,0,0,0,0,0,0,0,0,0,0,0,0,0,0,0,0,0,0,0,0,0,0,0,0,0,0,0,0,0,0"/>
                  </v:shape>
                  <v:shape id="docshape384" o:spid="_x0000_s1596" style="position:absolute;left:5188;top:187;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" path="m,1065r9,l19,1065r10,l38,1065,48,774r10,82l67,893r10,16l87,917,96,774,106,480r10,-27l125,307r10,-72l145,223r9,-87l174,50,222,5r9,-1l241,15r10,37l260,98r10,45l280,180r9,14l299,190r10,4l318,202r10,9l338,217r57,17l405,235r10,1l424,237r10,1l444,238r9,1l463,240r10,l482,241r10,l502,241r9,l521,241r10,1l540,242r10,l559,242r10,1l579,242r9,l598,243r10,-1l617,242r10,1l637,242r9,1l656,243r10,l675,243r10,l695,243r9,l714,243r9,-71l743,64,772,8,839,r10,l945,r10,e" filled="f" strokecolor="#619cff" strokeweight=".71pt">
                    <v:path arrowok="t" o:connecttype="custom" o:connectlocs="9,1253;29,1253;48,962;67,1081;87,1105;106,668;125,495;145,411;174,238;231,192;251,240;270,331;289,382;309,382;328,399;395,422;415,424;434,426;453,427;473,428;492,429;511,429;531,430;550,430;569,431;588,430;608,430;627,431;646,431;666,431;685,431;704,431;723,360;772,196;849,188;955,188" o:connectangles="0,0,0,0,0,0,0,0,0,0,0,0,0,0,0,0,0,0,0,0,0,0,0,0,0,0,0,0,0,0,0,0,0,0,0,0"/>
                  </v:shape>
                  <v:rect id="docshape385" o:spid="_x0000_s1597" style="position:absolute;left:5141;top:13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" filled="f" strokecolor="#b3b3b3" strokeweight=".22814mm">
                    <v:path arrowok="t"/>
                  </v:rect>
                  <v:rect id="docshape386" o:spid="_x0000_s1598" style="position:absolute;left:5141;top:-123;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" fillcolor="#b3b3b3" stroked="f">
                    <v:path arrowok="t"/>
                  </v:rect>
                  <v:shape id="docshape387" o:spid="_x0000_s1599" type="#_x0000_t202" style="position:absolute;left:5134;top:-123;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" filled="f" stroked="f">
                    <v:path arrowok="t"/>
                    <v:textbox inset="0,0,0,0">
                      <w:txbxContent>
                        <w:p w14:paraId="71D340A9" w14:textId="77777777" w:rsidR="00A529FC" w:rsidRDefault="00000000">
                          <w:pPr>
                            <w:spacing w:before="35"/>
                            <w:ind w:left="238"/>
                            <w:rPr>
                              <w:ins w:id="520" w:author="Author" w:date="2022-09-10T01:53:00Z"/>
                              <w:rFonts w:ascii="Arial"/>
                              <w:sz w:val="16"/>
                            </w:rPr>
                          </w:pPr>
                          <w:ins w:id="521" w:author="Author" w:date="2022-09-10T01:53:00Z">
                            <w:r>
                              <w:rPr>
                                <w:rFonts w:ascii="Arial"/>
                                <w:color w:val="FFFFFF"/>
                                <w:sz w:val="16"/>
                              </w:rPr>
                              <w:t xml:space="preserve">Epoch </w:t>
                            </w:r>
                            <w:r>
                              <w:rPr>
                                <w:rFonts w:ascii="Arial"/>
                                <w:color w:val="FFFFFF"/>
                                <w:spacing w:val="-10"/>
                                <w:sz w:val="16"/>
                              </w:rPr>
                              <w:t>2</w:t>
                            </w:r>
                          </w:ins>
                        </w:p>
                      </w:txbxContent>
                    </v:textbox>
                  </v:shape>
                  <w10:wrap anchorx="page"/>
                </v:group>
              </w:pict>
            </mc:Fallback>
          </mc:AlternateContent>
        </w:r>
      </w:ins>
      <w:r w:rsidR="00000000">
        <w:rPr>
          <w:rFonts w:ascii="Arial"/>
          <w:color w:val="4D4D4D"/>
          <w:spacing w:val="-4"/>
          <w:sz w:val="16"/>
        </w:rPr>
        <w:t>1.00</w:t>
      </w:r>
    </w:p>
    <w:p w14:paraId="5BC9977B" w14:textId="77777777" w:rsidR="00A529FC" w:rsidRDefault="00000000">
      <w:pPr>
        <w:spacing w:before="82"/>
        <w:ind w:right="140"/>
        <w:jc w:val="right"/>
        <w:rPr>
          <w:rFonts w:ascii="Arial"/>
          <w:sz w:val="16"/>
        </w:rPr>
      </w:pPr>
      <w:r>
        <w:rPr>
          <w:rFonts w:ascii="Arial"/>
          <w:color w:val="4D4D4D"/>
          <w:spacing w:val="-4"/>
          <w:sz w:val="16"/>
        </w:rPr>
        <w:t>0.75</w:t>
      </w:r>
    </w:p>
    <w:p w14:paraId="5FC53F8B" w14:textId="77777777" w:rsidR="00A529FC" w:rsidRDefault="00000000">
      <w:pPr>
        <w:spacing w:before="83"/>
        <w:ind w:right="140"/>
        <w:jc w:val="right"/>
        <w:rPr>
          <w:rFonts w:ascii="Arial"/>
          <w:sz w:val="16"/>
        </w:rPr>
      </w:pPr>
      <w:r>
        <w:rPr>
          <w:rFonts w:ascii="Arial"/>
          <w:color w:val="4D4D4D"/>
          <w:spacing w:val="-4"/>
          <w:sz w:val="16"/>
        </w:rPr>
        <w:t>0.50</w:t>
      </w:r>
    </w:p>
    <w:p w14:paraId="2D23ACFC" w14:textId="77777777" w:rsidR="00A529FC" w:rsidRDefault="006228F8">
      <w:pPr>
        <w:spacing w:before="82"/>
        <w:ind w:right="140"/>
        <w:jc w:val="right"/>
        <w:rPr>
          <w:rFonts w:ascii="Arial"/>
          <w:sz w:val="16"/>
        </w:rPr>
      </w:pPr>
      <w:r>
        <w:rPr>
          <w:noProof/>
        </w:rPr>
        <mc:AlternateContent>
          <mc:Choice Requires="wps">
            <w:drawing>
              <wp:anchor distT="0" distB="0" distL="114300" distR="114300" simplePos="0" relativeHeight="15765504" behindDoc="0" locked="0" layoutInCell="1" allowOverlap="1" wp14:anchorId="601AD3AA" wp14:editId="00370C0F">
                <wp:simplePos x="0" y="0"/>
                <wp:positionH relativeFrom="page">
                  <wp:posOffset>2063115</wp:posOffset>
                </wp:positionH>
                <wp:positionV relativeFrom="paragraph">
                  <wp:posOffset>60325</wp:posOffset>
                </wp:positionV>
                <wp:extent cx="167640" cy="647065"/>
                <wp:effectExtent l="0" t="0" r="10160" b="635"/>
                <wp:wrapNone/>
                <wp:docPr id="120" name="docshape3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47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FDED9" w14:textId="77777777" w:rsidR="00A529FC" w:rsidRDefault="00000000">
                            <w:pPr>
                              <w:spacing w:before="13"/>
                              <w:ind w:left="20"/>
                              <w:rPr>
                                <w:rFonts w:ascii="Arial"/>
                                <w:sz w:val="20"/>
                              </w:rPr>
                            </w:pPr>
                            <w:r>
                              <w:rPr>
                                <w:rFonts w:ascii="Arial"/>
                                <w:spacing w:val="-2"/>
                                <w:sz w:val="20"/>
                              </w:rPr>
                              <w:t>Correlation</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D3AA" id="docshape388" o:spid="_x0000_s1600" type="#_x0000_t202" style="position:absolute;left:0;text-align:left;margin-left:162.45pt;margin-top:4.75pt;width:13.2pt;height:50.95pt;z-index:15765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" filled="f" stroked="f">
                <v:path arrowok="t"/>
                <v:textbox style="layout-flow:vertical;mso-layout-flow-alt:bottom-to-top" inset="0,0,0,0">
                  <w:txbxContent>
                    <w:p w14:paraId="3B5FDED9" w14:textId="77777777" w:rsidR="00A529FC" w:rsidRDefault="00000000">
                      <w:pPr>
                        <w:spacing w:before="13"/>
                        <w:ind w:left="20"/>
                        <w:rPr>
                          <w:rFonts w:ascii="Arial"/>
                          <w:sz w:val="20"/>
                        </w:rPr>
                      </w:pPr>
                      <w:r>
                        <w:rPr>
                          <w:rFonts w:ascii="Arial"/>
                          <w:spacing w:val="-2"/>
                          <w:sz w:val="20"/>
                        </w:rPr>
                        <w:t>Correlation</w:t>
                      </w:r>
                    </w:p>
                  </w:txbxContent>
                </v:textbox>
                <w10:wrap anchorx="page"/>
              </v:shape>
            </w:pict>
          </mc:Fallback>
        </mc:AlternateContent>
      </w:r>
      <w:r w:rsidR="00000000">
        <w:rPr>
          <w:rFonts w:ascii="Arial"/>
          <w:color w:val="4D4D4D"/>
          <w:spacing w:val="-4"/>
          <w:sz w:val="16"/>
        </w:rPr>
        <w:t>0.25</w:t>
      </w:r>
    </w:p>
    <w:p w14:paraId="4CB01231" w14:textId="77777777" w:rsidR="00A529FC" w:rsidRDefault="00000000">
      <w:pPr>
        <w:spacing w:before="83"/>
        <w:ind w:right="140"/>
        <w:jc w:val="right"/>
        <w:rPr>
          <w:rFonts w:ascii="Arial"/>
          <w:sz w:val="16"/>
        </w:rPr>
      </w:pPr>
      <w:r>
        <w:rPr>
          <w:rFonts w:ascii="Arial"/>
          <w:color w:val="4D4D4D"/>
          <w:spacing w:val="-4"/>
          <w:sz w:val="16"/>
        </w:rPr>
        <w:t>0.00</w:t>
      </w:r>
    </w:p>
    <w:p w14:paraId="19B6C90E" w14:textId="354055B1" w:rsidR="00A529FC" w:rsidRDefault="002F233B">
      <w:pPr>
        <w:spacing w:before="129"/>
        <w:ind w:right="140"/>
        <w:jc w:val="right"/>
        <w:rPr>
          <w:rFonts w:ascii="Arial"/>
          <w:sz w:val="16"/>
        </w:rPr>
      </w:pPr>
      <w:del w:id="522" w:author="Author" w:date="2022-09-10T01:53:00Z">
        <w:r>
          <w:rPr>
            <w:noProof/>
          </w:rPr>
          <mc:AlternateContent>
            <mc:Choice Requires="wpg">
              <w:drawing>
                <wp:anchor distT="0" distB="0" distL="114300" distR="114300" simplePos="0" relativeHeight="487656448" behindDoc="0" locked="0" layoutInCell="1" allowOverlap="1" wp14:anchorId="0024287E" wp14:editId="06321E4D">
                  <wp:simplePos x="0" y="0"/>
                  <wp:positionH relativeFrom="page">
                    <wp:posOffset>2454275</wp:posOffset>
                  </wp:positionH>
                  <wp:positionV relativeFrom="paragraph">
                    <wp:posOffset>102235</wp:posOffset>
                  </wp:positionV>
                  <wp:extent cx="692785" cy="779780"/>
                  <wp:effectExtent l="0" t="0" r="5715" b="7620"/>
                  <wp:wrapNone/>
                  <wp:docPr id="964"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965" name="docshape390"/>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6" name="docshape391"/>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7" name="docshape392"/>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 name="docshape393"/>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 name="docshape394"/>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0" name="docshape395"/>
                          <wps:cNvSpPr>
                            <a:spLocks/>
                          </wps:cNvSpPr>
                          <wps:spPr bwMode="auto">
                            <a:xfrm>
                              <a:off x="3898" y="167"/>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1" name="docshape396"/>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53E3B" id="docshapegroup389" o:spid="_x0000_s1026" style="position:absolute;margin-left:193.25pt;margin-top:8.05pt;width:54.55pt;height:61.4pt;z-index:487656448;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">
                  <v:shape id="docshape390"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91"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92"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93"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94"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95"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" filled="f" strokecolor="#b3b3b3" strokeweight=".22814mm">
                    <v:path arrowok="t"/>
                  </v:rect>
                  <v:shape id="docshape396"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del>
      <w:ins w:id="523" w:author="Author" w:date="2022-09-10T01:53:00Z">
        <w:r w:rsidR="006228F8">
          <w:rPr>
            <w:noProof/>
          </w:rPr>
          <mc:AlternateContent>
            <mc:Choice Requires="wpg">
              <w:drawing>
                <wp:anchor distT="0" distB="0" distL="114300" distR="114300" simplePos="0" relativeHeight="15759360" behindDoc="0" locked="0" layoutInCell="1" allowOverlap="1" wp14:anchorId="5AD6531F" wp14:editId="6B3FA487">
                  <wp:simplePos x="0" y="0"/>
                  <wp:positionH relativeFrom="page">
                    <wp:posOffset>2454275</wp:posOffset>
                  </wp:positionH>
                  <wp:positionV relativeFrom="paragraph">
                    <wp:posOffset>102235</wp:posOffset>
                  </wp:positionV>
                  <wp:extent cx="692785" cy="779780"/>
                  <wp:effectExtent l="0" t="0" r="5715" b="7620"/>
                  <wp:wrapNone/>
                  <wp:docPr id="112" name="docshapegroup3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2785" cy="779780"/>
                            <a:chOff x="3865" y="161"/>
                            <a:chExt cx="1091" cy="1228"/>
                          </a:xfrm>
                        </wpg:grpSpPr>
                        <wps:wsp>
                          <wps:cNvPr id="113" name="docshape390"/>
                          <wps:cNvSpPr>
                            <a:spLocks/>
                          </wps:cNvSpPr>
                          <wps:spPr bwMode="auto">
                            <a:xfrm>
                              <a:off x="3898" y="167"/>
                              <a:ext cx="1051" cy="1188"/>
                            </a:xfrm>
                            <a:custGeom>
                              <a:avLst/>
                              <a:gdLst>
                                <a:gd name="T0" fmla="+- 0 3898 3898"/>
                                <a:gd name="T1" fmla="*/ T0 w 1051"/>
                                <a:gd name="T2" fmla="+- 0 1154 168"/>
                                <a:gd name="T3" fmla="*/ 1154 h 1188"/>
                                <a:gd name="T4" fmla="+- 0 4949 3898"/>
                                <a:gd name="T5" fmla="*/ T4 w 1051"/>
                                <a:gd name="T6" fmla="+- 0 1154 168"/>
                                <a:gd name="T7" fmla="*/ 1154 h 1188"/>
                                <a:gd name="T8" fmla="+- 0 3898 3898"/>
                                <a:gd name="T9" fmla="*/ T8 w 1051"/>
                                <a:gd name="T10" fmla="+- 0 888 168"/>
                                <a:gd name="T11" fmla="*/ 888 h 1188"/>
                                <a:gd name="T12" fmla="+- 0 4949 3898"/>
                                <a:gd name="T13" fmla="*/ T12 w 1051"/>
                                <a:gd name="T14" fmla="+- 0 888 168"/>
                                <a:gd name="T15" fmla="*/ 888 h 1188"/>
                                <a:gd name="T16" fmla="+- 0 3898 3898"/>
                                <a:gd name="T17" fmla="*/ T16 w 1051"/>
                                <a:gd name="T18" fmla="+- 0 621 168"/>
                                <a:gd name="T19" fmla="*/ 621 h 1188"/>
                                <a:gd name="T20" fmla="+- 0 4949 3898"/>
                                <a:gd name="T21" fmla="*/ T20 w 1051"/>
                                <a:gd name="T22" fmla="+- 0 621 168"/>
                                <a:gd name="T23" fmla="*/ 621 h 1188"/>
                                <a:gd name="T24" fmla="+- 0 3898 3898"/>
                                <a:gd name="T25" fmla="*/ T24 w 1051"/>
                                <a:gd name="T26" fmla="+- 0 355 168"/>
                                <a:gd name="T27" fmla="*/ 355 h 1188"/>
                                <a:gd name="T28" fmla="+- 0 4949 3898"/>
                                <a:gd name="T29" fmla="*/ T28 w 1051"/>
                                <a:gd name="T30" fmla="+- 0 355 168"/>
                                <a:gd name="T31" fmla="*/ 355 h 1188"/>
                                <a:gd name="T32" fmla="+- 0 4057 3898"/>
                                <a:gd name="T33" fmla="*/ T32 w 1051"/>
                                <a:gd name="T34" fmla="+- 0 1355 168"/>
                                <a:gd name="T35" fmla="*/ 1355 h 1188"/>
                                <a:gd name="T36" fmla="+- 0 4057 3898"/>
                                <a:gd name="T37" fmla="*/ T36 w 1051"/>
                                <a:gd name="T38" fmla="+- 0 168 168"/>
                                <a:gd name="T39" fmla="*/ 168 h 1188"/>
                                <a:gd name="T40" fmla="+- 0 4298 3898"/>
                                <a:gd name="T41" fmla="*/ T40 w 1051"/>
                                <a:gd name="T42" fmla="+- 0 1355 168"/>
                                <a:gd name="T43" fmla="*/ 1355 h 1188"/>
                                <a:gd name="T44" fmla="+- 0 4298 3898"/>
                                <a:gd name="T45" fmla="*/ T44 w 1051"/>
                                <a:gd name="T46" fmla="+- 0 168 168"/>
                                <a:gd name="T47" fmla="*/ 168 h 1188"/>
                                <a:gd name="T48" fmla="+- 0 4540 3898"/>
                                <a:gd name="T49" fmla="*/ T48 w 1051"/>
                                <a:gd name="T50" fmla="+- 0 1355 168"/>
                                <a:gd name="T51" fmla="*/ 1355 h 1188"/>
                                <a:gd name="T52" fmla="+- 0 4540 3898"/>
                                <a:gd name="T53" fmla="*/ T52 w 1051"/>
                                <a:gd name="T54" fmla="+- 0 168 168"/>
                                <a:gd name="T55" fmla="*/ 168 h 1188"/>
                                <a:gd name="T56" fmla="+- 0 4781 3898"/>
                                <a:gd name="T57" fmla="*/ T56 w 1051"/>
                                <a:gd name="T58" fmla="+- 0 1355 168"/>
                                <a:gd name="T59" fmla="*/ 1355 h 1188"/>
                                <a:gd name="T60" fmla="+- 0 4781 3898"/>
                                <a:gd name="T61" fmla="*/ T60 w 1051"/>
                                <a:gd name="T62" fmla="+- 0 168 168"/>
                                <a:gd name="T63"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4" name="docshape391"/>
                          <wps:cNvSpPr>
                            <a:spLocks/>
                          </wps:cNvSpPr>
                          <wps:spPr bwMode="auto">
                            <a:xfrm>
                              <a:off x="3898" y="167"/>
                              <a:ext cx="1051" cy="1188"/>
                            </a:xfrm>
                            <a:custGeom>
                              <a:avLst/>
                              <a:gdLst>
                                <a:gd name="T0" fmla="+- 0 3898 3898"/>
                                <a:gd name="T1" fmla="*/ T0 w 1051"/>
                                <a:gd name="T2" fmla="+- 0 1288 168"/>
                                <a:gd name="T3" fmla="*/ 1288 h 1188"/>
                                <a:gd name="T4" fmla="+- 0 4949 3898"/>
                                <a:gd name="T5" fmla="*/ T4 w 1051"/>
                                <a:gd name="T6" fmla="+- 0 1288 168"/>
                                <a:gd name="T7" fmla="*/ 1288 h 1188"/>
                                <a:gd name="T8" fmla="+- 0 3898 3898"/>
                                <a:gd name="T9" fmla="*/ T8 w 1051"/>
                                <a:gd name="T10" fmla="+- 0 1021 168"/>
                                <a:gd name="T11" fmla="*/ 1021 h 1188"/>
                                <a:gd name="T12" fmla="+- 0 4949 3898"/>
                                <a:gd name="T13" fmla="*/ T12 w 1051"/>
                                <a:gd name="T14" fmla="+- 0 1021 168"/>
                                <a:gd name="T15" fmla="*/ 1021 h 1188"/>
                                <a:gd name="T16" fmla="+- 0 3898 3898"/>
                                <a:gd name="T17" fmla="*/ T16 w 1051"/>
                                <a:gd name="T18" fmla="+- 0 755 168"/>
                                <a:gd name="T19" fmla="*/ 755 h 1188"/>
                                <a:gd name="T20" fmla="+- 0 4949 3898"/>
                                <a:gd name="T21" fmla="*/ T20 w 1051"/>
                                <a:gd name="T22" fmla="+- 0 755 168"/>
                                <a:gd name="T23" fmla="*/ 755 h 1188"/>
                                <a:gd name="T24" fmla="+- 0 3898 3898"/>
                                <a:gd name="T25" fmla="*/ T24 w 1051"/>
                                <a:gd name="T26" fmla="+- 0 488 168"/>
                                <a:gd name="T27" fmla="*/ 488 h 1188"/>
                                <a:gd name="T28" fmla="+- 0 4949 3898"/>
                                <a:gd name="T29" fmla="*/ T28 w 1051"/>
                                <a:gd name="T30" fmla="+- 0 488 168"/>
                                <a:gd name="T31" fmla="*/ 488 h 1188"/>
                                <a:gd name="T32" fmla="+- 0 3898 3898"/>
                                <a:gd name="T33" fmla="*/ T32 w 1051"/>
                                <a:gd name="T34" fmla="+- 0 222 168"/>
                                <a:gd name="T35" fmla="*/ 222 h 1188"/>
                                <a:gd name="T36" fmla="+- 0 4949 3898"/>
                                <a:gd name="T37" fmla="*/ T36 w 1051"/>
                                <a:gd name="T38" fmla="+- 0 222 168"/>
                                <a:gd name="T39" fmla="*/ 222 h 1188"/>
                                <a:gd name="T40" fmla="+- 0 3936 3898"/>
                                <a:gd name="T41" fmla="*/ T40 w 1051"/>
                                <a:gd name="T42" fmla="+- 0 1355 168"/>
                                <a:gd name="T43" fmla="*/ 1355 h 1188"/>
                                <a:gd name="T44" fmla="+- 0 3936 3898"/>
                                <a:gd name="T45" fmla="*/ T44 w 1051"/>
                                <a:gd name="T46" fmla="+- 0 168 168"/>
                                <a:gd name="T47" fmla="*/ 168 h 1188"/>
                                <a:gd name="T48" fmla="+- 0 4178 3898"/>
                                <a:gd name="T49" fmla="*/ T48 w 1051"/>
                                <a:gd name="T50" fmla="+- 0 1355 168"/>
                                <a:gd name="T51" fmla="*/ 1355 h 1188"/>
                                <a:gd name="T52" fmla="+- 0 4178 3898"/>
                                <a:gd name="T53" fmla="*/ T52 w 1051"/>
                                <a:gd name="T54" fmla="+- 0 168 168"/>
                                <a:gd name="T55" fmla="*/ 168 h 1188"/>
                                <a:gd name="T56" fmla="+- 0 4419 3898"/>
                                <a:gd name="T57" fmla="*/ T56 w 1051"/>
                                <a:gd name="T58" fmla="+- 0 1355 168"/>
                                <a:gd name="T59" fmla="*/ 1355 h 1188"/>
                                <a:gd name="T60" fmla="+- 0 4419 3898"/>
                                <a:gd name="T61" fmla="*/ T60 w 1051"/>
                                <a:gd name="T62" fmla="+- 0 168 168"/>
                                <a:gd name="T63" fmla="*/ 168 h 1188"/>
                                <a:gd name="T64" fmla="+- 0 4660 3898"/>
                                <a:gd name="T65" fmla="*/ T64 w 1051"/>
                                <a:gd name="T66" fmla="+- 0 1355 168"/>
                                <a:gd name="T67" fmla="*/ 1355 h 1188"/>
                                <a:gd name="T68" fmla="+- 0 4660 3898"/>
                                <a:gd name="T69" fmla="*/ T68 w 1051"/>
                                <a:gd name="T70" fmla="+- 0 168 168"/>
                                <a:gd name="T71" fmla="*/ 168 h 1188"/>
                                <a:gd name="T72" fmla="+- 0 4901 3898"/>
                                <a:gd name="T73" fmla="*/ T72 w 1051"/>
                                <a:gd name="T74" fmla="+- 0 1355 168"/>
                                <a:gd name="T75" fmla="*/ 1355 h 1188"/>
                                <a:gd name="T76" fmla="+- 0 4901 3898"/>
                                <a:gd name="T77" fmla="*/ T76 w 1051"/>
                                <a:gd name="T78" fmla="+- 0 168 168"/>
                                <a:gd name="T79" fmla="*/ 168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docshape392"/>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945 222"/>
                                <a:gd name="T7" fmla="*/ 945 h 1066"/>
                                <a:gd name="T8" fmla="+- 0 3994 3946"/>
                                <a:gd name="T9" fmla="*/ T8 w 956"/>
                                <a:gd name="T10" fmla="+- 0 449 222"/>
                                <a:gd name="T11" fmla="*/ 449 h 1066"/>
                                <a:gd name="T12" fmla="+- 0 4014 3946"/>
                                <a:gd name="T13" fmla="*/ T12 w 956"/>
                                <a:gd name="T14" fmla="+- 0 337 222"/>
                                <a:gd name="T15" fmla="*/ 337 h 1066"/>
                                <a:gd name="T16" fmla="+- 0 4033 3946"/>
                                <a:gd name="T17" fmla="*/ T16 w 956"/>
                                <a:gd name="T18" fmla="+- 0 304 222"/>
                                <a:gd name="T19" fmla="*/ 304 h 1066"/>
                                <a:gd name="T20" fmla="+- 0 4091 3946"/>
                                <a:gd name="T21" fmla="*/ T20 w 956"/>
                                <a:gd name="T22" fmla="+- 0 230 222"/>
                                <a:gd name="T23" fmla="*/ 230 h 1066"/>
                                <a:gd name="T24" fmla="+- 0 4187 3946"/>
                                <a:gd name="T25" fmla="*/ T24 w 956"/>
                                <a:gd name="T26" fmla="+- 0 222 222"/>
                                <a:gd name="T27" fmla="*/ 222 h 1066"/>
                                <a:gd name="T28" fmla="+- 0 4207 3946"/>
                                <a:gd name="T29" fmla="*/ T28 w 956"/>
                                <a:gd name="T30" fmla="+- 0 222 222"/>
                                <a:gd name="T31" fmla="*/ 222 h 1066"/>
                                <a:gd name="T32" fmla="+- 0 4226 3946"/>
                                <a:gd name="T33" fmla="*/ T32 w 956"/>
                                <a:gd name="T34" fmla="+- 0 222 222"/>
                                <a:gd name="T35" fmla="*/ 222 h 1066"/>
                                <a:gd name="T36" fmla="+- 0 4245 3946"/>
                                <a:gd name="T37" fmla="*/ T36 w 956"/>
                                <a:gd name="T38" fmla="+- 0 222 222"/>
                                <a:gd name="T39" fmla="*/ 222 h 1066"/>
                                <a:gd name="T40" fmla="+- 0 4265 3946"/>
                                <a:gd name="T41" fmla="*/ T40 w 956"/>
                                <a:gd name="T42" fmla="+- 0 222 222"/>
                                <a:gd name="T43" fmla="*/ 222 h 1066"/>
                                <a:gd name="T44" fmla="+- 0 4284 3946"/>
                                <a:gd name="T45" fmla="*/ T44 w 956"/>
                                <a:gd name="T46" fmla="+- 0 222 222"/>
                                <a:gd name="T47" fmla="*/ 222 h 1066"/>
                                <a:gd name="T48" fmla="+- 0 4303 3946"/>
                                <a:gd name="T49" fmla="*/ T48 w 956"/>
                                <a:gd name="T50" fmla="+- 0 222 222"/>
                                <a:gd name="T51" fmla="*/ 222 h 1066"/>
                                <a:gd name="T52" fmla="+- 0 4322 3946"/>
                                <a:gd name="T53" fmla="*/ T52 w 956"/>
                                <a:gd name="T54" fmla="+- 0 222 222"/>
                                <a:gd name="T55" fmla="*/ 222 h 1066"/>
                                <a:gd name="T56" fmla="+- 0 4342 3946"/>
                                <a:gd name="T57" fmla="*/ T56 w 956"/>
                                <a:gd name="T58" fmla="+- 0 222 222"/>
                                <a:gd name="T59" fmla="*/ 222 h 1066"/>
                                <a:gd name="T60" fmla="+- 0 4361 3946"/>
                                <a:gd name="T61" fmla="*/ T60 w 956"/>
                                <a:gd name="T62" fmla="+- 0 223 222"/>
                                <a:gd name="T63" fmla="*/ 223 h 1066"/>
                                <a:gd name="T64" fmla="+- 0 4380 3946"/>
                                <a:gd name="T65" fmla="*/ T64 w 956"/>
                                <a:gd name="T66" fmla="+- 0 223 222"/>
                                <a:gd name="T67" fmla="*/ 223 h 1066"/>
                                <a:gd name="T68" fmla="+- 0 4400 3946"/>
                                <a:gd name="T69" fmla="*/ T68 w 956"/>
                                <a:gd name="T70" fmla="+- 0 223 222"/>
                                <a:gd name="T71" fmla="*/ 223 h 1066"/>
                                <a:gd name="T72" fmla="+- 0 4419 3946"/>
                                <a:gd name="T73" fmla="*/ T72 w 956"/>
                                <a:gd name="T74" fmla="+- 0 224 222"/>
                                <a:gd name="T75" fmla="*/ 224 h 1066"/>
                                <a:gd name="T76" fmla="+- 0 4438 3946"/>
                                <a:gd name="T77" fmla="*/ T76 w 956"/>
                                <a:gd name="T78" fmla="+- 0 224 222"/>
                                <a:gd name="T79" fmla="*/ 224 h 1066"/>
                                <a:gd name="T80" fmla="+- 0 4457 3946"/>
                                <a:gd name="T81" fmla="*/ T80 w 956"/>
                                <a:gd name="T82" fmla="+- 0 224 222"/>
                                <a:gd name="T83" fmla="*/ 224 h 1066"/>
                                <a:gd name="T84" fmla="+- 0 4477 3946"/>
                                <a:gd name="T85" fmla="*/ T84 w 956"/>
                                <a:gd name="T86" fmla="+- 0 224 222"/>
                                <a:gd name="T87" fmla="*/ 224 h 1066"/>
                                <a:gd name="T88" fmla="+- 0 4496 3946"/>
                                <a:gd name="T89" fmla="*/ T88 w 956"/>
                                <a:gd name="T90" fmla="+- 0 224 222"/>
                                <a:gd name="T91" fmla="*/ 224 h 1066"/>
                                <a:gd name="T92" fmla="+- 0 4622 3946"/>
                                <a:gd name="T93" fmla="*/ T92 w 956"/>
                                <a:gd name="T94" fmla="+- 0 224 222"/>
                                <a:gd name="T95" fmla="*/ 224 h 1066"/>
                                <a:gd name="T96" fmla="+- 0 4641 3946"/>
                                <a:gd name="T97" fmla="*/ T96 w 956"/>
                                <a:gd name="T98" fmla="+- 0 224 222"/>
                                <a:gd name="T99" fmla="*/ 224 h 1066"/>
                                <a:gd name="T100" fmla="+- 0 4660 3946"/>
                                <a:gd name="T101" fmla="*/ T100 w 956"/>
                                <a:gd name="T102" fmla="+- 0 224 222"/>
                                <a:gd name="T103" fmla="*/ 224 h 1066"/>
                                <a:gd name="T104" fmla="+- 0 4679 3946"/>
                                <a:gd name="T105" fmla="*/ T104 w 956"/>
                                <a:gd name="T106" fmla="+- 0 224 222"/>
                                <a:gd name="T107" fmla="*/ 224 h 1066"/>
                                <a:gd name="T108" fmla="+- 0 4699 3946"/>
                                <a:gd name="T109" fmla="*/ T108 w 956"/>
                                <a:gd name="T110" fmla="+- 0 224 222"/>
                                <a:gd name="T111" fmla="*/ 224 h 1066"/>
                                <a:gd name="T112" fmla="+- 0 4718 3946"/>
                                <a:gd name="T113" fmla="*/ T112 w 956"/>
                                <a:gd name="T114" fmla="+- 0 223 222"/>
                                <a:gd name="T115" fmla="*/ 223 h 1066"/>
                                <a:gd name="T116" fmla="+- 0 4737 3946"/>
                                <a:gd name="T117" fmla="*/ T116 w 956"/>
                                <a:gd name="T118" fmla="+- 0 222 222"/>
                                <a:gd name="T119" fmla="*/ 222 h 1066"/>
                                <a:gd name="T120" fmla="+- 0 4757 3946"/>
                                <a:gd name="T121" fmla="*/ T120 w 956"/>
                                <a:gd name="T122" fmla="+- 0 222 222"/>
                                <a:gd name="T123" fmla="*/ 222 h 1066"/>
                                <a:gd name="T124" fmla="+- 0 4776 3946"/>
                                <a:gd name="T125" fmla="*/ T124 w 956"/>
                                <a:gd name="T126" fmla="+- 0 222 222"/>
                                <a:gd name="T127" fmla="*/ 222 h 1066"/>
                                <a:gd name="T128" fmla="+- 0 4892 3946"/>
                                <a:gd name="T129" fmla="*/ T128 w 956"/>
                                <a:gd name="T130" fmla="+- 0 222 222"/>
                                <a:gd name="T131"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19" y="363"/>
                                  </a:lnTo>
                                  <a:lnTo>
                                    <a:pt x="29" y="723"/>
                                  </a:lnTo>
                                  <a:lnTo>
                                    <a:pt x="39" y="753"/>
                                  </a:lnTo>
                                  <a:lnTo>
                                    <a:pt x="48" y="227"/>
                                  </a:lnTo>
                                  <a:lnTo>
                                    <a:pt x="58" y="86"/>
                                  </a:lnTo>
                                  <a:lnTo>
                                    <a:pt x="68" y="115"/>
                                  </a:lnTo>
                                  <a:lnTo>
                                    <a:pt x="77" y="107"/>
                                  </a:lnTo>
                                  <a:lnTo>
                                    <a:pt x="87" y="82"/>
                                  </a:lnTo>
                                  <a:lnTo>
                                    <a:pt x="97" y="57"/>
                                  </a:lnTo>
                                  <a:lnTo>
                                    <a:pt x="145" y="8"/>
                                  </a:lnTo>
                                  <a:lnTo>
                                    <a:pt x="212" y="0"/>
                                  </a:lnTo>
                                  <a:lnTo>
                                    <a:pt x="241" y="0"/>
                                  </a:lnTo>
                                  <a:lnTo>
                                    <a:pt x="251" y="0"/>
                                  </a:lnTo>
                                  <a:lnTo>
                                    <a:pt x="261" y="0"/>
                                  </a:lnTo>
                                  <a:lnTo>
                                    <a:pt x="270" y="0"/>
                                  </a:lnTo>
                                  <a:lnTo>
                                    <a:pt x="280" y="0"/>
                                  </a:lnTo>
                                  <a:lnTo>
                                    <a:pt x="290" y="0"/>
                                  </a:lnTo>
                                  <a:lnTo>
                                    <a:pt x="299" y="0"/>
                                  </a:lnTo>
                                  <a:lnTo>
                                    <a:pt x="309" y="0"/>
                                  </a:lnTo>
                                  <a:lnTo>
                                    <a:pt x="319" y="0"/>
                                  </a:lnTo>
                                  <a:lnTo>
                                    <a:pt x="328" y="0"/>
                                  </a:lnTo>
                                  <a:lnTo>
                                    <a:pt x="338" y="0"/>
                                  </a:lnTo>
                                  <a:lnTo>
                                    <a:pt x="347" y="0"/>
                                  </a:lnTo>
                                  <a:lnTo>
                                    <a:pt x="357" y="0"/>
                                  </a:lnTo>
                                  <a:lnTo>
                                    <a:pt x="367" y="0"/>
                                  </a:lnTo>
                                  <a:lnTo>
                                    <a:pt x="376" y="0"/>
                                  </a:lnTo>
                                  <a:lnTo>
                                    <a:pt x="386" y="0"/>
                                  </a:lnTo>
                                  <a:lnTo>
                                    <a:pt x="396" y="0"/>
                                  </a:lnTo>
                                  <a:lnTo>
                                    <a:pt x="405" y="1"/>
                                  </a:lnTo>
                                  <a:lnTo>
                                    <a:pt x="415" y="1"/>
                                  </a:lnTo>
                                  <a:lnTo>
                                    <a:pt x="425" y="1"/>
                                  </a:lnTo>
                                  <a:lnTo>
                                    <a:pt x="434" y="1"/>
                                  </a:lnTo>
                                  <a:lnTo>
                                    <a:pt x="444" y="1"/>
                                  </a:lnTo>
                                  <a:lnTo>
                                    <a:pt x="454" y="1"/>
                                  </a:lnTo>
                                  <a:lnTo>
                                    <a:pt x="463" y="1"/>
                                  </a:lnTo>
                                  <a:lnTo>
                                    <a:pt x="473" y="2"/>
                                  </a:lnTo>
                                  <a:lnTo>
                                    <a:pt x="483" y="2"/>
                                  </a:lnTo>
                                  <a:lnTo>
                                    <a:pt x="492" y="2"/>
                                  </a:lnTo>
                                  <a:lnTo>
                                    <a:pt x="502" y="2"/>
                                  </a:lnTo>
                                  <a:lnTo>
                                    <a:pt x="511" y="2"/>
                                  </a:lnTo>
                                  <a:lnTo>
                                    <a:pt x="521" y="2"/>
                                  </a:lnTo>
                                  <a:lnTo>
                                    <a:pt x="531" y="2"/>
                                  </a:lnTo>
                                  <a:lnTo>
                                    <a:pt x="540" y="2"/>
                                  </a:lnTo>
                                  <a:lnTo>
                                    <a:pt x="550" y="2"/>
                                  </a:lnTo>
                                  <a:lnTo>
                                    <a:pt x="666" y="2"/>
                                  </a:lnTo>
                                  <a:lnTo>
                                    <a:pt x="676" y="2"/>
                                  </a:lnTo>
                                  <a:lnTo>
                                    <a:pt x="685" y="2"/>
                                  </a:lnTo>
                                  <a:lnTo>
                                    <a:pt x="695" y="2"/>
                                  </a:lnTo>
                                  <a:lnTo>
                                    <a:pt x="704" y="2"/>
                                  </a:lnTo>
                                  <a:lnTo>
                                    <a:pt x="714" y="2"/>
                                  </a:lnTo>
                                  <a:lnTo>
                                    <a:pt x="724" y="2"/>
                                  </a:lnTo>
                                  <a:lnTo>
                                    <a:pt x="733" y="2"/>
                                  </a:lnTo>
                                  <a:lnTo>
                                    <a:pt x="743" y="2"/>
                                  </a:lnTo>
                                  <a:lnTo>
                                    <a:pt x="753" y="2"/>
                                  </a:lnTo>
                                  <a:lnTo>
                                    <a:pt x="762" y="1"/>
                                  </a:lnTo>
                                  <a:lnTo>
                                    <a:pt x="772" y="1"/>
                                  </a:lnTo>
                                  <a:lnTo>
                                    <a:pt x="782" y="0"/>
                                  </a:lnTo>
                                  <a:lnTo>
                                    <a:pt x="791" y="0"/>
                                  </a:lnTo>
                                  <a:lnTo>
                                    <a:pt x="801" y="0"/>
                                  </a:lnTo>
                                  <a:lnTo>
                                    <a:pt x="811" y="0"/>
                                  </a:lnTo>
                                  <a:lnTo>
                                    <a:pt x="820" y="0"/>
                                  </a:lnTo>
                                  <a:lnTo>
                                    <a:pt x="830" y="0"/>
                                  </a:lnTo>
                                  <a:lnTo>
                                    <a:pt x="840"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docshape393"/>
                          <wps:cNvSpPr>
                            <a:spLocks/>
                          </wps:cNvSpPr>
                          <wps:spPr bwMode="auto">
                            <a:xfrm>
                              <a:off x="3946" y="221"/>
                              <a:ext cx="956" cy="1080"/>
                            </a:xfrm>
                            <a:custGeom>
                              <a:avLst/>
                              <a:gdLst>
                                <a:gd name="T0" fmla="+- 0 3956 3946"/>
                                <a:gd name="T1" fmla="*/ T0 w 956"/>
                                <a:gd name="T2" fmla="+- 0 1288 222"/>
                                <a:gd name="T3" fmla="*/ 1288 h 1080"/>
                                <a:gd name="T4" fmla="+- 0 3975 3946"/>
                                <a:gd name="T5" fmla="*/ T4 w 956"/>
                                <a:gd name="T6" fmla="+- 0 1288 222"/>
                                <a:gd name="T7" fmla="*/ 1288 h 1080"/>
                                <a:gd name="T8" fmla="+- 0 3994 3946"/>
                                <a:gd name="T9" fmla="*/ T8 w 956"/>
                                <a:gd name="T10" fmla="+- 0 1301 222"/>
                                <a:gd name="T11" fmla="*/ 1301 h 1080"/>
                                <a:gd name="T12" fmla="+- 0 4014 3946"/>
                                <a:gd name="T13" fmla="*/ T12 w 956"/>
                                <a:gd name="T14" fmla="+- 0 1065 222"/>
                                <a:gd name="T15" fmla="*/ 1065 h 1080"/>
                                <a:gd name="T16" fmla="+- 0 4033 3946"/>
                                <a:gd name="T17" fmla="*/ T16 w 956"/>
                                <a:gd name="T18" fmla="+- 0 536 222"/>
                                <a:gd name="T19" fmla="*/ 536 h 1080"/>
                                <a:gd name="T20" fmla="+- 0 4052 3946"/>
                                <a:gd name="T21" fmla="*/ T20 w 956"/>
                                <a:gd name="T22" fmla="+- 0 462 222"/>
                                <a:gd name="T23" fmla="*/ 462 h 1080"/>
                                <a:gd name="T24" fmla="+- 0 4072 3946"/>
                                <a:gd name="T25" fmla="*/ T24 w 956"/>
                                <a:gd name="T26" fmla="+- 0 372 222"/>
                                <a:gd name="T27" fmla="*/ 372 h 1080"/>
                                <a:gd name="T28" fmla="+- 0 4091 3946"/>
                                <a:gd name="T29" fmla="*/ T28 w 956"/>
                                <a:gd name="T30" fmla="+- 0 299 222"/>
                                <a:gd name="T31" fmla="*/ 299 h 1080"/>
                                <a:gd name="T32" fmla="+- 0 4178 3946"/>
                                <a:gd name="T33" fmla="*/ T32 w 956"/>
                                <a:gd name="T34" fmla="+- 0 233 222"/>
                                <a:gd name="T35" fmla="*/ 233 h 1080"/>
                                <a:gd name="T36" fmla="+- 0 4245 3946"/>
                                <a:gd name="T37" fmla="*/ T36 w 956"/>
                                <a:gd name="T38" fmla="+- 0 224 222"/>
                                <a:gd name="T39" fmla="*/ 224 h 1080"/>
                                <a:gd name="T40" fmla="+- 0 4265 3946"/>
                                <a:gd name="T41" fmla="*/ T40 w 956"/>
                                <a:gd name="T42" fmla="+- 0 223 222"/>
                                <a:gd name="T43" fmla="*/ 223 h 1080"/>
                                <a:gd name="T44" fmla="+- 0 4284 3946"/>
                                <a:gd name="T45" fmla="*/ T44 w 956"/>
                                <a:gd name="T46" fmla="+- 0 223 222"/>
                                <a:gd name="T47" fmla="*/ 223 h 1080"/>
                                <a:gd name="T48" fmla="+- 0 4342 3946"/>
                                <a:gd name="T49" fmla="*/ T48 w 956"/>
                                <a:gd name="T50" fmla="+- 0 226 222"/>
                                <a:gd name="T51" fmla="*/ 226 h 1080"/>
                                <a:gd name="T52" fmla="+- 0 4361 3946"/>
                                <a:gd name="T53" fmla="*/ T52 w 956"/>
                                <a:gd name="T54" fmla="+- 0 226 222"/>
                                <a:gd name="T55" fmla="*/ 226 h 1080"/>
                                <a:gd name="T56" fmla="+- 0 4380 3946"/>
                                <a:gd name="T57" fmla="*/ T56 w 956"/>
                                <a:gd name="T58" fmla="+- 0 228 222"/>
                                <a:gd name="T59" fmla="*/ 228 h 1080"/>
                                <a:gd name="T60" fmla="+- 0 4400 3946"/>
                                <a:gd name="T61" fmla="*/ T60 w 956"/>
                                <a:gd name="T62" fmla="+- 0 230 222"/>
                                <a:gd name="T63" fmla="*/ 230 h 1080"/>
                                <a:gd name="T64" fmla="+- 0 4419 3946"/>
                                <a:gd name="T65" fmla="*/ T64 w 956"/>
                                <a:gd name="T66" fmla="+- 0 232 222"/>
                                <a:gd name="T67" fmla="*/ 232 h 1080"/>
                                <a:gd name="T68" fmla="+- 0 4438 3946"/>
                                <a:gd name="T69" fmla="*/ T68 w 956"/>
                                <a:gd name="T70" fmla="+- 0 234 222"/>
                                <a:gd name="T71" fmla="*/ 234 h 1080"/>
                                <a:gd name="T72" fmla="+- 0 4457 3946"/>
                                <a:gd name="T73" fmla="*/ T72 w 956"/>
                                <a:gd name="T74" fmla="+- 0 235 222"/>
                                <a:gd name="T75" fmla="*/ 235 h 1080"/>
                                <a:gd name="T76" fmla="+- 0 4477 3946"/>
                                <a:gd name="T77" fmla="*/ T76 w 956"/>
                                <a:gd name="T78" fmla="+- 0 236 222"/>
                                <a:gd name="T79" fmla="*/ 236 h 1080"/>
                                <a:gd name="T80" fmla="+- 0 4496 3946"/>
                                <a:gd name="T81" fmla="*/ T80 w 956"/>
                                <a:gd name="T82" fmla="+- 0 236 222"/>
                                <a:gd name="T83" fmla="*/ 236 h 1080"/>
                                <a:gd name="T84" fmla="+- 0 4515 3946"/>
                                <a:gd name="T85" fmla="*/ T84 w 956"/>
                                <a:gd name="T86" fmla="+- 0 237 222"/>
                                <a:gd name="T87" fmla="*/ 237 h 1080"/>
                                <a:gd name="T88" fmla="+- 0 4535 3946"/>
                                <a:gd name="T89" fmla="*/ T88 w 956"/>
                                <a:gd name="T90" fmla="+- 0 236 222"/>
                                <a:gd name="T91" fmla="*/ 236 h 1080"/>
                                <a:gd name="T92" fmla="+- 0 4554 3946"/>
                                <a:gd name="T93" fmla="*/ T92 w 956"/>
                                <a:gd name="T94" fmla="+- 0 238 222"/>
                                <a:gd name="T95" fmla="*/ 238 h 1080"/>
                                <a:gd name="T96" fmla="+- 0 4573 3946"/>
                                <a:gd name="T97" fmla="*/ T96 w 956"/>
                                <a:gd name="T98" fmla="+- 0 239 222"/>
                                <a:gd name="T99" fmla="*/ 239 h 1080"/>
                                <a:gd name="T100" fmla="+- 0 4631 3946"/>
                                <a:gd name="T101" fmla="*/ T100 w 956"/>
                                <a:gd name="T102" fmla="+- 0 242 222"/>
                                <a:gd name="T103" fmla="*/ 242 h 1080"/>
                                <a:gd name="T104" fmla="+- 0 4650 3946"/>
                                <a:gd name="T105" fmla="*/ T104 w 956"/>
                                <a:gd name="T106" fmla="+- 0 242 222"/>
                                <a:gd name="T107" fmla="*/ 242 h 1080"/>
                                <a:gd name="T108" fmla="+- 0 4670 3946"/>
                                <a:gd name="T109" fmla="*/ T108 w 956"/>
                                <a:gd name="T110" fmla="+- 0 242 222"/>
                                <a:gd name="T111" fmla="*/ 242 h 1080"/>
                                <a:gd name="T112" fmla="+- 0 4689 3946"/>
                                <a:gd name="T113" fmla="*/ T112 w 956"/>
                                <a:gd name="T114" fmla="+- 0 243 222"/>
                                <a:gd name="T115" fmla="*/ 243 h 1080"/>
                                <a:gd name="T116" fmla="+- 0 4708 3946"/>
                                <a:gd name="T117" fmla="*/ T116 w 956"/>
                                <a:gd name="T118" fmla="+- 0 243 222"/>
                                <a:gd name="T119" fmla="*/ 243 h 1080"/>
                                <a:gd name="T120" fmla="+- 0 4728 3946"/>
                                <a:gd name="T121" fmla="*/ T120 w 956"/>
                                <a:gd name="T122" fmla="+- 0 240 222"/>
                                <a:gd name="T123" fmla="*/ 240 h 1080"/>
                                <a:gd name="T124" fmla="+- 0 4747 3946"/>
                                <a:gd name="T125" fmla="*/ T124 w 956"/>
                                <a:gd name="T126" fmla="+- 0 232 222"/>
                                <a:gd name="T127" fmla="*/ 232 h 1080"/>
                                <a:gd name="T128" fmla="+- 0 4824 3946"/>
                                <a:gd name="T129" fmla="*/ T128 w 956"/>
                                <a:gd name="T130" fmla="+- 0 222 222"/>
                                <a:gd name="T131" fmla="*/ 222 h 1080"/>
                                <a:gd name="T132" fmla="+- 0 4843 3946"/>
                                <a:gd name="T133" fmla="*/ T132 w 956"/>
                                <a:gd name="T134" fmla="+- 0 222 222"/>
                                <a:gd name="T135" fmla="*/ 222 h 1080"/>
                                <a:gd name="T136" fmla="+- 0 4863 3946"/>
                                <a:gd name="T137" fmla="*/ T136 w 956"/>
                                <a:gd name="T138" fmla="+- 0 222 222"/>
                                <a:gd name="T139" fmla="*/ 222 h 1080"/>
                                <a:gd name="T140" fmla="+- 0 4882 3946"/>
                                <a:gd name="T141" fmla="*/ T140 w 956"/>
                                <a:gd name="T142" fmla="+- 0 222 222"/>
                                <a:gd name="T143" fmla="*/ 222 h 1080"/>
                                <a:gd name="T144" fmla="+- 0 4901 3946"/>
                                <a:gd name="T145" fmla="*/ T144 w 956"/>
                                <a:gd name="T146" fmla="+- 0 222 222"/>
                                <a:gd name="T147" fmla="*/ 22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956" h="1080">
                                  <a:moveTo>
                                    <a:pt x="0" y="1066"/>
                                  </a:moveTo>
                                  <a:lnTo>
                                    <a:pt x="10" y="1066"/>
                                  </a:lnTo>
                                  <a:lnTo>
                                    <a:pt x="19" y="1066"/>
                                  </a:lnTo>
                                  <a:lnTo>
                                    <a:pt x="29" y="1066"/>
                                  </a:lnTo>
                                  <a:lnTo>
                                    <a:pt x="39" y="1066"/>
                                  </a:lnTo>
                                  <a:lnTo>
                                    <a:pt x="48" y="1079"/>
                                  </a:lnTo>
                                  <a:lnTo>
                                    <a:pt x="58" y="856"/>
                                  </a:lnTo>
                                  <a:lnTo>
                                    <a:pt x="68" y="843"/>
                                  </a:lnTo>
                                  <a:lnTo>
                                    <a:pt x="77" y="760"/>
                                  </a:lnTo>
                                  <a:lnTo>
                                    <a:pt x="87" y="314"/>
                                  </a:lnTo>
                                  <a:lnTo>
                                    <a:pt x="97" y="260"/>
                                  </a:lnTo>
                                  <a:lnTo>
                                    <a:pt x="106" y="240"/>
                                  </a:lnTo>
                                  <a:lnTo>
                                    <a:pt x="116" y="186"/>
                                  </a:lnTo>
                                  <a:lnTo>
                                    <a:pt x="126" y="150"/>
                                  </a:lnTo>
                                  <a:lnTo>
                                    <a:pt x="135" y="105"/>
                                  </a:lnTo>
                                  <a:lnTo>
                                    <a:pt x="145" y="77"/>
                                  </a:lnTo>
                                  <a:lnTo>
                                    <a:pt x="193" y="25"/>
                                  </a:lnTo>
                                  <a:lnTo>
                                    <a:pt x="232" y="11"/>
                                  </a:lnTo>
                                  <a:lnTo>
                                    <a:pt x="241" y="7"/>
                                  </a:lnTo>
                                  <a:lnTo>
                                    <a:pt x="299" y="2"/>
                                  </a:lnTo>
                                  <a:lnTo>
                                    <a:pt x="309" y="2"/>
                                  </a:lnTo>
                                  <a:lnTo>
                                    <a:pt x="319" y="1"/>
                                  </a:lnTo>
                                  <a:lnTo>
                                    <a:pt x="328" y="1"/>
                                  </a:lnTo>
                                  <a:lnTo>
                                    <a:pt x="338" y="1"/>
                                  </a:lnTo>
                                  <a:lnTo>
                                    <a:pt x="386" y="3"/>
                                  </a:lnTo>
                                  <a:lnTo>
                                    <a:pt x="396" y="4"/>
                                  </a:lnTo>
                                  <a:lnTo>
                                    <a:pt x="405" y="4"/>
                                  </a:lnTo>
                                  <a:lnTo>
                                    <a:pt x="415" y="4"/>
                                  </a:lnTo>
                                  <a:lnTo>
                                    <a:pt x="425" y="5"/>
                                  </a:lnTo>
                                  <a:lnTo>
                                    <a:pt x="434" y="6"/>
                                  </a:lnTo>
                                  <a:lnTo>
                                    <a:pt x="444" y="7"/>
                                  </a:lnTo>
                                  <a:lnTo>
                                    <a:pt x="454" y="8"/>
                                  </a:lnTo>
                                  <a:lnTo>
                                    <a:pt x="463" y="9"/>
                                  </a:lnTo>
                                  <a:lnTo>
                                    <a:pt x="473" y="10"/>
                                  </a:lnTo>
                                  <a:lnTo>
                                    <a:pt x="483" y="11"/>
                                  </a:lnTo>
                                  <a:lnTo>
                                    <a:pt x="492" y="12"/>
                                  </a:lnTo>
                                  <a:lnTo>
                                    <a:pt x="502" y="12"/>
                                  </a:lnTo>
                                  <a:lnTo>
                                    <a:pt x="511" y="13"/>
                                  </a:lnTo>
                                  <a:lnTo>
                                    <a:pt x="521" y="13"/>
                                  </a:lnTo>
                                  <a:lnTo>
                                    <a:pt x="531" y="14"/>
                                  </a:lnTo>
                                  <a:lnTo>
                                    <a:pt x="540" y="14"/>
                                  </a:lnTo>
                                  <a:lnTo>
                                    <a:pt x="550" y="14"/>
                                  </a:lnTo>
                                  <a:lnTo>
                                    <a:pt x="560" y="15"/>
                                  </a:lnTo>
                                  <a:lnTo>
                                    <a:pt x="569" y="15"/>
                                  </a:lnTo>
                                  <a:lnTo>
                                    <a:pt x="579" y="15"/>
                                  </a:lnTo>
                                  <a:lnTo>
                                    <a:pt x="589" y="14"/>
                                  </a:lnTo>
                                  <a:lnTo>
                                    <a:pt x="598" y="15"/>
                                  </a:lnTo>
                                  <a:lnTo>
                                    <a:pt x="608" y="16"/>
                                  </a:lnTo>
                                  <a:lnTo>
                                    <a:pt x="618" y="17"/>
                                  </a:lnTo>
                                  <a:lnTo>
                                    <a:pt x="627" y="17"/>
                                  </a:lnTo>
                                  <a:lnTo>
                                    <a:pt x="676" y="19"/>
                                  </a:lnTo>
                                  <a:lnTo>
                                    <a:pt x="685" y="20"/>
                                  </a:lnTo>
                                  <a:lnTo>
                                    <a:pt x="695" y="20"/>
                                  </a:lnTo>
                                  <a:lnTo>
                                    <a:pt x="704" y="20"/>
                                  </a:lnTo>
                                  <a:lnTo>
                                    <a:pt x="714" y="20"/>
                                  </a:lnTo>
                                  <a:lnTo>
                                    <a:pt x="724" y="20"/>
                                  </a:lnTo>
                                  <a:lnTo>
                                    <a:pt x="733" y="21"/>
                                  </a:lnTo>
                                  <a:lnTo>
                                    <a:pt x="743" y="21"/>
                                  </a:lnTo>
                                  <a:lnTo>
                                    <a:pt x="753" y="22"/>
                                  </a:lnTo>
                                  <a:lnTo>
                                    <a:pt x="762" y="21"/>
                                  </a:lnTo>
                                  <a:lnTo>
                                    <a:pt x="772" y="20"/>
                                  </a:lnTo>
                                  <a:lnTo>
                                    <a:pt x="782" y="18"/>
                                  </a:lnTo>
                                  <a:lnTo>
                                    <a:pt x="791" y="14"/>
                                  </a:lnTo>
                                  <a:lnTo>
                                    <a:pt x="801" y="10"/>
                                  </a:lnTo>
                                  <a:lnTo>
                                    <a:pt x="868" y="0"/>
                                  </a:lnTo>
                                  <a:lnTo>
                                    <a:pt x="878" y="0"/>
                                  </a:lnTo>
                                  <a:lnTo>
                                    <a:pt x="888" y="0"/>
                                  </a:lnTo>
                                  <a:lnTo>
                                    <a:pt x="897" y="0"/>
                                  </a:lnTo>
                                  <a:lnTo>
                                    <a:pt x="907" y="0"/>
                                  </a:lnTo>
                                  <a:lnTo>
                                    <a:pt x="917" y="0"/>
                                  </a:lnTo>
                                  <a:lnTo>
                                    <a:pt x="926" y="0"/>
                                  </a:lnTo>
                                  <a:lnTo>
                                    <a:pt x="936"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docshape394"/>
                          <wps:cNvSpPr>
                            <a:spLocks/>
                          </wps:cNvSpPr>
                          <wps:spPr bwMode="auto">
                            <a:xfrm>
                              <a:off x="3946" y="221"/>
                              <a:ext cx="956" cy="1066"/>
                            </a:xfrm>
                            <a:custGeom>
                              <a:avLst/>
                              <a:gdLst>
                                <a:gd name="T0" fmla="+- 0 3956 3946"/>
                                <a:gd name="T1" fmla="*/ T0 w 956"/>
                                <a:gd name="T2" fmla="+- 0 1288 222"/>
                                <a:gd name="T3" fmla="*/ 1288 h 1066"/>
                                <a:gd name="T4" fmla="+- 0 3975 3946"/>
                                <a:gd name="T5" fmla="*/ T4 w 956"/>
                                <a:gd name="T6" fmla="+- 0 1288 222"/>
                                <a:gd name="T7" fmla="*/ 1288 h 1066"/>
                                <a:gd name="T8" fmla="+- 0 3994 3946"/>
                                <a:gd name="T9" fmla="*/ T8 w 956"/>
                                <a:gd name="T10" fmla="+- 0 1057 222"/>
                                <a:gd name="T11" fmla="*/ 1057 h 1066"/>
                                <a:gd name="T12" fmla="+- 0 4033 3946"/>
                                <a:gd name="T13" fmla="*/ T12 w 956"/>
                                <a:gd name="T14" fmla="+- 0 1134 222"/>
                                <a:gd name="T15" fmla="*/ 1134 h 1066"/>
                                <a:gd name="T16" fmla="+- 0 4052 3946"/>
                                <a:gd name="T17" fmla="*/ T16 w 956"/>
                                <a:gd name="T18" fmla="+- 0 640 222"/>
                                <a:gd name="T19" fmla="*/ 640 h 1066"/>
                                <a:gd name="T20" fmla="+- 0 4072 3946"/>
                                <a:gd name="T21" fmla="*/ T20 w 956"/>
                                <a:gd name="T22" fmla="+- 0 455 222"/>
                                <a:gd name="T23" fmla="*/ 455 h 1066"/>
                                <a:gd name="T24" fmla="+- 0 4091 3946"/>
                                <a:gd name="T25" fmla="*/ T24 w 956"/>
                                <a:gd name="T26" fmla="+- 0 396 222"/>
                                <a:gd name="T27" fmla="*/ 396 h 1066"/>
                                <a:gd name="T28" fmla="+- 0 4129 3946"/>
                                <a:gd name="T29" fmla="*/ T28 w 956"/>
                                <a:gd name="T30" fmla="+- 0 246 222"/>
                                <a:gd name="T31" fmla="*/ 246 h 1066"/>
                                <a:gd name="T32" fmla="+- 0 4187 3946"/>
                                <a:gd name="T33" fmla="*/ T32 w 956"/>
                                <a:gd name="T34" fmla="+- 0 230 222"/>
                                <a:gd name="T35" fmla="*/ 230 h 1066"/>
                                <a:gd name="T36" fmla="+- 0 4207 3946"/>
                                <a:gd name="T37" fmla="*/ T36 w 956"/>
                                <a:gd name="T38" fmla="+- 0 275 222"/>
                                <a:gd name="T39" fmla="*/ 275 h 1066"/>
                                <a:gd name="T40" fmla="+- 0 4226 3946"/>
                                <a:gd name="T41" fmla="*/ T40 w 956"/>
                                <a:gd name="T42" fmla="+- 0 476 222"/>
                                <a:gd name="T43" fmla="*/ 476 h 1066"/>
                                <a:gd name="T44" fmla="+- 0 4245 3946"/>
                                <a:gd name="T45" fmla="*/ T44 w 956"/>
                                <a:gd name="T46" fmla="+- 0 658 222"/>
                                <a:gd name="T47" fmla="*/ 658 h 1066"/>
                                <a:gd name="T48" fmla="+- 0 4274 3946"/>
                                <a:gd name="T49" fmla="*/ T48 w 956"/>
                                <a:gd name="T50" fmla="+- 0 811 222"/>
                                <a:gd name="T51" fmla="*/ 811 h 1066"/>
                                <a:gd name="T52" fmla="+- 0 4322 3946"/>
                                <a:gd name="T53" fmla="*/ T52 w 956"/>
                                <a:gd name="T54" fmla="+- 0 941 222"/>
                                <a:gd name="T55" fmla="*/ 941 h 1066"/>
                                <a:gd name="T56" fmla="+- 0 4390 3946"/>
                                <a:gd name="T57" fmla="*/ T56 w 956"/>
                                <a:gd name="T58" fmla="+- 0 1013 222"/>
                                <a:gd name="T59" fmla="*/ 1013 h 1066"/>
                                <a:gd name="T60" fmla="+- 0 4448 3946"/>
                                <a:gd name="T61" fmla="*/ T60 w 956"/>
                                <a:gd name="T62" fmla="+- 0 1039 222"/>
                                <a:gd name="T63" fmla="*/ 1039 h 1066"/>
                                <a:gd name="T64" fmla="+- 0 4467 3946"/>
                                <a:gd name="T65" fmla="*/ T64 w 956"/>
                                <a:gd name="T66" fmla="+- 0 1044 222"/>
                                <a:gd name="T67" fmla="*/ 1044 h 1066"/>
                                <a:gd name="T68" fmla="+- 0 4486 3946"/>
                                <a:gd name="T69" fmla="*/ T68 w 956"/>
                                <a:gd name="T70" fmla="+- 0 1048 222"/>
                                <a:gd name="T71" fmla="*/ 1048 h 1066"/>
                                <a:gd name="T72" fmla="+- 0 4506 3946"/>
                                <a:gd name="T73" fmla="*/ T72 w 956"/>
                                <a:gd name="T74" fmla="+- 0 1051 222"/>
                                <a:gd name="T75" fmla="*/ 1051 h 1066"/>
                                <a:gd name="T76" fmla="+- 0 4525 3946"/>
                                <a:gd name="T77" fmla="*/ T76 w 956"/>
                                <a:gd name="T78" fmla="+- 0 1054 222"/>
                                <a:gd name="T79" fmla="*/ 1054 h 1066"/>
                                <a:gd name="T80" fmla="+- 0 4544 3946"/>
                                <a:gd name="T81" fmla="*/ T80 w 956"/>
                                <a:gd name="T82" fmla="+- 0 1055 222"/>
                                <a:gd name="T83" fmla="*/ 1055 h 1066"/>
                                <a:gd name="T84" fmla="+- 0 4564 3946"/>
                                <a:gd name="T85" fmla="*/ T84 w 956"/>
                                <a:gd name="T86" fmla="+- 0 1057 222"/>
                                <a:gd name="T87" fmla="*/ 1057 h 1066"/>
                                <a:gd name="T88" fmla="+- 0 4583 3946"/>
                                <a:gd name="T89" fmla="*/ T88 w 956"/>
                                <a:gd name="T90" fmla="+- 0 1058 222"/>
                                <a:gd name="T91" fmla="*/ 1058 h 1066"/>
                                <a:gd name="T92" fmla="+- 0 4602 3946"/>
                                <a:gd name="T93" fmla="*/ T92 w 956"/>
                                <a:gd name="T94" fmla="+- 0 1059 222"/>
                                <a:gd name="T95" fmla="*/ 1059 h 1066"/>
                                <a:gd name="T96" fmla="+- 0 4622 3946"/>
                                <a:gd name="T97" fmla="*/ T96 w 956"/>
                                <a:gd name="T98" fmla="+- 0 1062 222"/>
                                <a:gd name="T99" fmla="*/ 1062 h 1066"/>
                                <a:gd name="T100" fmla="+- 0 4641 3946"/>
                                <a:gd name="T101" fmla="*/ T100 w 956"/>
                                <a:gd name="T102" fmla="+- 0 1063 222"/>
                                <a:gd name="T103" fmla="*/ 1063 h 1066"/>
                                <a:gd name="T104" fmla="+- 0 4660 3946"/>
                                <a:gd name="T105" fmla="*/ T104 w 956"/>
                                <a:gd name="T106" fmla="+- 0 1066 222"/>
                                <a:gd name="T107" fmla="*/ 1066 h 1066"/>
                                <a:gd name="T108" fmla="+- 0 4679 3946"/>
                                <a:gd name="T109" fmla="*/ T108 w 956"/>
                                <a:gd name="T110" fmla="+- 0 780 222"/>
                                <a:gd name="T111" fmla="*/ 780 h 1066"/>
                                <a:gd name="T112" fmla="+- 0 4699 3946"/>
                                <a:gd name="T113" fmla="*/ T112 w 956"/>
                                <a:gd name="T114" fmla="+- 0 371 222"/>
                                <a:gd name="T115" fmla="*/ 371 h 1066"/>
                                <a:gd name="T116" fmla="+- 0 4737 3946"/>
                                <a:gd name="T117" fmla="*/ T116 w 956"/>
                                <a:gd name="T118" fmla="+- 0 228 222"/>
                                <a:gd name="T119" fmla="*/ 228 h 1066"/>
                                <a:gd name="T120" fmla="+- 0 4795 3946"/>
                                <a:gd name="T121" fmla="*/ T120 w 956"/>
                                <a:gd name="T122" fmla="+- 0 222 222"/>
                                <a:gd name="T123" fmla="*/ 222 h 1066"/>
                                <a:gd name="T124" fmla="+- 0 4892 3946"/>
                                <a:gd name="T125" fmla="*/ T124 w 956"/>
                                <a:gd name="T126" fmla="+- 0 222 222"/>
                                <a:gd name="T127" fmla="*/ 22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56" h="1066">
                                  <a:moveTo>
                                    <a:pt x="0" y="1066"/>
                                  </a:moveTo>
                                  <a:lnTo>
                                    <a:pt x="10" y="1066"/>
                                  </a:lnTo>
                                  <a:lnTo>
                                    <a:pt x="19" y="1066"/>
                                  </a:lnTo>
                                  <a:lnTo>
                                    <a:pt x="29" y="1066"/>
                                  </a:lnTo>
                                  <a:lnTo>
                                    <a:pt x="39" y="694"/>
                                  </a:lnTo>
                                  <a:lnTo>
                                    <a:pt x="48" y="835"/>
                                  </a:lnTo>
                                  <a:lnTo>
                                    <a:pt x="68" y="906"/>
                                  </a:lnTo>
                                  <a:lnTo>
                                    <a:pt x="87" y="912"/>
                                  </a:lnTo>
                                  <a:lnTo>
                                    <a:pt x="97" y="741"/>
                                  </a:lnTo>
                                  <a:lnTo>
                                    <a:pt x="106" y="418"/>
                                  </a:lnTo>
                                  <a:lnTo>
                                    <a:pt x="116" y="313"/>
                                  </a:lnTo>
                                  <a:lnTo>
                                    <a:pt x="126" y="233"/>
                                  </a:lnTo>
                                  <a:lnTo>
                                    <a:pt x="135" y="219"/>
                                  </a:lnTo>
                                  <a:lnTo>
                                    <a:pt x="145" y="174"/>
                                  </a:lnTo>
                                  <a:lnTo>
                                    <a:pt x="154" y="96"/>
                                  </a:lnTo>
                                  <a:lnTo>
                                    <a:pt x="183" y="24"/>
                                  </a:lnTo>
                                  <a:lnTo>
                                    <a:pt x="232" y="6"/>
                                  </a:lnTo>
                                  <a:lnTo>
                                    <a:pt x="241" y="8"/>
                                  </a:lnTo>
                                  <a:lnTo>
                                    <a:pt x="251" y="16"/>
                                  </a:lnTo>
                                  <a:lnTo>
                                    <a:pt x="261" y="53"/>
                                  </a:lnTo>
                                  <a:lnTo>
                                    <a:pt x="270" y="142"/>
                                  </a:lnTo>
                                  <a:lnTo>
                                    <a:pt x="280" y="254"/>
                                  </a:lnTo>
                                  <a:lnTo>
                                    <a:pt x="290" y="356"/>
                                  </a:lnTo>
                                  <a:lnTo>
                                    <a:pt x="299" y="436"/>
                                  </a:lnTo>
                                  <a:lnTo>
                                    <a:pt x="309" y="498"/>
                                  </a:lnTo>
                                  <a:lnTo>
                                    <a:pt x="328" y="589"/>
                                  </a:lnTo>
                                  <a:lnTo>
                                    <a:pt x="347" y="655"/>
                                  </a:lnTo>
                                  <a:lnTo>
                                    <a:pt x="376" y="719"/>
                                  </a:lnTo>
                                  <a:lnTo>
                                    <a:pt x="415" y="767"/>
                                  </a:lnTo>
                                  <a:lnTo>
                                    <a:pt x="444" y="791"/>
                                  </a:lnTo>
                                  <a:lnTo>
                                    <a:pt x="454" y="798"/>
                                  </a:lnTo>
                                  <a:lnTo>
                                    <a:pt x="502" y="817"/>
                                  </a:lnTo>
                                  <a:lnTo>
                                    <a:pt x="511" y="820"/>
                                  </a:lnTo>
                                  <a:lnTo>
                                    <a:pt x="521" y="822"/>
                                  </a:lnTo>
                                  <a:lnTo>
                                    <a:pt x="531" y="824"/>
                                  </a:lnTo>
                                  <a:lnTo>
                                    <a:pt x="540" y="826"/>
                                  </a:lnTo>
                                  <a:lnTo>
                                    <a:pt x="550" y="828"/>
                                  </a:lnTo>
                                  <a:lnTo>
                                    <a:pt x="560" y="829"/>
                                  </a:lnTo>
                                  <a:lnTo>
                                    <a:pt x="569" y="831"/>
                                  </a:lnTo>
                                  <a:lnTo>
                                    <a:pt x="579" y="832"/>
                                  </a:lnTo>
                                  <a:lnTo>
                                    <a:pt x="589" y="832"/>
                                  </a:lnTo>
                                  <a:lnTo>
                                    <a:pt x="598" y="833"/>
                                  </a:lnTo>
                                  <a:lnTo>
                                    <a:pt x="608" y="834"/>
                                  </a:lnTo>
                                  <a:lnTo>
                                    <a:pt x="618" y="835"/>
                                  </a:lnTo>
                                  <a:lnTo>
                                    <a:pt x="627" y="835"/>
                                  </a:lnTo>
                                  <a:lnTo>
                                    <a:pt x="637" y="836"/>
                                  </a:lnTo>
                                  <a:lnTo>
                                    <a:pt x="647" y="837"/>
                                  </a:lnTo>
                                  <a:lnTo>
                                    <a:pt x="656" y="837"/>
                                  </a:lnTo>
                                  <a:lnTo>
                                    <a:pt x="666" y="838"/>
                                  </a:lnTo>
                                  <a:lnTo>
                                    <a:pt x="676" y="840"/>
                                  </a:lnTo>
                                  <a:lnTo>
                                    <a:pt x="685" y="840"/>
                                  </a:lnTo>
                                  <a:lnTo>
                                    <a:pt x="695" y="841"/>
                                  </a:lnTo>
                                  <a:lnTo>
                                    <a:pt x="704" y="842"/>
                                  </a:lnTo>
                                  <a:lnTo>
                                    <a:pt x="714" y="844"/>
                                  </a:lnTo>
                                  <a:lnTo>
                                    <a:pt x="724" y="755"/>
                                  </a:lnTo>
                                  <a:lnTo>
                                    <a:pt x="733" y="558"/>
                                  </a:lnTo>
                                  <a:lnTo>
                                    <a:pt x="743" y="317"/>
                                  </a:lnTo>
                                  <a:lnTo>
                                    <a:pt x="753" y="149"/>
                                  </a:lnTo>
                                  <a:lnTo>
                                    <a:pt x="762" y="66"/>
                                  </a:lnTo>
                                  <a:lnTo>
                                    <a:pt x="791" y="6"/>
                                  </a:lnTo>
                                  <a:lnTo>
                                    <a:pt x="840" y="0"/>
                                  </a:lnTo>
                                  <a:lnTo>
                                    <a:pt x="849" y="0"/>
                                  </a:lnTo>
                                  <a:lnTo>
                                    <a:pt x="859"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docshape395"/>
                          <wps:cNvSpPr>
                            <a:spLocks/>
                          </wps:cNvSpPr>
                          <wps:spPr bwMode="auto">
                            <a:xfrm>
                              <a:off x="3898" y="16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docshape396"/>
                          <wps:cNvSpPr>
                            <a:spLocks/>
                          </wps:cNvSpPr>
                          <wps:spPr bwMode="auto">
                            <a:xfrm>
                              <a:off x="3865" y="221"/>
                              <a:ext cx="1037" cy="1167"/>
                            </a:xfrm>
                            <a:custGeom>
                              <a:avLst/>
                              <a:gdLst>
                                <a:gd name="T0" fmla="+- 0 3936 3865"/>
                                <a:gd name="T1" fmla="*/ T0 w 1037"/>
                                <a:gd name="T2" fmla="+- 0 1388 222"/>
                                <a:gd name="T3" fmla="*/ 1388 h 1167"/>
                                <a:gd name="T4" fmla="+- 0 3936 3865"/>
                                <a:gd name="T5" fmla="*/ T4 w 1037"/>
                                <a:gd name="T6" fmla="+- 0 1355 222"/>
                                <a:gd name="T7" fmla="*/ 1355 h 1167"/>
                                <a:gd name="T8" fmla="+- 0 4178 3865"/>
                                <a:gd name="T9" fmla="*/ T8 w 1037"/>
                                <a:gd name="T10" fmla="+- 0 1388 222"/>
                                <a:gd name="T11" fmla="*/ 1388 h 1167"/>
                                <a:gd name="T12" fmla="+- 0 4178 3865"/>
                                <a:gd name="T13" fmla="*/ T12 w 1037"/>
                                <a:gd name="T14" fmla="+- 0 1355 222"/>
                                <a:gd name="T15" fmla="*/ 1355 h 1167"/>
                                <a:gd name="T16" fmla="+- 0 4419 3865"/>
                                <a:gd name="T17" fmla="*/ T16 w 1037"/>
                                <a:gd name="T18" fmla="+- 0 1388 222"/>
                                <a:gd name="T19" fmla="*/ 1388 h 1167"/>
                                <a:gd name="T20" fmla="+- 0 4419 3865"/>
                                <a:gd name="T21" fmla="*/ T20 w 1037"/>
                                <a:gd name="T22" fmla="+- 0 1355 222"/>
                                <a:gd name="T23" fmla="*/ 1355 h 1167"/>
                                <a:gd name="T24" fmla="+- 0 4660 3865"/>
                                <a:gd name="T25" fmla="*/ T24 w 1037"/>
                                <a:gd name="T26" fmla="+- 0 1388 222"/>
                                <a:gd name="T27" fmla="*/ 1388 h 1167"/>
                                <a:gd name="T28" fmla="+- 0 4660 3865"/>
                                <a:gd name="T29" fmla="*/ T28 w 1037"/>
                                <a:gd name="T30" fmla="+- 0 1355 222"/>
                                <a:gd name="T31" fmla="*/ 1355 h 1167"/>
                                <a:gd name="T32" fmla="+- 0 4901 3865"/>
                                <a:gd name="T33" fmla="*/ T32 w 1037"/>
                                <a:gd name="T34" fmla="+- 0 1388 222"/>
                                <a:gd name="T35" fmla="*/ 1388 h 1167"/>
                                <a:gd name="T36" fmla="+- 0 4901 3865"/>
                                <a:gd name="T37" fmla="*/ T36 w 1037"/>
                                <a:gd name="T38" fmla="+- 0 1355 222"/>
                                <a:gd name="T39" fmla="*/ 1355 h 1167"/>
                                <a:gd name="T40" fmla="+- 0 3865 3865"/>
                                <a:gd name="T41" fmla="*/ T40 w 1037"/>
                                <a:gd name="T42" fmla="+- 0 1288 222"/>
                                <a:gd name="T43" fmla="*/ 1288 h 1167"/>
                                <a:gd name="T44" fmla="+- 0 3898 3865"/>
                                <a:gd name="T45" fmla="*/ T44 w 1037"/>
                                <a:gd name="T46" fmla="+- 0 1288 222"/>
                                <a:gd name="T47" fmla="*/ 1288 h 1167"/>
                                <a:gd name="T48" fmla="+- 0 3865 3865"/>
                                <a:gd name="T49" fmla="*/ T48 w 1037"/>
                                <a:gd name="T50" fmla="+- 0 1021 222"/>
                                <a:gd name="T51" fmla="*/ 1021 h 1167"/>
                                <a:gd name="T52" fmla="+- 0 3898 3865"/>
                                <a:gd name="T53" fmla="*/ T52 w 1037"/>
                                <a:gd name="T54" fmla="+- 0 1021 222"/>
                                <a:gd name="T55" fmla="*/ 1021 h 1167"/>
                                <a:gd name="T56" fmla="+- 0 3865 3865"/>
                                <a:gd name="T57" fmla="*/ T56 w 1037"/>
                                <a:gd name="T58" fmla="+- 0 755 222"/>
                                <a:gd name="T59" fmla="*/ 755 h 1167"/>
                                <a:gd name="T60" fmla="+- 0 3898 3865"/>
                                <a:gd name="T61" fmla="*/ T60 w 1037"/>
                                <a:gd name="T62" fmla="+- 0 755 222"/>
                                <a:gd name="T63" fmla="*/ 755 h 1167"/>
                                <a:gd name="T64" fmla="+- 0 3865 3865"/>
                                <a:gd name="T65" fmla="*/ T64 w 1037"/>
                                <a:gd name="T66" fmla="+- 0 488 222"/>
                                <a:gd name="T67" fmla="*/ 488 h 1167"/>
                                <a:gd name="T68" fmla="+- 0 3898 3865"/>
                                <a:gd name="T69" fmla="*/ T68 w 1037"/>
                                <a:gd name="T70" fmla="+- 0 488 222"/>
                                <a:gd name="T71" fmla="*/ 488 h 1167"/>
                                <a:gd name="T72" fmla="+- 0 3865 3865"/>
                                <a:gd name="T73" fmla="*/ T72 w 1037"/>
                                <a:gd name="T74" fmla="+- 0 222 222"/>
                                <a:gd name="T75" fmla="*/ 222 h 1167"/>
                                <a:gd name="T76" fmla="+- 0 3898 3865"/>
                                <a:gd name="T77" fmla="*/ T76 w 1037"/>
                                <a:gd name="T78" fmla="+- 0 222 222"/>
                                <a:gd name="T79" fmla="*/ 222 h 116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37" h="1167">
                                  <a:moveTo>
                                    <a:pt x="71" y="1166"/>
                                  </a:moveTo>
                                  <a:lnTo>
                                    <a:pt x="71" y="1133"/>
                                  </a:lnTo>
                                  <a:moveTo>
                                    <a:pt x="313" y="1166"/>
                                  </a:moveTo>
                                  <a:lnTo>
                                    <a:pt x="313" y="1133"/>
                                  </a:lnTo>
                                  <a:moveTo>
                                    <a:pt x="554" y="1166"/>
                                  </a:moveTo>
                                  <a:lnTo>
                                    <a:pt x="554" y="1133"/>
                                  </a:lnTo>
                                  <a:moveTo>
                                    <a:pt x="795" y="1166"/>
                                  </a:moveTo>
                                  <a:lnTo>
                                    <a:pt x="795" y="1133"/>
                                  </a:lnTo>
                                  <a:moveTo>
                                    <a:pt x="1036" y="1166"/>
                                  </a:moveTo>
                                  <a:lnTo>
                                    <a:pt x="1036" y="1133"/>
                                  </a:lnTo>
                                  <a:moveTo>
                                    <a:pt x="0" y="1066"/>
                                  </a:moveTo>
                                  <a:lnTo>
                                    <a:pt x="33" y="1066"/>
                                  </a:lnTo>
                                  <a:moveTo>
                                    <a:pt x="0" y="799"/>
                                  </a:moveTo>
                                  <a:lnTo>
                                    <a:pt x="33" y="799"/>
                                  </a:lnTo>
                                  <a:moveTo>
                                    <a:pt x="0" y="533"/>
                                  </a:moveTo>
                                  <a:lnTo>
                                    <a:pt x="33" y="533"/>
                                  </a:lnTo>
                                  <a:moveTo>
                                    <a:pt x="0" y="266"/>
                                  </a:moveTo>
                                  <a:lnTo>
                                    <a:pt x="33" y="266"/>
                                  </a:lnTo>
                                  <a:moveTo>
                                    <a:pt x="0" y="0"/>
                                  </a:moveTo>
                                  <a:lnTo>
                                    <a:pt x="33"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789C41D" id="docshapegroup389" o:spid="_x0000_s1026" style="position:absolute;margin-left:193.25pt;margin-top:8.05pt;width:54.55pt;height:61.4pt;z-index:15759360;mso-position-horizontal-relative:page" coordorigin="3865,161" coordsize="1091,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">
                  <v:shape id="docshape390" o:spid="_x0000_s1027"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" path="m,986r1051,m,720r1051,m,453r1051,m,187r1051,m159,1187l159,m400,1187l400,m642,1187l642,m883,1187l883,e" filled="f" strokecolor="#dedede" strokeweight=".16pt">
                    <v:path arrowok="t" o:connecttype="custom" o:connectlocs="0,1154;1051,1154;0,888;1051,888;0,621;1051,621;0,355;1051,355;159,1355;159,168;400,1355;400,168;642,1355;642,168;883,1355;883,168" o:connectangles="0,0,0,0,0,0,0,0,0,0,0,0,0,0,0,0"/>
                  </v:shape>
                  <v:shape id="docshape391" o:spid="_x0000_s1028" style="position:absolute;left:3898;top:16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" path="m,1120r1051,m,853r1051,m,587r1051,m,320r1051,m,54r1051,m38,1187l38,m280,1187l280,m521,1187l521,m762,1187l762,t241,1187l1003,e" filled="f" strokecolor="#dedede" strokeweight=".1141mm">
                    <v:path arrowok="t" o:connecttype="custom" o:connectlocs="0,1288;1051,1288;0,1021;1051,1021;0,755;1051,755;0,488;1051,488;0,222;1051,222;38,1355;38,168;280,1355;280,168;521,1355;521,168;762,1355;762,168;1003,1355;1003,168" o:connectangles="0,0,0,0,0,0,0,0,0,0,0,0,0,0,0,0,0,0,0,0"/>
                  </v:shape>
                  <v:shape id="docshape392" o:spid="_x0000_s1029"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" path="m,1066r10,l19,363,29,723r10,30l48,227,58,86r10,29l77,107,87,82,97,57,145,8,212,r29,l251,r10,l270,r10,l290,r9,l309,r10,l328,r10,l347,r10,l367,r9,l386,r10,l405,1r10,l425,1r9,l444,1r10,l463,1r10,1l483,2r9,l502,2r9,l521,2r10,l540,2r10,l666,2r10,l685,2r10,l704,2r10,l724,2r9,l743,2r10,l762,1r10,l782,r9,l801,r10,l820,r10,l840,,946,r9,e" filled="f" strokecolor="#f8766d" strokeweight=".71pt">
                    <v:path arrowok="t" o:connecttype="custom" o:connectlocs="10,1288;29,945;48,449;68,337;87,304;145,230;241,222;261,222;280,222;299,222;319,222;338,222;357,222;376,222;396,222;415,223;434,223;454,223;473,224;492,224;511,224;531,224;550,224;676,224;695,224;714,224;733,224;753,224;772,223;791,222;811,222;830,222;946,222" o:connectangles="0,0,0,0,0,0,0,0,0,0,0,0,0,0,0,0,0,0,0,0,0,0,0,0,0,0,0,0,0,0,0,0,0"/>
                  </v:shape>
                  <v:shape id="docshape393" o:spid="_x0000_s1030" style="position:absolute;left:3946;top:221;width:956;height:1080;visibility:visible;mso-wrap-style:square;v-text-anchor:top" coordsize="956,10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" path="m,1066r10,l19,1066r10,l39,1066r9,13l58,856,68,843r9,-83l87,314,97,260r9,-20l116,186r10,-36l135,105,145,77,193,25,232,11r9,-4l299,2r10,l319,1r9,l338,1r48,2l396,4r9,l415,4r10,1l434,6r10,1l454,8r9,1l473,10r10,1l492,12r10,l511,13r10,l531,14r9,l550,14r10,1l569,15r10,l589,14r9,1l608,16r10,1l627,17r49,2l685,20r10,l704,20r10,l724,20r9,1l743,21r10,1l762,21r10,-1l782,18r9,-4l801,10,868,r10,l888,r9,l907,r10,l926,r10,l946,r9,e" filled="f" strokecolor="#00ba38" strokeweight=".71pt">
                    <v:path arrowok="t" o:connecttype="custom" o:connectlocs="10,1288;29,1288;48,1301;68,1065;87,536;106,462;126,372;145,299;232,233;299,224;319,223;338,223;396,226;415,226;434,228;454,230;473,232;492,234;511,235;531,236;550,236;569,237;589,236;608,238;627,239;685,242;704,242;724,242;743,243;762,243;782,240;801,232;878,222;897,222;917,222;936,222;955,222" o:connectangles="0,0,0,0,0,0,0,0,0,0,0,0,0,0,0,0,0,0,0,0,0,0,0,0,0,0,0,0,0,0,0,0,0,0,0,0,0"/>
                  </v:shape>
                  <v:shape id="docshape394" o:spid="_x0000_s1031" style="position:absolute;left:3946;top:221;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" path="m,1066r10,l19,1066r10,l39,694r9,141l68,906r19,6l97,741r9,-323l116,313r10,-80l135,219r10,-45l154,96,183,24,232,6r9,2l251,16r10,37l270,142r10,112l290,356r9,80l309,498r19,91l347,655r29,64l415,767r29,24l454,798r48,19l511,820r10,2l531,824r9,2l550,828r10,1l569,831r10,1l589,832r9,1l608,834r10,1l627,835r10,1l647,837r9,l666,838r10,2l685,840r10,1l704,842r10,2l724,755r9,-197l743,317,753,149r9,-83l791,6,840,r9,l859,r87,l955,e" filled="f" strokecolor="#619cff" strokeweight=".71pt">
                    <v:path arrowok="t" o:connecttype="custom" o:connectlocs="10,1288;29,1288;48,1057;87,1134;106,640;126,455;145,396;183,246;241,230;261,275;280,476;299,658;328,811;376,941;444,1013;502,1039;521,1044;540,1048;560,1051;579,1054;598,1055;618,1057;637,1058;656,1059;676,1062;695,1063;714,1066;733,780;753,371;791,228;849,222;946,222" o:connectangles="0,0,0,0,0,0,0,0,0,0,0,0,0,0,0,0,0,0,0,0,0,0,0,0,0,0,0,0,0,0,0,0"/>
                  </v:shape>
                  <v:rect id="docshape395" o:spid="_x0000_s1032" style="position:absolute;left:3898;top:16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" filled="f" strokecolor="#b3b3b3" strokeweight=".22814mm">
                    <v:path arrowok="t"/>
                  </v:rect>
                  <v:shape id="docshape396" o:spid="_x0000_s1033" style="position:absolute;left:3865;top:221;width:1037;height:1167;visibility:visible;mso-wrap-style:square;v-text-anchor:top" coordsize="1037,116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" path="m71,1166r,-33m313,1166r,-33m554,1166r,-33m795,1166r,-33m1036,1166r,-33m,1066r33,m,799r33,m,533r33,m,266r33,m,l33,e" filled="f" strokecolor="#b3b3b3" strokeweight=".1141mm">
                    <v:path arrowok="t" o:connecttype="custom" o:connectlocs="71,1388;71,1355;313,1388;313,1355;554,1388;554,1355;795,1388;795,1355;1036,1388;1036,1355;0,1288;33,1288;0,1021;33,1021;0,755;33,755;0,488;33,488;0,222;33,222" o:connectangles="0,0,0,0,0,0,0,0,0,0,0,0,0,0,0,0,0,0,0,0"/>
                  </v:shape>
                  <w10:wrap anchorx="page"/>
                </v:group>
              </w:pict>
            </mc:Fallback>
          </mc:AlternateContent>
        </w:r>
      </w:ins>
      <w:r w:rsidR="00000000">
        <w:rPr>
          <w:rFonts w:ascii="Arial"/>
          <w:color w:val="4D4D4D"/>
          <w:spacing w:val="-4"/>
          <w:sz w:val="16"/>
        </w:rPr>
        <w:t>1.00</w:t>
      </w:r>
    </w:p>
    <w:p w14:paraId="144BDD1B" w14:textId="77777777" w:rsidR="00A529FC" w:rsidRDefault="00000000">
      <w:pPr>
        <w:spacing w:before="83"/>
        <w:ind w:right="140"/>
        <w:jc w:val="right"/>
        <w:rPr>
          <w:rFonts w:ascii="Arial"/>
          <w:sz w:val="16"/>
        </w:rPr>
      </w:pPr>
      <w:r>
        <w:rPr>
          <w:rFonts w:ascii="Arial"/>
          <w:color w:val="4D4D4D"/>
          <w:spacing w:val="-4"/>
          <w:sz w:val="16"/>
        </w:rPr>
        <w:t>0.75</w:t>
      </w:r>
    </w:p>
    <w:p w14:paraId="3D6DFF12" w14:textId="77777777" w:rsidR="00A529FC" w:rsidRDefault="00000000">
      <w:pPr>
        <w:spacing w:before="82"/>
        <w:ind w:right="140"/>
        <w:jc w:val="right"/>
        <w:rPr>
          <w:rFonts w:ascii="Arial"/>
          <w:sz w:val="16"/>
        </w:rPr>
      </w:pPr>
      <w:r>
        <w:rPr>
          <w:rFonts w:ascii="Arial"/>
          <w:color w:val="4D4D4D"/>
          <w:spacing w:val="-4"/>
          <w:sz w:val="16"/>
        </w:rPr>
        <w:t>0.50</w:t>
      </w:r>
    </w:p>
    <w:p w14:paraId="3FDF1A19" w14:textId="77777777" w:rsidR="00A529FC" w:rsidRDefault="00000000">
      <w:pPr>
        <w:spacing w:before="83"/>
        <w:ind w:right="140"/>
        <w:jc w:val="right"/>
        <w:rPr>
          <w:rFonts w:ascii="Arial"/>
          <w:sz w:val="16"/>
        </w:rPr>
      </w:pPr>
      <w:r>
        <w:rPr>
          <w:rFonts w:ascii="Arial"/>
          <w:color w:val="4D4D4D"/>
          <w:spacing w:val="-4"/>
          <w:sz w:val="16"/>
        </w:rPr>
        <w:t>0.25</w:t>
      </w:r>
    </w:p>
    <w:p w14:paraId="6CF912A3" w14:textId="77777777" w:rsidR="00A529FC" w:rsidRDefault="00000000">
      <w:pPr>
        <w:spacing w:before="82"/>
        <w:ind w:right="140"/>
        <w:jc w:val="right"/>
        <w:rPr>
          <w:rFonts w:ascii="Arial"/>
          <w:sz w:val="16"/>
        </w:rPr>
      </w:pPr>
      <w:r>
        <w:rPr>
          <w:rFonts w:ascii="Arial"/>
          <w:color w:val="4D4D4D"/>
          <w:spacing w:val="-4"/>
          <w:sz w:val="16"/>
        </w:rPr>
        <w:t>0.00</w:t>
      </w:r>
    </w:p>
    <w:p w14:paraId="2A4CE416" w14:textId="77777777" w:rsidR="00A529FC" w:rsidRDefault="00000000">
      <w:pPr>
        <w:spacing w:before="1"/>
        <w:jc w:val="right"/>
        <w:rPr>
          <w:rFonts w:ascii="Arial"/>
          <w:sz w:val="16"/>
        </w:rPr>
      </w:pPr>
      <w:r>
        <w:rPr>
          <w:rFonts w:ascii="Arial"/>
          <w:color w:val="4D4D4D"/>
          <w:sz w:val="16"/>
        </w:rPr>
        <w:t>0</w:t>
      </w:r>
    </w:p>
    <w:p w14:paraId="62D6F6FB" w14:textId="77777777" w:rsidR="00A529FC" w:rsidRDefault="00000000">
      <w:pPr>
        <w:rPr>
          <w:rFonts w:ascii="Arial"/>
          <w:sz w:val="18"/>
        </w:rPr>
      </w:pPr>
      <w:r>
        <w:br w:type="column"/>
      </w:r>
    </w:p>
    <w:p w14:paraId="6BCDF6F6" w14:textId="77777777" w:rsidR="00A529FC" w:rsidRDefault="00A529FC">
      <w:pPr>
        <w:pStyle w:val="BodyText"/>
        <w:rPr>
          <w:rFonts w:ascii="Arial"/>
          <w:sz w:val="18"/>
        </w:rPr>
      </w:pPr>
    </w:p>
    <w:p w14:paraId="57883E44" w14:textId="77777777" w:rsidR="00A529FC" w:rsidRDefault="00A529FC">
      <w:pPr>
        <w:pStyle w:val="BodyText"/>
        <w:rPr>
          <w:rFonts w:ascii="Arial"/>
          <w:sz w:val="18"/>
        </w:rPr>
      </w:pPr>
    </w:p>
    <w:p w14:paraId="20C99D22" w14:textId="77777777" w:rsidR="00A529FC" w:rsidRDefault="00A529FC">
      <w:pPr>
        <w:pStyle w:val="BodyText"/>
        <w:rPr>
          <w:rFonts w:ascii="Arial"/>
          <w:sz w:val="18"/>
        </w:rPr>
      </w:pPr>
    </w:p>
    <w:p w14:paraId="719DE070" w14:textId="77777777" w:rsidR="00A529FC" w:rsidRDefault="00A529FC">
      <w:pPr>
        <w:pStyle w:val="BodyText"/>
        <w:rPr>
          <w:rFonts w:ascii="Arial"/>
          <w:sz w:val="18"/>
        </w:rPr>
      </w:pPr>
    </w:p>
    <w:p w14:paraId="50B826A4" w14:textId="77777777" w:rsidR="00A529FC" w:rsidRDefault="00A529FC">
      <w:pPr>
        <w:pStyle w:val="BodyText"/>
        <w:rPr>
          <w:rFonts w:ascii="Arial"/>
          <w:sz w:val="18"/>
        </w:rPr>
      </w:pPr>
    </w:p>
    <w:p w14:paraId="43AF4874" w14:textId="77777777" w:rsidR="00A529FC" w:rsidRDefault="00A529FC">
      <w:pPr>
        <w:pStyle w:val="BodyText"/>
        <w:rPr>
          <w:rFonts w:ascii="Arial"/>
          <w:sz w:val="18"/>
        </w:rPr>
      </w:pPr>
    </w:p>
    <w:p w14:paraId="367B730B" w14:textId="77777777" w:rsidR="00A529FC" w:rsidRDefault="00A529FC">
      <w:pPr>
        <w:pStyle w:val="BodyText"/>
        <w:rPr>
          <w:rFonts w:ascii="Arial"/>
          <w:sz w:val="18"/>
        </w:rPr>
      </w:pPr>
    </w:p>
    <w:p w14:paraId="38F92BDD" w14:textId="77777777" w:rsidR="00A529FC" w:rsidRDefault="00A529FC">
      <w:pPr>
        <w:pStyle w:val="BodyText"/>
        <w:rPr>
          <w:rFonts w:ascii="Arial"/>
          <w:sz w:val="18"/>
        </w:rPr>
      </w:pPr>
    </w:p>
    <w:p w14:paraId="4A147FF9" w14:textId="77777777" w:rsidR="00A529FC" w:rsidRDefault="00A529FC">
      <w:pPr>
        <w:pStyle w:val="BodyText"/>
        <w:rPr>
          <w:rFonts w:ascii="Arial"/>
          <w:sz w:val="18"/>
        </w:rPr>
      </w:pPr>
    </w:p>
    <w:p w14:paraId="0F7E4043" w14:textId="77777777" w:rsidR="00A529FC" w:rsidRDefault="00A529FC">
      <w:pPr>
        <w:pStyle w:val="BodyText"/>
        <w:rPr>
          <w:rFonts w:ascii="Arial"/>
          <w:sz w:val="18"/>
        </w:rPr>
      </w:pPr>
    </w:p>
    <w:p w14:paraId="797404C8" w14:textId="77777777" w:rsidR="00A529FC" w:rsidRDefault="00A529FC">
      <w:pPr>
        <w:pStyle w:val="BodyText"/>
        <w:rPr>
          <w:rFonts w:ascii="Arial"/>
          <w:sz w:val="18"/>
        </w:rPr>
      </w:pPr>
    </w:p>
    <w:p w14:paraId="72E86091" w14:textId="77777777" w:rsidR="00A529FC" w:rsidRDefault="00A529FC">
      <w:pPr>
        <w:pStyle w:val="BodyText"/>
        <w:spacing w:before="11"/>
        <w:rPr>
          <w:rFonts w:ascii="Arial"/>
          <w:sz w:val="20"/>
        </w:rPr>
      </w:pPr>
    </w:p>
    <w:p w14:paraId="57CD9AE1" w14:textId="68158DEA" w:rsidR="00A529FC" w:rsidRDefault="002F233B">
      <w:pPr>
        <w:ind w:left="67"/>
        <w:rPr>
          <w:rFonts w:ascii="Arial"/>
          <w:sz w:val="16"/>
        </w:rPr>
      </w:pPr>
      <w:del w:id="524" w:author="Author" w:date="2022-09-10T01:53:00Z">
        <w:r>
          <w:rPr>
            <w:noProof/>
          </w:rPr>
          <mc:AlternateContent>
            <mc:Choice Requires="wpg">
              <w:drawing>
                <wp:anchor distT="0" distB="0" distL="114300" distR="114300" simplePos="0" relativeHeight="487658496" behindDoc="0" locked="0" layoutInCell="1" allowOverlap="1" wp14:anchorId="1DF23036" wp14:editId="6F30582A">
                  <wp:simplePos x="0" y="0"/>
                  <wp:positionH relativeFrom="page">
                    <wp:posOffset>3260725</wp:posOffset>
                  </wp:positionH>
                  <wp:positionV relativeFrom="paragraph">
                    <wp:posOffset>-774065</wp:posOffset>
                  </wp:positionV>
                  <wp:extent cx="675640" cy="779780"/>
                  <wp:effectExtent l="0" t="0" r="10160" b="7620"/>
                  <wp:wrapNone/>
                  <wp:docPr id="972" name="docshapegroup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973" name="docshape398"/>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4" name="docshape399"/>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5" name="docshape400"/>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6" name="docshape401"/>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7" name="docshape402"/>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8" name="docshape403"/>
                          <wps:cNvSpPr>
                            <a:spLocks/>
                          </wps:cNvSpPr>
                          <wps:spPr bwMode="auto">
                            <a:xfrm>
                              <a:off x="5141" y="-1213"/>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9" name="docshape404"/>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C9110C" id="docshapegroup397" o:spid="_x0000_s1026" style="position:absolute;margin-left:256.75pt;margin-top:-60.95pt;width:53.2pt;height:61.4pt;z-index:487658496;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">
                  <v:shape id="docshape398"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9"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400"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401"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402"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403"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" filled="f" strokecolor="#b3b3b3" strokeweight=".22814mm">
                    <v:path arrowok="t"/>
                  </v:rect>
                  <v:shape id="docshape404"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del>
      <w:ins w:id="525" w:author="Author" w:date="2022-09-10T01:53:00Z">
        <w:r w:rsidR="006228F8">
          <w:rPr>
            <w:noProof/>
          </w:rPr>
          <mc:AlternateContent>
            <mc:Choice Requires="wpg">
              <w:drawing>
                <wp:anchor distT="0" distB="0" distL="114300" distR="114300" simplePos="0" relativeHeight="15760384" behindDoc="0" locked="0" layoutInCell="1" allowOverlap="1" wp14:anchorId="0397B639" wp14:editId="6E3660D3">
                  <wp:simplePos x="0" y="0"/>
                  <wp:positionH relativeFrom="page">
                    <wp:posOffset>3260725</wp:posOffset>
                  </wp:positionH>
                  <wp:positionV relativeFrom="paragraph">
                    <wp:posOffset>-774065</wp:posOffset>
                  </wp:positionV>
                  <wp:extent cx="675640" cy="779780"/>
                  <wp:effectExtent l="0" t="0" r="10160" b="7620"/>
                  <wp:wrapNone/>
                  <wp:docPr id="104" name="docshapegroup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5135" y="-1219"/>
                            <a:chExt cx="1064" cy="1228"/>
                          </a:xfrm>
                        </wpg:grpSpPr>
                        <wps:wsp>
                          <wps:cNvPr id="105" name="docshape398"/>
                          <wps:cNvSpPr>
                            <a:spLocks/>
                          </wps:cNvSpPr>
                          <wps:spPr bwMode="auto">
                            <a:xfrm>
                              <a:off x="5141" y="-1213"/>
                              <a:ext cx="1051" cy="1188"/>
                            </a:xfrm>
                            <a:custGeom>
                              <a:avLst/>
                              <a:gdLst>
                                <a:gd name="T0" fmla="+- 0 5141 5141"/>
                                <a:gd name="T1" fmla="*/ T0 w 1051"/>
                                <a:gd name="T2" fmla="+- 0 -225 -1212"/>
                                <a:gd name="T3" fmla="*/ -225 h 1188"/>
                                <a:gd name="T4" fmla="+- 0 6192 5141"/>
                                <a:gd name="T5" fmla="*/ T4 w 1051"/>
                                <a:gd name="T6" fmla="+- 0 -225 -1212"/>
                                <a:gd name="T7" fmla="*/ -225 h 1188"/>
                                <a:gd name="T8" fmla="+- 0 5141 5141"/>
                                <a:gd name="T9" fmla="*/ T8 w 1051"/>
                                <a:gd name="T10" fmla="+- 0 -492 -1212"/>
                                <a:gd name="T11" fmla="*/ -492 h 1188"/>
                                <a:gd name="T12" fmla="+- 0 6192 5141"/>
                                <a:gd name="T13" fmla="*/ T12 w 1051"/>
                                <a:gd name="T14" fmla="+- 0 -492 -1212"/>
                                <a:gd name="T15" fmla="*/ -492 h 1188"/>
                                <a:gd name="T16" fmla="+- 0 5141 5141"/>
                                <a:gd name="T17" fmla="*/ T16 w 1051"/>
                                <a:gd name="T18" fmla="+- 0 -758 -1212"/>
                                <a:gd name="T19" fmla="*/ -758 h 1188"/>
                                <a:gd name="T20" fmla="+- 0 6192 5141"/>
                                <a:gd name="T21" fmla="*/ T20 w 1051"/>
                                <a:gd name="T22" fmla="+- 0 -758 -1212"/>
                                <a:gd name="T23" fmla="*/ -758 h 1188"/>
                                <a:gd name="T24" fmla="+- 0 5141 5141"/>
                                <a:gd name="T25" fmla="*/ T24 w 1051"/>
                                <a:gd name="T26" fmla="+- 0 -1025 -1212"/>
                                <a:gd name="T27" fmla="*/ -1025 h 1188"/>
                                <a:gd name="T28" fmla="+- 0 6192 5141"/>
                                <a:gd name="T29" fmla="*/ T28 w 1051"/>
                                <a:gd name="T30" fmla="+- 0 -1025 -1212"/>
                                <a:gd name="T31" fmla="*/ -1025 h 1188"/>
                                <a:gd name="T32" fmla="+- 0 5300 5141"/>
                                <a:gd name="T33" fmla="*/ T32 w 1051"/>
                                <a:gd name="T34" fmla="+- 0 -25 -1212"/>
                                <a:gd name="T35" fmla="*/ -25 h 1188"/>
                                <a:gd name="T36" fmla="+- 0 5300 5141"/>
                                <a:gd name="T37" fmla="*/ T36 w 1051"/>
                                <a:gd name="T38" fmla="+- 0 -1212 -1212"/>
                                <a:gd name="T39" fmla="*/ -1212 h 1188"/>
                                <a:gd name="T40" fmla="+- 0 5541 5141"/>
                                <a:gd name="T41" fmla="*/ T40 w 1051"/>
                                <a:gd name="T42" fmla="+- 0 -25 -1212"/>
                                <a:gd name="T43" fmla="*/ -25 h 1188"/>
                                <a:gd name="T44" fmla="+- 0 5541 5141"/>
                                <a:gd name="T45" fmla="*/ T44 w 1051"/>
                                <a:gd name="T46" fmla="+- 0 -1212 -1212"/>
                                <a:gd name="T47" fmla="*/ -1212 h 1188"/>
                                <a:gd name="T48" fmla="+- 0 5782 5141"/>
                                <a:gd name="T49" fmla="*/ T48 w 1051"/>
                                <a:gd name="T50" fmla="+- 0 -25 -1212"/>
                                <a:gd name="T51" fmla="*/ -25 h 1188"/>
                                <a:gd name="T52" fmla="+- 0 5782 5141"/>
                                <a:gd name="T53" fmla="*/ T52 w 1051"/>
                                <a:gd name="T54" fmla="+- 0 -1212 -1212"/>
                                <a:gd name="T55" fmla="*/ -1212 h 1188"/>
                                <a:gd name="T56" fmla="+- 0 6023 5141"/>
                                <a:gd name="T57" fmla="*/ T56 w 1051"/>
                                <a:gd name="T58" fmla="+- 0 -25 -1212"/>
                                <a:gd name="T59" fmla="*/ -25 h 1188"/>
                                <a:gd name="T60" fmla="+- 0 6023 5141"/>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1" y="987"/>
                                  </a:lnTo>
                                  <a:moveTo>
                                    <a:pt x="0" y="720"/>
                                  </a:moveTo>
                                  <a:lnTo>
                                    <a:pt x="1051" y="720"/>
                                  </a:lnTo>
                                  <a:moveTo>
                                    <a:pt x="0" y="454"/>
                                  </a:moveTo>
                                  <a:lnTo>
                                    <a:pt x="1051" y="454"/>
                                  </a:lnTo>
                                  <a:moveTo>
                                    <a:pt x="0" y="187"/>
                                  </a:moveTo>
                                  <a:lnTo>
                                    <a:pt x="1051"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 name="docshape399"/>
                          <wps:cNvSpPr>
                            <a:spLocks/>
                          </wps:cNvSpPr>
                          <wps:spPr bwMode="auto">
                            <a:xfrm>
                              <a:off x="5141" y="-1213"/>
                              <a:ext cx="1051" cy="1188"/>
                            </a:xfrm>
                            <a:custGeom>
                              <a:avLst/>
                              <a:gdLst>
                                <a:gd name="T0" fmla="+- 0 5141 5141"/>
                                <a:gd name="T1" fmla="*/ T0 w 1051"/>
                                <a:gd name="T2" fmla="+- 0 -92 -1212"/>
                                <a:gd name="T3" fmla="*/ -92 h 1188"/>
                                <a:gd name="T4" fmla="+- 0 6192 5141"/>
                                <a:gd name="T5" fmla="*/ T4 w 1051"/>
                                <a:gd name="T6" fmla="+- 0 -92 -1212"/>
                                <a:gd name="T7" fmla="*/ -92 h 1188"/>
                                <a:gd name="T8" fmla="+- 0 5141 5141"/>
                                <a:gd name="T9" fmla="*/ T8 w 1051"/>
                                <a:gd name="T10" fmla="+- 0 -359 -1212"/>
                                <a:gd name="T11" fmla="*/ -359 h 1188"/>
                                <a:gd name="T12" fmla="+- 0 6192 5141"/>
                                <a:gd name="T13" fmla="*/ T12 w 1051"/>
                                <a:gd name="T14" fmla="+- 0 -359 -1212"/>
                                <a:gd name="T15" fmla="*/ -359 h 1188"/>
                                <a:gd name="T16" fmla="+- 0 5141 5141"/>
                                <a:gd name="T17" fmla="*/ T16 w 1051"/>
                                <a:gd name="T18" fmla="+- 0 -625 -1212"/>
                                <a:gd name="T19" fmla="*/ -625 h 1188"/>
                                <a:gd name="T20" fmla="+- 0 6192 5141"/>
                                <a:gd name="T21" fmla="*/ T20 w 1051"/>
                                <a:gd name="T22" fmla="+- 0 -625 -1212"/>
                                <a:gd name="T23" fmla="*/ -625 h 1188"/>
                                <a:gd name="T24" fmla="+- 0 5141 5141"/>
                                <a:gd name="T25" fmla="*/ T24 w 1051"/>
                                <a:gd name="T26" fmla="+- 0 -892 -1212"/>
                                <a:gd name="T27" fmla="*/ -892 h 1188"/>
                                <a:gd name="T28" fmla="+- 0 6192 5141"/>
                                <a:gd name="T29" fmla="*/ T28 w 1051"/>
                                <a:gd name="T30" fmla="+- 0 -892 -1212"/>
                                <a:gd name="T31" fmla="*/ -892 h 1188"/>
                                <a:gd name="T32" fmla="+- 0 5141 5141"/>
                                <a:gd name="T33" fmla="*/ T32 w 1051"/>
                                <a:gd name="T34" fmla="+- 0 -1158 -1212"/>
                                <a:gd name="T35" fmla="*/ -1158 h 1188"/>
                                <a:gd name="T36" fmla="+- 0 6192 5141"/>
                                <a:gd name="T37" fmla="*/ T36 w 1051"/>
                                <a:gd name="T38" fmla="+- 0 -1158 -1212"/>
                                <a:gd name="T39" fmla="*/ -1158 h 1188"/>
                                <a:gd name="T40" fmla="+- 0 5179 5141"/>
                                <a:gd name="T41" fmla="*/ T40 w 1051"/>
                                <a:gd name="T42" fmla="+- 0 -25 -1212"/>
                                <a:gd name="T43" fmla="*/ -25 h 1188"/>
                                <a:gd name="T44" fmla="+- 0 5179 5141"/>
                                <a:gd name="T45" fmla="*/ T44 w 1051"/>
                                <a:gd name="T46" fmla="+- 0 -1212 -1212"/>
                                <a:gd name="T47" fmla="*/ -1212 h 1188"/>
                                <a:gd name="T48" fmla="+- 0 5420 5141"/>
                                <a:gd name="T49" fmla="*/ T48 w 1051"/>
                                <a:gd name="T50" fmla="+- 0 -25 -1212"/>
                                <a:gd name="T51" fmla="*/ -25 h 1188"/>
                                <a:gd name="T52" fmla="+- 0 5420 5141"/>
                                <a:gd name="T53" fmla="*/ T52 w 1051"/>
                                <a:gd name="T54" fmla="+- 0 -1212 -1212"/>
                                <a:gd name="T55" fmla="*/ -1212 h 1188"/>
                                <a:gd name="T56" fmla="+- 0 5662 5141"/>
                                <a:gd name="T57" fmla="*/ T56 w 1051"/>
                                <a:gd name="T58" fmla="+- 0 -25 -1212"/>
                                <a:gd name="T59" fmla="*/ -25 h 1188"/>
                                <a:gd name="T60" fmla="+- 0 5662 5141"/>
                                <a:gd name="T61" fmla="*/ T60 w 1051"/>
                                <a:gd name="T62" fmla="+- 0 -1212 -1212"/>
                                <a:gd name="T63" fmla="*/ -1212 h 1188"/>
                                <a:gd name="T64" fmla="+- 0 5903 5141"/>
                                <a:gd name="T65" fmla="*/ T64 w 1051"/>
                                <a:gd name="T66" fmla="+- 0 -25 -1212"/>
                                <a:gd name="T67" fmla="*/ -25 h 1188"/>
                                <a:gd name="T68" fmla="+- 0 5903 5141"/>
                                <a:gd name="T69" fmla="*/ T68 w 1051"/>
                                <a:gd name="T70" fmla="+- 0 -1212 -1212"/>
                                <a:gd name="T71" fmla="*/ -1212 h 1188"/>
                                <a:gd name="T72" fmla="+- 0 6144 5141"/>
                                <a:gd name="T73" fmla="*/ T72 w 1051"/>
                                <a:gd name="T74" fmla="+- 0 -25 -1212"/>
                                <a:gd name="T75" fmla="*/ -25 h 1188"/>
                                <a:gd name="T76" fmla="+- 0 6144 5141"/>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8" y="1187"/>
                                  </a:moveTo>
                                  <a:lnTo>
                                    <a:pt x="38" y="0"/>
                                  </a:lnTo>
                                  <a:moveTo>
                                    <a:pt x="279" y="1187"/>
                                  </a:moveTo>
                                  <a:lnTo>
                                    <a:pt x="279"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docshape400"/>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649 -1158"/>
                                <a:gd name="T11" fmla="*/ -649 h 1066"/>
                                <a:gd name="T12" fmla="+- 0 5218 5189"/>
                                <a:gd name="T13" fmla="*/ T12 w 956"/>
                                <a:gd name="T14" fmla="+- 0 -481 -1158"/>
                                <a:gd name="T15" fmla="*/ -481 h 1066"/>
                                <a:gd name="T16" fmla="+- 0 5227 5189"/>
                                <a:gd name="T17" fmla="*/ T16 w 956"/>
                                <a:gd name="T18" fmla="+- 0 -589 -1158"/>
                                <a:gd name="T19" fmla="*/ -589 h 1066"/>
                                <a:gd name="T20" fmla="+- 0 5237 5189"/>
                                <a:gd name="T21" fmla="*/ T20 w 956"/>
                                <a:gd name="T22" fmla="+- 0 -1094 -1158"/>
                                <a:gd name="T23" fmla="*/ -1094 h 1066"/>
                                <a:gd name="T24" fmla="+- 0 5247 5189"/>
                                <a:gd name="T25" fmla="*/ T24 w 956"/>
                                <a:gd name="T26" fmla="+- 0 -1116 -1158"/>
                                <a:gd name="T27" fmla="*/ -1116 h 1066"/>
                                <a:gd name="T28" fmla="+- 0 5256 5189"/>
                                <a:gd name="T29" fmla="*/ T28 w 956"/>
                                <a:gd name="T30" fmla="+- 0 -1086 -1158"/>
                                <a:gd name="T31" fmla="*/ -1086 h 1066"/>
                                <a:gd name="T32" fmla="+- 0 5266 5189"/>
                                <a:gd name="T33" fmla="*/ T32 w 956"/>
                                <a:gd name="T34" fmla="+- 0 -1088 -1158"/>
                                <a:gd name="T35" fmla="*/ -1088 h 1066"/>
                                <a:gd name="T36" fmla="+- 0 5276 5189"/>
                                <a:gd name="T37" fmla="*/ T36 w 956"/>
                                <a:gd name="T38" fmla="+- 0 -1101 -1158"/>
                                <a:gd name="T39" fmla="*/ -1101 h 1066"/>
                                <a:gd name="T40" fmla="+- 0 5285 5189"/>
                                <a:gd name="T41" fmla="*/ T40 w 956"/>
                                <a:gd name="T42" fmla="+- 0 -1116 -1158"/>
                                <a:gd name="T43" fmla="*/ -1116 h 1066"/>
                                <a:gd name="T44" fmla="+- 0 5295 5189"/>
                                <a:gd name="T45" fmla="*/ T44 w 956"/>
                                <a:gd name="T46" fmla="+- 0 -1128 -1158"/>
                                <a:gd name="T47" fmla="*/ -1128 h 1066"/>
                                <a:gd name="T48" fmla="+- 0 5353 5189"/>
                                <a:gd name="T49" fmla="*/ T48 w 956"/>
                                <a:gd name="T50" fmla="+- 0 -1154 -1158"/>
                                <a:gd name="T51" fmla="*/ -1154 h 1066"/>
                                <a:gd name="T52" fmla="+- 0 5401 5189"/>
                                <a:gd name="T53" fmla="*/ T52 w 956"/>
                                <a:gd name="T54" fmla="+- 0 -1157 -1158"/>
                                <a:gd name="T55" fmla="*/ -1157 h 1066"/>
                                <a:gd name="T56" fmla="+- 0 5411 5189"/>
                                <a:gd name="T57" fmla="*/ T56 w 956"/>
                                <a:gd name="T58" fmla="+- 0 -1158 -1158"/>
                                <a:gd name="T59" fmla="*/ -1158 h 1066"/>
                                <a:gd name="T60" fmla="+- 0 5420 5189"/>
                                <a:gd name="T61" fmla="*/ T60 w 956"/>
                                <a:gd name="T62" fmla="+- 0 -1158 -1158"/>
                                <a:gd name="T63" fmla="*/ -1158 h 1066"/>
                                <a:gd name="T64" fmla="+- 0 5430 5189"/>
                                <a:gd name="T65" fmla="*/ T64 w 956"/>
                                <a:gd name="T66" fmla="+- 0 -1158 -1158"/>
                                <a:gd name="T67" fmla="*/ -1158 h 1066"/>
                                <a:gd name="T68" fmla="+- 0 5440 5189"/>
                                <a:gd name="T69" fmla="*/ T68 w 956"/>
                                <a:gd name="T70" fmla="+- 0 -1158 -1158"/>
                                <a:gd name="T71" fmla="*/ -1158 h 1066"/>
                                <a:gd name="T72" fmla="+- 0 5449 5189"/>
                                <a:gd name="T73" fmla="*/ T72 w 956"/>
                                <a:gd name="T74" fmla="+- 0 -1158 -1158"/>
                                <a:gd name="T75" fmla="*/ -1158 h 1066"/>
                                <a:gd name="T76" fmla="+- 0 5459 5189"/>
                                <a:gd name="T77" fmla="*/ T76 w 956"/>
                                <a:gd name="T78" fmla="+- 0 -1158 -1158"/>
                                <a:gd name="T79" fmla="*/ -1158 h 1066"/>
                                <a:gd name="T80" fmla="+- 0 5469 5189"/>
                                <a:gd name="T81" fmla="*/ T80 w 956"/>
                                <a:gd name="T82" fmla="+- 0 -1158 -1158"/>
                                <a:gd name="T83" fmla="*/ -1158 h 1066"/>
                                <a:gd name="T84" fmla="+- 0 5478 5189"/>
                                <a:gd name="T85" fmla="*/ T84 w 956"/>
                                <a:gd name="T86" fmla="+- 0 -1158 -1158"/>
                                <a:gd name="T87" fmla="*/ -1158 h 1066"/>
                                <a:gd name="T88" fmla="+- 0 5488 5189"/>
                                <a:gd name="T89" fmla="*/ T88 w 956"/>
                                <a:gd name="T90" fmla="+- 0 -1158 -1158"/>
                                <a:gd name="T91" fmla="*/ -1158 h 1066"/>
                                <a:gd name="T92" fmla="+- 0 5691 5189"/>
                                <a:gd name="T93" fmla="*/ T92 w 956"/>
                                <a:gd name="T94" fmla="+- 0 -1158 -1158"/>
                                <a:gd name="T95" fmla="*/ -1158 h 1066"/>
                                <a:gd name="T96" fmla="+- 0 5700 5189"/>
                                <a:gd name="T97" fmla="*/ T96 w 956"/>
                                <a:gd name="T98" fmla="+- 0 -1158 -1158"/>
                                <a:gd name="T99" fmla="*/ -1158 h 1066"/>
                                <a:gd name="T100" fmla="+- 0 5710 5189"/>
                                <a:gd name="T101" fmla="*/ T100 w 956"/>
                                <a:gd name="T102" fmla="+- 0 -1158 -1158"/>
                                <a:gd name="T103" fmla="*/ -1158 h 1066"/>
                                <a:gd name="T104" fmla="+- 0 5720 5189"/>
                                <a:gd name="T105" fmla="*/ T104 w 956"/>
                                <a:gd name="T106" fmla="+- 0 -1158 -1158"/>
                                <a:gd name="T107" fmla="*/ -1158 h 1066"/>
                                <a:gd name="T108" fmla="+- 0 5729 5189"/>
                                <a:gd name="T109" fmla="*/ T108 w 956"/>
                                <a:gd name="T110" fmla="+- 0 -1158 -1158"/>
                                <a:gd name="T111" fmla="*/ -1158 h 1066"/>
                                <a:gd name="T112" fmla="+- 0 5739 5189"/>
                                <a:gd name="T113" fmla="*/ T112 w 956"/>
                                <a:gd name="T114" fmla="+- 0 -1158 -1158"/>
                                <a:gd name="T115" fmla="*/ -1158 h 1066"/>
                                <a:gd name="T116" fmla="+- 0 5748 5189"/>
                                <a:gd name="T117" fmla="*/ T116 w 956"/>
                                <a:gd name="T118" fmla="+- 0 -1158 -1158"/>
                                <a:gd name="T119" fmla="*/ -1158 h 1066"/>
                                <a:gd name="T120" fmla="+- 0 5758 5189"/>
                                <a:gd name="T121" fmla="*/ T120 w 956"/>
                                <a:gd name="T122" fmla="+- 0 -1158 -1158"/>
                                <a:gd name="T123" fmla="*/ -1158 h 1066"/>
                                <a:gd name="T124" fmla="+- 0 5835 5189"/>
                                <a:gd name="T125" fmla="*/ T124 w 956"/>
                                <a:gd name="T126" fmla="+- 0 -1158 -1158"/>
                                <a:gd name="T127" fmla="*/ -1158 h 1066"/>
                                <a:gd name="T128" fmla="+- 0 5845 5189"/>
                                <a:gd name="T129" fmla="*/ T128 w 956"/>
                                <a:gd name="T130" fmla="+- 0 -1158 -1158"/>
                                <a:gd name="T131" fmla="*/ -1158 h 1066"/>
                                <a:gd name="T132" fmla="+- 0 5932 5189"/>
                                <a:gd name="T133" fmla="*/ T132 w 956"/>
                                <a:gd name="T134" fmla="+- 0 -1158 -1158"/>
                                <a:gd name="T135" fmla="*/ -1158 h 1066"/>
                                <a:gd name="T136" fmla="+- 0 5941 5189"/>
                                <a:gd name="T137" fmla="*/ T136 w 956"/>
                                <a:gd name="T138" fmla="+- 0 -1158 -1158"/>
                                <a:gd name="T139" fmla="*/ -1158 h 1066"/>
                                <a:gd name="T140" fmla="+- 0 5951 5189"/>
                                <a:gd name="T141" fmla="*/ T140 w 956"/>
                                <a:gd name="T142" fmla="+- 0 -1158 -1158"/>
                                <a:gd name="T143" fmla="*/ -1158 h 1066"/>
                                <a:gd name="T144" fmla="+- 0 5961 5189"/>
                                <a:gd name="T145" fmla="*/ T144 w 956"/>
                                <a:gd name="T146" fmla="+- 0 -1158 -1158"/>
                                <a:gd name="T147" fmla="*/ -1158 h 1066"/>
                                <a:gd name="T148" fmla="+- 0 5970 5189"/>
                                <a:gd name="T149" fmla="*/ T148 w 956"/>
                                <a:gd name="T150" fmla="+- 0 -1158 -1158"/>
                                <a:gd name="T151" fmla="*/ -1158 h 1066"/>
                                <a:gd name="T152" fmla="+- 0 5980 5189"/>
                                <a:gd name="T153" fmla="*/ T152 w 956"/>
                                <a:gd name="T154" fmla="+- 0 -1158 -1158"/>
                                <a:gd name="T155" fmla="*/ -1158 h 1066"/>
                                <a:gd name="T156" fmla="+- 0 5990 5189"/>
                                <a:gd name="T157" fmla="*/ T156 w 956"/>
                                <a:gd name="T158" fmla="+- 0 -1158 -1158"/>
                                <a:gd name="T159" fmla="*/ -1158 h 1066"/>
                                <a:gd name="T160" fmla="+- 0 5999 5189"/>
                                <a:gd name="T161" fmla="*/ T160 w 956"/>
                                <a:gd name="T162" fmla="+- 0 -1158 -1158"/>
                                <a:gd name="T163" fmla="*/ -1158 h 1066"/>
                                <a:gd name="T164" fmla="+- 0 6134 5189"/>
                                <a:gd name="T165" fmla="*/ T164 w 956"/>
                                <a:gd name="T166" fmla="+- 0 -1158 -1158"/>
                                <a:gd name="T167" fmla="*/ -1158 h 1066"/>
                                <a:gd name="T168" fmla="+- 0 6144 5189"/>
                                <a:gd name="T169" fmla="*/ T168 w 956"/>
                                <a:gd name="T170" fmla="+- 0 -1158 -1158"/>
                                <a:gd name="T17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956" h="1066">
                                  <a:moveTo>
                                    <a:pt x="0" y="1066"/>
                                  </a:moveTo>
                                  <a:lnTo>
                                    <a:pt x="9" y="1066"/>
                                  </a:lnTo>
                                  <a:lnTo>
                                    <a:pt x="19" y="509"/>
                                  </a:lnTo>
                                  <a:lnTo>
                                    <a:pt x="29" y="677"/>
                                  </a:lnTo>
                                  <a:lnTo>
                                    <a:pt x="38" y="569"/>
                                  </a:lnTo>
                                  <a:lnTo>
                                    <a:pt x="48" y="64"/>
                                  </a:lnTo>
                                  <a:lnTo>
                                    <a:pt x="58" y="42"/>
                                  </a:lnTo>
                                  <a:lnTo>
                                    <a:pt x="67" y="72"/>
                                  </a:lnTo>
                                  <a:lnTo>
                                    <a:pt x="77" y="70"/>
                                  </a:lnTo>
                                  <a:lnTo>
                                    <a:pt x="87" y="57"/>
                                  </a:lnTo>
                                  <a:lnTo>
                                    <a:pt x="96" y="42"/>
                                  </a:lnTo>
                                  <a:lnTo>
                                    <a:pt x="106" y="30"/>
                                  </a:lnTo>
                                  <a:lnTo>
                                    <a:pt x="164" y="4"/>
                                  </a:lnTo>
                                  <a:lnTo>
                                    <a:pt x="212" y="1"/>
                                  </a:lnTo>
                                  <a:lnTo>
                                    <a:pt x="222" y="0"/>
                                  </a:lnTo>
                                  <a:lnTo>
                                    <a:pt x="231" y="0"/>
                                  </a:lnTo>
                                  <a:lnTo>
                                    <a:pt x="241" y="0"/>
                                  </a:lnTo>
                                  <a:lnTo>
                                    <a:pt x="251" y="0"/>
                                  </a:lnTo>
                                  <a:lnTo>
                                    <a:pt x="260" y="0"/>
                                  </a:lnTo>
                                  <a:lnTo>
                                    <a:pt x="270" y="0"/>
                                  </a:lnTo>
                                  <a:lnTo>
                                    <a:pt x="280" y="0"/>
                                  </a:lnTo>
                                  <a:lnTo>
                                    <a:pt x="289" y="0"/>
                                  </a:lnTo>
                                  <a:lnTo>
                                    <a:pt x="299" y="0"/>
                                  </a:lnTo>
                                  <a:lnTo>
                                    <a:pt x="502" y="0"/>
                                  </a:lnTo>
                                  <a:lnTo>
                                    <a:pt x="511" y="0"/>
                                  </a:lnTo>
                                  <a:lnTo>
                                    <a:pt x="521" y="0"/>
                                  </a:lnTo>
                                  <a:lnTo>
                                    <a:pt x="531" y="0"/>
                                  </a:lnTo>
                                  <a:lnTo>
                                    <a:pt x="540" y="0"/>
                                  </a:lnTo>
                                  <a:lnTo>
                                    <a:pt x="550" y="0"/>
                                  </a:lnTo>
                                  <a:lnTo>
                                    <a:pt x="559" y="0"/>
                                  </a:lnTo>
                                  <a:lnTo>
                                    <a:pt x="569" y="0"/>
                                  </a:lnTo>
                                  <a:lnTo>
                                    <a:pt x="646" y="0"/>
                                  </a:lnTo>
                                  <a:lnTo>
                                    <a:pt x="656" y="0"/>
                                  </a:lnTo>
                                  <a:lnTo>
                                    <a:pt x="743" y="0"/>
                                  </a:lnTo>
                                  <a:lnTo>
                                    <a:pt x="752" y="0"/>
                                  </a:lnTo>
                                  <a:lnTo>
                                    <a:pt x="762" y="0"/>
                                  </a:lnTo>
                                  <a:lnTo>
                                    <a:pt x="772" y="0"/>
                                  </a:lnTo>
                                  <a:lnTo>
                                    <a:pt x="781" y="0"/>
                                  </a:lnTo>
                                  <a:lnTo>
                                    <a:pt x="791" y="0"/>
                                  </a:lnTo>
                                  <a:lnTo>
                                    <a:pt x="801" y="0"/>
                                  </a:lnTo>
                                  <a:lnTo>
                                    <a:pt x="810"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8" name="docshape401"/>
                          <wps:cNvSpPr>
                            <a:spLocks/>
                          </wps:cNvSpPr>
                          <wps:spPr bwMode="auto">
                            <a:xfrm>
                              <a:off x="5188" y="-1159"/>
                              <a:ext cx="956" cy="1066"/>
                            </a:xfrm>
                            <a:custGeom>
                              <a:avLst/>
                              <a:gdLst>
                                <a:gd name="T0" fmla="+- 0 5189 5189"/>
                                <a:gd name="T1" fmla="*/ T0 w 956"/>
                                <a:gd name="T2" fmla="+- 0 -92 -1158"/>
                                <a:gd name="T3" fmla="*/ -92 h 1066"/>
                                <a:gd name="T4" fmla="+- 0 5198 5189"/>
                                <a:gd name="T5" fmla="*/ T4 w 956"/>
                                <a:gd name="T6" fmla="+- 0 -92 -1158"/>
                                <a:gd name="T7" fmla="*/ -92 h 1066"/>
                                <a:gd name="T8" fmla="+- 0 5208 5189"/>
                                <a:gd name="T9" fmla="*/ T8 w 956"/>
                                <a:gd name="T10" fmla="+- 0 -92 -1158"/>
                                <a:gd name="T11" fmla="*/ -92 h 1066"/>
                                <a:gd name="T12" fmla="+- 0 5218 5189"/>
                                <a:gd name="T13" fmla="*/ T12 w 956"/>
                                <a:gd name="T14" fmla="+- 0 -92 -1158"/>
                                <a:gd name="T15" fmla="*/ -92 h 1066"/>
                                <a:gd name="T16" fmla="+- 0 5227 5189"/>
                                <a:gd name="T17" fmla="*/ T16 w 956"/>
                                <a:gd name="T18" fmla="+- 0 -92 -1158"/>
                                <a:gd name="T19" fmla="*/ -92 h 1066"/>
                                <a:gd name="T20" fmla="+- 0 5237 5189"/>
                                <a:gd name="T21" fmla="*/ T20 w 956"/>
                                <a:gd name="T22" fmla="+- 0 -158 -1158"/>
                                <a:gd name="T23" fmla="*/ -158 h 1066"/>
                                <a:gd name="T24" fmla="+- 0 5247 5189"/>
                                <a:gd name="T25" fmla="*/ T24 w 956"/>
                                <a:gd name="T26" fmla="+- 0 -250 -1158"/>
                                <a:gd name="T27" fmla="*/ -250 h 1066"/>
                                <a:gd name="T28" fmla="+- 0 5256 5189"/>
                                <a:gd name="T29" fmla="*/ T28 w 956"/>
                                <a:gd name="T30" fmla="+- 0 -250 -1158"/>
                                <a:gd name="T31" fmla="*/ -250 h 1066"/>
                                <a:gd name="T32" fmla="+- 0 5266 5189"/>
                                <a:gd name="T33" fmla="*/ T32 w 956"/>
                                <a:gd name="T34" fmla="+- 0 -553 -1158"/>
                                <a:gd name="T35" fmla="*/ -553 h 1066"/>
                                <a:gd name="T36" fmla="+- 0 5276 5189"/>
                                <a:gd name="T37" fmla="*/ T36 w 956"/>
                                <a:gd name="T38" fmla="+- 0 -967 -1158"/>
                                <a:gd name="T39" fmla="*/ -967 h 1066"/>
                                <a:gd name="T40" fmla="+- 0 5285 5189"/>
                                <a:gd name="T41" fmla="*/ T40 w 956"/>
                                <a:gd name="T42" fmla="+- 0 -978 -1158"/>
                                <a:gd name="T43" fmla="*/ -978 h 1066"/>
                                <a:gd name="T44" fmla="+- 0 5295 5189"/>
                                <a:gd name="T45" fmla="*/ T44 w 956"/>
                                <a:gd name="T46" fmla="+- 0 -956 -1158"/>
                                <a:gd name="T47" fmla="*/ -956 h 1066"/>
                                <a:gd name="T48" fmla="+- 0 5305 5189"/>
                                <a:gd name="T49" fmla="*/ T48 w 956"/>
                                <a:gd name="T50" fmla="+- 0 -1017 -1158"/>
                                <a:gd name="T51" fmla="*/ -1017 h 1066"/>
                                <a:gd name="T52" fmla="+- 0 5334 5189"/>
                                <a:gd name="T53" fmla="*/ T52 w 956"/>
                                <a:gd name="T54" fmla="+- 0 -1082 -1158"/>
                                <a:gd name="T55" fmla="*/ -1082 h 1066"/>
                                <a:gd name="T56" fmla="+- 0 5372 5189"/>
                                <a:gd name="T57" fmla="*/ T56 w 956"/>
                                <a:gd name="T58" fmla="+- 0 -1134 -1158"/>
                                <a:gd name="T59" fmla="*/ -1134 h 1066"/>
                                <a:gd name="T60" fmla="+- 0 5430 5189"/>
                                <a:gd name="T61" fmla="*/ T60 w 956"/>
                                <a:gd name="T62" fmla="+- 0 -1156 -1158"/>
                                <a:gd name="T63" fmla="*/ -1156 h 1066"/>
                                <a:gd name="T64" fmla="+- 0 5488 5189"/>
                                <a:gd name="T65" fmla="*/ T64 w 956"/>
                                <a:gd name="T66" fmla="+- 0 -1158 -1158"/>
                                <a:gd name="T67" fmla="*/ -1158 h 1066"/>
                                <a:gd name="T68" fmla="+- 0 5498 5189"/>
                                <a:gd name="T69" fmla="*/ T68 w 956"/>
                                <a:gd name="T70" fmla="+- 0 -1158 -1158"/>
                                <a:gd name="T71" fmla="*/ -1158 h 1066"/>
                                <a:gd name="T72" fmla="+- 0 5507 5189"/>
                                <a:gd name="T73" fmla="*/ T72 w 956"/>
                                <a:gd name="T74" fmla="+- 0 -1158 -1158"/>
                                <a:gd name="T75" fmla="*/ -1158 h 1066"/>
                                <a:gd name="T76" fmla="+- 0 5517 5189"/>
                                <a:gd name="T77" fmla="*/ T76 w 956"/>
                                <a:gd name="T78" fmla="+- 0 -1158 -1158"/>
                                <a:gd name="T79" fmla="*/ -1158 h 1066"/>
                                <a:gd name="T80" fmla="+- 0 5527 5189"/>
                                <a:gd name="T81" fmla="*/ T80 w 956"/>
                                <a:gd name="T82" fmla="+- 0 -1158 -1158"/>
                                <a:gd name="T83" fmla="*/ -1158 h 1066"/>
                                <a:gd name="T84" fmla="+- 0 5536 5189"/>
                                <a:gd name="T85" fmla="*/ T84 w 956"/>
                                <a:gd name="T86" fmla="+- 0 -1158 -1158"/>
                                <a:gd name="T87" fmla="*/ -1158 h 1066"/>
                                <a:gd name="T88" fmla="+- 0 5546 5189"/>
                                <a:gd name="T89" fmla="*/ T88 w 956"/>
                                <a:gd name="T90" fmla="+- 0 -1158 -1158"/>
                                <a:gd name="T91" fmla="*/ -1158 h 1066"/>
                                <a:gd name="T92" fmla="+- 0 5555 5189"/>
                                <a:gd name="T93" fmla="*/ T92 w 956"/>
                                <a:gd name="T94" fmla="+- 0 -1158 -1158"/>
                                <a:gd name="T95" fmla="*/ -1158 h 1066"/>
                                <a:gd name="T96" fmla="+- 0 5565 5189"/>
                                <a:gd name="T97" fmla="*/ T96 w 956"/>
                                <a:gd name="T98" fmla="+- 0 -1158 -1158"/>
                                <a:gd name="T99" fmla="*/ -1158 h 1066"/>
                                <a:gd name="T100" fmla="+- 0 5575 5189"/>
                                <a:gd name="T101" fmla="*/ T100 w 956"/>
                                <a:gd name="T102" fmla="+- 0 -1158 -1158"/>
                                <a:gd name="T103" fmla="*/ -1158 h 1066"/>
                                <a:gd name="T104" fmla="+- 0 5584 5189"/>
                                <a:gd name="T105" fmla="*/ T104 w 956"/>
                                <a:gd name="T106" fmla="+- 0 -1158 -1158"/>
                                <a:gd name="T107" fmla="*/ -1158 h 1066"/>
                                <a:gd name="T108" fmla="+- 0 5845 5189"/>
                                <a:gd name="T109" fmla="*/ T108 w 956"/>
                                <a:gd name="T110" fmla="+- 0 -1158 -1158"/>
                                <a:gd name="T111" fmla="*/ -1158 h 1066"/>
                                <a:gd name="T112" fmla="+- 0 5855 5189"/>
                                <a:gd name="T113" fmla="*/ T112 w 956"/>
                                <a:gd name="T114" fmla="+- 0 -1158 -1158"/>
                                <a:gd name="T115" fmla="*/ -1158 h 1066"/>
                                <a:gd name="T116" fmla="+- 0 5912 5189"/>
                                <a:gd name="T117" fmla="*/ T116 w 956"/>
                                <a:gd name="T118" fmla="+- 0 -1158 -1158"/>
                                <a:gd name="T119" fmla="*/ -1158 h 1066"/>
                                <a:gd name="T120" fmla="+- 0 5922 5189"/>
                                <a:gd name="T121" fmla="*/ T120 w 956"/>
                                <a:gd name="T122" fmla="+- 0 -1158 -1158"/>
                                <a:gd name="T123" fmla="*/ -1158 h 1066"/>
                                <a:gd name="T124" fmla="+- 0 6009 5189"/>
                                <a:gd name="T125" fmla="*/ T124 w 956"/>
                                <a:gd name="T126" fmla="+- 0 -1158 -1158"/>
                                <a:gd name="T127" fmla="*/ -1158 h 1066"/>
                                <a:gd name="T128" fmla="+- 0 6019 5189"/>
                                <a:gd name="T129" fmla="*/ T128 w 956"/>
                                <a:gd name="T130" fmla="+- 0 -1158 -1158"/>
                                <a:gd name="T131" fmla="*/ -1158 h 1066"/>
                                <a:gd name="T132" fmla="+- 0 6134 5189"/>
                                <a:gd name="T133" fmla="*/ T132 w 956"/>
                                <a:gd name="T134" fmla="+- 0 -1158 -1158"/>
                                <a:gd name="T135" fmla="*/ -1158 h 1066"/>
                                <a:gd name="T136" fmla="+- 0 6144 5189"/>
                                <a:gd name="T137" fmla="*/ T136 w 956"/>
                                <a:gd name="T138" fmla="+- 0 -1158 -1158"/>
                                <a:gd name="T139"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6"/>
                                  </a:moveTo>
                                  <a:lnTo>
                                    <a:pt x="9" y="1066"/>
                                  </a:lnTo>
                                  <a:lnTo>
                                    <a:pt x="19" y="1066"/>
                                  </a:lnTo>
                                  <a:lnTo>
                                    <a:pt x="29" y="1066"/>
                                  </a:lnTo>
                                  <a:lnTo>
                                    <a:pt x="38" y="1066"/>
                                  </a:lnTo>
                                  <a:lnTo>
                                    <a:pt x="48" y="1000"/>
                                  </a:lnTo>
                                  <a:lnTo>
                                    <a:pt x="58" y="908"/>
                                  </a:lnTo>
                                  <a:lnTo>
                                    <a:pt x="67" y="908"/>
                                  </a:lnTo>
                                  <a:lnTo>
                                    <a:pt x="77" y="605"/>
                                  </a:lnTo>
                                  <a:lnTo>
                                    <a:pt x="87" y="191"/>
                                  </a:lnTo>
                                  <a:lnTo>
                                    <a:pt x="96" y="180"/>
                                  </a:lnTo>
                                  <a:lnTo>
                                    <a:pt x="106" y="202"/>
                                  </a:lnTo>
                                  <a:lnTo>
                                    <a:pt x="116" y="141"/>
                                  </a:lnTo>
                                  <a:lnTo>
                                    <a:pt x="145" y="76"/>
                                  </a:lnTo>
                                  <a:lnTo>
                                    <a:pt x="183" y="24"/>
                                  </a:lnTo>
                                  <a:lnTo>
                                    <a:pt x="241" y="2"/>
                                  </a:lnTo>
                                  <a:lnTo>
                                    <a:pt x="299" y="0"/>
                                  </a:lnTo>
                                  <a:lnTo>
                                    <a:pt x="309" y="0"/>
                                  </a:lnTo>
                                  <a:lnTo>
                                    <a:pt x="318" y="0"/>
                                  </a:lnTo>
                                  <a:lnTo>
                                    <a:pt x="328" y="0"/>
                                  </a:lnTo>
                                  <a:lnTo>
                                    <a:pt x="338" y="0"/>
                                  </a:lnTo>
                                  <a:lnTo>
                                    <a:pt x="347" y="0"/>
                                  </a:lnTo>
                                  <a:lnTo>
                                    <a:pt x="357" y="0"/>
                                  </a:lnTo>
                                  <a:lnTo>
                                    <a:pt x="366" y="0"/>
                                  </a:lnTo>
                                  <a:lnTo>
                                    <a:pt x="376" y="0"/>
                                  </a:lnTo>
                                  <a:lnTo>
                                    <a:pt x="386" y="0"/>
                                  </a:lnTo>
                                  <a:lnTo>
                                    <a:pt x="395" y="0"/>
                                  </a:lnTo>
                                  <a:lnTo>
                                    <a:pt x="656" y="0"/>
                                  </a:lnTo>
                                  <a:lnTo>
                                    <a:pt x="666" y="0"/>
                                  </a:lnTo>
                                  <a:lnTo>
                                    <a:pt x="723" y="0"/>
                                  </a:lnTo>
                                  <a:lnTo>
                                    <a:pt x="733" y="0"/>
                                  </a:lnTo>
                                  <a:lnTo>
                                    <a:pt x="820" y="0"/>
                                  </a:lnTo>
                                  <a:lnTo>
                                    <a:pt x="830"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docshape402"/>
                          <wps:cNvSpPr>
                            <a:spLocks/>
                          </wps:cNvSpPr>
                          <wps:spPr bwMode="auto">
                            <a:xfrm>
                              <a:off x="5188" y="-1159"/>
                              <a:ext cx="956" cy="1066"/>
                            </a:xfrm>
                            <a:custGeom>
                              <a:avLst/>
                              <a:gdLst>
                                <a:gd name="T0" fmla="+- 0 5198 5189"/>
                                <a:gd name="T1" fmla="*/ T0 w 956"/>
                                <a:gd name="T2" fmla="+- 0 -92 -1158"/>
                                <a:gd name="T3" fmla="*/ -92 h 1066"/>
                                <a:gd name="T4" fmla="+- 0 5218 5189"/>
                                <a:gd name="T5" fmla="*/ T4 w 956"/>
                                <a:gd name="T6" fmla="+- 0 -92 -1158"/>
                                <a:gd name="T7" fmla="*/ -92 h 1066"/>
                                <a:gd name="T8" fmla="+- 0 5237 5189"/>
                                <a:gd name="T9" fmla="*/ T8 w 956"/>
                                <a:gd name="T10" fmla="+- 0 -360 -1158"/>
                                <a:gd name="T11" fmla="*/ -360 h 1066"/>
                                <a:gd name="T12" fmla="+- 0 5276 5189"/>
                                <a:gd name="T13" fmla="*/ T12 w 956"/>
                                <a:gd name="T14" fmla="+- 0 -242 -1158"/>
                                <a:gd name="T15" fmla="*/ -242 h 1066"/>
                                <a:gd name="T16" fmla="+- 0 5295 5189"/>
                                <a:gd name="T17" fmla="*/ T16 w 956"/>
                                <a:gd name="T18" fmla="+- 0 -823 -1158"/>
                                <a:gd name="T19" fmla="*/ -823 h 1066"/>
                                <a:gd name="T20" fmla="+- 0 5314 5189"/>
                                <a:gd name="T21" fmla="*/ T20 w 956"/>
                                <a:gd name="T22" fmla="+- 0 -894 -1158"/>
                                <a:gd name="T23" fmla="*/ -894 h 1066"/>
                                <a:gd name="T24" fmla="+- 0 5334 5189"/>
                                <a:gd name="T25" fmla="*/ T24 w 956"/>
                                <a:gd name="T26" fmla="+- 0 -1017 -1158"/>
                                <a:gd name="T27" fmla="*/ -1017 h 1066"/>
                                <a:gd name="T28" fmla="+- 0 5401 5189"/>
                                <a:gd name="T29" fmla="*/ T28 w 956"/>
                                <a:gd name="T30" fmla="+- 0 -1149 -1158"/>
                                <a:gd name="T31" fmla="*/ -1149 h 1066"/>
                                <a:gd name="T32" fmla="+- 0 5430 5189"/>
                                <a:gd name="T33" fmla="*/ T32 w 956"/>
                                <a:gd name="T34" fmla="+- 0 -1139 -1158"/>
                                <a:gd name="T35" fmla="*/ -1139 h 1066"/>
                                <a:gd name="T36" fmla="+- 0 5449 5189"/>
                                <a:gd name="T37" fmla="*/ T36 w 956"/>
                                <a:gd name="T38" fmla="+- 0 -1074 -1158"/>
                                <a:gd name="T39" fmla="*/ -1074 h 1066"/>
                                <a:gd name="T40" fmla="+- 0 5498 5189"/>
                                <a:gd name="T41" fmla="*/ T40 w 956"/>
                                <a:gd name="T42" fmla="+- 0 -994 -1158"/>
                                <a:gd name="T43" fmla="*/ -994 h 1066"/>
                                <a:gd name="T44" fmla="+- 0 5584 5189"/>
                                <a:gd name="T45" fmla="*/ T44 w 956"/>
                                <a:gd name="T46" fmla="+- 0 -958 -1158"/>
                                <a:gd name="T47" fmla="*/ -958 h 1066"/>
                                <a:gd name="T48" fmla="+- 0 5604 5189"/>
                                <a:gd name="T49" fmla="*/ T48 w 956"/>
                                <a:gd name="T50" fmla="+- 0 -956 -1158"/>
                                <a:gd name="T51" fmla="*/ -956 h 1066"/>
                                <a:gd name="T52" fmla="+- 0 5623 5189"/>
                                <a:gd name="T53" fmla="*/ T52 w 956"/>
                                <a:gd name="T54" fmla="+- 0 -955 -1158"/>
                                <a:gd name="T55" fmla="*/ -955 h 1066"/>
                                <a:gd name="T56" fmla="+- 0 5642 5189"/>
                                <a:gd name="T57" fmla="*/ T56 w 956"/>
                                <a:gd name="T58" fmla="+- 0 -955 -1158"/>
                                <a:gd name="T59" fmla="*/ -955 h 1066"/>
                                <a:gd name="T60" fmla="+- 0 5662 5189"/>
                                <a:gd name="T61" fmla="*/ T60 w 956"/>
                                <a:gd name="T62" fmla="+- 0 -954 -1158"/>
                                <a:gd name="T63" fmla="*/ -954 h 1066"/>
                                <a:gd name="T64" fmla="+- 0 5681 5189"/>
                                <a:gd name="T65" fmla="*/ T64 w 956"/>
                                <a:gd name="T66" fmla="+- 0 -953 -1158"/>
                                <a:gd name="T67" fmla="*/ -953 h 1066"/>
                                <a:gd name="T68" fmla="+- 0 5700 5189"/>
                                <a:gd name="T69" fmla="*/ T68 w 956"/>
                                <a:gd name="T70" fmla="+- 0 -953 -1158"/>
                                <a:gd name="T71" fmla="*/ -953 h 1066"/>
                                <a:gd name="T72" fmla="+- 0 5720 5189"/>
                                <a:gd name="T73" fmla="*/ T72 w 956"/>
                                <a:gd name="T74" fmla="+- 0 -953 -1158"/>
                                <a:gd name="T75" fmla="*/ -953 h 1066"/>
                                <a:gd name="T76" fmla="+- 0 5739 5189"/>
                                <a:gd name="T77" fmla="*/ T76 w 956"/>
                                <a:gd name="T78" fmla="+- 0 -952 -1158"/>
                                <a:gd name="T79" fmla="*/ -952 h 1066"/>
                                <a:gd name="T80" fmla="+- 0 5758 5189"/>
                                <a:gd name="T81" fmla="*/ T80 w 956"/>
                                <a:gd name="T82" fmla="+- 0 -952 -1158"/>
                                <a:gd name="T83" fmla="*/ -952 h 1066"/>
                                <a:gd name="T84" fmla="+- 0 5777 5189"/>
                                <a:gd name="T85" fmla="*/ T84 w 956"/>
                                <a:gd name="T86" fmla="+- 0 -950 -1158"/>
                                <a:gd name="T87" fmla="*/ -950 h 1066"/>
                                <a:gd name="T88" fmla="+- 0 5797 5189"/>
                                <a:gd name="T89" fmla="*/ T88 w 956"/>
                                <a:gd name="T90" fmla="+- 0 -949 -1158"/>
                                <a:gd name="T91" fmla="*/ -949 h 1066"/>
                                <a:gd name="T92" fmla="+- 0 5816 5189"/>
                                <a:gd name="T93" fmla="*/ T92 w 956"/>
                                <a:gd name="T94" fmla="+- 0 -949 -1158"/>
                                <a:gd name="T95" fmla="*/ -949 h 1066"/>
                                <a:gd name="T96" fmla="+- 0 5835 5189"/>
                                <a:gd name="T97" fmla="*/ T96 w 956"/>
                                <a:gd name="T98" fmla="+- 0 -948 -1158"/>
                                <a:gd name="T99" fmla="*/ -948 h 1066"/>
                                <a:gd name="T100" fmla="+- 0 5855 5189"/>
                                <a:gd name="T101" fmla="*/ T100 w 956"/>
                                <a:gd name="T102" fmla="+- 0 -948 -1158"/>
                                <a:gd name="T103" fmla="*/ -948 h 1066"/>
                                <a:gd name="T104" fmla="+- 0 5874 5189"/>
                                <a:gd name="T105" fmla="*/ T104 w 956"/>
                                <a:gd name="T106" fmla="+- 0 -947 -1158"/>
                                <a:gd name="T107" fmla="*/ -947 h 1066"/>
                                <a:gd name="T108" fmla="+- 0 5893 5189"/>
                                <a:gd name="T109" fmla="*/ T108 w 956"/>
                                <a:gd name="T110" fmla="+- 0 -947 -1158"/>
                                <a:gd name="T111" fmla="*/ -947 h 1066"/>
                                <a:gd name="T112" fmla="+- 0 5912 5189"/>
                                <a:gd name="T113" fmla="*/ T112 w 956"/>
                                <a:gd name="T114" fmla="+- 0 -1008 -1158"/>
                                <a:gd name="T115" fmla="*/ -1008 h 1066"/>
                                <a:gd name="T116" fmla="+- 0 5941 5189"/>
                                <a:gd name="T117" fmla="*/ T116 w 956"/>
                                <a:gd name="T118" fmla="+- 0 -1126 -1158"/>
                                <a:gd name="T119" fmla="*/ -1126 h 1066"/>
                                <a:gd name="T120" fmla="+- 0 6028 5189"/>
                                <a:gd name="T121" fmla="*/ T120 w 956"/>
                                <a:gd name="T122" fmla="+- 0 -1158 -1158"/>
                                <a:gd name="T123" fmla="*/ -1158 h 1066"/>
                                <a:gd name="T124" fmla="+- 0 6048 5189"/>
                                <a:gd name="T125" fmla="*/ T124 w 956"/>
                                <a:gd name="T126" fmla="+- 0 -1158 -1158"/>
                                <a:gd name="T127" fmla="*/ -1158 h 1066"/>
                                <a:gd name="T128" fmla="+- 0 6144 5189"/>
                                <a:gd name="T129" fmla="*/ T128 w 956"/>
                                <a:gd name="T130" fmla="+- 0 -1158 -1158"/>
                                <a:gd name="T131"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9" y="1066"/>
                                  </a:lnTo>
                                  <a:lnTo>
                                    <a:pt x="19" y="1066"/>
                                  </a:lnTo>
                                  <a:lnTo>
                                    <a:pt x="29" y="1066"/>
                                  </a:lnTo>
                                  <a:lnTo>
                                    <a:pt x="38" y="582"/>
                                  </a:lnTo>
                                  <a:lnTo>
                                    <a:pt x="48" y="798"/>
                                  </a:lnTo>
                                  <a:lnTo>
                                    <a:pt x="58" y="870"/>
                                  </a:lnTo>
                                  <a:lnTo>
                                    <a:pt x="87" y="916"/>
                                  </a:lnTo>
                                  <a:lnTo>
                                    <a:pt x="96" y="505"/>
                                  </a:lnTo>
                                  <a:lnTo>
                                    <a:pt x="106" y="335"/>
                                  </a:lnTo>
                                  <a:lnTo>
                                    <a:pt x="116" y="298"/>
                                  </a:lnTo>
                                  <a:lnTo>
                                    <a:pt x="125" y="264"/>
                                  </a:lnTo>
                                  <a:lnTo>
                                    <a:pt x="135" y="226"/>
                                  </a:lnTo>
                                  <a:lnTo>
                                    <a:pt x="145" y="141"/>
                                  </a:lnTo>
                                  <a:lnTo>
                                    <a:pt x="164" y="55"/>
                                  </a:lnTo>
                                  <a:lnTo>
                                    <a:pt x="212" y="9"/>
                                  </a:lnTo>
                                  <a:lnTo>
                                    <a:pt x="231" y="8"/>
                                  </a:lnTo>
                                  <a:lnTo>
                                    <a:pt x="241" y="19"/>
                                  </a:lnTo>
                                  <a:lnTo>
                                    <a:pt x="251" y="52"/>
                                  </a:lnTo>
                                  <a:lnTo>
                                    <a:pt x="260" y="84"/>
                                  </a:lnTo>
                                  <a:lnTo>
                                    <a:pt x="270" y="106"/>
                                  </a:lnTo>
                                  <a:lnTo>
                                    <a:pt x="309" y="164"/>
                                  </a:lnTo>
                                  <a:lnTo>
                                    <a:pt x="366" y="196"/>
                                  </a:lnTo>
                                  <a:lnTo>
                                    <a:pt x="395" y="200"/>
                                  </a:lnTo>
                                  <a:lnTo>
                                    <a:pt x="405" y="201"/>
                                  </a:lnTo>
                                  <a:lnTo>
                                    <a:pt x="415" y="202"/>
                                  </a:lnTo>
                                  <a:lnTo>
                                    <a:pt x="424" y="202"/>
                                  </a:lnTo>
                                  <a:lnTo>
                                    <a:pt x="434" y="203"/>
                                  </a:lnTo>
                                  <a:lnTo>
                                    <a:pt x="444" y="203"/>
                                  </a:lnTo>
                                  <a:lnTo>
                                    <a:pt x="453" y="203"/>
                                  </a:lnTo>
                                  <a:lnTo>
                                    <a:pt x="463" y="204"/>
                                  </a:lnTo>
                                  <a:lnTo>
                                    <a:pt x="473" y="204"/>
                                  </a:lnTo>
                                  <a:lnTo>
                                    <a:pt x="482" y="204"/>
                                  </a:lnTo>
                                  <a:lnTo>
                                    <a:pt x="492" y="205"/>
                                  </a:lnTo>
                                  <a:lnTo>
                                    <a:pt x="502" y="205"/>
                                  </a:lnTo>
                                  <a:lnTo>
                                    <a:pt x="511" y="205"/>
                                  </a:lnTo>
                                  <a:lnTo>
                                    <a:pt x="521" y="205"/>
                                  </a:lnTo>
                                  <a:lnTo>
                                    <a:pt x="531" y="205"/>
                                  </a:lnTo>
                                  <a:lnTo>
                                    <a:pt x="540" y="205"/>
                                  </a:lnTo>
                                  <a:lnTo>
                                    <a:pt x="550" y="206"/>
                                  </a:lnTo>
                                  <a:lnTo>
                                    <a:pt x="559" y="206"/>
                                  </a:lnTo>
                                  <a:lnTo>
                                    <a:pt x="569" y="206"/>
                                  </a:lnTo>
                                  <a:lnTo>
                                    <a:pt x="579" y="207"/>
                                  </a:lnTo>
                                  <a:lnTo>
                                    <a:pt x="588" y="208"/>
                                  </a:lnTo>
                                  <a:lnTo>
                                    <a:pt x="598" y="208"/>
                                  </a:lnTo>
                                  <a:lnTo>
                                    <a:pt x="608" y="209"/>
                                  </a:lnTo>
                                  <a:lnTo>
                                    <a:pt x="617" y="209"/>
                                  </a:lnTo>
                                  <a:lnTo>
                                    <a:pt x="627" y="209"/>
                                  </a:lnTo>
                                  <a:lnTo>
                                    <a:pt x="637" y="210"/>
                                  </a:lnTo>
                                  <a:lnTo>
                                    <a:pt x="646" y="210"/>
                                  </a:lnTo>
                                  <a:lnTo>
                                    <a:pt x="656" y="210"/>
                                  </a:lnTo>
                                  <a:lnTo>
                                    <a:pt x="666" y="210"/>
                                  </a:lnTo>
                                  <a:lnTo>
                                    <a:pt x="675" y="211"/>
                                  </a:lnTo>
                                  <a:lnTo>
                                    <a:pt x="685" y="211"/>
                                  </a:lnTo>
                                  <a:lnTo>
                                    <a:pt x="695" y="211"/>
                                  </a:lnTo>
                                  <a:lnTo>
                                    <a:pt x="704" y="211"/>
                                  </a:lnTo>
                                  <a:lnTo>
                                    <a:pt x="714" y="211"/>
                                  </a:lnTo>
                                  <a:lnTo>
                                    <a:pt x="723" y="150"/>
                                  </a:lnTo>
                                  <a:lnTo>
                                    <a:pt x="733" y="99"/>
                                  </a:lnTo>
                                  <a:lnTo>
                                    <a:pt x="752" y="32"/>
                                  </a:lnTo>
                                  <a:lnTo>
                                    <a:pt x="810" y="0"/>
                                  </a:lnTo>
                                  <a:lnTo>
                                    <a:pt x="839" y="0"/>
                                  </a:lnTo>
                                  <a:lnTo>
                                    <a:pt x="849" y="0"/>
                                  </a:lnTo>
                                  <a:lnTo>
                                    <a:pt x="85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0" name="docshape403"/>
                          <wps:cNvSpPr>
                            <a:spLocks/>
                          </wps:cNvSpPr>
                          <wps:spPr bwMode="auto">
                            <a:xfrm>
                              <a:off x="5141"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docshape404"/>
                          <wps:cNvSpPr>
                            <a:spLocks/>
                          </wps:cNvSpPr>
                          <wps:spPr bwMode="auto">
                            <a:xfrm>
                              <a:off x="5179" y="-25"/>
                              <a:ext cx="965" cy="34"/>
                            </a:xfrm>
                            <a:custGeom>
                              <a:avLst/>
                              <a:gdLst>
                                <a:gd name="T0" fmla="+- 0 5179 5179"/>
                                <a:gd name="T1" fmla="*/ T0 w 965"/>
                                <a:gd name="T2" fmla="+- 0 9 -25"/>
                                <a:gd name="T3" fmla="*/ 9 h 34"/>
                                <a:gd name="T4" fmla="+- 0 5179 5179"/>
                                <a:gd name="T5" fmla="*/ T4 w 965"/>
                                <a:gd name="T6" fmla="+- 0 -25 -25"/>
                                <a:gd name="T7" fmla="*/ -25 h 34"/>
                                <a:gd name="T8" fmla="+- 0 5420 5179"/>
                                <a:gd name="T9" fmla="*/ T8 w 965"/>
                                <a:gd name="T10" fmla="+- 0 9 -25"/>
                                <a:gd name="T11" fmla="*/ 9 h 34"/>
                                <a:gd name="T12" fmla="+- 0 5420 5179"/>
                                <a:gd name="T13" fmla="*/ T12 w 965"/>
                                <a:gd name="T14" fmla="+- 0 -25 -25"/>
                                <a:gd name="T15" fmla="*/ -25 h 34"/>
                                <a:gd name="T16" fmla="+- 0 5662 5179"/>
                                <a:gd name="T17" fmla="*/ T16 w 965"/>
                                <a:gd name="T18" fmla="+- 0 9 -25"/>
                                <a:gd name="T19" fmla="*/ 9 h 34"/>
                                <a:gd name="T20" fmla="+- 0 5662 5179"/>
                                <a:gd name="T21" fmla="*/ T20 w 965"/>
                                <a:gd name="T22" fmla="+- 0 -25 -25"/>
                                <a:gd name="T23" fmla="*/ -25 h 34"/>
                                <a:gd name="T24" fmla="+- 0 5903 5179"/>
                                <a:gd name="T25" fmla="*/ T24 w 965"/>
                                <a:gd name="T26" fmla="+- 0 9 -25"/>
                                <a:gd name="T27" fmla="*/ 9 h 34"/>
                                <a:gd name="T28" fmla="+- 0 5903 5179"/>
                                <a:gd name="T29" fmla="*/ T28 w 965"/>
                                <a:gd name="T30" fmla="+- 0 -25 -25"/>
                                <a:gd name="T31" fmla="*/ -25 h 34"/>
                                <a:gd name="T32" fmla="+- 0 6144 5179"/>
                                <a:gd name="T33" fmla="*/ T32 w 965"/>
                                <a:gd name="T34" fmla="+- 0 9 -25"/>
                                <a:gd name="T35" fmla="*/ 9 h 34"/>
                                <a:gd name="T36" fmla="+- 0 6144 5179"/>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3" y="34"/>
                                  </a:moveTo>
                                  <a:lnTo>
                                    <a:pt x="483" y="0"/>
                                  </a:lnTo>
                                  <a:moveTo>
                                    <a:pt x="724" y="34"/>
                                  </a:moveTo>
                                  <a:lnTo>
                                    <a:pt x="724"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F45228D" id="docshapegroup397" o:spid="_x0000_s1026" style="position:absolute;margin-left:256.75pt;margin-top:-60.95pt;width:53.2pt;height:61.4pt;z-index:15760384;mso-position-horizontal-relative:page" coordorigin="5135,-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">
                  <v:shape id="docshape398" o:spid="_x0000_s1027"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" path="m,987r1051,m,720r1051,m,454r1051,m,187r1051,m159,1187l159,m400,1187l400,m641,1187l641,m882,1187l882,e" filled="f" strokecolor="#dedede" strokeweight=".16pt">
                    <v:path arrowok="t" o:connecttype="custom" o:connectlocs="0,-225;1051,-225;0,-492;1051,-492;0,-758;1051,-758;0,-1025;1051,-1025;159,-25;159,-1212;400,-25;400,-1212;641,-25;641,-1212;882,-25;882,-1212" o:connectangles="0,0,0,0,0,0,0,0,0,0,0,0,0,0,0,0"/>
                  </v:shape>
                  <v:shape id="docshape399" o:spid="_x0000_s1028" style="position:absolute;left:5141;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" path="m,1120r1051,m,853r1051,m,587r1051,m,320r1051,m,54r1051,m38,1187l38,m279,1187l279,m521,1187l521,m762,1187l762,t241,1187l1003,e" filled="f" strokecolor="#dedede" strokeweight=".1141mm">
                    <v:path arrowok="t" o:connecttype="custom" o:connectlocs="0,-92;1051,-92;0,-359;1051,-359;0,-625;1051,-625;0,-892;1051,-892;0,-1158;1051,-1158;38,-25;38,-1212;279,-25;279,-1212;521,-25;521,-1212;762,-25;762,-1212;1003,-25;1003,-1212" o:connectangles="0,0,0,0,0,0,0,0,0,0,0,0,0,0,0,0,0,0,0,0"/>
                  </v:shape>
                  <v:shape id="docshape400" o:spid="_x0000_s1029"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" path="m,1066r9,l19,509,29,677,38,569,48,64,58,42r9,30l77,70,87,57,96,42,106,30,164,4,212,1,222,r9,l241,r10,l260,r10,l280,r9,l299,,502,r9,l521,r10,l540,r10,l559,r10,l646,r10,l743,r9,l762,r10,l781,r10,l801,r9,l945,r10,e" filled="f" strokecolor="#f8766d" strokeweight=".71pt">
                    <v:path arrowok="t" o:connecttype="custom" o:connectlocs="0,-92;9,-92;19,-649;29,-481;38,-589;48,-1094;58,-1116;67,-1086;77,-1088;87,-1101;96,-1116;106,-1128;164,-1154;212,-1157;222,-1158;231,-1158;241,-1158;251,-1158;260,-1158;270,-1158;280,-1158;289,-1158;299,-1158;502,-1158;511,-1158;521,-1158;531,-1158;540,-1158;550,-1158;559,-1158;569,-1158;646,-1158;656,-1158;743,-1158;752,-1158;762,-1158;772,-1158;781,-1158;791,-1158;801,-1158;810,-1158;945,-1158;955,-1158" o:connectangles="0,0,0,0,0,0,0,0,0,0,0,0,0,0,0,0,0,0,0,0,0,0,0,0,0,0,0,0,0,0,0,0,0,0,0,0,0,0,0,0,0,0,0"/>
                  </v:shape>
                  <v:shape id="docshape401" o:spid="_x0000_s1030"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" path="m,1066r9,l19,1066r10,l38,1066r10,-66l58,908r9,l77,605,87,191r9,-11l106,202r10,-61l145,76,183,24,241,2,299,r10,l318,r10,l338,r9,l357,r9,l376,r10,l395,,656,r10,l723,r10,l820,r10,l945,r10,e" filled="f" strokecolor="#00ba38" strokeweight=".71pt">
                    <v:path arrowok="t" o:connecttype="custom" o:connectlocs="0,-92;9,-92;19,-92;29,-92;38,-92;48,-158;58,-250;67,-250;77,-553;87,-967;96,-978;106,-956;116,-1017;145,-1082;183,-1134;241,-1156;299,-1158;309,-1158;318,-1158;328,-1158;338,-1158;347,-1158;357,-1158;366,-1158;376,-1158;386,-1158;395,-1158;656,-1158;666,-1158;723,-1158;733,-1158;820,-1158;830,-1158;945,-1158;955,-1158" o:connectangles="0,0,0,0,0,0,0,0,0,0,0,0,0,0,0,0,0,0,0,0,0,0,0,0,0,0,0,0,0,0,0,0,0,0,0"/>
                  </v:shape>
                  <v:shape id="docshape402" o:spid="_x0000_s1031" style="position:absolute;left:5188;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" path="m,1066r9,l19,1066r10,l38,582,48,798r10,72l87,916,96,505,106,335r10,-37l125,264r10,-38l145,141,164,55,212,9,231,8r10,11l251,52r9,32l270,106r39,58l366,196r29,4l405,201r10,1l424,202r10,1l444,203r9,l463,204r10,l482,204r10,1l502,205r9,l521,205r10,l540,205r10,1l559,206r10,l579,207r9,1l598,208r10,1l617,209r10,l637,210r9,l656,210r10,l675,211r10,l695,211r9,l714,211r9,-61l733,99,752,32,810,r29,l849,r10,l945,r10,e" filled="f" strokecolor="#619cff" strokeweight=".71pt">
                    <v:path arrowok="t" o:connecttype="custom" o:connectlocs="9,-92;29,-92;48,-360;87,-242;106,-823;125,-894;145,-1017;212,-1149;241,-1139;260,-1074;309,-994;395,-958;415,-956;434,-955;453,-955;473,-954;492,-953;511,-953;531,-953;550,-952;569,-952;588,-950;608,-949;627,-949;646,-948;666,-948;685,-947;704,-947;723,-1008;752,-1126;839,-1158;859,-1158;955,-1158" o:connectangles="0,0,0,0,0,0,0,0,0,0,0,0,0,0,0,0,0,0,0,0,0,0,0,0,0,0,0,0,0,0,0,0,0"/>
                  </v:shape>
                  <v:rect id="docshape403" o:spid="_x0000_s1032" style="position:absolute;left:5141;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" filled="f" strokecolor="#b3b3b3" strokeweight=".22814mm">
                    <v:path arrowok="t"/>
                  </v:rect>
                  <v:shape id="docshape404" o:spid="_x0000_s1033" style="position:absolute;left:5179;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" path="m,34l,m241,34l241,m483,34l483,m724,34l724,m965,34l965,e" filled="f" strokecolor="#b3b3b3" strokeweight=".1141mm">
                    <v:path arrowok="t" o:connecttype="custom" o:connectlocs="0,9;0,-25;241,9;241,-25;483,9;483,-25;724,9;724,-25;965,9;965,-25" o:connectangles="0,0,0,0,0,0,0,0,0,0"/>
                  </v:shape>
                  <w10:wrap anchorx="page"/>
                </v:group>
              </w:pict>
            </mc:Fallback>
          </mc:AlternateContent>
        </w:r>
      </w:ins>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3"/>
          <w:sz w:val="16"/>
        </w:rPr>
        <w:t xml:space="preserve"> </w:t>
      </w:r>
      <w:r w:rsidR="00000000">
        <w:rPr>
          <w:rFonts w:ascii="Arial"/>
          <w:color w:val="4D4D4D"/>
          <w:spacing w:val="-12"/>
          <w:sz w:val="16"/>
        </w:rPr>
        <w:t>0</w:t>
      </w:r>
    </w:p>
    <w:p w14:paraId="05BB7B7D" w14:textId="77777777" w:rsidR="00A529FC" w:rsidRDefault="00000000">
      <w:pPr>
        <w:rPr>
          <w:rFonts w:ascii="Arial"/>
          <w:sz w:val="18"/>
        </w:rPr>
      </w:pPr>
      <w:r>
        <w:br w:type="column"/>
      </w:r>
    </w:p>
    <w:p w14:paraId="047D2469" w14:textId="77777777" w:rsidR="00A529FC" w:rsidRDefault="00A529FC">
      <w:pPr>
        <w:pStyle w:val="BodyText"/>
        <w:rPr>
          <w:rFonts w:ascii="Arial"/>
          <w:sz w:val="18"/>
        </w:rPr>
      </w:pPr>
    </w:p>
    <w:p w14:paraId="4FEA73E2" w14:textId="77777777" w:rsidR="00A529FC" w:rsidRDefault="00A529FC">
      <w:pPr>
        <w:pStyle w:val="BodyText"/>
        <w:rPr>
          <w:rFonts w:ascii="Arial"/>
          <w:sz w:val="18"/>
        </w:rPr>
      </w:pPr>
    </w:p>
    <w:p w14:paraId="706C9797" w14:textId="77777777" w:rsidR="00A529FC" w:rsidRDefault="00A529FC">
      <w:pPr>
        <w:pStyle w:val="BodyText"/>
        <w:rPr>
          <w:rFonts w:ascii="Arial"/>
          <w:sz w:val="18"/>
        </w:rPr>
      </w:pPr>
    </w:p>
    <w:p w14:paraId="11006AAD" w14:textId="77777777" w:rsidR="00A529FC" w:rsidRDefault="00A529FC">
      <w:pPr>
        <w:pStyle w:val="BodyText"/>
        <w:rPr>
          <w:rFonts w:ascii="Arial"/>
          <w:sz w:val="18"/>
        </w:rPr>
      </w:pPr>
    </w:p>
    <w:p w14:paraId="58093B33" w14:textId="77777777" w:rsidR="00A529FC" w:rsidRDefault="00A529FC">
      <w:pPr>
        <w:pStyle w:val="BodyText"/>
        <w:rPr>
          <w:rFonts w:ascii="Arial"/>
          <w:sz w:val="18"/>
        </w:rPr>
      </w:pPr>
    </w:p>
    <w:p w14:paraId="7530F0E3" w14:textId="77777777" w:rsidR="00A529FC" w:rsidRDefault="00A529FC">
      <w:pPr>
        <w:pStyle w:val="BodyText"/>
        <w:rPr>
          <w:rFonts w:ascii="Arial"/>
          <w:sz w:val="18"/>
        </w:rPr>
      </w:pPr>
    </w:p>
    <w:p w14:paraId="71961ABD" w14:textId="77777777" w:rsidR="00A529FC" w:rsidRDefault="00A529FC">
      <w:pPr>
        <w:pStyle w:val="BodyText"/>
        <w:rPr>
          <w:rFonts w:ascii="Arial"/>
          <w:sz w:val="18"/>
        </w:rPr>
      </w:pPr>
    </w:p>
    <w:p w14:paraId="268CC29E" w14:textId="77777777" w:rsidR="00A529FC" w:rsidRDefault="00A529FC">
      <w:pPr>
        <w:pStyle w:val="BodyText"/>
        <w:rPr>
          <w:rFonts w:ascii="Arial"/>
          <w:sz w:val="18"/>
        </w:rPr>
      </w:pPr>
    </w:p>
    <w:p w14:paraId="0112E7EA" w14:textId="77777777" w:rsidR="00A529FC" w:rsidRDefault="00A529FC">
      <w:pPr>
        <w:pStyle w:val="BodyText"/>
        <w:rPr>
          <w:rFonts w:ascii="Arial"/>
          <w:sz w:val="18"/>
        </w:rPr>
      </w:pPr>
    </w:p>
    <w:p w14:paraId="4D57BE8B" w14:textId="77777777" w:rsidR="00A529FC" w:rsidRDefault="00A529FC">
      <w:pPr>
        <w:pStyle w:val="BodyText"/>
        <w:rPr>
          <w:rFonts w:ascii="Arial"/>
          <w:sz w:val="18"/>
        </w:rPr>
      </w:pPr>
    </w:p>
    <w:p w14:paraId="3A35BFBA" w14:textId="77777777" w:rsidR="00A529FC" w:rsidRDefault="00A529FC">
      <w:pPr>
        <w:pStyle w:val="BodyText"/>
        <w:rPr>
          <w:rFonts w:ascii="Arial"/>
          <w:sz w:val="18"/>
        </w:rPr>
      </w:pPr>
    </w:p>
    <w:p w14:paraId="3B0910B9" w14:textId="77777777" w:rsidR="00A529FC" w:rsidRDefault="00A529FC">
      <w:pPr>
        <w:pStyle w:val="BodyText"/>
        <w:spacing w:before="11"/>
        <w:rPr>
          <w:rFonts w:ascii="Arial"/>
          <w:sz w:val="20"/>
        </w:rPr>
      </w:pPr>
    </w:p>
    <w:p w14:paraId="65D34DFD" w14:textId="3C541212" w:rsidR="00A529FC" w:rsidRDefault="002F233B">
      <w:pPr>
        <w:spacing w:line="179" w:lineRule="exact"/>
        <w:ind w:left="67"/>
        <w:rPr>
          <w:rFonts w:ascii="Arial"/>
          <w:sz w:val="16"/>
        </w:rPr>
      </w:pPr>
      <w:del w:id="526" w:author="Author" w:date="2022-09-10T01:53:00Z">
        <w:r>
          <w:rPr>
            <w:noProof/>
          </w:rPr>
          <mc:AlternateContent>
            <mc:Choice Requires="wpg">
              <w:drawing>
                <wp:anchor distT="0" distB="0" distL="114300" distR="114300" simplePos="0" relativeHeight="487660544" behindDoc="0" locked="0" layoutInCell="1" allowOverlap="1" wp14:anchorId="00460C0B" wp14:editId="1A48AAC2">
                  <wp:simplePos x="0" y="0"/>
                  <wp:positionH relativeFrom="page">
                    <wp:posOffset>4049395</wp:posOffset>
                  </wp:positionH>
                  <wp:positionV relativeFrom="paragraph">
                    <wp:posOffset>-1808480</wp:posOffset>
                  </wp:positionV>
                  <wp:extent cx="675640" cy="921385"/>
                  <wp:effectExtent l="0" t="0" r="10160" b="5715"/>
                  <wp:wrapNone/>
                  <wp:docPr id="980" name="docshapegroup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81" name="docshape406"/>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2" name="docshape407"/>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3" name="docshape408"/>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4" name="docshape409"/>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5" name="docshape410"/>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6" name="docshape411"/>
                          <wps:cNvSpPr>
                            <a:spLocks/>
                          </wps:cNvSpPr>
                          <wps:spPr bwMode="auto">
                            <a:xfrm>
                              <a:off x="6383" y="-2592"/>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7" name="docshape412"/>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8" name="docshape413"/>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C0717D" w14:textId="77777777" w:rsidR="00ED530C" w:rsidRDefault="00000000">
                                <w:pPr>
                                  <w:spacing w:before="35"/>
                                  <w:ind w:left="238"/>
                                  <w:rPr>
                                    <w:del w:id="527" w:author="Author" w:date="2022-09-10T01:53:00Z"/>
                                    <w:rFonts w:ascii="Arial"/>
                                    <w:sz w:val="16"/>
                                  </w:rPr>
                                </w:pPr>
                                <w:del w:id="528" w:author="Author" w:date="2022-09-10T01:53:00Z">
                                  <w:r>
                                    <w:rPr>
                                      <w:rFonts w:ascii="Arial"/>
                                      <w:color w:val="FFFFFF"/>
                                      <w:sz w:val="16"/>
                                    </w:rPr>
                                    <w:delText xml:space="preserve">Epoch </w:delText>
                                  </w:r>
                                  <w:r>
                                    <w:rPr>
                                      <w:rFonts w:ascii="Arial"/>
                                      <w:color w:val="FFFFFF"/>
                                      <w:spacing w:val="-10"/>
                                      <w:sz w:val="16"/>
                                    </w:rPr>
                                    <w:delText>3</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0460C0B" id="docshapegroup405" o:spid="_x0000_s1601" style="position:absolute;left:0;text-align:left;margin-left:318.85pt;margin-top:-142.4pt;width:53.2pt;height:72.55pt;z-index:487660544;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">
                  <v:shape id="docshape406" o:spid="_x0000_s1602"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7" o:spid="_x0000_s1603"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8" o:spid="_x0000_s1604"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&#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9" o:spid="_x0000_s1605"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10" o:spid="_x0000_s1606"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11" o:spid="_x0000_s1607"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" filled="f" strokecolor="#b3b3b3" strokeweight=".22814mm">
                    <v:path arrowok="t"/>
                  </v:rect>
                  <v:rect id="docshape412" o:spid="_x0000_s1608"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" fillcolor="#b3b3b3" stroked="f">
                    <v:path arrowok="t"/>
                  </v:rect>
                  <v:shape id="docshape413" o:spid="_x0000_s1609"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" filled="f" stroked="f">
                    <v:path arrowok="t"/>
                    <v:textbox inset="0,0,0,0">
                      <w:txbxContent>
                        <w:p w14:paraId="04C0717D" w14:textId="77777777" w:rsidR="00ED530C" w:rsidRDefault="00000000">
                          <w:pPr>
                            <w:spacing w:before="35"/>
                            <w:ind w:left="238"/>
                            <w:rPr>
                              <w:del w:id="529" w:author="Author" w:date="2022-09-10T01:53:00Z"/>
                              <w:rFonts w:ascii="Arial"/>
                              <w:sz w:val="16"/>
                            </w:rPr>
                          </w:pPr>
                          <w:del w:id="530" w:author="Author" w:date="2022-09-10T01:53:00Z">
                            <w:r>
                              <w:rPr>
                                <w:rFonts w:ascii="Arial"/>
                                <w:color w:val="FFFFFF"/>
                                <w:sz w:val="16"/>
                              </w:rPr>
                              <w:delText xml:space="preserve">Epoch </w:delText>
                            </w:r>
                            <w:r>
                              <w:rPr>
                                <w:rFonts w:ascii="Arial"/>
                                <w:color w:val="FFFFFF"/>
                                <w:spacing w:val="-10"/>
                                <w:sz w:val="16"/>
                              </w:rPr>
                              <w:delText>3</w:delText>
                            </w:r>
                          </w:del>
                        </w:p>
                      </w:txbxContent>
                    </v:textbox>
                  </v:shape>
                  <w10:wrap anchorx="page"/>
                </v:group>
              </w:pict>
            </mc:Fallback>
          </mc:AlternateContent>
        </w:r>
        <w:r>
          <w:rPr>
            <w:noProof/>
          </w:rPr>
          <mc:AlternateContent>
            <mc:Choice Requires="wpg">
              <w:drawing>
                <wp:anchor distT="0" distB="0" distL="114300" distR="114300" simplePos="0" relativeHeight="487661568" behindDoc="0" locked="0" layoutInCell="1" allowOverlap="1" wp14:anchorId="70CBA71F" wp14:editId="4FD745E1">
                  <wp:simplePos x="0" y="0"/>
                  <wp:positionH relativeFrom="page">
                    <wp:posOffset>4049395</wp:posOffset>
                  </wp:positionH>
                  <wp:positionV relativeFrom="paragraph">
                    <wp:posOffset>-774065</wp:posOffset>
                  </wp:positionV>
                  <wp:extent cx="675640" cy="779780"/>
                  <wp:effectExtent l="0" t="0" r="10160" b="7620"/>
                  <wp:wrapNone/>
                  <wp:docPr id="989" name="docshapegroup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990" name="docshape415"/>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1" name="docshape416"/>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2" name="docshape417"/>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3" name="docshape418"/>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4" name="docshape419"/>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5" name="docshape420"/>
                          <wps:cNvSpPr>
                            <a:spLocks/>
                          </wps:cNvSpPr>
                          <wps:spPr bwMode="auto">
                            <a:xfrm>
                              <a:off x="6383" y="-1213"/>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6" name="docshape421"/>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96E2C0" id="docshapegroup414" o:spid="_x0000_s1026" style="position:absolute;margin-left:318.85pt;margin-top:-60.95pt;width:53.2pt;height:61.4pt;z-index:48766156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">
                  <v:shape id="docshape415"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6"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7"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8"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9"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20"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" filled="f" strokecolor="#b3b3b3" strokeweight=".22814mm">
                    <v:path arrowok="t"/>
                  </v:rect>
                  <v:shape id="docshape421"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del>
      <w:ins w:id="531" w:author="Author" w:date="2022-09-10T01:53:00Z">
        <w:r w:rsidR="006228F8">
          <w:rPr>
            <w:noProof/>
          </w:rPr>
          <mc:AlternateContent>
            <mc:Choice Requires="wpg">
              <w:drawing>
                <wp:anchor distT="0" distB="0" distL="114300" distR="114300" simplePos="0" relativeHeight="15760896" behindDoc="0" locked="0" layoutInCell="1" allowOverlap="1" wp14:anchorId="372D80BB" wp14:editId="67B045FF">
                  <wp:simplePos x="0" y="0"/>
                  <wp:positionH relativeFrom="page">
                    <wp:posOffset>4049395</wp:posOffset>
                  </wp:positionH>
                  <wp:positionV relativeFrom="paragraph">
                    <wp:posOffset>-1808480</wp:posOffset>
                  </wp:positionV>
                  <wp:extent cx="675640" cy="921385"/>
                  <wp:effectExtent l="0" t="0" r="10160" b="5715"/>
                  <wp:wrapNone/>
                  <wp:docPr id="95" name="docshapegroup4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921385"/>
                            <a:chOff x="6377" y="-2848"/>
                            <a:chExt cx="1064" cy="1451"/>
                          </a:xfrm>
                        </wpg:grpSpPr>
                        <wps:wsp>
                          <wps:cNvPr id="96" name="docshape406"/>
                          <wps:cNvSpPr>
                            <a:spLocks/>
                          </wps:cNvSpPr>
                          <wps:spPr bwMode="auto">
                            <a:xfrm>
                              <a:off x="6383" y="-2592"/>
                              <a:ext cx="1051" cy="1188"/>
                            </a:xfrm>
                            <a:custGeom>
                              <a:avLst/>
                              <a:gdLst>
                                <a:gd name="T0" fmla="+- 0 6384 6384"/>
                                <a:gd name="T1" fmla="*/ T0 w 1051"/>
                                <a:gd name="T2" fmla="+- 0 -1605 -2591"/>
                                <a:gd name="T3" fmla="*/ -1605 h 1188"/>
                                <a:gd name="T4" fmla="+- 0 7434 6384"/>
                                <a:gd name="T5" fmla="*/ T4 w 1051"/>
                                <a:gd name="T6" fmla="+- 0 -1605 -2591"/>
                                <a:gd name="T7" fmla="*/ -1605 h 1188"/>
                                <a:gd name="T8" fmla="+- 0 6384 6384"/>
                                <a:gd name="T9" fmla="*/ T8 w 1051"/>
                                <a:gd name="T10" fmla="+- 0 -1871 -2591"/>
                                <a:gd name="T11" fmla="*/ -1871 h 1188"/>
                                <a:gd name="T12" fmla="+- 0 7434 6384"/>
                                <a:gd name="T13" fmla="*/ T12 w 1051"/>
                                <a:gd name="T14" fmla="+- 0 -1871 -2591"/>
                                <a:gd name="T15" fmla="*/ -1871 h 1188"/>
                                <a:gd name="T16" fmla="+- 0 6384 6384"/>
                                <a:gd name="T17" fmla="*/ T16 w 1051"/>
                                <a:gd name="T18" fmla="+- 0 -2138 -2591"/>
                                <a:gd name="T19" fmla="*/ -2138 h 1188"/>
                                <a:gd name="T20" fmla="+- 0 7434 6384"/>
                                <a:gd name="T21" fmla="*/ T20 w 1051"/>
                                <a:gd name="T22" fmla="+- 0 -2138 -2591"/>
                                <a:gd name="T23" fmla="*/ -2138 h 1188"/>
                                <a:gd name="T24" fmla="+- 0 6384 6384"/>
                                <a:gd name="T25" fmla="*/ T24 w 1051"/>
                                <a:gd name="T26" fmla="+- 0 -2404 -2591"/>
                                <a:gd name="T27" fmla="*/ -2404 h 1188"/>
                                <a:gd name="T28" fmla="+- 0 7434 6384"/>
                                <a:gd name="T29" fmla="*/ T28 w 1051"/>
                                <a:gd name="T30" fmla="+- 0 -2404 -2591"/>
                                <a:gd name="T31" fmla="*/ -2404 h 1188"/>
                                <a:gd name="T32" fmla="+- 0 6543 6384"/>
                                <a:gd name="T33" fmla="*/ T32 w 1051"/>
                                <a:gd name="T34" fmla="+- 0 -1404 -2591"/>
                                <a:gd name="T35" fmla="*/ -1404 h 1188"/>
                                <a:gd name="T36" fmla="+- 0 6543 6384"/>
                                <a:gd name="T37" fmla="*/ T36 w 1051"/>
                                <a:gd name="T38" fmla="+- 0 -2591 -2591"/>
                                <a:gd name="T39" fmla="*/ -2591 h 1188"/>
                                <a:gd name="T40" fmla="+- 0 6784 6384"/>
                                <a:gd name="T41" fmla="*/ T40 w 1051"/>
                                <a:gd name="T42" fmla="+- 0 -1404 -2591"/>
                                <a:gd name="T43" fmla="*/ -1404 h 1188"/>
                                <a:gd name="T44" fmla="+- 0 6784 6384"/>
                                <a:gd name="T45" fmla="*/ T44 w 1051"/>
                                <a:gd name="T46" fmla="+- 0 -2591 -2591"/>
                                <a:gd name="T47" fmla="*/ -2591 h 1188"/>
                                <a:gd name="T48" fmla="+- 0 7025 6384"/>
                                <a:gd name="T49" fmla="*/ T48 w 1051"/>
                                <a:gd name="T50" fmla="+- 0 -1404 -2591"/>
                                <a:gd name="T51" fmla="*/ -1404 h 1188"/>
                                <a:gd name="T52" fmla="+- 0 7025 6384"/>
                                <a:gd name="T53" fmla="*/ T52 w 1051"/>
                                <a:gd name="T54" fmla="+- 0 -2591 -2591"/>
                                <a:gd name="T55" fmla="*/ -2591 h 1188"/>
                                <a:gd name="T56" fmla="+- 0 7266 6384"/>
                                <a:gd name="T57" fmla="*/ T56 w 1051"/>
                                <a:gd name="T58" fmla="+- 0 -1404 -2591"/>
                                <a:gd name="T59" fmla="*/ -1404 h 1188"/>
                                <a:gd name="T60" fmla="+- 0 7266 6384"/>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0" y="986"/>
                                  </a:lnTo>
                                  <a:moveTo>
                                    <a:pt x="0" y="720"/>
                                  </a:moveTo>
                                  <a:lnTo>
                                    <a:pt x="1050" y="720"/>
                                  </a:lnTo>
                                  <a:moveTo>
                                    <a:pt x="0" y="453"/>
                                  </a:moveTo>
                                  <a:lnTo>
                                    <a:pt x="1050" y="453"/>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docshape407"/>
                          <wps:cNvSpPr>
                            <a:spLocks/>
                          </wps:cNvSpPr>
                          <wps:spPr bwMode="auto">
                            <a:xfrm>
                              <a:off x="6383" y="-2592"/>
                              <a:ext cx="1051" cy="1188"/>
                            </a:xfrm>
                            <a:custGeom>
                              <a:avLst/>
                              <a:gdLst>
                                <a:gd name="T0" fmla="+- 0 6384 6384"/>
                                <a:gd name="T1" fmla="*/ T0 w 1051"/>
                                <a:gd name="T2" fmla="+- 0 -1472 -2591"/>
                                <a:gd name="T3" fmla="*/ -1472 h 1188"/>
                                <a:gd name="T4" fmla="+- 0 7434 6384"/>
                                <a:gd name="T5" fmla="*/ T4 w 1051"/>
                                <a:gd name="T6" fmla="+- 0 -1472 -2591"/>
                                <a:gd name="T7" fmla="*/ -1472 h 1188"/>
                                <a:gd name="T8" fmla="+- 0 6384 6384"/>
                                <a:gd name="T9" fmla="*/ T8 w 1051"/>
                                <a:gd name="T10" fmla="+- 0 -1738 -2591"/>
                                <a:gd name="T11" fmla="*/ -1738 h 1188"/>
                                <a:gd name="T12" fmla="+- 0 7434 6384"/>
                                <a:gd name="T13" fmla="*/ T12 w 1051"/>
                                <a:gd name="T14" fmla="+- 0 -1738 -2591"/>
                                <a:gd name="T15" fmla="*/ -1738 h 1188"/>
                                <a:gd name="T16" fmla="+- 0 6384 6384"/>
                                <a:gd name="T17" fmla="*/ T16 w 1051"/>
                                <a:gd name="T18" fmla="+- 0 -2005 -2591"/>
                                <a:gd name="T19" fmla="*/ -2005 h 1188"/>
                                <a:gd name="T20" fmla="+- 0 7434 6384"/>
                                <a:gd name="T21" fmla="*/ T20 w 1051"/>
                                <a:gd name="T22" fmla="+- 0 -2005 -2591"/>
                                <a:gd name="T23" fmla="*/ -2005 h 1188"/>
                                <a:gd name="T24" fmla="+- 0 6384 6384"/>
                                <a:gd name="T25" fmla="*/ T24 w 1051"/>
                                <a:gd name="T26" fmla="+- 0 -2271 -2591"/>
                                <a:gd name="T27" fmla="*/ -2271 h 1188"/>
                                <a:gd name="T28" fmla="+- 0 7434 6384"/>
                                <a:gd name="T29" fmla="*/ T28 w 1051"/>
                                <a:gd name="T30" fmla="+- 0 -2271 -2591"/>
                                <a:gd name="T31" fmla="*/ -2271 h 1188"/>
                                <a:gd name="T32" fmla="+- 0 6384 6384"/>
                                <a:gd name="T33" fmla="*/ T32 w 1051"/>
                                <a:gd name="T34" fmla="+- 0 -2537 -2591"/>
                                <a:gd name="T35" fmla="*/ -2537 h 1188"/>
                                <a:gd name="T36" fmla="+- 0 7434 6384"/>
                                <a:gd name="T37" fmla="*/ T36 w 1051"/>
                                <a:gd name="T38" fmla="+- 0 -2537 -2591"/>
                                <a:gd name="T39" fmla="*/ -2537 h 1188"/>
                                <a:gd name="T40" fmla="+- 0 6422 6384"/>
                                <a:gd name="T41" fmla="*/ T40 w 1051"/>
                                <a:gd name="T42" fmla="+- 0 -1404 -2591"/>
                                <a:gd name="T43" fmla="*/ -1404 h 1188"/>
                                <a:gd name="T44" fmla="+- 0 6422 6384"/>
                                <a:gd name="T45" fmla="*/ T44 w 1051"/>
                                <a:gd name="T46" fmla="+- 0 -2591 -2591"/>
                                <a:gd name="T47" fmla="*/ -2591 h 1188"/>
                                <a:gd name="T48" fmla="+- 0 6663 6384"/>
                                <a:gd name="T49" fmla="*/ T48 w 1051"/>
                                <a:gd name="T50" fmla="+- 0 -1404 -2591"/>
                                <a:gd name="T51" fmla="*/ -1404 h 1188"/>
                                <a:gd name="T52" fmla="+- 0 6663 6384"/>
                                <a:gd name="T53" fmla="*/ T52 w 1051"/>
                                <a:gd name="T54" fmla="+- 0 -2591 -2591"/>
                                <a:gd name="T55" fmla="*/ -2591 h 1188"/>
                                <a:gd name="T56" fmla="+- 0 6904 6384"/>
                                <a:gd name="T57" fmla="*/ T56 w 1051"/>
                                <a:gd name="T58" fmla="+- 0 -1404 -2591"/>
                                <a:gd name="T59" fmla="*/ -1404 h 1188"/>
                                <a:gd name="T60" fmla="+- 0 6904 6384"/>
                                <a:gd name="T61" fmla="*/ T60 w 1051"/>
                                <a:gd name="T62" fmla="+- 0 -2591 -2591"/>
                                <a:gd name="T63" fmla="*/ -2591 h 1188"/>
                                <a:gd name="T64" fmla="+- 0 7145 6384"/>
                                <a:gd name="T65" fmla="*/ T64 w 1051"/>
                                <a:gd name="T66" fmla="+- 0 -1404 -2591"/>
                                <a:gd name="T67" fmla="*/ -1404 h 1188"/>
                                <a:gd name="T68" fmla="+- 0 7145 6384"/>
                                <a:gd name="T69" fmla="*/ T68 w 1051"/>
                                <a:gd name="T70" fmla="+- 0 -2591 -2591"/>
                                <a:gd name="T71" fmla="*/ -2591 h 1188"/>
                                <a:gd name="T72" fmla="+- 0 7387 6384"/>
                                <a:gd name="T73" fmla="*/ T72 w 1051"/>
                                <a:gd name="T74" fmla="+- 0 -1404 -2591"/>
                                <a:gd name="T75" fmla="*/ -1404 h 1188"/>
                                <a:gd name="T76" fmla="+- 0 7387 6384"/>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0" y="1119"/>
                                  </a:lnTo>
                                  <a:moveTo>
                                    <a:pt x="0" y="853"/>
                                  </a:moveTo>
                                  <a:lnTo>
                                    <a:pt x="1050" y="853"/>
                                  </a:lnTo>
                                  <a:moveTo>
                                    <a:pt x="0" y="586"/>
                                  </a:moveTo>
                                  <a:lnTo>
                                    <a:pt x="1050" y="586"/>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8" name="docshape408"/>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2336 -2537"/>
                                <a:gd name="T11" fmla="*/ -2336 h 1066"/>
                                <a:gd name="T12" fmla="+- 0 6461 6432"/>
                                <a:gd name="T13" fmla="*/ T12 w 956"/>
                                <a:gd name="T14" fmla="+- 0 -1948 -2537"/>
                                <a:gd name="T15" fmla="*/ -1948 h 1066"/>
                                <a:gd name="T16" fmla="+- 0 6470 6432"/>
                                <a:gd name="T17" fmla="*/ T16 w 956"/>
                                <a:gd name="T18" fmla="+- 0 -1884 -2537"/>
                                <a:gd name="T19" fmla="*/ -1884 h 1066"/>
                                <a:gd name="T20" fmla="+- 0 6480 6432"/>
                                <a:gd name="T21" fmla="*/ T20 w 956"/>
                                <a:gd name="T22" fmla="+- 0 -2506 -2537"/>
                                <a:gd name="T23" fmla="*/ -2506 h 1066"/>
                                <a:gd name="T24" fmla="+- 0 6489 6432"/>
                                <a:gd name="T25" fmla="*/ T24 w 956"/>
                                <a:gd name="T26" fmla="+- 0 -2520 -2537"/>
                                <a:gd name="T27" fmla="*/ -2520 h 1066"/>
                                <a:gd name="T28" fmla="+- 0 6499 6432"/>
                                <a:gd name="T29" fmla="*/ T28 w 956"/>
                                <a:gd name="T30" fmla="+- 0 -2510 -2537"/>
                                <a:gd name="T31" fmla="*/ -2510 h 1066"/>
                                <a:gd name="T32" fmla="+- 0 6509 6432"/>
                                <a:gd name="T33" fmla="*/ T32 w 956"/>
                                <a:gd name="T34" fmla="+- 0 -2517 -2537"/>
                                <a:gd name="T35" fmla="*/ -2517 h 1066"/>
                                <a:gd name="T36" fmla="+- 0 6518 6432"/>
                                <a:gd name="T37" fmla="*/ T36 w 956"/>
                                <a:gd name="T38" fmla="+- 0 -2526 -2537"/>
                                <a:gd name="T39" fmla="*/ -2526 h 1066"/>
                                <a:gd name="T40" fmla="+- 0 6528 6432"/>
                                <a:gd name="T41" fmla="*/ T40 w 956"/>
                                <a:gd name="T42" fmla="+- 0 -2532 -2537"/>
                                <a:gd name="T43" fmla="*/ -2532 h 1066"/>
                                <a:gd name="T44" fmla="+- 0 6586 6432"/>
                                <a:gd name="T45" fmla="*/ T44 w 956"/>
                                <a:gd name="T46" fmla="+- 0 -2537 -2537"/>
                                <a:gd name="T47" fmla="*/ -2537 h 1066"/>
                                <a:gd name="T48" fmla="+- 0 6596 6432"/>
                                <a:gd name="T49" fmla="*/ T48 w 956"/>
                                <a:gd name="T50" fmla="+- 0 -2537 -2537"/>
                                <a:gd name="T51" fmla="*/ -2537 h 1066"/>
                                <a:gd name="T52" fmla="+- 0 6605 6432"/>
                                <a:gd name="T53" fmla="*/ T52 w 956"/>
                                <a:gd name="T54" fmla="+- 0 -2537 -2537"/>
                                <a:gd name="T55" fmla="*/ -2537 h 1066"/>
                                <a:gd name="T56" fmla="+- 0 6615 6432"/>
                                <a:gd name="T57" fmla="*/ T56 w 956"/>
                                <a:gd name="T58" fmla="+- 0 -2537 -2537"/>
                                <a:gd name="T59" fmla="*/ -2537 h 1066"/>
                                <a:gd name="T60" fmla="+- 0 6624 6432"/>
                                <a:gd name="T61" fmla="*/ T60 w 956"/>
                                <a:gd name="T62" fmla="+- 0 -2537 -2537"/>
                                <a:gd name="T63" fmla="*/ -2537 h 1066"/>
                                <a:gd name="T64" fmla="+- 0 6634 6432"/>
                                <a:gd name="T65" fmla="*/ T64 w 956"/>
                                <a:gd name="T66" fmla="+- 0 -2537 -2537"/>
                                <a:gd name="T67" fmla="*/ -2537 h 1066"/>
                                <a:gd name="T68" fmla="+- 0 7377 6432"/>
                                <a:gd name="T69" fmla="*/ T68 w 956"/>
                                <a:gd name="T70" fmla="+- 0 -2537 -2537"/>
                                <a:gd name="T71" fmla="*/ -2537 h 1066"/>
                                <a:gd name="T72" fmla="+- 0 7387 6432"/>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9" y="1065"/>
                                  </a:lnTo>
                                  <a:lnTo>
                                    <a:pt x="19" y="201"/>
                                  </a:lnTo>
                                  <a:lnTo>
                                    <a:pt x="29" y="589"/>
                                  </a:lnTo>
                                  <a:lnTo>
                                    <a:pt x="38" y="653"/>
                                  </a:lnTo>
                                  <a:lnTo>
                                    <a:pt x="48" y="31"/>
                                  </a:lnTo>
                                  <a:lnTo>
                                    <a:pt x="57" y="17"/>
                                  </a:lnTo>
                                  <a:lnTo>
                                    <a:pt x="67" y="27"/>
                                  </a:lnTo>
                                  <a:lnTo>
                                    <a:pt x="77" y="20"/>
                                  </a:lnTo>
                                  <a:lnTo>
                                    <a:pt x="86" y="11"/>
                                  </a:lnTo>
                                  <a:lnTo>
                                    <a:pt x="96" y="5"/>
                                  </a:lnTo>
                                  <a:lnTo>
                                    <a:pt x="154" y="0"/>
                                  </a:lnTo>
                                  <a:lnTo>
                                    <a:pt x="164" y="0"/>
                                  </a:lnTo>
                                  <a:lnTo>
                                    <a:pt x="173" y="0"/>
                                  </a:lnTo>
                                  <a:lnTo>
                                    <a:pt x="183" y="0"/>
                                  </a:lnTo>
                                  <a:lnTo>
                                    <a:pt x="192" y="0"/>
                                  </a:lnTo>
                                  <a:lnTo>
                                    <a:pt x="202"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docshape409"/>
                          <wps:cNvSpPr>
                            <a:spLocks/>
                          </wps:cNvSpPr>
                          <wps:spPr bwMode="auto">
                            <a:xfrm>
                              <a:off x="6431" y="-2538"/>
                              <a:ext cx="956" cy="1066"/>
                            </a:xfrm>
                            <a:custGeom>
                              <a:avLst/>
                              <a:gdLst>
                                <a:gd name="T0" fmla="+- 0 6432 6432"/>
                                <a:gd name="T1" fmla="*/ T0 w 956"/>
                                <a:gd name="T2" fmla="+- 0 -1472 -2537"/>
                                <a:gd name="T3" fmla="*/ -1472 h 1066"/>
                                <a:gd name="T4" fmla="+- 0 6441 6432"/>
                                <a:gd name="T5" fmla="*/ T4 w 956"/>
                                <a:gd name="T6" fmla="+- 0 -1472 -2537"/>
                                <a:gd name="T7" fmla="*/ -1472 h 1066"/>
                                <a:gd name="T8" fmla="+- 0 6451 6432"/>
                                <a:gd name="T9" fmla="*/ T8 w 956"/>
                                <a:gd name="T10" fmla="+- 0 -1472 -2537"/>
                                <a:gd name="T11" fmla="*/ -1472 h 1066"/>
                                <a:gd name="T12" fmla="+- 0 6461 6432"/>
                                <a:gd name="T13" fmla="*/ T12 w 956"/>
                                <a:gd name="T14" fmla="+- 0 -1669 -2537"/>
                                <a:gd name="T15" fmla="*/ -1669 h 1066"/>
                                <a:gd name="T16" fmla="+- 0 6470 6432"/>
                                <a:gd name="T17" fmla="*/ T16 w 956"/>
                                <a:gd name="T18" fmla="+- 0 -1618 -2537"/>
                                <a:gd name="T19" fmla="*/ -1618 h 1066"/>
                                <a:gd name="T20" fmla="+- 0 6480 6432"/>
                                <a:gd name="T21" fmla="*/ T20 w 956"/>
                                <a:gd name="T22" fmla="+- 0 -1609 -2537"/>
                                <a:gd name="T23" fmla="*/ -1609 h 1066"/>
                                <a:gd name="T24" fmla="+- 0 6489 6432"/>
                                <a:gd name="T25" fmla="*/ T24 w 956"/>
                                <a:gd name="T26" fmla="+- 0 -1607 -2537"/>
                                <a:gd name="T27" fmla="*/ -1607 h 1066"/>
                                <a:gd name="T28" fmla="+- 0 6499 6432"/>
                                <a:gd name="T29" fmla="*/ T28 w 956"/>
                                <a:gd name="T30" fmla="+- 0 -1664 -2537"/>
                                <a:gd name="T31" fmla="*/ -1664 h 1066"/>
                                <a:gd name="T32" fmla="+- 0 6509 6432"/>
                                <a:gd name="T33" fmla="*/ T32 w 956"/>
                                <a:gd name="T34" fmla="+- 0 -1645 -2537"/>
                                <a:gd name="T35" fmla="*/ -1645 h 1066"/>
                                <a:gd name="T36" fmla="+- 0 6518 6432"/>
                                <a:gd name="T37" fmla="*/ T36 w 956"/>
                                <a:gd name="T38" fmla="+- 0 -1673 -2537"/>
                                <a:gd name="T39" fmla="*/ -1673 h 1066"/>
                                <a:gd name="T40" fmla="+- 0 6528 6432"/>
                                <a:gd name="T41" fmla="*/ T40 w 956"/>
                                <a:gd name="T42" fmla="+- 0 -1693 -2537"/>
                                <a:gd name="T43" fmla="*/ -1693 h 1066"/>
                                <a:gd name="T44" fmla="+- 0 6538 6432"/>
                                <a:gd name="T45" fmla="*/ T44 w 956"/>
                                <a:gd name="T46" fmla="+- 0 -1745 -2537"/>
                                <a:gd name="T47" fmla="*/ -1745 h 1066"/>
                                <a:gd name="T48" fmla="+- 0 6547 6432"/>
                                <a:gd name="T49" fmla="*/ T48 w 956"/>
                                <a:gd name="T50" fmla="+- 0 -1765 -2537"/>
                                <a:gd name="T51" fmla="*/ -1765 h 1066"/>
                                <a:gd name="T52" fmla="+- 0 6557 6432"/>
                                <a:gd name="T53" fmla="*/ T52 w 956"/>
                                <a:gd name="T54" fmla="+- 0 -1778 -2537"/>
                                <a:gd name="T55" fmla="*/ -1778 h 1066"/>
                                <a:gd name="T56" fmla="+- 0 6567 6432"/>
                                <a:gd name="T57" fmla="*/ T56 w 956"/>
                                <a:gd name="T58" fmla="+- 0 -1783 -2537"/>
                                <a:gd name="T59" fmla="*/ -1783 h 1066"/>
                                <a:gd name="T60" fmla="+- 0 6576 6432"/>
                                <a:gd name="T61" fmla="*/ T60 w 956"/>
                                <a:gd name="T62" fmla="+- 0 -1803 -2537"/>
                                <a:gd name="T63" fmla="*/ -1803 h 1066"/>
                                <a:gd name="T64" fmla="+- 0 6624 6432"/>
                                <a:gd name="T65" fmla="*/ T64 w 956"/>
                                <a:gd name="T66" fmla="+- 0 -1789 -2537"/>
                                <a:gd name="T67" fmla="*/ -1789 h 1066"/>
                                <a:gd name="T68" fmla="+- 0 6634 6432"/>
                                <a:gd name="T69" fmla="*/ T68 w 956"/>
                                <a:gd name="T70" fmla="+- 0 -1786 -2537"/>
                                <a:gd name="T71" fmla="*/ -1786 h 1066"/>
                                <a:gd name="T72" fmla="+- 0 6644 6432"/>
                                <a:gd name="T73" fmla="*/ T72 w 956"/>
                                <a:gd name="T74" fmla="+- 0 -1781 -2537"/>
                                <a:gd name="T75" fmla="*/ -1781 h 1066"/>
                                <a:gd name="T76" fmla="+- 0 6653 6432"/>
                                <a:gd name="T77" fmla="*/ T76 w 956"/>
                                <a:gd name="T78" fmla="+- 0 -1778 -2537"/>
                                <a:gd name="T79" fmla="*/ -1778 h 1066"/>
                                <a:gd name="T80" fmla="+- 0 6663 6432"/>
                                <a:gd name="T81" fmla="*/ T80 w 956"/>
                                <a:gd name="T82" fmla="+- 0 -1775 -2537"/>
                                <a:gd name="T83" fmla="*/ -1775 h 1066"/>
                                <a:gd name="T84" fmla="+- 0 6673 6432"/>
                                <a:gd name="T85" fmla="*/ T84 w 956"/>
                                <a:gd name="T86" fmla="+- 0 -2128 -2537"/>
                                <a:gd name="T87" fmla="*/ -2128 h 1066"/>
                                <a:gd name="T88" fmla="+- 0 6682 6432"/>
                                <a:gd name="T89" fmla="*/ T88 w 956"/>
                                <a:gd name="T90" fmla="+- 0 -2273 -2537"/>
                                <a:gd name="T91" fmla="*/ -2273 h 1066"/>
                                <a:gd name="T92" fmla="+- 0 6692 6432"/>
                                <a:gd name="T93" fmla="*/ T92 w 956"/>
                                <a:gd name="T94" fmla="+- 0 -2408 -2537"/>
                                <a:gd name="T95" fmla="*/ -2408 h 1066"/>
                                <a:gd name="T96" fmla="+- 0 6702 6432"/>
                                <a:gd name="T97" fmla="*/ T96 w 956"/>
                                <a:gd name="T98" fmla="+- 0 -2481 -2537"/>
                                <a:gd name="T99" fmla="*/ -2481 h 1066"/>
                                <a:gd name="T100" fmla="+- 0 6740 6432"/>
                                <a:gd name="T101" fmla="*/ T100 w 956"/>
                                <a:gd name="T102" fmla="+- 0 -2534 -2537"/>
                                <a:gd name="T103" fmla="*/ -2534 h 1066"/>
                                <a:gd name="T104" fmla="+- 0 6798 6432"/>
                                <a:gd name="T105" fmla="*/ T104 w 956"/>
                                <a:gd name="T106" fmla="+- 0 -2537 -2537"/>
                                <a:gd name="T107" fmla="*/ -2537 h 1066"/>
                                <a:gd name="T108" fmla="+- 0 6808 6432"/>
                                <a:gd name="T109" fmla="*/ T108 w 956"/>
                                <a:gd name="T110" fmla="+- 0 -2537 -2537"/>
                                <a:gd name="T111" fmla="*/ -2537 h 1066"/>
                                <a:gd name="T112" fmla="+- 0 6817 6432"/>
                                <a:gd name="T113" fmla="*/ T112 w 956"/>
                                <a:gd name="T114" fmla="+- 0 -2537 -2537"/>
                                <a:gd name="T115" fmla="*/ -2537 h 1066"/>
                                <a:gd name="T116" fmla="+- 0 6827 6432"/>
                                <a:gd name="T117" fmla="*/ T116 w 956"/>
                                <a:gd name="T118" fmla="+- 0 -2537 -2537"/>
                                <a:gd name="T119" fmla="*/ -2537 h 1066"/>
                                <a:gd name="T120" fmla="+- 0 6837 6432"/>
                                <a:gd name="T121" fmla="*/ T120 w 956"/>
                                <a:gd name="T122" fmla="+- 0 -2537 -2537"/>
                                <a:gd name="T123" fmla="*/ -2537 h 1066"/>
                                <a:gd name="T124" fmla="+- 0 6846 6432"/>
                                <a:gd name="T125" fmla="*/ T124 w 956"/>
                                <a:gd name="T126" fmla="+- 0 -2537 -2537"/>
                                <a:gd name="T127" fmla="*/ -2537 h 1066"/>
                                <a:gd name="T128" fmla="+- 0 7377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868"/>
                                  </a:lnTo>
                                  <a:lnTo>
                                    <a:pt x="38" y="919"/>
                                  </a:lnTo>
                                  <a:lnTo>
                                    <a:pt x="48" y="928"/>
                                  </a:lnTo>
                                  <a:lnTo>
                                    <a:pt x="57" y="930"/>
                                  </a:lnTo>
                                  <a:lnTo>
                                    <a:pt x="67" y="873"/>
                                  </a:lnTo>
                                  <a:lnTo>
                                    <a:pt x="77" y="892"/>
                                  </a:lnTo>
                                  <a:lnTo>
                                    <a:pt x="86" y="864"/>
                                  </a:lnTo>
                                  <a:lnTo>
                                    <a:pt x="96" y="844"/>
                                  </a:lnTo>
                                  <a:lnTo>
                                    <a:pt x="106" y="792"/>
                                  </a:lnTo>
                                  <a:lnTo>
                                    <a:pt x="115" y="772"/>
                                  </a:lnTo>
                                  <a:lnTo>
                                    <a:pt x="125" y="759"/>
                                  </a:lnTo>
                                  <a:lnTo>
                                    <a:pt x="135" y="754"/>
                                  </a:lnTo>
                                  <a:lnTo>
                                    <a:pt x="144" y="734"/>
                                  </a:lnTo>
                                  <a:lnTo>
                                    <a:pt x="192" y="748"/>
                                  </a:lnTo>
                                  <a:lnTo>
                                    <a:pt x="202" y="751"/>
                                  </a:lnTo>
                                  <a:lnTo>
                                    <a:pt x="212" y="756"/>
                                  </a:lnTo>
                                  <a:lnTo>
                                    <a:pt x="221" y="759"/>
                                  </a:lnTo>
                                  <a:lnTo>
                                    <a:pt x="231" y="762"/>
                                  </a:lnTo>
                                  <a:lnTo>
                                    <a:pt x="241" y="409"/>
                                  </a:lnTo>
                                  <a:lnTo>
                                    <a:pt x="250" y="264"/>
                                  </a:lnTo>
                                  <a:lnTo>
                                    <a:pt x="260" y="129"/>
                                  </a:lnTo>
                                  <a:lnTo>
                                    <a:pt x="270" y="56"/>
                                  </a:lnTo>
                                  <a:lnTo>
                                    <a:pt x="308" y="3"/>
                                  </a:lnTo>
                                  <a:lnTo>
                                    <a:pt x="366" y="0"/>
                                  </a:lnTo>
                                  <a:lnTo>
                                    <a:pt x="376" y="0"/>
                                  </a:lnTo>
                                  <a:lnTo>
                                    <a:pt x="385" y="0"/>
                                  </a:lnTo>
                                  <a:lnTo>
                                    <a:pt x="395" y="0"/>
                                  </a:lnTo>
                                  <a:lnTo>
                                    <a:pt x="405" y="0"/>
                                  </a:lnTo>
                                  <a:lnTo>
                                    <a:pt x="414"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 name="docshape410"/>
                          <wps:cNvSpPr>
                            <a:spLocks/>
                          </wps:cNvSpPr>
                          <wps:spPr bwMode="auto">
                            <a:xfrm>
                              <a:off x="6431" y="-2538"/>
                              <a:ext cx="956" cy="1066"/>
                            </a:xfrm>
                            <a:custGeom>
                              <a:avLst/>
                              <a:gdLst>
                                <a:gd name="T0" fmla="+- 0 6441 6432"/>
                                <a:gd name="T1" fmla="*/ T0 w 956"/>
                                <a:gd name="T2" fmla="+- 0 -1472 -2537"/>
                                <a:gd name="T3" fmla="*/ -1472 h 1066"/>
                                <a:gd name="T4" fmla="+- 0 6461 6432"/>
                                <a:gd name="T5" fmla="*/ T4 w 956"/>
                                <a:gd name="T6" fmla="+- 0 -1472 -2537"/>
                                <a:gd name="T7" fmla="*/ -1472 h 1066"/>
                                <a:gd name="T8" fmla="+- 0 6480 6432"/>
                                <a:gd name="T9" fmla="*/ T8 w 956"/>
                                <a:gd name="T10" fmla="+- 0 -1861 -2537"/>
                                <a:gd name="T11" fmla="*/ -1861 h 1066"/>
                                <a:gd name="T12" fmla="+- 0 6499 6432"/>
                                <a:gd name="T13" fmla="*/ T12 w 956"/>
                                <a:gd name="T14" fmla="+- 0 -1697 -2537"/>
                                <a:gd name="T15" fmla="*/ -1697 h 1066"/>
                                <a:gd name="T16" fmla="+- 0 6518 6432"/>
                                <a:gd name="T17" fmla="*/ T16 w 956"/>
                                <a:gd name="T18" fmla="+- 0 -1705 -2537"/>
                                <a:gd name="T19" fmla="*/ -1705 h 1066"/>
                                <a:gd name="T20" fmla="+- 0 6538 6432"/>
                                <a:gd name="T21" fmla="*/ T20 w 956"/>
                                <a:gd name="T22" fmla="+- 0 -2188 -2537"/>
                                <a:gd name="T23" fmla="*/ -2188 h 1066"/>
                                <a:gd name="T24" fmla="+- 0 6557 6432"/>
                                <a:gd name="T25" fmla="*/ T24 w 956"/>
                                <a:gd name="T26" fmla="+- 0 -2319 -2537"/>
                                <a:gd name="T27" fmla="*/ -2319 h 1066"/>
                                <a:gd name="T28" fmla="+- 0 6576 6432"/>
                                <a:gd name="T29" fmla="*/ T28 w 956"/>
                                <a:gd name="T30" fmla="+- 0 -2410 -2537"/>
                                <a:gd name="T31" fmla="*/ -2410 h 1066"/>
                                <a:gd name="T32" fmla="+- 0 6615 6432"/>
                                <a:gd name="T33" fmla="*/ T32 w 956"/>
                                <a:gd name="T34" fmla="+- 0 -2528 -2537"/>
                                <a:gd name="T35" fmla="*/ -2528 h 1066"/>
                                <a:gd name="T36" fmla="+- 0 6673 6432"/>
                                <a:gd name="T37" fmla="*/ T36 w 956"/>
                                <a:gd name="T38" fmla="+- 0 -2533 -2537"/>
                                <a:gd name="T39" fmla="*/ -2533 h 1066"/>
                                <a:gd name="T40" fmla="+- 0 6692 6432"/>
                                <a:gd name="T41" fmla="*/ T40 w 956"/>
                                <a:gd name="T42" fmla="+- 0 -2491 -2537"/>
                                <a:gd name="T43" fmla="*/ -2491 h 1066"/>
                                <a:gd name="T44" fmla="+- 0 6711 6432"/>
                                <a:gd name="T45" fmla="*/ T44 w 956"/>
                                <a:gd name="T46" fmla="+- 0 -2462 -2537"/>
                                <a:gd name="T47" fmla="*/ -2462 h 1066"/>
                                <a:gd name="T48" fmla="+- 0 6731 6432"/>
                                <a:gd name="T49" fmla="*/ T48 w 956"/>
                                <a:gd name="T50" fmla="+- 0 -2462 -2537"/>
                                <a:gd name="T51" fmla="*/ -2462 h 1066"/>
                                <a:gd name="T52" fmla="+- 0 6750 6432"/>
                                <a:gd name="T53" fmla="*/ T52 w 956"/>
                                <a:gd name="T54" fmla="+- 0 -2455 -2537"/>
                                <a:gd name="T55" fmla="*/ -2455 h 1066"/>
                                <a:gd name="T56" fmla="+- 0 6769 6432"/>
                                <a:gd name="T57" fmla="*/ T56 w 956"/>
                                <a:gd name="T58" fmla="+- 0 -2445 -2537"/>
                                <a:gd name="T59" fmla="*/ -2445 h 1066"/>
                                <a:gd name="T60" fmla="+- 0 6837 6432"/>
                                <a:gd name="T61" fmla="*/ T60 w 956"/>
                                <a:gd name="T62" fmla="+- 0 -2431 -2537"/>
                                <a:gd name="T63" fmla="*/ -2431 h 1066"/>
                                <a:gd name="T64" fmla="+- 0 6895 6432"/>
                                <a:gd name="T65" fmla="*/ T64 w 956"/>
                                <a:gd name="T66" fmla="+- 0 -2427 -2537"/>
                                <a:gd name="T67" fmla="*/ -2427 h 1066"/>
                                <a:gd name="T68" fmla="+- 0 6914 6432"/>
                                <a:gd name="T69" fmla="*/ T68 w 956"/>
                                <a:gd name="T70" fmla="+- 0 -2425 -2537"/>
                                <a:gd name="T71" fmla="*/ -2425 h 1066"/>
                                <a:gd name="T72" fmla="+- 0 6933 6432"/>
                                <a:gd name="T73" fmla="*/ T72 w 956"/>
                                <a:gd name="T74" fmla="+- 0 -2424 -2537"/>
                                <a:gd name="T75" fmla="*/ -2424 h 1066"/>
                                <a:gd name="T76" fmla="+- 0 6953 6432"/>
                                <a:gd name="T77" fmla="*/ T76 w 956"/>
                                <a:gd name="T78" fmla="+- 0 -2424 -2537"/>
                                <a:gd name="T79" fmla="*/ -2424 h 1066"/>
                                <a:gd name="T80" fmla="+- 0 6972 6432"/>
                                <a:gd name="T81" fmla="*/ T80 w 956"/>
                                <a:gd name="T82" fmla="+- 0 -2423 -2537"/>
                                <a:gd name="T83" fmla="*/ -2423 h 1066"/>
                                <a:gd name="T84" fmla="+- 0 6991 6432"/>
                                <a:gd name="T85" fmla="*/ T84 w 956"/>
                                <a:gd name="T86" fmla="+- 0 -2423 -2537"/>
                                <a:gd name="T87" fmla="*/ -2423 h 1066"/>
                                <a:gd name="T88" fmla="+- 0 7010 6432"/>
                                <a:gd name="T89" fmla="*/ T88 w 956"/>
                                <a:gd name="T90" fmla="+- 0 -2422 -2537"/>
                                <a:gd name="T91" fmla="*/ -2422 h 1066"/>
                                <a:gd name="T92" fmla="+- 0 7030 6432"/>
                                <a:gd name="T93" fmla="*/ T92 w 956"/>
                                <a:gd name="T94" fmla="+- 0 -2421 -2537"/>
                                <a:gd name="T95" fmla="*/ -2421 h 1066"/>
                                <a:gd name="T96" fmla="+- 0 7049 6432"/>
                                <a:gd name="T97" fmla="*/ T96 w 956"/>
                                <a:gd name="T98" fmla="+- 0 -2421 -2537"/>
                                <a:gd name="T99" fmla="*/ -2421 h 1066"/>
                                <a:gd name="T100" fmla="+- 0 7068 6432"/>
                                <a:gd name="T101" fmla="*/ T100 w 956"/>
                                <a:gd name="T102" fmla="+- 0 -2420 -2537"/>
                                <a:gd name="T103" fmla="*/ -2420 h 1066"/>
                                <a:gd name="T104" fmla="+- 0 7088 6432"/>
                                <a:gd name="T105" fmla="*/ T104 w 956"/>
                                <a:gd name="T106" fmla="+- 0 -2420 -2537"/>
                                <a:gd name="T107" fmla="*/ -2420 h 1066"/>
                                <a:gd name="T108" fmla="+- 0 7107 6432"/>
                                <a:gd name="T109" fmla="*/ T108 w 956"/>
                                <a:gd name="T110" fmla="+- 0 -2420 -2537"/>
                                <a:gd name="T111" fmla="*/ -2420 h 1066"/>
                                <a:gd name="T112" fmla="+- 0 7126 6432"/>
                                <a:gd name="T113" fmla="*/ T112 w 956"/>
                                <a:gd name="T114" fmla="+- 0 -2420 -2537"/>
                                <a:gd name="T115" fmla="*/ -2420 h 1066"/>
                                <a:gd name="T116" fmla="+- 0 7145 6432"/>
                                <a:gd name="T117" fmla="*/ T116 w 956"/>
                                <a:gd name="T118" fmla="+- 0 -2420 -2537"/>
                                <a:gd name="T119" fmla="*/ -2420 h 1066"/>
                                <a:gd name="T120" fmla="+- 0 7165 6432"/>
                                <a:gd name="T121" fmla="*/ T120 w 956"/>
                                <a:gd name="T122" fmla="+- 0 -2478 -2537"/>
                                <a:gd name="T123" fmla="*/ -2478 h 1066"/>
                                <a:gd name="T124" fmla="+- 0 7261 6432"/>
                                <a:gd name="T125" fmla="*/ T124 w 956"/>
                                <a:gd name="T126" fmla="+- 0 -2537 -2537"/>
                                <a:gd name="T127" fmla="*/ -2537 h 1066"/>
                                <a:gd name="T128" fmla="+- 0 7281 6432"/>
                                <a:gd name="T129" fmla="*/ T128 w 956"/>
                                <a:gd name="T130" fmla="+- 0 -2537 -2537"/>
                                <a:gd name="T131" fmla="*/ -2537 h 1066"/>
                                <a:gd name="T132" fmla="+- 0 7387 6432"/>
                                <a:gd name="T133" fmla="*/ T132 w 956"/>
                                <a:gd name="T134" fmla="+- 0 -2537 -2537"/>
                                <a:gd name="T13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5"/>
                                  </a:moveTo>
                                  <a:lnTo>
                                    <a:pt x="9" y="1065"/>
                                  </a:lnTo>
                                  <a:lnTo>
                                    <a:pt x="19" y="1065"/>
                                  </a:lnTo>
                                  <a:lnTo>
                                    <a:pt x="29" y="1065"/>
                                  </a:lnTo>
                                  <a:lnTo>
                                    <a:pt x="38" y="383"/>
                                  </a:lnTo>
                                  <a:lnTo>
                                    <a:pt x="48" y="676"/>
                                  </a:lnTo>
                                  <a:lnTo>
                                    <a:pt x="57" y="781"/>
                                  </a:lnTo>
                                  <a:lnTo>
                                    <a:pt x="67" y="840"/>
                                  </a:lnTo>
                                  <a:lnTo>
                                    <a:pt x="77" y="863"/>
                                  </a:lnTo>
                                  <a:lnTo>
                                    <a:pt x="86" y="832"/>
                                  </a:lnTo>
                                  <a:lnTo>
                                    <a:pt x="96" y="517"/>
                                  </a:lnTo>
                                  <a:lnTo>
                                    <a:pt x="106" y="349"/>
                                  </a:lnTo>
                                  <a:lnTo>
                                    <a:pt x="115" y="249"/>
                                  </a:lnTo>
                                  <a:lnTo>
                                    <a:pt x="125" y="218"/>
                                  </a:lnTo>
                                  <a:lnTo>
                                    <a:pt x="135" y="195"/>
                                  </a:lnTo>
                                  <a:lnTo>
                                    <a:pt x="144" y="127"/>
                                  </a:lnTo>
                                  <a:lnTo>
                                    <a:pt x="154" y="63"/>
                                  </a:lnTo>
                                  <a:lnTo>
                                    <a:pt x="183" y="9"/>
                                  </a:lnTo>
                                  <a:lnTo>
                                    <a:pt x="231" y="0"/>
                                  </a:lnTo>
                                  <a:lnTo>
                                    <a:pt x="241" y="4"/>
                                  </a:lnTo>
                                  <a:lnTo>
                                    <a:pt x="250" y="19"/>
                                  </a:lnTo>
                                  <a:lnTo>
                                    <a:pt x="260" y="46"/>
                                  </a:lnTo>
                                  <a:lnTo>
                                    <a:pt x="270" y="69"/>
                                  </a:lnTo>
                                  <a:lnTo>
                                    <a:pt x="279" y="75"/>
                                  </a:lnTo>
                                  <a:lnTo>
                                    <a:pt x="289" y="75"/>
                                  </a:lnTo>
                                  <a:lnTo>
                                    <a:pt x="299" y="75"/>
                                  </a:lnTo>
                                  <a:lnTo>
                                    <a:pt x="308" y="77"/>
                                  </a:lnTo>
                                  <a:lnTo>
                                    <a:pt x="318" y="82"/>
                                  </a:lnTo>
                                  <a:lnTo>
                                    <a:pt x="328" y="87"/>
                                  </a:lnTo>
                                  <a:lnTo>
                                    <a:pt x="337" y="92"/>
                                  </a:lnTo>
                                  <a:lnTo>
                                    <a:pt x="395" y="105"/>
                                  </a:lnTo>
                                  <a:lnTo>
                                    <a:pt x="405" y="106"/>
                                  </a:lnTo>
                                  <a:lnTo>
                                    <a:pt x="453" y="110"/>
                                  </a:lnTo>
                                  <a:lnTo>
                                    <a:pt x="463" y="110"/>
                                  </a:lnTo>
                                  <a:lnTo>
                                    <a:pt x="472" y="111"/>
                                  </a:lnTo>
                                  <a:lnTo>
                                    <a:pt x="482" y="112"/>
                                  </a:lnTo>
                                  <a:lnTo>
                                    <a:pt x="492" y="112"/>
                                  </a:lnTo>
                                  <a:lnTo>
                                    <a:pt x="501" y="113"/>
                                  </a:lnTo>
                                  <a:lnTo>
                                    <a:pt x="511" y="113"/>
                                  </a:lnTo>
                                  <a:lnTo>
                                    <a:pt x="521" y="113"/>
                                  </a:lnTo>
                                  <a:lnTo>
                                    <a:pt x="530" y="114"/>
                                  </a:lnTo>
                                  <a:lnTo>
                                    <a:pt x="540" y="114"/>
                                  </a:lnTo>
                                  <a:lnTo>
                                    <a:pt x="549" y="114"/>
                                  </a:lnTo>
                                  <a:lnTo>
                                    <a:pt x="559" y="114"/>
                                  </a:lnTo>
                                  <a:lnTo>
                                    <a:pt x="569" y="115"/>
                                  </a:lnTo>
                                  <a:lnTo>
                                    <a:pt x="578" y="115"/>
                                  </a:lnTo>
                                  <a:lnTo>
                                    <a:pt x="588" y="115"/>
                                  </a:lnTo>
                                  <a:lnTo>
                                    <a:pt x="598" y="116"/>
                                  </a:lnTo>
                                  <a:lnTo>
                                    <a:pt x="607" y="116"/>
                                  </a:lnTo>
                                  <a:lnTo>
                                    <a:pt x="617" y="116"/>
                                  </a:lnTo>
                                  <a:lnTo>
                                    <a:pt x="627" y="116"/>
                                  </a:lnTo>
                                  <a:lnTo>
                                    <a:pt x="636" y="117"/>
                                  </a:lnTo>
                                  <a:lnTo>
                                    <a:pt x="646" y="117"/>
                                  </a:lnTo>
                                  <a:lnTo>
                                    <a:pt x="656" y="117"/>
                                  </a:lnTo>
                                  <a:lnTo>
                                    <a:pt x="665" y="117"/>
                                  </a:lnTo>
                                  <a:lnTo>
                                    <a:pt x="675" y="117"/>
                                  </a:lnTo>
                                  <a:lnTo>
                                    <a:pt x="685" y="117"/>
                                  </a:lnTo>
                                  <a:lnTo>
                                    <a:pt x="694" y="117"/>
                                  </a:lnTo>
                                  <a:lnTo>
                                    <a:pt x="704" y="118"/>
                                  </a:lnTo>
                                  <a:lnTo>
                                    <a:pt x="713" y="117"/>
                                  </a:lnTo>
                                  <a:lnTo>
                                    <a:pt x="723" y="85"/>
                                  </a:lnTo>
                                  <a:lnTo>
                                    <a:pt x="733" y="59"/>
                                  </a:lnTo>
                                  <a:lnTo>
                                    <a:pt x="771" y="7"/>
                                  </a:lnTo>
                                  <a:lnTo>
                                    <a:pt x="829" y="0"/>
                                  </a:lnTo>
                                  <a:lnTo>
                                    <a:pt x="839" y="0"/>
                                  </a:lnTo>
                                  <a:lnTo>
                                    <a:pt x="849"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docshape411"/>
                          <wps:cNvSpPr>
                            <a:spLocks/>
                          </wps:cNvSpPr>
                          <wps:spPr bwMode="auto">
                            <a:xfrm>
                              <a:off x="6383"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 name="docshape412"/>
                          <wps:cNvSpPr>
                            <a:spLocks/>
                          </wps:cNvSpPr>
                          <wps:spPr bwMode="auto">
                            <a:xfrm>
                              <a:off x="6383" y="-2848"/>
                              <a:ext cx="1051" cy="257"/>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413"/>
                          <wps:cNvSpPr txBox="1">
                            <a:spLocks/>
                          </wps:cNvSpPr>
                          <wps:spPr bwMode="auto">
                            <a:xfrm>
                              <a:off x="6377" y="-2848"/>
                              <a:ext cx="106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C4430C" w14:textId="77777777" w:rsidR="00A529FC" w:rsidRDefault="00000000">
                                <w:pPr>
                                  <w:spacing w:before="35"/>
                                  <w:ind w:left="238"/>
                                  <w:rPr>
                                    <w:ins w:id="532" w:author="Author" w:date="2022-09-10T01:53:00Z"/>
                                    <w:rFonts w:ascii="Arial"/>
                                    <w:sz w:val="16"/>
                                  </w:rPr>
                                </w:pPr>
                                <w:ins w:id="533" w:author="Author" w:date="2022-09-10T01:53:00Z">
                                  <w:r>
                                    <w:rPr>
                                      <w:rFonts w:ascii="Arial"/>
                                      <w:color w:val="FFFFFF"/>
                                      <w:sz w:val="16"/>
                                    </w:rPr>
                                    <w:t xml:space="preserve">Epoch </w:t>
                                  </w:r>
                                  <w:r>
                                    <w:rPr>
                                      <w:rFonts w:ascii="Arial"/>
                                      <w:color w:val="FFFFFF"/>
                                      <w:spacing w:val="-10"/>
                                      <w:sz w:val="16"/>
                                    </w:rPr>
                                    <w:t>3</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2D80BB" id="_x0000_s1610" style="position:absolute;left:0;text-align:left;margin-left:318.85pt;margin-top:-142.4pt;width:53.2pt;height:72.55pt;z-index:15760896;mso-position-horizontal-relative:page" coordorigin="6377,-2848" coordsize="106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">
                  <v:shape id="docshape406" o:spid="_x0000_s1611"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" path="m,986r1050,m,720r1050,m,453r1050,m,187r1050,m159,1187l159,m400,1187l400,m641,1187l641,m882,1187l882,e" filled="f" strokecolor="#dedede" strokeweight=".16pt">
                    <v:path arrowok="t" o:connecttype="custom" o:connectlocs="0,-1605;1050,-1605;0,-1871;1050,-1871;0,-2138;1050,-2138;0,-2404;1050,-2404;159,-1404;159,-2591;400,-1404;400,-2591;641,-1404;641,-2591;882,-1404;882,-2591" o:connectangles="0,0,0,0,0,0,0,0,0,0,0,0,0,0,0,0"/>
                  </v:shape>
                  <v:shape id="docshape407" o:spid="_x0000_s1612" style="position:absolute;left:6383;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" path="m,1119r1050,m,853r1050,m,586r1050,m,320r1050,m,54r1050,m38,1187l38,m279,1187l279,m520,1187l520,m761,1187l761,t242,1187l1003,e" filled="f" strokecolor="#dedede" strokeweight=".1141mm">
                    <v:path arrowok="t" o:connecttype="custom" o:connectlocs="0,-1472;1050,-1472;0,-1738;1050,-1738;0,-2005;1050,-2005;0,-2271;1050,-2271;0,-2537;1050,-2537;38,-1404;38,-2591;279,-1404;279,-2591;520,-1404;520,-2591;761,-1404;761,-2591;1003,-1404;1003,-2591" o:connectangles="0,0,0,0,0,0,0,0,0,0,0,0,0,0,0,0,0,0,0,0"/>
                  </v:shape>
                  <v:shape id="docshape408" o:spid="_x0000_s1613"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" path="m,1065r9,l19,201,29,589r9,64l48,31,57,17,67,27,77,20r9,-9l96,5,154,r10,l173,r10,l192,r10,l945,r10,e" filled="f" strokecolor="#f8766d" strokeweight=".71pt">
                    <v:path arrowok="t" o:connecttype="custom" o:connectlocs="0,-1472;9,-1472;19,-2336;29,-1948;38,-1884;48,-2506;57,-2520;67,-2510;77,-2517;86,-2526;96,-2532;154,-2537;164,-2537;173,-2537;183,-2537;192,-2537;202,-2537;945,-2537;955,-2537" o:connectangles="0,0,0,0,0,0,0,0,0,0,0,0,0,0,0,0,0,0,0"/>
                  </v:shape>
                  <v:shape id="docshape409" o:spid="_x0000_s1614"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" path="m,1065r9,l19,1065,29,868r9,51l48,928r9,2l67,873r10,19l86,864,96,844r10,-52l115,772r10,-13l135,754r9,-20l192,748r10,3l212,756r9,3l231,762,241,409r9,-145l260,129,270,56,308,3,366,r10,l385,r10,l405,r9,l945,r10,e" filled="f" strokecolor="#00ba38" strokeweight=".71pt">
                    <v:path arrowok="t" o:connecttype="custom" o:connectlocs="0,-1472;9,-1472;19,-1472;29,-1669;38,-1618;48,-1609;57,-1607;67,-1664;77,-1645;86,-1673;96,-1693;106,-1745;115,-1765;125,-1778;135,-1783;144,-1803;192,-1789;202,-1786;212,-1781;221,-1778;231,-1775;241,-2128;250,-2273;260,-2408;270,-2481;308,-2534;366,-2537;376,-2537;385,-2537;395,-2537;405,-2537;414,-2537;945,-2537;955,-2537" o:connectangles="0,0,0,0,0,0,0,0,0,0,0,0,0,0,0,0,0,0,0,0,0,0,0,0,0,0,0,0,0,0,0,0,0,0"/>
                  </v:shape>
                  <v:shape id="docshape410" o:spid="_x0000_s1615" style="position:absolute;left:6431;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" path="m,1065r9,l19,1065r10,l38,383,48,676r9,105l67,840r10,23l86,832,96,517,106,349r9,-100l125,218r10,-23l144,127,154,63,183,9,231,r10,4l250,19r10,27l270,69r9,6l289,75r10,l308,77r10,5l328,87r9,5l395,105r10,1l453,110r10,l472,111r10,1l492,112r9,1l511,113r10,l530,114r10,l549,114r10,l569,115r9,l588,115r10,1l607,116r10,l627,116r9,1l646,117r10,l665,117r10,l685,117r9,l704,118r9,-1l723,85,733,59,771,7,829,r10,l849,r96,l955,e" filled="f" strokecolor="#619cff" strokeweight=".71pt">
                    <v:path arrowok="t" o:connecttype="custom" o:connectlocs="9,-1472;29,-1472;48,-1861;67,-1697;86,-1705;106,-2188;125,-2319;144,-2410;183,-2528;241,-2533;260,-2491;279,-2462;299,-2462;318,-2455;337,-2445;405,-2431;463,-2427;482,-2425;501,-2424;521,-2424;540,-2423;559,-2423;578,-2422;598,-2421;617,-2421;636,-2420;656,-2420;675,-2420;694,-2420;713,-2420;733,-2478;829,-2537;849,-2537;955,-2537" o:connectangles="0,0,0,0,0,0,0,0,0,0,0,0,0,0,0,0,0,0,0,0,0,0,0,0,0,0,0,0,0,0,0,0,0,0"/>
                  </v:shape>
                  <v:rect id="docshape411" o:spid="_x0000_s1616" style="position:absolute;left:6383;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" filled="f" strokecolor="#b3b3b3" strokeweight=".22814mm">
                    <v:path arrowok="t"/>
                  </v:rect>
                  <v:rect id="docshape412" o:spid="_x0000_s1617" style="position:absolute;left:6383;top:-2848;width:1051;height:25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" fillcolor="#b3b3b3" stroked="f">
                    <v:path arrowok="t"/>
                  </v:rect>
                  <v:shape id="docshape413" o:spid="_x0000_s1618" type="#_x0000_t202" style="position:absolute;left:6377;top:-2848;width:106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" filled="f" stroked="f">
                    <v:path arrowok="t"/>
                    <v:textbox inset="0,0,0,0">
                      <w:txbxContent>
                        <w:p w14:paraId="3BC4430C" w14:textId="77777777" w:rsidR="00A529FC" w:rsidRDefault="00000000">
                          <w:pPr>
                            <w:spacing w:before="35"/>
                            <w:ind w:left="238"/>
                            <w:rPr>
                              <w:ins w:id="534" w:author="Author" w:date="2022-09-10T01:53:00Z"/>
                              <w:rFonts w:ascii="Arial"/>
                              <w:sz w:val="16"/>
                            </w:rPr>
                          </w:pPr>
                          <w:ins w:id="535" w:author="Author" w:date="2022-09-10T01:53:00Z">
                            <w:r>
                              <w:rPr>
                                <w:rFonts w:ascii="Arial"/>
                                <w:color w:val="FFFFFF"/>
                                <w:sz w:val="16"/>
                              </w:rPr>
                              <w:t xml:space="preserve">Epoch </w:t>
                            </w:r>
                            <w:r>
                              <w:rPr>
                                <w:rFonts w:ascii="Arial"/>
                                <w:color w:val="FFFFFF"/>
                                <w:spacing w:val="-10"/>
                                <w:sz w:val="16"/>
                              </w:rPr>
                              <w:t>3</w:t>
                            </w:r>
                          </w:ins>
                        </w:p>
                      </w:txbxContent>
                    </v:textbox>
                  </v:shape>
                  <w10:wrap anchorx="page"/>
                </v:group>
              </w:pict>
            </mc:Fallback>
          </mc:AlternateContent>
        </w:r>
        <w:r w:rsidR="006228F8">
          <w:rPr>
            <w:noProof/>
          </w:rPr>
          <mc:AlternateContent>
            <mc:Choice Requires="wpg">
              <w:drawing>
                <wp:anchor distT="0" distB="0" distL="114300" distR="114300" simplePos="0" relativeHeight="15761408" behindDoc="0" locked="0" layoutInCell="1" allowOverlap="1" wp14:anchorId="707A2D16" wp14:editId="1A20A2F3">
                  <wp:simplePos x="0" y="0"/>
                  <wp:positionH relativeFrom="page">
                    <wp:posOffset>4049395</wp:posOffset>
                  </wp:positionH>
                  <wp:positionV relativeFrom="paragraph">
                    <wp:posOffset>-774065</wp:posOffset>
                  </wp:positionV>
                  <wp:extent cx="675640" cy="779780"/>
                  <wp:effectExtent l="0" t="0" r="10160" b="7620"/>
                  <wp:wrapNone/>
                  <wp:docPr id="87" name="docshapegroup4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5640" cy="779780"/>
                            <a:chOff x="6377" y="-1219"/>
                            <a:chExt cx="1064" cy="1228"/>
                          </a:xfrm>
                        </wpg:grpSpPr>
                        <wps:wsp>
                          <wps:cNvPr id="88" name="docshape415"/>
                          <wps:cNvSpPr>
                            <a:spLocks/>
                          </wps:cNvSpPr>
                          <wps:spPr bwMode="auto">
                            <a:xfrm>
                              <a:off x="6383" y="-1213"/>
                              <a:ext cx="1051" cy="1188"/>
                            </a:xfrm>
                            <a:custGeom>
                              <a:avLst/>
                              <a:gdLst>
                                <a:gd name="T0" fmla="+- 0 6384 6384"/>
                                <a:gd name="T1" fmla="*/ T0 w 1051"/>
                                <a:gd name="T2" fmla="+- 0 -225 -1212"/>
                                <a:gd name="T3" fmla="*/ -225 h 1188"/>
                                <a:gd name="T4" fmla="+- 0 7434 6384"/>
                                <a:gd name="T5" fmla="*/ T4 w 1051"/>
                                <a:gd name="T6" fmla="+- 0 -225 -1212"/>
                                <a:gd name="T7" fmla="*/ -225 h 1188"/>
                                <a:gd name="T8" fmla="+- 0 6384 6384"/>
                                <a:gd name="T9" fmla="*/ T8 w 1051"/>
                                <a:gd name="T10" fmla="+- 0 -492 -1212"/>
                                <a:gd name="T11" fmla="*/ -492 h 1188"/>
                                <a:gd name="T12" fmla="+- 0 7434 6384"/>
                                <a:gd name="T13" fmla="*/ T12 w 1051"/>
                                <a:gd name="T14" fmla="+- 0 -492 -1212"/>
                                <a:gd name="T15" fmla="*/ -492 h 1188"/>
                                <a:gd name="T16" fmla="+- 0 6384 6384"/>
                                <a:gd name="T17" fmla="*/ T16 w 1051"/>
                                <a:gd name="T18" fmla="+- 0 -758 -1212"/>
                                <a:gd name="T19" fmla="*/ -758 h 1188"/>
                                <a:gd name="T20" fmla="+- 0 7434 6384"/>
                                <a:gd name="T21" fmla="*/ T20 w 1051"/>
                                <a:gd name="T22" fmla="+- 0 -758 -1212"/>
                                <a:gd name="T23" fmla="*/ -758 h 1188"/>
                                <a:gd name="T24" fmla="+- 0 6384 6384"/>
                                <a:gd name="T25" fmla="*/ T24 w 1051"/>
                                <a:gd name="T26" fmla="+- 0 -1025 -1212"/>
                                <a:gd name="T27" fmla="*/ -1025 h 1188"/>
                                <a:gd name="T28" fmla="+- 0 7434 6384"/>
                                <a:gd name="T29" fmla="*/ T28 w 1051"/>
                                <a:gd name="T30" fmla="+- 0 -1025 -1212"/>
                                <a:gd name="T31" fmla="*/ -1025 h 1188"/>
                                <a:gd name="T32" fmla="+- 0 6543 6384"/>
                                <a:gd name="T33" fmla="*/ T32 w 1051"/>
                                <a:gd name="T34" fmla="+- 0 -25 -1212"/>
                                <a:gd name="T35" fmla="*/ -25 h 1188"/>
                                <a:gd name="T36" fmla="+- 0 6543 6384"/>
                                <a:gd name="T37" fmla="*/ T36 w 1051"/>
                                <a:gd name="T38" fmla="+- 0 -1212 -1212"/>
                                <a:gd name="T39" fmla="*/ -1212 h 1188"/>
                                <a:gd name="T40" fmla="+- 0 6784 6384"/>
                                <a:gd name="T41" fmla="*/ T40 w 1051"/>
                                <a:gd name="T42" fmla="+- 0 -25 -1212"/>
                                <a:gd name="T43" fmla="*/ -25 h 1188"/>
                                <a:gd name="T44" fmla="+- 0 6784 6384"/>
                                <a:gd name="T45" fmla="*/ T44 w 1051"/>
                                <a:gd name="T46" fmla="+- 0 -1212 -1212"/>
                                <a:gd name="T47" fmla="*/ -1212 h 1188"/>
                                <a:gd name="T48" fmla="+- 0 7025 6384"/>
                                <a:gd name="T49" fmla="*/ T48 w 1051"/>
                                <a:gd name="T50" fmla="+- 0 -25 -1212"/>
                                <a:gd name="T51" fmla="*/ -25 h 1188"/>
                                <a:gd name="T52" fmla="+- 0 7025 6384"/>
                                <a:gd name="T53" fmla="*/ T52 w 1051"/>
                                <a:gd name="T54" fmla="+- 0 -1212 -1212"/>
                                <a:gd name="T55" fmla="*/ -1212 h 1188"/>
                                <a:gd name="T56" fmla="+- 0 7266 6384"/>
                                <a:gd name="T57" fmla="*/ T56 w 1051"/>
                                <a:gd name="T58" fmla="+- 0 -25 -1212"/>
                                <a:gd name="T59" fmla="*/ -25 h 1188"/>
                                <a:gd name="T60" fmla="+- 0 7266 6384"/>
                                <a:gd name="T61" fmla="*/ T60 w 1051"/>
                                <a:gd name="T62" fmla="+- 0 -1212 -1212"/>
                                <a:gd name="T63"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7"/>
                                  </a:moveTo>
                                  <a:lnTo>
                                    <a:pt x="1050" y="987"/>
                                  </a:lnTo>
                                  <a:moveTo>
                                    <a:pt x="0" y="720"/>
                                  </a:moveTo>
                                  <a:lnTo>
                                    <a:pt x="1050" y="720"/>
                                  </a:lnTo>
                                  <a:moveTo>
                                    <a:pt x="0" y="454"/>
                                  </a:moveTo>
                                  <a:lnTo>
                                    <a:pt x="1050" y="454"/>
                                  </a:lnTo>
                                  <a:moveTo>
                                    <a:pt x="0" y="187"/>
                                  </a:moveTo>
                                  <a:lnTo>
                                    <a:pt x="1050" y="187"/>
                                  </a:lnTo>
                                  <a:moveTo>
                                    <a:pt x="159" y="1187"/>
                                  </a:moveTo>
                                  <a:lnTo>
                                    <a:pt x="159" y="0"/>
                                  </a:lnTo>
                                  <a:moveTo>
                                    <a:pt x="400" y="1187"/>
                                  </a:moveTo>
                                  <a:lnTo>
                                    <a:pt x="400" y="0"/>
                                  </a:lnTo>
                                  <a:moveTo>
                                    <a:pt x="641" y="1187"/>
                                  </a:moveTo>
                                  <a:lnTo>
                                    <a:pt x="641" y="0"/>
                                  </a:lnTo>
                                  <a:moveTo>
                                    <a:pt x="882" y="1187"/>
                                  </a:moveTo>
                                  <a:lnTo>
                                    <a:pt x="88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 name="docshape416"/>
                          <wps:cNvSpPr>
                            <a:spLocks/>
                          </wps:cNvSpPr>
                          <wps:spPr bwMode="auto">
                            <a:xfrm>
                              <a:off x="6383" y="-1213"/>
                              <a:ext cx="1051" cy="1188"/>
                            </a:xfrm>
                            <a:custGeom>
                              <a:avLst/>
                              <a:gdLst>
                                <a:gd name="T0" fmla="+- 0 6384 6384"/>
                                <a:gd name="T1" fmla="*/ T0 w 1051"/>
                                <a:gd name="T2" fmla="+- 0 -92 -1212"/>
                                <a:gd name="T3" fmla="*/ -92 h 1188"/>
                                <a:gd name="T4" fmla="+- 0 7434 6384"/>
                                <a:gd name="T5" fmla="*/ T4 w 1051"/>
                                <a:gd name="T6" fmla="+- 0 -92 -1212"/>
                                <a:gd name="T7" fmla="*/ -92 h 1188"/>
                                <a:gd name="T8" fmla="+- 0 6384 6384"/>
                                <a:gd name="T9" fmla="*/ T8 w 1051"/>
                                <a:gd name="T10" fmla="+- 0 -359 -1212"/>
                                <a:gd name="T11" fmla="*/ -359 h 1188"/>
                                <a:gd name="T12" fmla="+- 0 7434 6384"/>
                                <a:gd name="T13" fmla="*/ T12 w 1051"/>
                                <a:gd name="T14" fmla="+- 0 -359 -1212"/>
                                <a:gd name="T15" fmla="*/ -359 h 1188"/>
                                <a:gd name="T16" fmla="+- 0 6384 6384"/>
                                <a:gd name="T17" fmla="*/ T16 w 1051"/>
                                <a:gd name="T18" fmla="+- 0 -625 -1212"/>
                                <a:gd name="T19" fmla="*/ -625 h 1188"/>
                                <a:gd name="T20" fmla="+- 0 7434 6384"/>
                                <a:gd name="T21" fmla="*/ T20 w 1051"/>
                                <a:gd name="T22" fmla="+- 0 -625 -1212"/>
                                <a:gd name="T23" fmla="*/ -625 h 1188"/>
                                <a:gd name="T24" fmla="+- 0 6384 6384"/>
                                <a:gd name="T25" fmla="*/ T24 w 1051"/>
                                <a:gd name="T26" fmla="+- 0 -892 -1212"/>
                                <a:gd name="T27" fmla="*/ -892 h 1188"/>
                                <a:gd name="T28" fmla="+- 0 7434 6384"/>
                                <a:gd name="T29" fmla="*/ T28 w 1051"/>
                                <a:gd name="T30" fmla="+- 0 -892 -1212"/>
                                <a:gd name="T31" fmla="*/ -892 h 1188"/>
                                <a:gd name="T32" fmla="+- 0 6384 6384"/>
                                <a:gd name="T33" fmla="*/ T32 w 1051"/>
                                <a:gd name="T34" fmla="+- 0 -1158 -1212"/>
                                <a:gd name="T35" fmla="*/ -1158 h 1188"/>
                                <a:gd name="T36" fmla="+- 0 7434 6384"/>
                                <a:gd name="T37" fmla="*/ T36 w 1051"/>
                                <a:gd name="T38" fmla="+- 0 -1158 -1212"/>
                                <a:gd name="T39" fmla="*/ -1158 h 1188"/>
                                <a:gd name="T40" fmla="+- 0 6422 6384"/>
                                <a:gd name="T41" fmla="*/ T40 w 1051"/>
                                <a:gd name="T42" fmla="+- 0 -25 -1212"/>
                                <a:gd name="T43" fmla="*/ -25 h 1188"/>
                                <a:gd name="T44" fmla="+- 0 6422 6384"/>
                                <a:gd name="T45" fmla="*/ T44 w 1051"/>
                                <a:gd name="T46" fmla="+- 0 -1212 -1212"/>
                                <a:gd name="T47" fmla="*/ -1212 h 1188"/>
                                <a:gd name="T48" fmla="+- 0 6663 6384"/>
                                <a:gd name="T49" fmla="*/ T48 w 1051"/>
                                <a:gd name="T50" fmla="+- 0 -25 -1212"/>
                                <a:gd name="T51" fmla="*/ -25 h 1188"/>
                                <a:gd name="T52" fmla="+- 0 6663 6384"/>
                                <a:gd name="T53" fmla="*/ T52 w 1051"/>
                                <a:gd name="T54" fmla="+- 0 -1212 -1212"/>
                                <a:gd name="T55" fmla="*/ -1212 h 1188"/>
                                <a:gd name="T56" fmla="+- 0 6904 6384"/>
                                <a:gd name="T57" fmla="*/ T56 w 1051"/>
                                <a:gd name="T58" fmla="+- 0 -25 -1212"/>
                                <a:gd name="T59" fmla="*/ -25 h 1188"/>
                                <a:gd name="T60" fmla="+- 0 6904 6384"/>
                                <a:gd name="T61" fmla="*/ T60 w 1051"/>
                                <a:gd name="T62" fmla="+- 0 -1212 -1212"/>
                                <a:gd name="T63" fmla="*/ -1212 h 1188"/>
                                <a:gd name="T64" fmla="+- 0 7145 6384"/>
                                <a:gd name="T65" fmla="*/ T64 w 1051"/>
                                <a:gd name="T66" fmla="+- 0 -25 -1212"/>
                                <a:gd name="T67" fmla="*/ -25 h 1188"/>
                                <a:gd name="T68" fmla="+- 0 7145 6384"/>
                                <a:gd name="T69" fmla="*/ T68 w 1051"/>
                                <a:gd name="T70" fmla="+- 0 -1212 -1212"/>
                                <a:gd name="T71" fmla="*/ -1212 h 1188"/>
                                <a:gd name="T72" fmla="+- 0 7387 6384"/>
                                <a:gd name="T73" fmla="*/ T72 w 1051"/>
                                <a:gd name="T74" fmla="+- 0 -25 -1212"/>
                                <a:gd name="T75" fmla="*/ -25 h 1188"/>
                                <a:gd name="T76" fmla="+- 0 7387 6384"/>
                                <a:gd name="T77" fmla="*/ T76 w 1051"/>
                                <a:gd name="T78" fmla="+- 0 -1212 -1212"/>
                                <a:gd name="T79" fmla="*/ -1212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0" y="1120"/>
                                  </a:lnTo>
                                  <a:moveTo>
                                    <a:pt x="0" y="853"/>
                                  </a:moveTo>
                                  <a:lnTo>
                                    <a:pt x="1050" y="853"/>
                                  </a:lnTo>
                                  <a:moveTo>
                                    <a:pt x="0" y="587"/>
                                  </a:moveTo>
                                  <a:lnTo>
                                    <a:pt x="1050" y="587"/>
                                  </a:lnTo>
                                  <a:moveTo>
                                    <a:pt x="0" y="320"/>
                                  </a:moveTo>
                                  <a:lnTo>
                                    <a:pt x="1050" y="320"/>
                                  </a:lnTo>
                                  <a:moveTo>
                                    <a:pt x="0" y="54"/>
                                  </a:moveTo>
                                  <a:lnTo>
                                    <a:pt x="1050" y="54"/>
                                  </a:lnTo>
                                  <a:moveTo>
                                    <a:pt x="38" y="1187"/>
                                  </a:moveTo>
                                  <a:lnTo>
                                    <a:pt x="38" y="0"/>
                                  </a:lnTo>
                                  <a:moveTo>
                                    <a:pt x="279" y="1187"/>
                                  </a:moveTo>
                                  <a:lnTo>
                                    <a:pt x="279" y="0"/>
                                  </a:lnTo>
                                  <a:moveTo>
                                    <a:pt x="520" y="1187"/>
                                  </a:moveTo>
                                  <a:lnTo>
                                    <a:pt x="520" y="0"/>
                                  </a:lnTo>
                                  <a:moveTo>
                                    <a:pt x="761" y="1187"/>
                                  </a:moveTo>
                                  <a:lnTo>
                                    <a:pt x="761"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 name="docshape417"/>
                          <wps:cNvSpPr>
                            <a:spLocks/>
                          </wps:cNvSpPr>
                          <wps:spPr bwMode="auto">
                            <a:xfrm>
                              <a:off x="6431" y="-1159"/>
                              <a:ext cx="956" cy="1066"/>
                            </a:xfrm>
                            <a:custGeom>
                              <a:avLst/>
                              <a:gdLst>
                                <a:gd name="T0" fmla="+- 0 6432 6432"/>
                                <a:gd name="T1" fmla="*/ T0 w 956"/>
                                <a:gd name="T2" fmla="+- 0 -92 -1158"/>
                                <a:gd name="T3" fmla="*/ -92 h 1066"/>
                                <a:gd name="T4" fmla="+- 0 6441 6432"/>
                                <a:gd name="T5" fmla="*/ T4 w 956"/>
                                <a:gd name="T6" fmla="+- 0 -92 -1158"/>
                                <a:gd name="T7" fmla="*/ -92 h 1066"/>
                                <a:gd name="T8" fmla="+- 0 6451 6432"/>
                                <a:gd name="T9" fmla="*/ T8 w 956"/>
                                <a:gd name="T10" fmla="+- 0 -955 -1158"/>
                                <a:gd name="T11" fmla="*/ -955 h 1066"/>
                                <a:gd name="T12" fmla="+- 0 6461 6432"/>
                                <a:gd name="T13" fmla="*/ T12 w 956"/>
                                <a:gd name="T14" fmla="+- 0 -569 -1158"/>
                                <a:gd name="T15" fmla="*/ -569 h 1066"/>
                                <a:gd name="T16" fmla="+- 0 6470 6432"/>
                                <a:gd name="T17" fmla="*/ T16 w 956"/>
                                <a:gd name="T18" fmla="+- 0 -506 -1158"/>
                                <a:gd name="T19" fmla="*/ -506 h 1066"/>
                                <a:gd name="T20" fmla="+- 0 6480 6432"/>
                                <a:gd name="T21" fmla="*/ T20 w 956"/>
                                <a:gd name="T22" fmla="+- 0 -1127 -1158"/>
                                <a:gd name="T23" fmla="*/ -1127 h 1066"/>
                                <a:gd name="T24" fmla="+- 0 6489 6432"/>
                                <a:gd name="T25" fmla="*/ T24 w 956"/>
                                <a:gd name="T26" fmla="+- 0 -1141 -1158"/>
                                <a:gd name="T27" fmla="*/ -1141 h 1066"/>
                                <a:gd name="T28" fmla="+- 0 6499 6432"/>
                                <a:gd name="T29" fmla="*/ T28 w 956"/>
                                <a:gd name="T30" fmla="+- 0 -1132 -1158"/>
                                <a:gd name="T31" fmla="*/ -1132 h 1066"/>
                                <a:gd name="T32" fmla="+- 0 6509 6432"/>
                                <a:gd name="T33" fmla="*/ T32 w 956"/>
                                <a:gd name="T34" fmla="+- 0 -1139 -1158"/>
                                <a:gd name="T35" fmla="*/ -1139 h 1066"/>
                                <a:gd name="T36" fmla="+- 0 6518 6432"/>
                                <a:gd name="T37" fmla="*/ T36 w 956"/>
                                <a:gd name="T38" fmla="+- 0 -1148 -1158"/>
                                <a:gd name="T39" fmla="*/ -1148 h 1066"/>
                                <a:gd name="T40" fmla="+- 0 6528 6432"/>
                                <a:gd name="T41" fmla="*/ T40 w 956"/>
                                <a:gd name="T42" fmla="+- 0 -1153 -1158"/>
                                <a:gd name="T43" fmla="*/ -1153 h 1066"/>
                                <a:gd name="T44" fmla="+- 0 6576 6432"/>
                                <a:gd name="T45" fmla="*/ T44 w 956"/>
                                <a:gd name="T46" fmla="+- 0 -1158 -1158"/>
                                <a:gd name="T47" fmla="*/ -1158 h 1066"/>
                                <a:gd name="T48" fmla="+- 0 6586 6432"/>
                                <a:gd name="T49" fmla="*/ T48 w 956"/>
                                <a:gd name="T50" fmla="+- 0 -1158 -1158"/>
                                <a:gd name="T51" fmla="*/ -1158 h 1066"/>
                                <a:gd name="T52" fmla="+- 0 6596 6432"/>
                                <a:gd name="T53" fmla="*/ T52 w 956"/>
                                <a:gd name="T54" fmla="+- 0 -1158 -1158"/>
                                <a:gd name="T55" fmla="*/ -1158 h 1066"/>
                                <a:gd name="T56" fmla="+- 0 6605 6432"/>
                                <a:gd name="T57" fmla="*/ T56 w 956"/>
                                <a:gd name="T58" fmla="+- 0 -1158 -1158"/>
                                <a:gd name="T59" fmla="*/ -1158 h 1066"/>
                                <a:gd name="T60" fmla="+- 0 6615 6432"/>
                                <a:gd name="T61" fmla="*/ T60 w 956"/>
                                <a:gd name="T62" fmla="+- 0 -1158 -1158"/>
                                <a:gd name="T63" fmla="*/ -1158 h 1066"/>
                                <a:gd name="T64" fmla="+- 0 6624 6432"/>
                                <a:gd name="T65" fmla="*/ T64 w 956"/>
                                <a:gd name="T66" fmla="+- 0 -1158 -1158"/>
                                <a:gd name="T67" fmla="*/ -1158 h 1066"/>
                                <a:gd name="T68" fmla="+- 0 6634 6432"/>
                                <a:gd name="T69" fmla="*/ T68 w 956"/>
                                <a:gd name="T70" fmla="+- 0 -1158 -1158"/>
                                <a:gd name="T71" fmla="*/ -1158 h 1066"/>
                                <a:gd name="T72" fmla="+- 0 6644 6432"/>
                                <a:gd name="T73" fmla="*/ T72 w 956"/>
                                <a:gd name="T74" fmla="+- 0 -1158 -1158"/>
                                <a:gd name="T75" fmla="*/ -1158 h 1066"/>
                                <a:gd name="T76" fmla="+- 0 6653 6432"/>
                                <a:gd name="T77" fmla="*/ T76 w 956"/>
                                <a:gd name="T78" fmla="+- 0 -1158 -1158"/>
                                <a:gd name="T79" fmla="*/ -1158 h 1066"/>
                                <a:gd name="T80" fmla="+- 0 7377 6432"/>
                                <a:gd name="T81" fmla="*/ T80 w 956"/>
                                <a:gd name="T82" fmla="+- 0 -1158 -1158"/>
                                <a:gd name="T83" fmla="*/ -1158 h 1066"/>
                                <a:gd name="T84" fmla="+- 0 7387 6432"/>
                                <a:gd name="T85" fmla="*/ T84 w 956"/>
                                <a:gd name="T86" fmla="+- 0 -1158 -1158"/>
                                <a:gd name="T87"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9" y="1066"/>
                                  </a:lnTo>
                                  <a:lnTo>
                                    <a:pt x="19" y="203"/>
                                  </a:lnTo>
                                  <a:lnTo>
                                    <a:pt x="29" y="589"/>
                                  </a:lnTo>
                                  <a:lnTo>
                                    <a:pt x="38" y="652"/>
                                  </a:lnTo>
                                  <a:lnTo>
                                    <a:pt x="48" y="31"/>
                                  </a:lnTo>
                                  <a:lnTo>
                                    <a:pt x="57" y="17"/>
                                  </a:lnTo>
                                  <a:lnTo>
                                    <a:pt x="67" y="26"/>
                                  </a:lnTo>
                                  <a:lnTo>
                                    <a:pt x="77" y="19"/>
                                  </a:lnTo>
                                  <a:lnTo>
                                    <a:pt x="86" y="10"/>
                                  </a:lnTo>
                                  <a:lnTo>
                                    <a:pt x="96" y="5"/>
                                  </a:lnTo>
                                  <a:lnTo>
                                    <a:pt x="144" y="0"/>
                                  </a:lnTo>
                                  <a:lnTo>
                                    <a:pt x="154" y="0"/>
                                  </a:lnTo>
                                  <a:lnTo>
                                    <a:pt x="164" y="0"/>
                                  </a:lnTo>
                                  <a:lnTo>
                                    <a:pt x="173" y="0"/>
                                  </a:lnTo>
                                  <a:lnTo>
                                    <a:pt x="183" y="0"/>
                                  </a:lnTo>
                                  <a:lnTo>
                                    <a:pt x="192" y="0"/>
                                  </a:lnTo>
                                  <a:lnTo>
                                    <a:pt x="202" y="0"/>
                                  </a:lnTo>
                                  <a:lnTo>
                                    <a:pt x="212" y="0"/>
                                  </a:lnTo>
                                  <a:lnTo>
                                    <a:pt x="221" y="0"/>
                                  </a:lnTo>
                                  <a:lnTo>
                                    <a:pt x="945"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 name="docshape418"/>
                          <wps:cNvSpPr>
                            <a:spLocks/>
                          </wps:cNvSpPr>
                          <wps:spPr bwMode="auto">
                            <a:xfrm>
                              <a:off x="6431" y="-1159"/>
                              <a:ext cx="956" cy="1075"/>
                            </a:xfrm>
                            <a:custGeom>
                              <a:avLst/>
                              <a:gdLst>
                                <a:gd name="T0" fmla="+- 0 6432 6432"/>
                                <a:gd name="T1" fmla="*/ T0 w 956"/>
                                <a:gd name="T2" fmla="+- 0 -92 -1158"/>
                                <a:gd name="T3" fmla="*/ -92 h 1075"/>
                                <a:gd name="T4" fmla="+- 0 6441 6432"/>
                                <a:gd name="T5" fmla="*/ T4 w 956"/>
                                <a:gd name="T6" fmla="+- 0 -92 -1158"/>
                                <a:gd name="T7" fmla="*/ -92 h 1075"/>
                                <a:gd name="T8" fmla="+- 0 6451 6432"/>
                                <a:gd name="T9" fmla="*/ T8 w 956"/>
                                <a:gd name="T10" fmla="+- 0 -92 -1158"/>
                                <a:gd name="T11" fmla="*/ -92 h 1075"/>
                                <a:gd name="T12" fmla="+- 0 6461 6432"/>
                                <a:gd name="T13" fmla="*/ T12 w 956"/>
                                <a:gd name="T14" fmla="+- 0 -92 -1158"/>
                                <a:gd name="T15" fmla="*/ -92 h 1075"/>
                                <a:gd name="T16" fmla="+- 0 6470 6432"/>
                                <a:gd name="T17" fmla="*/ T16 w 956"/>
                                <a:gd name="T18" fmla="+- 0 -92 -1158"/>
                                <a:gd name="T19" fmla="*/ -92 h 1075"/>
                                <a:gd name="T20" fmla="+- 0 6480 6432"/>
                                <a:gd name="T21" fmla="*/ T20 w 956"/>
                                <a:gd name="T22" fmla="+- 0 -83 -1158"/>
                                <a:gd name="T23" fmla="*/ -83 h 1075"/>
                                <a:gd name="T24" fmla="+- 0 6489 6432"/>
                                <a:gd name="T25" fmla="*/ T24 w 956"/>
                                <a:gd name="T26" fmla="+- 0 -217 -1158"/>
                                <a:gd name="T27" fmla="*/ -217 h 1075"/>
                                <a:gd name="T28" fmla="+- 0 6499 6432"/>
                                <a:gd name="T29" fmla="*/ T28 w 956"/>
                                <a:gd name="T30" fmla="+- 0 -268 -1158"/>
                                <a:gd name="T31" fmla="*/ -268 h 1075"/>
                                <a:gd name="T32" fmla="+- 0 6509 6432"/>
                                <a:gd name="T33" fmla="*/ T32 w 956"/>
                                <a:gd name="T34" fmla="+- 0 -435 -1158"/>
                                <a:gd name="T35" fmla="*/ -435 h 1075"/>
                                <a:gd name="T36" fmla="+- 0 6518 6432"/>
                                <a:gd name="T37" fmla="*/ T36 w 956"/>
                                <a:gd name="T38" fmla="+- 0 -1058 -1158"/>
                                <a:gd name="T39" fmla="*/ -1058 h 1075"/>
                                <a:gd name="T40" fmla="+- 0 6528 6432"/>
                                <a:gd name="T41" fmla="*/ T40 w 956"/>
                                <a:gd name="T42" fmla="+- 0 -999 -1158"/>
                                <a:gd name="T43" fmla="*/ -999 h 1075"/>
                                <a:gd name="T44" fmla="+- 0 6538 6432"/>
                                <a:gd name="T45" fmla="*/ T44 w 956"/>
                                <a:gd name="T46" fmla="+- 0 -982 -1158"/>
                                <a:gd name="T47" fmla="*/ -982 h 1075"/>
                                <a:gd name="T48" fmla="+- 0 6547 6432"/>
                                <a:gd name="T49" fmla="*/ T48 w 956"/>
                                <a:gd name="T50" fmla="+- 0 -1080 -1158"/>
                                <a:gd name="T51" fmla="*/ -1080 h 1075"/>
                                <a:gd name="T52" fmla="+- 0 6576 6432"/>
                                <a:gd name="T53" fmla="*/ T52 w 956"/>
                                <a:gd name="T54" fmla="+- 0 -1145 -1158"/>
                                <a:gd name="T55" fmla="*/ -1145 h 1075"/>
                                <a:gd name="T56" fmla="+- 0 6634 6432"/>
                                <a:gd name="T57" fmla="*/ T56 w 956"/>
                                <a:gd name="T58" fmla="+- 0 -1157 -1158"/>
                                <a:gd name="T59" fmla="*/ -1157 h 1075"/>
                                <a:gd name="T60" fmla="+- 0 6644 6432"/>
                                <a:gd name="T61" fmla="*/ T60 w 956"/>
                                <a:gd name="T62" fmla="+- 0 -1157 -1158"/>
                                <a:gd name="T63" fmla="*/ -1157 h 1075"/>
                                <a:gd name="T64" fmla="+- 0 6653 6432"/>
                                <a:gd name="T65" fmla="*/ T64 w 956"/>
                                <a:gd name="T66" fmla="+- 0 -1157 -1158"/>
                                <a:gd name="T67" fmla="*/ -1157 h 1075"/>
                                <a:gd name="T68" fmla="+- 0 6663 6432"/>
                                <a:gd name="T69" fmla="*/ T68 w 956"/>
                                <a:gd name="T70" fmla="+- 0 -1157 -1158"/>
                                <a:gd name="T71" fmla="*/ -1157 h 1075"/>
                                <a:gd name="T72" fmla="+- 0 6673 6432"/>
                                <a:gd name="T73" fmla="*/ T72 w 956"/>
                                <a:gd name="T74" fmla="+- 0 -1158 -1158"/>
                                <a:gd name="T75" fmla="*/ -1158 h 1075"/>
                                <a:gd name="T76" fmla="+- 0 6682 6432"/>
                                <a:gd name="T77" fmla="*/ T76 w 956"/>
                                <a:gd name="T78" fmla="+- 0 -1158 -1158"/>
                                <a:gd name="T79" fmla="*/ -1158 h 1075"/>
                                <a:gd name="T80" fmla="+- 0 6692 6432"/>
                                <a:gd name="T81" fmla="*/ T80 w 956"/>
                                <a:gd name="T82" fmla="+- 0 -1158 -1158"/>
                                <a:gd name="T83" fmla="*/ -1158 h 1075"/>
                                <a:gd name="T84" fmla="+- 0 6702 6432"/>
                                <a:gd name="T85" fmla="*/ T84 w 956"/>
                                <a:gd name="T86" fmla="+- 0 -1158 -1158"/>
                                <a:gd name="T87" fmla="*/ -1158 h 1075"/>
                                <a:gd name="T88" fmla="+- 0 6711 6432"/>
                                <a:gd name="T89" fmla="*/ T88 w 956"/>
                                <a:gd name="T90" fmla="+- 0 -1158 -1158"/>
                                <a:gd name="T91" fmla="*/ -1158 h 1075"/>
                                <a:gd name="T92" fmla="+- 0 6721 6432"/>
                                <a:gd name="T93" fmla="*/ T92 w 956"/>
                                <a:gd name="T94" fmla="+- 0 -1158 -1158"/>
                                <a:gd name="T95" fmla="*/ -1158 h 1075"/>
                                <a:gd name="T96" fmla="+- 0 6731 6432"/>
                                <a:gd name="T97" fmla="*/ T96 w 956"/>
                                <a:gd name="T98" fmla="+- 0 -1158 -1158"/>
                                <a:gd name="T99" fmla="*/ -1158 h 1075"/>
                                <a:gd name="T100" fmla="+- 0 6740 6432"/>
                                <a:gd name="T101" fmla="*/ T100 w 956"/>
                                <a:gd name="T102" fmla="+- 0 -1158 -1158"/>
                                <a:gd name="T103" fmla="*/ -1158 h 1075"/>
                                <a:gd name="T104" fmla="+- 0 7377 6432"/>
                                <a:gd name="T105" fmla="*/ T104 w 956"/>
                                <a:gd name="T106" fmla="+- 0 -1158 -1158"/>
                                <a:gd name="T107" fmla="*/ -1158 h 1075"/>
                                <a:gd name="T108" fmla="+- 0 7387 6432"/>
                                <a:gd name="T109" fmla="*/ T108 w 956"/>
                                <a:gd name="T110" fmla="+- 0 -1158 -1158"/>
                                <a:gd name="T111" fmla="*/ -1158 h 107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56" h="1075">
                                  <a:moveTo>
                                    <a:pt x="0" y="1066"/>
                                  </a:moveTo>
                                  <a:lnTo>
                                    <a:pt x="9" y="1066"/>
                                  </a:lnTo>
                                  <a:lnTo>
                                    <a:pt x="19" y="1066"/>
                                  </a:lnTo>
                                  <a:lnTo>
                                    <a:pt x="29" y="1066"/>
                                  </a:lnTo>
                                  <a:lnTo>
                                    <a:pt x="38" y="1066"/>
                                  </a:lnTo>
                                  <a:lnTo>
                                    <a:pt x="48" y="1075"/>
                                  </a:lnTo>
                                  <a:lnTo>
                                    <a:pt x="57" y="941"/>
                                  </a:lnTo>
                                  <a:lnTo>
                                    <a:pt x="67" y="890"/>
                                  </a:lnTo>
                                  <a:lnTo>
                                    <a:pt x="77" y="723"/>
                                  </a:lnTo>
                                  <a:lnTo>
                                    <a:pt x="86" y="100"/>
                                  </a:lnTo>
                                  <a:lnTo>
                                    <a:pt x="96" y="159"/>
                                  </a:lnTo>
                                  <a:lnTo>
                                    <a:pt x="106" y="176"/>
                                  </a:lnTo>
                                  <a:lnTo>
                                    <a:pt x="115" y="78"/>
                                  </a:lnTo>
                                  <a:lnTo>
                                    <a:pt x="144" y="13"/>
                                  </a:lnTo>
                                  <a:lnTo>
                                    <a:pt x="202" y="1"/>
                                  </a:lnTo>
                                  <a:lnTo>
                                    <a:pt x="212" y="1"/>
                                  </a:lnTo>
                                  <a:lnTo>
                                    <a:pt x="221" y="1"/>
                                  </a:lnTo>
                                  <a:lnTo>
                                    <a:pt x="231" y="1"/>
                                  </a:lnTo>
                                  <a:lnTo>
                                    <a:pt x="241" y="0"/>
                                  </a:lnTo>
                                  <a:lnTo>
                                    <a:pt x="250" y="0"/>
                                  </a:lnTo>
                                  <a:lnTo>
                                    <a:pt x="260" y="0"/>
                                  </a:lnTo>
                                  <a:lnTo>
                                    <a:pt x="270" y="0"/>
                                  </a:lnTo>
                                  <a:lnTo>
                                    <a:pt x="279" y="0"/>
                                  </a:lnTo>
                                  <a:lnTo>
                                    <a:pt x="289" y="0"/>
                                  </a:lnTo>
                                  <a:lnTo>
                                    <a:pt x="299" y="0"/>
                                  </a:lnTo>
                                  <a:lnTo>
                                    <a:pt x="308" y="0"/>
                                  </a:lnTo>
                                  <a:lnTo>
                                    <a:pt x="945"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 name="docshape419"/>
                          <wps:cNvSpPr>
                            <a:spLocks/>
                          </wps:cNvSpPr>
                          <wps:spPr bwMode="auto">
                            <a:xfrm>
                              <a:off x="6431" y="-1159"/>
                              <a:ext cx="956" cy="1066"/>
                            </a:xfrm>
                            <a:custGeom>
                              <a:avLst/>
                              <a:gdLst>
                                <a:gd name="T0" fmla="+- 0 6441 6432"/>
                                <a:gd name="T1" fmla="*/ T0 w 956"/>
                                <a:gd name="T2" fmla="+- 0 -92 -1158"/>
                                <a:gd name="T3" fmla="*/ -92 h 1066"/>
                                <a:gd name="T4" fmla="+- 0 6461 6432"/>
                                <a:gd name="T5" fmla="*/ T4 w 956"/>
                                <a:gd name="T6" fmla="+- 0 -92 -1158"/>
                                <a:gd name="T7" fmla="*/ -92 h 1066"/>
                                <a:gd name="T8" fmla="+- 0 6480 6432"/>
                                <a:gd name="T9" fmla="*/ T8 w 956"/>
                                <a:gd name="T10" fmla="+- 0 -470 -1158"/>
                                <a:gd name="T11" fmla="*/ -470 h 1066"/>
                                <a:gd name="T12" fmla="+- 0 6499 6432"/>
                                <a:gd name="T13" fmla="*/ T12 w 956"/>
                                <a:gd name="T14" fmla="+- 0 -308 -1158"/>
                                <a:gd name="T15" fmla="*/ -308 h 1066"/>
                                <a:gd name="T16" fmla="+- 0 6518 6432"/>
                                <a:gd name="T17" fmla="*/ T16 w 956"/>
                                <a:gd name="T18" fmla="+- 0 -235 -1158"/>
                                <a:gd name="T19" fmla="*/ -235 h 1066"/>
                                <a:gd name="T20" fmla="+- 0 6538 6432"/>
                                <a:gd name="T21" fmla="*/ T20 w 956"/>
                                <a:gd name="T22" fmla="+- 0 -818 -1158"/>
                                <a:gd name="T23" fmla="*/ -818 h 1066"/>
                                <a:gd name="T24" fmla="+- 0 6567 6432"/>
                                <a:gd name="T25" fmla="*/ T24 w 956"/>
                                <a:gd name="T26" fmla="+- 0 -962 -1158"/>
                                <a:gd name="T27" fmla="*/ -962 h 1066"/>
                                <a:gd name="T28" fmla="+- 0 6586 6432"/>
                                <a:gd name="T29" fmla="*/ T28 w 956"/>
                                <a:gd name="T30" fmla="+- 0 -1096 -1158"/>
                                <a:gd name="T31" fmla="*/ -1096 h 1066"/>
                                <a:gd name="T32" fmla="+- 0 6663 6432"/>
                                <a:gd name="T33" fmla="*/ T32 w 956"/>
                                <a:gd name="T34" fmla="+- 0 -1158 -1158"/>
                                <a:gd name="T35" fmla="*/ -1158 h 1066"/>
                                <a:gd name="T36" fmla="+- 0 6682 6432"/>
                                <a:gd name="T37" fmla="*/ T36 w 956"/>
                                <a:gd name="T38" fmla="+- 0 -1126 -1158"/>
                                <a:gd name="T39" fmla="*/ -1126 h 1066"/>
                                <a:gd name="T40" fmla="+- 0 6740 6432"/>
                                <a:gd name="T41" fmla="*/ T40 w 956"/>
                                <a:gd name="T42" fmla="+- 0 -1068 -1158"/>
                                <a:gd name="T43" fmla="*/ -1068 h 1066"/>
                                <a:gd name="T44" fmla="+- 0 6817 6432"/>
                                <a:gd name="T45" fmla="*/ T44 w 956"/>
                                <a:gd name="T46" fmla="+- 0 -1052 -1158"/>
                                <a:gd name="T47" fmla="*/ -1052 h 1066"/>
                                <a:gd name="T48" fmla="+- 0 6837 6432"/>
                                <a:gd name="T49" fmla="*/ T48 w 956"/>
                                <a:gd name="T50" fmla="+- 0 -1050 -1158"/>
                                <a:gd name="T51" fmla="*/ -1050 h 1066"/>
                                <a:gd name="T52" fmla="+- 0 6856 6432"/>
                                <a:gd name="T53" fmla="*/ T52 w 956"/>
                                <a:gd name="T54" fmla="+- 0 -1049 -1158"/>
                                <a:gd name="T55" fmla="*/ -1049 h 1066"/>
                                <a:gd name="T56" fmla="+- 0 6875 6432"/>
                                <a:gd name="T57" fmla="*/ T56 w 956"/>
                                <a:gd name="T58" fmla="+- 0 -1049 -1158"/>
                                <a:gd name="T59" fmla="*/ -1049 h 1066"/>
                                <a:gd name="T60" fmla="+- 0 6895 6432"/>
                                <a:gd name="T61" fmla="*/ T60 w 956"/>
                                <a:gd name="T62" fmla="+- 0 -1048 -1158"/>
                                <a:gd name="T63" fmla="*/ -1048 h 1066"/>
                                <a:gd name="T64" fmla="+- 0 6914 6432"/>
                                <a:gd name="T65" fmla="*/ T64 w 956"/>
                                <a:gd name="T66" fmla="+- 0 -1048 -1158"/>
                                <a:gd name="T67" fmla="*/ -1048 h 1066"/>
                                <a:gd name="T68" fmla="+- 0 6933 6432"/>
                                <a:gd name="T69" fmla="*/ T68 w 956"/>
                                <a:gd name="T70" fmla="+- 0 -1048 -1158"/>
                                <a:gd name="T71" fmla="*/ -1048 h 1066"/>
                                <a:gd name="T72" fmla="+- 0 6953 6432"/>
                                <a:gd name="T73" fmla="*/ T72 w 956"/>
                                <a:gd name="T74" fmla="+- 0 -1048 -1158"/>
                                <a:gd name="T75" fmla="*/ -1048 h 1066"/>
                                <a:gd name="T76" fmla="+- 0 6972 6432"/>
                                <a:gd name="T77" fmla="*/ T76 w 956"/>
                                <a:gd name="T78" fmla="+- 0 -1048 -1158"/>
                                <a:gd name="T79" fmla="*/ -1048 h 1066"/>
                                <a:gd name="T80" fmla="+- 0 6991 6432"/>
                                <a:gd name="T81" fmla="*/ T80 w 956"/>
                                <a:gd name="T82" fmla="+- 0 -1047 -1158"/>
                                <a:gd name="T83" fmla="*/ -1047 h 1066"/>
                                <a:gd name="T84" fmla="+- 0 7010 6432"/>
                                <a:gd name="T85" fmla="*/ T84 w 956"/>
                                <a:gd name="T86" fmla="+- 0 -1047 -1158"/>
                                <a:gd name="T87" fmla="*/ -1047 h 1066"/>
                                <a:gd name="T88" fmla="+- 0 7030 6432"/>
                                <a:gd name="T89" fmla="*/ T88 w 956"/>
                                <a:gd name="T90" fmla="+- 0 -1047 -1158"/>
                                <a:gd name="T91" fmla="*/ -1047 h 1066"/>
                                <a:gd name="T92" fmla="+- 0 7049 6432"/>
                                <a:gd name="T93" fmla="*/ T92 w 956"/>
                                <a:gd name="T94" fmla="+- 0 -1047 -1158"/>
                                <a:gd name="T95" fmla="*/ -1047 h 1066"/>
                                <a:gd name="T96" fmla="+- 0 7068 6432"/>
                                <a:gd name="T97" fmla="*/ T96 w 956"/>
                                <a:gd name="T98" fmla="+- 0 -1047 -1158"/>
                                <a:gd name="T99" fmla="*/ -1047 h 1066"/>
                                <a:gd name="T100" fmla="+- 0 7088 6432"/>
                                <a:gd name="T101" fmla="*/ T100 w 956"/>
                                <a:gd name="T102" fmla="+- 0 -1047 -1158"/>
                                <a:gd name="T103" fmla="*/ -1047 h 1066"/>
                                <a:gd name="T104" fmla="+- 0 7107 6432"/>
                                <a:gd name="T105" fmla="*/ T104 w 956"/>
                                <a:gd name="T106" fmla="+- 0 -1047 -1158"/>
                                <a:gd name="T107" fmla="*/ -1047 h 1066"/>
                                <a:gd name="T108" fmla="+- 0 7126 6432"/>
                                <a:gd name="T109" fmla="*/ T108 w 956"/>
                                <a:gd name="T110" fmla="+- 0 -1047 -1158"/>
                                <a:gd name="T111" fmla="*/ -1047 h 1066"/>
                                <a:gd name="T112" fmla="+- 0 7145 6432"/>
                                <a:gd name="T113" fmla="*/ T112 w 956"/>
                                <a:gd name="T114" fmla="+- 0 -1047 -1158"/>
                                <a:gd name="T115" fmla="*/ -1047 h 1066"/>
                                <a:gd name="T116" fmla="+- 0 7184 6432"/>
                                <a:gd name="T117" fmla="*/ T116 w 956"/>
                                <a:gd name="T118" fmla="+- 0 -1140 -1158"/>
                                <a:gd name="T119" fmla="*/ -1140 h 1066"/>
                                <a:gd name="T120" fmla="+- 0 7252 6432"/>
                                <a:gd name="T121" fmla="*/ T120 w 956"/>
                                <a:gd name="T122" fmla="+- 0 -1158 -1158"/>
                                <a:gd name="T123" fmla="*/ -1158 h 1066"/>
                                <a:gd name="T124" fmla="+- 0 7271 6432"/>
                                <a:gd name="T125" fmla="*/ T124 w 956"/>
                                <a:gd name="T126" fmla="+- 0 -1158 -1158"/>
                                <a:gd name="T127" fmla="*/ -1158 h 1066"/>
                                <a:gd name="T128" fmla="+- 0 7290 6432"/>
                                <a:gd name="T129" fmla="*/ T128 w 956"/>
                                <a:gd name="T130" fmla="+- 0 -1158 -1158"/>
                                <a:gd name="T131" fmla="*/ -1158 h 1066"/>
                                <a:gd name="T132" fmla="+- 0 7387 6432"/>
                                <a:gd name="T133" fmla="*/ T132 w 956"/>
                                <a:gd name="T134" fmla="+- 0 -1158 -1158"/>
                                <a:gd name="T135" fmla="*/ -1158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56" h="1066">
                                  <a:moveTo>
                                    <a:pt x="0" y="1066"/>
                                  </a:moveTo>
                                  <a:lnTo>
                                    <a:pt x="9" y="1066"/>
                                  </a:lnTo>
                                  <a:lnTo>
                                    <a:pt x="19" y="1066"/>
                                  </a:lnTo>
                                  <a:lnTo>
                                    <a:pt x="29" y="1066"/>
                                  </a:lnTo>
                                  <a:lnTo>
                                    <a:pt x="38" y="379"/>
                                  </a:lnTo>
                                  <a:lnTo>
                                    <a:pt x="48" y="688"/>
                                  </a:lnTo>
                                  <a:lnTo>
                                    <a:pt x="57" y="794"/>
                                  </a:lnTo>
                                  <a:lnTo>
                                    <a:pt x="67" y="850"/>
                                  </a:lnTo>
                                  <a:lnTo>
                                    <a:pt x="77" y="872"/>
                                  </a:lnTo>
                                  <a:lnTo>
                                    <a:pt x="86" y="923"/>
                                  </a:lnTo>
                                  <a:lnTo>
                                    <a:pt x="96" y="528"/>
                                  </a:lnTo>
                                  <a:lnTo>
                                    <a:pt x="106" y="340"/>
                                  </a:lnTo>
                                  <a:lnTo>
                                    <a:pt x="115" y="247"/>
                                  </a:lnTo>
                                  <a:lnTo>
                                    <a:pt x="135" y="196"/>
                                  </a:lnTo>
                                  <a:lnTo>
                                    <a:pt x="144" y="122"/>
                                  </a:lnTo>
                                  <a:lnTo>
                                    <a:pt x="154" y="62"/>
                                  </a:lnTo>
                                  <a:lnTo>
                                    <a:pt x="183" y="10"/>
                                  </a:lnTo>
                                  <a:lnTo>
                                    <a:pt x="231" y="0"/>
                                  </a:lnTo>
                                  <a:lnTo>
                                    <a:pt x="241" y="10"/>
                                  </a:lnTo>
                                  <a:lnTo>
                                    <a:pt x="250" y="32"/>
                                  </a:lnTo>
                                  <a:lnTo>
                                    <a:pt x="260" y="49"/>
                                  </a:lnTo>
                                  <a:lnTo>
                                    <a:pt x="308" y="90"/>
                                  </a:lnTo>
                                  <a:lnTo>
                                    <a:pt x="376" y="105"/>
                                  </a:lnTo>
                                  <a:lnTo>
                                    <a:pt x="385" y="106"/>
                                  </a:lnTo>
                                  <a:lnTo>
                                    <a:pt x="395" y="107"/>
                                  </a:lnTo>
                                  <a:lnTo>
                                    <a:pt x="405" y="108"/>
                                  </a:lnTo>
                                  <a:lnTo>
                                    <a:pt x="414" y="108"/>
                                  </a:lnTo>
                                  <a:lnTo>
                                    <a:pt x="424" y="109"/>
                                  </a:lnTo>
                                  <a:lnTo>
                                    <a:pt x="434" y="109"/>
                                  </a:lnTo>
                                  <a:lnTo>
                                    <a:pt x="443" y="109"/>
                                  </a:lnTo>
                                  <a:lnTo>
                                    <a:pt x="453" y="109"/>
                                  </a:lnTo>
                                  <a:lnTo>
                                    <a:pt x="463" y="110"/>
                                  </a:lnTo>
                                  <a:lnTo>
                                    <a:pt x="472" y="110"/>
                                  </a:lnTo>
                                  <a:lnTo>
                                    <a:pt x="482" y="110"/>
                                  </a:lnTo>
                                  <a:lnTo>
                                    <a:pt x="492" y="110"/>
                                  </a:lnTo>
                                  <a:lnTo>
                                    <a:pt x="501" y="110"/>
                                  </a:lnTo>
                                  <a:lnTo>
                                    <a:pt x="511" y="110"/>
                                  </a:lnTo>
                                  <a:lnTo>
                                    <a:pt x="521" y="110"/>
                                  </a:lnTo>
                                  <a:lnTo>
                                    <a:pt x="530" y="110"/>
                                  </a:lnTo>
                                  <a:lnTo>
                                    <a:pt x="540" y="110"/>
                                  </a:lnTo>
                                  <a:lnTo>
                                    <a:pt x="549" y="110"/>
                                  </a:lnTo>
                                  <a:lnTo>
                                    <a:pt x="559" y="111"/>
                                  </a:lnTo>
                                  <a:lnTo>
                                    <a:pt x="569" y="111"/>
                                  </a:lnTo>
                                  <a:lnTo>
                                    <a:pt x="578" y="111"/>
                                  </a:lnTo>
                                  <a:lnTo>
                                    <a:pt x="588" y="111"/>
                                  </a:lnTo>
                                  <a:lnTo>
                                    <a:pt x="598" y="111"/>
                                  </a:lnTo>
                                  <a:lnTo>
                                    <a:pt x="607" y="111"/>
                                  </a:lnTo>
                                  <a:lnTo>
                                    <a:pt x="617" y="111"/>
                                  </a:lnTo>
                                  <a:lnTo>
                                    <a:pt x="627" y="111"/>
                                  </a:lnTo>
                                  <a:lnTo>
                                    <a:pt x="636" y="111"/>
                                  </a:lnTo>
                                  <a:lnTo>
                                    <a:pt x="646" y="111"/>
                                  </a:lnTo>
                                  <a:lnTo>
                                    <a:pt x="656" y="111"/>
                                  </a:lnTo>
                                  <a:lnTo>
                                    <a:pt x="665" y="111"/>
                                  </a:lnTo>
                                  <a:lnTo>
                                    <a:pt x="675" y="111"/>
                                  </a:lnTo>
                                  <a:lnTo>
                                    <a:pt x="685" y="111"/>
                                  </a:lnTo>
                                  <a:lnTo>
                                    <a:pt x="694" y="111"/>
                                  </a:lnTo>
                                  <a:lnTo>
                                    <a:pt x="704" y="111"/>
                                  </a:lnTo>
                                  <a:lnTo>
                                    <a:pt x="713" y="111"/>
                                  </a:lnTo>
                                  <a:lnTo>
                                    <a:pt x="723" y="81"/>
                                  </a:lnTo>
                                  <a:lnTo>
                                    <a:pt x="752" y="18"/>
                                  </a:lnTo>
                                  <a:lnTo>
                                    <a:pt x="810" y="0"/>
                                  </a:lnTo>
                                  <a:lnTo>
                                    <a:pt x="820" y="0"/>
                                  </a:lnTo>
                                  <a:lnTo>
                                    <a:pt x="829" y="0"/>
                                  </a:lnTo>
                                  <a:lnTo>
                                    <a:pt x="839" y="0"/>
                                  </a:lnTo>
                                  <a:lnTo>
                                    <a:pt x="849" y="0"/>
                                  </a:lnTo>
                                  <a:lnTo>
                                    <a:pt x="858" y="0"/>
                                  </a:lnTo>
                                  <a:lnTo>
                                    <a:pt x="945"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docshape420"/>
                          <wps:cNvSpPr>
                            <a:spLocks/>
                          </wps:cNvSpPr>
                          <wps:spPr bwMode="auto">
                            <a:xfrm>
                              <a:off x="6383" y="-1213"/>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 name="docshape421"/>
                          <wps:cNvSpPr>
                            <a:spLocks/>
                          </wps:cNvSpPr>
                          <wps:spPr bwMode="auto">
                            <a:xfrm>
                              <a:off x="6421" y="-25"/>
                              <a:ext cx="965" cy="34"/>
                            </a:xfrm>
                            <a:custGeom>
                              <a:avLst/>
                              <a:gdLst>
                                <a:gd name="T0" fmla="+- 0 6422 6422"/>
                                <a:gd name="T1" fmla="*/ T0 w 965"/>
                                <a:gd name="T2" fmla="+- 0 9 -25"/>
                                <a:gd name="T3" fmla="*/ 9 h 34"/>
                                <a:gd name="T4" fmla="+- 0 6422 6422"/>
                                <a:gd name="T5" fmla="*/ T4 w 965"/>
                                <a:gd name="T6" fmla="+- 0 -25 -25"/>
                                <a:gd name="T7" fmla="*/ -25 h 34"/>
                                <a:gd name="T8" fmla="+- 0 6663 6422"/>
                                <a:gd name="T9" fmla="*/ T8 w 965"/>
                                <a:gd name="T10" fmla="+- 0 9 -25"/>
                                <a:gd name="T11" fmla="*/ 9 h 34"/>
                                <a:gd name="T12" fmla="+- 0 6663 6422"/>
                                <a:gd name="T13" fmla="*/ T12 w 965"/>
                                <a:gd name="T14" fmla="+- 0 -25 -25"/>
                                <a:gd name="T15" fmla="*/ -25 h 34"/>
                                <a:gd name="T16" fmla="+- 0 6904 6422"/>
                                <a:gd name="T17" fmla="*/ T16 w 965"/>
                                <a:gd name="T18" fmla="+- 0 9 -25"/>
                                <a:gd name="T19" fmla="*/ 9 h 34"/>
                                <a:gd name="T20" fmla="+- 0 6904 6422"/>
                                <a:gd name="T21" fmla="*/ T20 w 965"/>
                                <a:gd name="T22" fmla="+- 0 -25 -25"/>
                                <a:gd name="T23" fmla="*/ -25 h 34"/>
                                <a:gd name="T24" fmla="+- 0 7145 6422"/>
                                <a:gd name="T25" fmla="*/ T24 w 965"/>
                                <a:gd name="T26" fmla="+- 0 9 -25"/>
                                <a:gd name="T27" fmla="*/ 9 h 34"/>
                                <a:gd name="T28" fmla="+- 0 7145 6422"/>
                                <a:gd name="T29" fmla="*/ T28 w 965"/>
                                <a:gd name="T30" fmla="+- 0 -25 -25"/>
                                <a:gd name="T31" fmla="*/ -25 h 34"/>
                                <a:gd name="T32" fmla="+- 0 7387 6422"/>
                                <a:gd name="T33" fmla="*/ T32 w 965"/>
                                <a:gd name="T34" fmla="+- 0 9 -25"/>
                                <a:gd name="T35" fmla="*/ 9 h 34"/>
                                <a:gd name="T36" fmla="+- 0 7387 6422"/>
                                <a:gd name="T37" fmla="*/ T36 w 965"/>
                                <a:gd name="T38" fmla="+- 0 -25 -25"/>
                                <a:gd name="T39" fmla="*/ -25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4"/>
                                  </a:moveTo>
                                  <a:lnTo>
                                    <a:pt x="0" y="0"/>
                                  </a:lnTo>
                                  <a:moveTo>
                                    <a:pt x="241" y="34"/>
                                  </a:moveTo>
                                  <a:lnTo>
                                    <a:pt x="241" y="0"/>
                                  </a:lnTo>
                                  <a:moveTo>
                                    <a:pt x="482" y="34"/>
                                  </a:moveTo>
                                  <a:lnTo>
                                    <a:pt x="482" y="0"/>
                                  </a:lnTo>
                                  <a:moveTo>
                                    <a:pt x="723" y="34"/>
                                  </a:moveTo>
                                  <a:lnTo>
                                    <a:pt x="723" y="0"/>
                                  </a:lnTo>
                                  <a:moveTo>
                                    <a:pt x="965" y="34"/>
                                  </a:moveTo>
                                  <a:lnTo>
                                    <a:pt x="965"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98016" id="docshapegroup414" o:spid="_x0000_s1026" style="position:absolute;margin-left:318.85pt;margin-top:-60.95pt;width:53.2pt;height:61.4pt;z-index:15761408;mso-position-horizontal-relative:page" coordorigin="6377,-1219" coordsize="106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">
                  <v:shape id="docshape415" o:spid="_x0000_s1027"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" path="m,987r1050,m,720r1050,m,454r1050,m,187r1050,m159,1187l159,m400,1187l400,m641,1187l641,m882,1187l882,e" filled="f" strokecolor="#dedede" strokeweight=".16pt">
                    <v:path arrowok="t" o:connecttype="custom" o:connectlocs="0,-225;1050,-225;0,-492;1050,-492;0,-758;1050,-758;0,-1025;1050,-1025;159,-25;159,-1212;400,-25;400,-1212;641,-25;641,-1212;882,-25;882,-1212" o:connectangles="0,0,0,0,0,0,0,0,0,0,0,0,0,0,0,0"/>
                  </v:shape>
                  <v:shape id="docshape416" o:spid="_x0000_s1028" style="position:absolute;left:6383;top:-1213;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" path="m,1120r1050,m,853r1050,m,587r1050,m,320r1050,m,54r1050,m38,1187l38,m279,1187l279,m520,1187l520,m761,1187l761,t242,1187l1003,e" filled="f" strokecolor="#dedede" strokeweight=".1141mm">
                    <v:path arrowok="t" o:connecttype="custom" o:connectlocs="0,-92;1050,-92;0,-359;1050,-359;0,-625;1050,-625;0,-892;1050,-892;0,-1158;1050,-1158;38,-25;38,-1212;279,-25;279,-1212;520,-25;520,-1212;761,-25;761,-1212;1003,-25;1003,-1212" o:connectangles="0,0,0,0,0,0,0,0,0,0,0,0,0,0,0,0,0,0,0,0"/>
                  </v:shape>
                  <v:shape id="docshape417" o:spid="_x0000_s1029"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" path="m,1066r9,l19,203,29,589r9,63l48,31,57,17r10,9l77,19r9,-9l96,5,144,r10,l164,r9,l183,r9,l202,r10,l221,,945,r10,e" filled="f" strokecolor="#f8766d" strokeweight=".71pt">
                    <v:path arrowok="t" o:connecttype="custom" o:connectlocs="0,-92;9,-92;19,-955;29,-569;38,-506;48,-1127;57,-1141;67,-1132;77,-1139;86,-1148;96,-1153;144,-1158;154,-1158;164,-1158;173,-1158;183,-1158;192,-1158;202,-1158;212,-1158;221,-1158;945,-1158;955,-1158" o:connectangles="0,0,0,0,0,0,0,0,0,0,0,0,0,0,0,0,0,0,0,0,0,0"/>
                  </v:shape>
                  <v:shape id="docshape418" o:spid="_x0000_s1030" style="position:absolute;left:6431;top:-1159;width:956;height:1075;visibility:visible;mso-wrap-style:square;v-text-anchor:top" coordsize="956,107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" path="m,1066r9,l19,1066r10,l38,1066r10,9l57,941,67,890,77,723,86,100r10,59l106,176r9,-98l144,13,202,1r10,l221,1r10,l241,r9,l260,r10,l279,r10,l299,r9,l945,r10,e" filled="f" strokecolor="#00ba38" strokeweight=".71pt">
                    <v:path arrowok="t" o:connecttype="custom" o:connectlocs="0,-92;9,-92;19,-92;29,-92;38,-92;48,-83;57,-217;67,-268;77,-435;86,-1058;96,-999;106,-982;115,-1080;144,-1145;202,-1157;212,-1157;221,-1157;231,-1157;241,-1158;250,-1158;260,-1158;270,-1158;279,-1158;289,-1158;299,-1158;308,-1158;945,-1158;955,-1158" o:connectangles="0,0,0,0,0,0,0,0,0,0,0,0,0,0,0,0,0,0,0,0,0,0,0,0,0,0,0,0"/>
                  </v:shape>
                  <v:shape id="docshape419" o:spid="_x0000_s1031" style="position:absolute;left:6431;top:-1159;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" path="m,1066r9,l19,1066r10,l38,379,48,688r9,106l67,850r10,22l86,923,96,528,106,340r9,-93l135,196r9,-74l154,62,183,10,231,r10,10l250,32r10,17l308,90r68,15l385,106r10,1l405,108r9,l424,109r10,l443,109r10,l463,110r9,l482,110r10,l501,110r10,l521,110r9,l540,110r9,l559,111r10,l578,111r10,l598,111r9,l617,111r10,l636,111r10,l656,111r9,l675,111r10,l694,111r10,l713,111,723,81,752,18,810,r10,l829,r10,l849,r9,l945,r10,e" filled="f" strokecolor="#619cff" strokeweight=".71pt">
                    <v:path arrowok="t" o:connecttype="custom" o:connectlocs="9,-92;29,-92;48,-470;67,-308;86,-235;106,-818;135,-962;154,-1096;231,-1158;250,-1126;308,-1068;385,-1052;405,-1050;424,-1049;443,-1049;463,-1048;482,-1048;501,-1048;521,-1048;540,-1048;559,-1047;578,-1047;598,-1047;617,-1047;636,-1047;656,-1047;675,-1047;694,-1047;713,-1047;752,-1140;820,-1158;839,-1158;858,-1158;955,-1158" o:connectangles="0,0,0,0,0,0,0,0,0,0,0,0,0,0,0,0,0,0,0,0,0,0,0,0,0,0,0,0,0,0,0,0,0,0"/>
                  </v:shape>
                  <v:rect id="docshape420" o:spid="_x0000_s1032" style="position:absolute;left:6383;top:-1213;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" filled="f" strokecolor="#b3b3b3" strokeweight=".22814mm">
                    <v:path arrowok="t"/>
                  </v:rect>
                  <v:shape id="docshape421" o:spid="_x0000_s1033" style="position:absolute;left:6421;top:-25;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" path="m,34l,m241,34l241,m482,34l482,m723,34l723,m965,34l965,e" filled="f" strokecolor="#b3b3b3" strokeweight=".1141mm">
                    <v:path arrowok="t" o:connecttype="custom" o:connectlocs="0,9;0,-25;241,9;241,-25;482,9;482,-25;723,9;723,-25;965,9;965,-25" o:connectangles="0,0,0,0,0,0,0,0,0,0"/>
                  </v:shape>
                  <w10:wrap anchorx="page"/>
                </v:group>
              </w:pict>
            </mc:Fallback>
          </mc:AlternateContent>
        </w:r>
      </w:ins>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p>
    <w:p w14:paraId="7663D95E" w14:textId="77777777" w:rsidR="00A529FC" w:rsidRDefault="00000000">
      <w:pPr>
        <w:spacing w:line="225" w:lineRule="exact"/>
        <w:ind w:left="774"/>
        <w:rPr>
          <w:rFonts w:ascii="Arial"/>
          <w:sz w:val="20"/>
        </w:rPr>
      </w:pPr>
      <w:r>
        <w:rPr>
          <w:rFonts w:ascii="Arial"/>
          <w:spacing w:val="-2"/>
          <w:sz w:val="20"/>
        </w:rPr>
        <w:t>Cycle</w:t>
      </w:r>
    </w:p>
    <w:p w14:paraId="6F96F204" w14:textId="77777777" w:rsidR="00A529FC" w:rsidRDefault="00000000">
      <w:pPr>
        <w:rPr>
          <w:rFonts w:ascii="Arial"/>
          <w:sz w:val="18"/>
        </w:rPr>
      </w:pPr>
      <w:r>
        <w:br w:type="column"/>
      </w:r>
    </w:p>
    <w:p w14:paraId="0CCF81DC" w14:textId="77777777" w:rsidR="00A529FC" w:rsidRDefault="00A529FC">
      <w:pPr>
        <w:pStyle w:val="BodyText"/>
        <w:rPr>
          <w:rFonts w:ascii="Arial"/>
          <w:sz w:val="18"/>
        </w:rPr>
      </w:pPr>
    </w:p>
    <w:p w14:paraId="0FB598E3" w14:textId="77777777" w:rsidR="00A529FC" w:rsidRDefault="00A529FC">
      <w:pPr>
        <w:pStyle w:val="BodyText"/>
        <w:rPr>
          <w:rFonts w:ascii="Arial"/>
          <w:sz w:val="18"/>
        </w:rPr>
      </w:pPr>
    </w:p>
    <w:p w14:paraId="44B6E646" w14:textId="77777777" w:rsidR="00A529FC" w:rsidRDefault="00A529FC">
      <w:pPr>
        <w:pStyle w:val="BodyText"/>
        <w:rPr>
          <w:rFonts w:ascii="Arial"/>
          <w:sz w:val="18"/>
        </w:rPr>
      </w:pPr>
    </w:p>
    <w:p w14:paraId="37ACF2E8" w14:textId="77777777" w:rsidR="00A529FC" w:rsidRDefault="00A529FC">
      <w:pPr>
        <w:pStyle w:val="BodyText"/>
        <w:rPr>
          <w:rFonts w:ascii="Arial"/>
          <w:sz w:val="18"/>
        </w:rPr>
      </w:pPr>
    </w:p>
    <w:p w14:paraId="00EF8235" w14:textId="77777777" w:rsidR="00A529FC" w:rsidRDefault="00A529FC">
      <w:pPr>
        <w:pStyle w:val="BodyText"/>
        <w:rPr>
          <w:rFonts w:ascii="Arial"/>
          <w:sz w:val="18"/>
        </w:rPr>
      </w:pPr>
    </w:p>
    <w:p w14:paraId="7F62C926" w14:textId="77777777" w:rsidR="00A529FC" w:rsidRDefault="00A529FC">
      <w:pPr>
        <w:pStyle w:val="BodyText"/>
        <w:rPr>
          <w:rFonts w:ascii="Arial"/>
          <w:sz w:val="18"/>
        </w:rPr>
      </w:pPr>
    </w:p>
    <w:p w14:paraId="0BCBA2DB" w14:textId="77777777" w:rsidR="00A529FC" w:rsidRDefault="00A529FC">
      <w:pPr>
        <w:pStyle w:val="BodyText"/>
        <w:rPr>
          <w:rFonts w:ascii="Arial"/>
          <w:sz w:val="18"/>
        </w:rPr>
      </w:pPr>
    </w:p>
    <w:p w14:paraId="1E3367BA" w14:textId="77777777" w:rsidR="00A529FC" w:rsidRDefault="00A529FC">
      <w:pPr>
        <w:pStyle w:val="BodyText"/>
        <w:rPr>
          <w:rFonts w:ascii="Arial"/>
          <w:sz w:val="18"/>
        </w:rPr>
      </w:pPr>
    </w:p>
    <w:p w14:paraId="351F1EF1" w14:textId="77777777" w:rsidR="00A529FC" w:rsidRDefault="00A529FC">
      <w:pPr>
        <w:pStyle w:val="BodyText"/>
        <w:rPr>
          <w:rFonts w:ascii="Arial"/>
          <w:sz w:val="18"/>
        </w:rPr>
      </w:pPr>
    </w:p>
    <w:p w14:paraId="05F2CB43" w14:textId="77777777" w:rsidR="00A529FC" w:rsidRDefault="00A529FC">
      <w:pPr>
        <w:pStyle w:val="BodyText"/>
        <w:rPr>
          <w:rFonts w:ascii="Arial"/>
          <w:sz w:val="18"/>
        </w:rPr>
      </w:pPr>
    </w:p>
    <w:p w14:paraId="4E6C764C" w14:textId="77777777" w:rsidR="00A529FC" w:rsidRDefault="00A529FC">
      <w:pPr>
        <w:pStyle w:val="BodyText"/>
        <w:rPr>
          <w:rFonts w:ascii="Arial"/>
          <w:sz w:val="18"/>
        </w:rPr>
      </w:pPr>
    </w:p>
    <w:p w14:paraId="32031ADA" w14:textId="77777777" w:rsidR="00A529FC" w:rsidRDefault="00A529FC">
      <w:pPr>
        <w:pStyle w:val="BodyText"/>
        <w:spacing w:before="11"/>
        <w:rPr>
          <w:rFonts w:ascii="Arial"/>
          <w:sz w:val="20"/>
        </w:rPr>
      </w:pPr>
    </w:p>
    <w:p w14:paraId="3C29DD7C" w14:textId="4D3816DC" w:rsidR="00A529FC" w:rsidRDefault="002F233B">
      <w:pPr>
        <w:ind w:left="-4"/>
        <w:rPr>
          <w:rFonts w:ascii="Arial"/>
          <w:sz w:val="16"/>
        </w:rPr>
      </w:pPr>
      <w:del w:id="536" w:author="Author" w:date="2022-09-10T01:53:00Z">
        <w:r>
          <w:rPr>
            <w:noProof/>
          </w:rPr>
          <mc:AlternateContent>
            <mc:Choice Requires="wpg">
              <w:drawing>
                <wp:anchor distT="0" distB="0" distL="114300" distR="114300" simplePos="0" relativeHeight="487663616" behindDoc="0" locked="0" layoutInCell="1" allowOverlap="1" wp14:anchorId="7BD1C425" wp14:editId="395EB18F">
                  <wp:simplePos x="0" y="0"/>
                  <wp:positionH relativeFrom="page">
                    <wp:posOffset>4838700</wp:posOffset>
                  </wp:positionH>
                  <wp:positionV relativeFrom="paragraph">
                    <wp:posOffset>-1808480</wp:posOffset>
                  </wp:positionV>
                  <wp:extent cx="834390" cy="921385"/>
                  <wp:effectExtent l="0" t="0" r="3810" b="5715"/>
                  <wp:wrapNone/>
                  <wp:docPr id="997" name="docshapegroup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998" name="docshape423"/>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9" name="docshape424"/>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0" name="docshape425"/>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1" name="docshape426"/>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2" name="docshape427"/>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3" name="docshape428"/>
                          <wps:cNvSpPr>
                            <a:spLocks/>
                          </wps:cNvSpPr>
                          <wps:spPr bwMode="auto">
                            <a:xfrm>
                              <a:off x="7626" y="-2592"/>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4" name="docshape429"/>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5" name="docshape430"/>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AE972C" w14:textId="77777777" w:rsidR="00ED530C" w:rsidRDefault="00000000">
                                <w:pPr>
                                  <w:spacing w:before="35"/>
                                  <w:ind w:left="238"/>
                                  <w:rPr>
                                    <w:del w:id="537" w:author="Author" w:date="2022-09-10T01:53:00Z"/>
                                    <w:rFonts w:ascii="Arial"/>
                                    <w:sz w:val="16"/>
                                  </w:rPr>
                                </w:pPr>
                                <w:del w:id="538" w:author="Author" w:date="2022-09-10T01:53:00Z">
                                  <w:r>
                                    <w:rPr>
                                      <w:rFonts w:ascii="Arial"/>
                                      <w:color w:val="FFFFFF"/>
                                      <w:sz w:val="16"/>
                                    </w:rPr>
                                    <w:delText xml:space="preserve">Epoch </w:delText>
                                  </w:r>
                                  <w:r>
                                    <w:rPr>
                                      <w:rFonts w:ascii="Arial"/>
                                      <w:color w:val="FFFFFF"/>
                                      <w:spacing w:val="-10"/>
                                      <w:sz w:val="16"/>
                                    </w:rPr>
                                    <w:delText>4</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D1C425" id="docshapegroup422" o:spid="_x0000_s1619" style="position:absolute;left:0;text-align:left;margin-left:381pt;margin-top:-142.4pt;width:65.7pt;height:72.55pt;z-index:487663616;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">
                  <v:shape id="docshape423" o:spid="_x0000_s1620"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24" o:spid="_x0000_s1621"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docshape425" o:spid="_x0000_s1622"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docshape426" o:spid="_x0000_s1623"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7" o:spid="_x0000_s1624"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8" o:spid="_x0000_s1625"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" filled="f" strokecolor="#b3b3b3" strokeweight=".22814mm">
                    <v:path arrowok="t"/>
                  </v:rect>
                  <v:shape id="docshape429" o:spid="_x0000_s1626"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" path="m1051,l,,,257r1051,l1051,xm1308,257r-257,l1051,1444r257,l1308,257xe" fillcolor="#b3b3b3" stroked="f">
                    <v:path arrowok="t" o:connecttype="custom" o:connectlocs="1051,-2848;0,-2848;0,-2591;1051,-2591;1051,-2848;1308,-2591;1051,-2591;1051,-1404;1308,-1404;1308,-2591" o:connectangles="0,0,0,0,0,0,0,0,0,0"/>
                  </v:shape>
                  <v:shape id="docshape430" o:spid="_x0000_s1627"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" filled="f" stroked="f">
                    <v:path arrowok="t"/>
                    <v:textbox inset="0,0,0,0">
                      <w:txbxContent>
                        <w:p w14:paraId="75AE972C" w14:textId="77777777" w:rsidR="00ED530C" w:rsidRDefault="00000000">
                          <w:pPr>
                            <w:spacing w:before="35"/>
                            <w:ind w:left="238"/>
                            <w:rPr>
                              <w:del w:id="539" w:author="Author" w:date="2022-09-10T01:53:00Z"/>
                              <w:rFonts w:ascii="Arial"/>
                              <w:sz w:val="16"/>
                            </w:rPr>
                          </w:pPr>
                          <w:del w:id="540" w:author="Author" w:date="2022-09-10T01:53:00Z">
                            <w:r>
                              <w:rPr>
                                <w:rFonts w:ascii="Arial"/>
                                <w:color w:val="FFFFFF"/>
                                <w:sz w:val="16"/>
                              </w:rPr>
                              <w:delText xml:space="preserve">Epoch </w:delText>
                            </w:r>
                            <w:r>
                              <w:rPr>
                                <w:rFonts w:ascii="Arial"/>
                                <w:color w:val="FFFFFF"/>
                                <w:spacing w:val="-10"/>
                                <w:sz w:val="16"/>
                              </w:rPr>
                              <w:delText>4</w:delText>
                            </w:r>
                          </w:del>
                        </w:p>
                      </w:txbxContent>
                    </v:textbox>
                  </v:shape>
                  <w10:wrap anchorx="page"/>
                </v:group>
              </w:pict>
            </mc:Fallback>
          </mc:AlternateContent>
        </w:r>
      </w:del>
      <w:ins w:id="541" w:author="Author" w:date="2022-09-10T01:53:00Z">
        <w:r w:rsidR="006228F8">
          <w:rPr>
            <w:noProof/>
          </w:rPr>
          <mc:AlternateContent>
            <mc:Choice Requires="wpg">
              <w:drawing>
                <wp:anchor distT="0" distB="0" distL="114300" distR="114300" simplePos="0" relativeHeight="15761920" behindDoc="0" locked="0" layoutInCell="1" allowOverlap="1" wp14:anchorId="711804CA" wp14:editId="417CA248">
                  <wp:simplePos x="0" y="0"/>
                  <wp:positionH relativeFrom="page">
                    <wp:posOffset>4838700</wp:posOffset>
                  </wp:positionH>
                  <wp:positionV relativeFrom="paragraph">
                    <wp:posOffset>-1808480</wp:posOffset>
                  </wp:positionV>
                  <wp:extent cx="834390" cy="921385"/>
                  <wp:effectExtent l="0" t="0" r="3810" b="5715"/>
                  <wp:wrapNone/>
                  <wp:docPr id="78" name="docshapegroup4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921385"/>
                            <a:chOff x="7620" y="-2848"/>
                            <a:chExt cx="1314" cy="1451"/>
                          </a:xfrm>
                        </wpg:grpSpPr>
                        <wps:wsp>
                          <wps:cNvPr id="79" name="docshape423"/>
                          <wps:cNvSpPr>
                            <a:spLocks/>
                          </wps:cNvSpPr>
                          <wps:spPr bwMode="auto">
                            <a:xfrm>
                              <a:off x="7626" y="-2592"/>
                              <a:ext cx="1051" cy="1188"/>
                            </a:xfrm>
                            <a:custGeom>
                              <a:avLst/>
                              <a:gdLst>
                                <a:gd name="T0" fmla="+- 0 7626 7626"/>
                                <a:gd name="T1" fmla="*/ T0 w 1051"/>
                                <a:gd name="T2" fmla="+- 0 -1605 -2591"/>
                                <a:gd name="T3" fmla="*/ -1605 h 1188"/>
                                <a:gd name="T4" fmla="+- 0 8677 7626"/>
                                <a:gd name="T5" fmla="*/ T4 w 1051"/>
                                <a:gd name="T6" fmla="+- 0 -1605 -2591"/>
                                <a:gd name="T7" fmla="*/ -1605 h 1188"/>
                                <a:gd name="T8" fmla="+- 0 7626 7626"/>
                                <a:gd name="T9" fmla="*/ T8 w 1051"/>
                                <a:gd name="T10" fmla="+- 0 -1871 -2591"/>
                                <a:gd name="T11" fmla="*/ -1871 h 1188"/>
                                <a:gd name="T12" fmla="+- 0 8677 7626"/>
                                <a:gd name="T13" fmla="*/ T12 w 1051"/>
                                <a:gd name="T14" fmla="+- 0 -1871 -2591"/>
                                <a:gd name="T15" fmla="*/ -1871 h 1188"/>
                                <a:gd name="T16" fmla="+- 0 7626 7626"/>
                                <a:gd name="T17" fmla="*/ T16 w 1051"/>
                                <a:gd name="T18" fmla="+- 0 -2138 -2591"/>
                                <a:gd name="T19" fmla="*/ -2138 h 1188"/>
                                <a:gd name="T20" fmla="+- 0 8677 7626"/>
                                <a:gd name="T21" fmla="*/ T20 w 1051"/>
                                <a:gd name="T22" fmla="+- 0 -2138 -2591"/>
                                <a:gd name="T23" fmla="*/ -2138 h 1188"/>
                                <a:gd name="T24" fmla="+- 0 7626 7626"/>
                                <a:gd name="T25" fmla="*/ T24 w 1051"/>
                                <a:gd name="T26" fmla="+- 0 -2404 -2591"/>
                                <a:gd name="T27" fmla="*/ -2404 h 1188"/>
                                <a:gd name="T28" fmla="+- 0 8677 7626"/>
                                <a:gd name="T29" fmla="*/ T28 w 1051"/>
                                <a:gd name="T30" fmla="+- 0 -2404 -2591"/>
                                <a:gd name="T31" fmla="*/ -2404 h 1188"/>
                                <a:gd name="T32" fmla="+- 0 7785 7626"/>
                                <a:gd name="T33" fmla="*/ T32 w 1051"/>
                                <a:gd name="T34" fmla="+- 0 -1404 -2591"/>
                                <a:gd name="T35" fmla="*/ -1404 h 1188"/>
                                <a:gd name="T36" fmla="+- 0 7785 7626"/>
                                <a:gd name="T37" fmla="*/ T36 w 1051"/>
                                <a:gd name="T38" fmla="+- 0 -2591 -2591"/>
                                <a:gd name="T39" fmla="*/ -2591 h 1188"/>
                                <a:gd name="T40" fmla="+- 0 8026 7626"/>
                                <a:gd name="T41" fmla="*/ T40 w 1051"/>
                                <a:gd name="T42" fmla="+- 0 -1404 -2591"/>
                                <a:gd name="T43" fmla="*/ -1404 h 1188"/>
                                <a:gd name="T44" fmla="+- 0 8026 7626"/>
                                <a:gd name="T45" fmla="*/ T44 w 1051"/>
                                <a:gd name="T46" fmla="+- 0 -2591 -2591"/>
                                <a:gd name="T47" fmla="*/ -2591 h 1188"/>
                                <a:gd name="T48" fmla="+- 0 8268 7626"/>
                                <a:gd name="T49" fmla="*/ T48 w 1051"/>
                                <a:gd name="T50" fmla="+- 0 -1404 -2591"/>
                                <a:gd name="T51" fmla="*/ -1404 h 1188"/>
                                <a:gd name="T52" fmla="+- 0 8268 7626"/>
                                <a:gd name="T53" fmla="*/ T52 w 1051"/>
                                <a:gd name="T54" fmla="+- 0 -2591 -2591"/>
                                <a:gd name="T55" fmla="*/ -2591 h 1188"/>
                                <a:gd name="T56" fmla="+- 0 8509 7626"/>
                                <a:gd name="T57" fmla="*/ T56 w 1051"/>
                                <a:gd name="T58" fmla="+- 0 -1404 -2591"/>
                                <a:gd name="T59" fmla="*/ -1404 h 1188"/>
                                <a:gd name="T60" fmla="+- 0 8509 7626"/>
                                <a:gd name="T61" fmla="*/ T60 w 1051"/>
                                <a:gd name="T62" fmla="+- 0 -2591 -2591"/>
                                <a:gd name="T63"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 name="docshape424"/>
                          <wps:cNvSpPr>
                            <a:spLocks/>
                          </wps:cNvSpPr>
                          <wps:spPr bwMode="auto">
                            <a:xfrm>
                              <a:off x="7626" y="-2592"/>
                              <a:ext cx="1051" cy="1188"/>
                            </a:xfrm>
                            <a:custGeom>
                              <a:avLst/>
                              <a:gdLst>
                                <a:gd name="T0" fmla="+- 0 7626 7626"/>
                                <a:gd name="T1" fmla="*/ T0 w 1051"/>
                                <a:gd name="T2" fmla="+- 0 -1472 -2591"/>
                                <a:gd name="T3" fmla="*/ -1472 h 1188"/>
                                <a:gd name="T4" fmla="+- 0 8677 7626"/>
                                <a:gd name="T5" fmla="*/ T4 w 1051"/>
                                <a:gd name="T6" fmla="+- 0 -1472 -2591"/>
                                <a:gd name="T7" fmla="*/ -1472 h 1188"/>
                                <a:gd name="T8" fmla="+- 0 7626 7626"/>
                                <a:gd name="T9" fmla="*/ T8 w 1051"/>
                                <a:gd name="T10" fmla="+- 0 -1738 -2591"/>
                                <a:gd name="T11" fmla="*/ -1738 h 1188"/>
                                <a:gd name="T12" fmla="+- 0 8677 7626"/>
                                <a:gd name="T13" fmla="*/ T12 w 1051"/>
                                <a:gd name="T14" fmla="+- 0 -1738 -2591"/>
                                <a:gd name="T15" fmla="*/ -1738 h 1188"/>
                                <a:gd name="T16" fmla="+- 0 7626 7626"/>
                                <a:gd name="T17" fmla="*/ T16 w 1051"/>
                                <a:gd name="T18" fmla="+- 0 -2005 -2591"/>
                                <a:gd name="T19" fmla="*/ -2005 h 1188"/>
                                <a:gd name="T20" fmla="+- 0 8677 7626"/>
                                <a:gd name="T21" fmla="*/ T20 w 1051"/>
                                <a:gd name="T22" fmla="+- 0 -2005 -2591"/>
                                <a:gd name="T23" fmla="*/ -2005 h 1188"/>
                                <a:gd name="T24" fmla="+- 0 7626 7626"/>
                                <a:gd name="T25" fmla="*/ T24 w 1051"/>
                                <a:gd name="T26" fmla="+- 0 -2271 -2591"/>
                                <a:gd name="T27" fmla="*/ -2271 h 1188"/>
                                <a:gd name="T28" fmla="+- 0 8677 7626"/>
                                <a:gd name="T29" fmla="*/ T28 w 1051"/>
                                <a:gd name="T30" fmla="+- 0 -2271 -2591"/>
                                <a:gd name="T31" fmla="*/ -2271 h 1188"/>
                                <a:gd name="T32" fmla="+- 0 7626 7626"/>
                                <a:gd name="T33" fmla="*/ T32 w 1051"/>
                                <a:gd name="T34" fmla="+- 0 -2537 -2591"/>
                                <a:gd name="T35" fmla="*/ -2537 h 1188"/>
                                <a:gd name="T36" fmla="+- 0 8677 7626"/>
                                <a:gd name="T37" fmla="*/ T36 w 1051"/>
                                <a:gd name="T38" fmla="+- 0 -2537 -2591"/>
                                <a:gd name="T39" fmla="*/ -2537 h 1188"/>
                                <a:gd name="T40" fmla="+- 0 7665 7626"/>
                                <a:gd name="T41" fmla="*/ T40 w 1051"/>
                                <a:gd name="T42" fmla="+- 0 -1404 -2591"/>
                                <a:gd name="T43" fmla="*/ -1404 h 1188"/>
                                <a:gd name="T44" fmla="+- 0 7665 7626"/>
                                <a:gd name="T45" fmla="*/ T44 w 1051"/>
                                <a:gd name="T46" fmla="+- 0 -2591 -2591"/>
                                <a:gd name="T47" fmla="*/ -2591 h 1188"/>
                                <a:gd name="T48" fmla="+- 0 7906 7626"/>
                                <a:gd name="T49" fmla="*/ T48 w 1051"/>
                                <a:gd name="T50" fmla="+- 0 -1404 -2591"/>
                                <a:gd name="T51" fmla="*/ -1404 h 1188"/>
                                <a:gd name="T52" fmla="+- 0 7906 7626"/>
                                <a:gd name="T53" fmla="*/ T52 w 1051"/>
                                <a:gd name="T54" fmla="+- 0 -2591 -2591"/>
                                <a:gd name="T55" fmla="*/ -2591 h 1188"/>
                                <a:gd name="T56" fmla="+- 0 8147 7626"/>
                                <a:gd name="T57" fmla="*/ T56 w 1051"/>
                                <a:gd name="T58" fmla="+- 0 -1404 -2591"/>
                                <a:gd name="T59" fmla="*/ -1404 h 1188"/>
                                <a:gd name="T60" fmla="+- 0 8147 7626"/>
                                <a:gd name="T61" fmla="*/ T60 w 1051"/>
                                <a:gd name="T62" fmla="+- 0 -2591 -2591"/>
                                <a:gd name="T63" fmla="*/ -2591 h 1188"/>
                                <a:gd name="T64" fmla="+- 0 8388 7626"/>
                                <a:gd name="T65" fmla="*/ T64 w 1051"/>
                                <a:gd name="T66" fmla="+- 0 -1404 -2591"/>
                                <a:gd name="T67" fmla="*/ -1404 h 1188"/>
                                <a:gd name="T68" fmla="+- 0 8388 7626"/>
                                <a:gd name="T69" fmla="*/ T68 w 1051"/>
                                <a:gd name="T70" fmla="+- 0 -2591 -2591"/>
                                <a:gd name="T71" fmla="*/ -2591 h 1188"/>
                                <a:gd name="T72" fmla="+- 0 8629 7626"/>
                                <a:gd name="T73" fmla="*/ T72 w 1051"/>
                                <a:gd name="T74" fmla="+- 0 -1404 -2591"/>
                                <a:gd name="T75" fmla="*/ -1404 h 1188"/>
                                <a:gd name="T76" fmla="+- 0 8629 7626"/>
                                <a:gd name="T77" fmla="*/ T76 w 1051"/>
                                <a:gd name="T78" fmla="+- 0 -2591 -2591"/>
                                <a:gd name="T79" fmla="*/ -2591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19"/>
                                  </a:moveTo>
                                  <a:lnTo>
                                    <a:pt x="1051" y="1119"/>
                                  </a:lnTo>
                                  <a:moveTo>
                                    <a:pt x="0" y="853"/>
                                  </a:moveTo>
                                  <a:lnTo>
                                    <a:pt x="1051" y="853"/>
                                  </a:lnTo>
                                  <a:moveTo>
                                    <a:pt x="0" y="586"/>
                                  </a:moveTo>
                                  <a:lnTo>
                                    <a:pt x="1051" y="586"/>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 name="docshape425"/>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2367 -2537"/>
                                <a:gd name="T11" fmla="*/ -2367 h 1066"/>
                                <a:gd name="T12" fmla="+- 0 7703 7674"/>
                                <a:gd name="T13" fmla="*/ T12 w 956"/>
                                <a:gd name="T14" fmla="+- 0 -2065 -2537"/>
                                <a:gd name="T15" fmla="*/ -2065 h 1066"/>
                                <a:gd name="T16" fmla="+- 0 7713 7674"/>
                                <a:gd name="T17" fmla="*/ T16 w 956"/>
                                <a:gd name="T18" fmla="+- 0 -1964 -2537"/>
                                <a:gd name="T19" fmla="*/ -1964 h 1066"/>
                                <a:gd name="T20" fmla="+- 0 7722 7674"/>
                                <a:gd name="T21" fmla="*/ T20 w 956"/>
                                <a:gd name="T22" fmla="+- 0 -2499 -2537"/>
                                <a:gd name="T23" fmla="*/ -2499 h 1066"/>
                                <a:gd name="T24" fmla="+- 0 7732 7674"/>
                                <a:gd name="T25" fmla="*/ T24 w 956"/>
                                <a:gd name="T26" fmla="+- 0 -2532 -2537"/>
                                <a:gd name="T27" fmla="*/ -2532 h 1066"/>
                                <a:gd name="T28" fmla="+- 0 7742 7674"/>
                                <a:gd name="T29" fmla="*/ T28 w 956"/>
                                <a:gd name="T30" fmla="+- 0 -2528 -2537"/>
                                <a:gd name="T31" fmla="*/ -2528 h 1066"/>
                                <a:gd name="T32" fmla="+- 0 7751 7674"/>
                                <a:gd name="T33" fmla="*/ T32 w 956"/>
                                <a:gd name="T34" fmla="+- 0 -2532 -2537"/>
                                <a:gd name="T35" fmla="*/ -2532 h 1066"/>
                                <a:gd name="T36" fmla="+- 0 7761 7674"/>
                                <a:gd name="T37" fmla="*/ T36 w 956"/>
                                <a:gd name="T38" fmla="+- 0 -2535 -2537"/>
                                <a:gd name="T39" fmla="*/ -2535 h 1066"/>
                                <a:gd name="T40" fmla="+- 0 7819 7674"/>
                                <a:gd name="T41" fmla="*/ T40 w 956"/>
                                <a:gd name="T42" fmla="+- 0 -2537 -2537"/>
                                <a:gd name="T43" fmla="*/ -2537 h 1066"/>
                                <a:gd name="T44" fmla="+- 0 7829 7674"/>
                                <a:gd name="T45" fmla="*/ T44 w 956"/>
                                <a:gd name="T46" fmla="+- 0 -2537 -2537"/>
                                <a:gd name="T47" fmla="*/ -2537 h 1066"/>
                                <a:gd name="T48" fmla="+- 0 7838 7674"/>
                                <a:gd name="T49" fmla="*/ T48 w 956"/>
                                <a:gd name="T50" fmla="+- 0 -2537 -2537"/>
                                <a:gd name="T51" fmla="*/ -2537 h 1066"/>
                                <a:gd name="T52" fmla="+- 0 7848 7674"/>
                                <a:gd name="T53" fmla="*/ T52 w 956"/>
                                <a:gd name="T54" fmla="+- 0 -2537 -2537"/>
                                <a:gd name="T55" fmla="*/ -2537 h 1066"/>
                                <a:gd name="T56" fmla="+- 0 7858 7674"/>
                                <a:gd name="T57" fmla="*/ T56 w 956"/>
                                <a:gd name="T58" fmla="+- 0 -2537 -2537"/>
                                <a:gd name="T59" fmla="*/ -2537 h 1066"/>
                                <a:gd name="T60" fmla="+- 0 7867 7674"/>
                                <a:gd name="T61" fmla="*/ T60 w 956"/>
                                <a:gd name="T62" fmla="+- 0 -2537 -2537"/>
                                <a:gd name="T63" fmla="*/ -2537 h 1066"/>
                                <a:gd name="T64" fmla="+- 0 7877 7674"/>
                                <a:gd name="T65" fmla="*/ T64 w 956"/>
                                <a:gd name="T66" fmla="+- 0 -2537 -2537"/>
                                <a:gd name="T67" fmla="*/ -2537 h 1066"/>
                                <a:gd name="T68" fmla="+- 0 8620 7674"/>
                                <a:gd name="T69" fmla="*/ T68 w 956"/>
                                <a:gd name="T70" fmla="+- 0 -2537 -2537"/>
                                <a:gd name="T71" fmla="*/ -2537 h 1066"/>
                                <a:gd name="T72" fmla="+- 0 8629 7674"/>
                                <a:gd name="T73" fmla="*/ T72 w 956"/>
                                <a:gd name="T74" fmla="+- 0 -2537 -2537"/>
                                <a:gd name="T75"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Lst>
                              <a:rect l="0" t="0" r="r" b="b"/>
                              <a:pathLst>
                                <a:path w="956" h="1066">
                                  <a:moveTo>
                                    <a:pt x="0" y="1065"/>
                                  </a:moveTo>
                                  <a:lnTo>
                                    <a:pt x="10" y="1065"/>
                                  </a:lnTo>
                                  <a:lnTo>
                                    <a:pt x="20" y="170"/>
                                  </a:lnTo>
                                  <a:lnTo>
                                    <a:pt x="29" y="472"/>
                                  </a:lnTo>
                                  <a:lnTo>
                                    <a:pt x="39" y="573"/>
                                  </a:lnTo>
                                  <a:lnTo>
                                    <a:pt x="48" y="38"/>
                                  </a:lnTo>
                                  <a:lnTo>
                                    <a:pt x="58" y="5"/>
                                  </a:lnTo>
                                  <a:lnTo>
                                    <a:pt x="68" y="9"/>
                                  </a:lnTo>
                                  <a:lnTo>
                                    <a:pt x="77" y="5"/>
                                  </a:lnTo>
                                  <a:lnTo>
                                    <a:pt x="87" y="2"/>
                                  </a:lnTo>
                                  <a:lnTo>
                                    <a:pt x="145" y="0"/>
                                  </a:lnTo>
                                  <a:lnTo>
                                    <a:pt x="155" y="0"/>
                                  </a:lnTo>
                                  <a:lnTo>
                                    <a:pt x="164" y="0"/>
                                  </a:lnTo>
                                  <a:lnTo>
                                    <a:pt x="174" y="0"/>
                                  </a:lnTo>
                                  <a:lnTo>
                                    <a:pt x="184" y="0"/>
                                  </a:lnTo>
                                  <a:lnTo>
                                    <a:pt x="193" y="0"/>
                                  </a:lnTo>
                                  <a:lnTo>
                                    <a:pt x="203"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 name="docshape426"/>
                          <wps:cNvSpPr>
                            <a:spLocks/>
                          </wps:cNvSpPr>
                          <wps:spPr bwMode="auto">
                            <a:xfrm>
                              <a:off x="7674" y="-2538"/>
                              <a:ext cx="956" cy="1066"/>
                            </a:xfrm>
                            <a:custGeom>
                              <a:avLst/>
                              <a:gdLst>
                                <a:gd name="T0" fmla="+- 0 7674 7674"/>
                                <a:gd name="T1" fmla="*/ T0 w 956"/>
                                <a:gd name="T2" fmla="+- 0 -1472 -2537"/>
                                <a:gd name="T3" fmla="*/ -1472 h 1066"/>
                                <a:gd name="T4" fmla="+- 0 7684 7674"/>
                                <a:gd name="T5" fmla="*/ T4 w 956"/>
                                <a:gd name="T6" fmla="+- 0 -1472 -2537"/>
                                <a:gd name="T7" fmla="*/ -1472 h 1066"/>
                                <a:gd name="T8" fmla="+- 0 7694 7674"/>
                                <a:gd name="T9" fmla="*/ T8 w 956"/>
                                <a:gd name="T10" fmla="+- 0 -1472 -2537"/>
                                <a:gd name="T11" fmla="*/ -1472 h 1066"/>
                                <a:gd name="T12" fmla="+- 0 7703 7674"/>
                                <a:gd name="T13" fmla="*/ T12 w 956"/>
                                <a:gd name="T14" fmla="+- 0 -1801 -2537"/>
                                <a:gd name="T15" fmla="*/ -1801 h 1066"/>
                                <a:gd name="T16" fmla="+- 0 7713 7674"/>
                                <a:gd name="T17" fmla="*/ T16 w 956"/>
                                <a:gd name="T18" fmla="+- 0 -1704 -2537"/>
                                <a:gd name="T19" fmla="*/ -1704 h 1066"/>
                                <a:gd name="T20" fmla="+- 0 7722 7674"/>
                                <a:gd name="T21" fmla="*/ T20 w 956"/>
                                <a:gd name="T22" fmla="+- 0 -1669 -2537"/>
                                <a:gd name="T23" fmla="*/ -1669 h 1066"/>
                                <a:gd name="T24" fmla="+- 0 7732 7674"/>
                                <a:gd name="T25" fmla="*/ T24 w 956"/>
                                <a:gd name="T26" fmla="+- 0 -1685 -2537"/>
                                <a:gd name="T27" fmla="*/ -1685 h 1066"/>
                                <a:gd name="T28" fmla="+- 0 7742 7674"/>
                                <a:gd name="T29" fmla="*/ T28 w 956"/>
                                <a:gd name="T30" fmla="+- 0 -1950 -2537"/>
                                <a:gd name="T31" fmla="*/ -1950 h 1066"/>
                                <a:gd name="T32" fmla="+- 0 7751 7674"/>
                                <a:gd name="T33" fmla="*/ T32 w 956"/>
                                <a:gd name="T34" fmla="+- 0 -2027 -2537"/>
                                <a:gd name="T35" fmla="*/ -2027 h 1066"/>
                                <a:gd name="T36" fmla="+- 0 7761 7674"/>
                                <a:gd name="T37" fmla="*/ T36 w 956"/>
                                <a:gd name="T38" fmla="+- 0 -2085 -2537"/>
                                <a:gd name="T39" fmla="*/ -2085 h 1066"/>
                                <a:gd name="T40" fmla="+- 0 7771 7674"/>
                                <a:gd name="T41" fmla="*/ T40 w 956"/>
                                <a:gd name="T42" fmla="+- 0 -2114 -2537"/>
                                <a:gd name="T43" fmla="*/ -2114 h 1066"/>
                                <a:gd name="T44" fmla="+- 0 7780 7674"/>
                                <a:gd name="T45" fmla="*/ T44 w 956"/>
                                <a:gd name="T46" fmla="+- 0 -2158 -2537"/>
                                <a:gd name="T47" fmla="*/ -2158 h 1066"/>
                                <a:gd name="T48" fmla="+- 0 7790 7674"/>
                                <a:gd name="T49" fmla="*/ T48 w 956"/>
                                <a:gd name="T50" fmla="+- 0 -2198 -2537"/>
                                <a:gd name="T51" fmla="*/ -2198 h 1066"/>
                                <a:gd name="T52" fmla="+- 0 7800 7674"/>
                                <a:gd name="T53" fmla="*/ T52 w 956"/>
                                <a:gd name="T54" fmla="+- 0 -2234 -2537"/>
                                <a:gd name="T55" fmla="*/ -2234 h 1066"/>
                                <a:gd name="T56" fmla="+- 0 7809 7674"/>
                                <a:gd name="T57" fmla="*/ T56 w 956"/>
                                <a:gd name="T58" fmla="+- 0 -2250 -2537"/>
                                <a:gd name="T59" fmla="*/ -2250 h 1066"/>
                                <a:gd name="T60" fmla="+- 0 7819 7674"/>
                                <a:gd name="T61" fmla="*/ T60 w 956"/>
                                <a:gd name="T62" fmla="+- 0 -2254 -2537"/>
                                <a:gd name="T63" fmla="*/ -2254 h 1066"/>
                                <a:gd name="T64" fmla="+- 0 7829 7674"/>
                                <a:gd name="T65" fmla="*/ T64 w 956"/>
                                <a:gd name="T66" fmla="+- 0 -2253 -2537"/>
                                <a:gd name="T67" fmla="*/ -2253 h 1066"/>
                                <a:gd name="T68" fmla="+- 0 7838 7674"/>
                                <a:gd name="T69" fmla="*/ T68 w 956"/>
                                <a:gd name="T70" fmla="+- 0 -2251 -2537"/>
                                <a:gd name="T71" fmla="*/ -2251 h 1066"/>
                                <a:gd name="T72" fmla="+- 0 7848 7674"/>
                                <a:gd name="T73" fmla="*/ T72 w 956"/>
                                <a:gd name="T74" fmla="+- 0 -2252 -2537"/>
                                <a:gd name="T75" fmla="*/ -2252 h 1066"/>
                                <a:gd name="T76" fmla="+- 0 7858 7674"/>
                                <a:gd name="T77" fmla="*/ T76 w 956"/>
                                <a:gd name="T78" fmla="+- 0 -2251 -2537"/>
                                <a:gd name="T79" fmla="*/ -2251 h 1066"/>
                                <a:gd name="T80" fmla="+- 0 7867 7674"/>
                                <a:gd name="T81" fmla="*/ T80 w 956"/>
                                <a:gd name="T82" fmla="+- 0 -2251 -2537"/>
                                <a:gd name="T83" fmla="*/ -2251 h 1066"/>
                                <a:gd name="T84" fmla="+- 0 7877 7674"/>
                                <a:gd name="T85" fmla="*/ T84 w 956"/>
                                <a:gd name="T86" fmla="+- 0 -2251 -2537"/>
                                <a:gd name="T87" fmla="*/ -2251 h 1066"/>
                                <a:gd name="T88" fmla="+- 0 7886 7674"/>
                                <a:gd name="T89" fmla="*/ T88 w 956"/>
                                <a:gd name="T90" fmla="+- 0 -2250 -2537"/>
                                <a:gd name="T91" fmla="*/ -2250 h 1066"/>
                                <a:gd name="T92" fmla="+- 0 7896 7674"/>
                                <a:gd name="T93" fmla="*/ T92 w 956"/>
                                <a:gd name="T94" fmla="+- 0 -2250 -2537"/>
                                <a:gd name="T95" fmla="*/ -2250 h 1066"/>
                                <a:gd name="T96" fmla="+- 0 7906 7674"/>
                                <a:gd name="T97" fmla="*/ T96 w 956"/>
                                <a:gd name="T98" fmla="+- 0 -2249 -2537"/>
                                <a:gd name="T99" fmla="*/ -2249 h 1066"/>
                                <a:gd name="T100" fmla="+- 0 7915 7674"/>
                                <a:gd name="T101" fmla="*/ T100 w 956"/>
                                <a:gd name="T102" fmla="+- 0 -2436 -2537"/>
                                <a:gd name="T103" fmla="*/ -2436 h 1066"/>
                                <a:gd name="T104" fmla="+- 0 7925 7674"/>
                                <a:gd name="T105" fmla="*/ T104 w 956"/>
                                <a:gd name="T106" fmla="+- 0 -2496 -2537"/>
                                <a:gd name="T107" fmla="*/ -2496 h 1066"/>
                                <a:gd name="T108" fmla="+- 0 7935 7674"/>
                                <a:gd name="T109" fmla="*/ T108 w 956"/>
                                <a:gd name="T110" fmla="+- 0 -2506 -2537"/>
                                <a:gd name="T111" fmla="*/ -2506 h 1066"/>
                                <a:gd name="T112" fmla="+- 0 7944 7674"/>
                                <a:gd name="T113" fmla="*/ T112 w 956"/>
                                <a:gd name="T114" fmla="+- 0 -2518 -2537"/>
                                <a:gd name="T115" fmla="*/ -2518 h 1066"/>
                                <a:gd name="T116" fmla="+- 0 8002 7674"/>
                                <a:gd name="T117" fmla="*/ T116 w 956"/>
                                <a:gd name="T118" fmla="+- 0 -2537 -2537"/>
                                <a:gd name="T119" fmla="*/ -2537 h 1066"/>
                                <a:gd name="T120" fmla="+- 0 8012 7674"/>
                                <a:gd name="T121" fmla="*/ T120 w 956"/>
                                <a:gd name="T122" fmla="+- 0 -2537 -2537"/>
                                <a:gd name="T123" fmla="*/ -2537 h 1066"/>
                                <a:gd name="T124" fmla="+- 0 8022 7674"/>
                                <a:gd name="T125" fmla="*/ T124 w 956"/>
                                <a:gd name="T126" fmla="+- 0 -2537 -2537"/>
                                <a:gd name="T127" fmla="*/ -2537 h 1066"/>
                                <a:gd name="T128" fmla="+- 0 8031 7674"/>
                                <a:gd name="T129" fmla="*/ T128 w 956"/>
                                <a:gd name="T130" fmla="+- 0 -2537 -2537"/>
                                <a:gd name="T131" fmla="*/ -2537 h 1066"/>
                                <a:gd name="T132" fmla="+- 0 8620 7674"/>
                                <a:gd name="T133" fmla="*/ T132 w 956"/>
                                <a:gd name="T134" fmla="+- 0 -2537 -2537"/>
                                <a:gd name="T135" fmla="*/ -2537 h 1066"/>
                                <a:gd name="T136" fmla="+- 0 8629 7674"/>
                                <a:gd name="T137" fmla="*/ T136 w 956"/>
                                <a:gd name="T138" fmla="+- 0 -2537 -2537"/>
                                <a:gd name="T139"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Lst>
                              <a:rect l="0" t="0" r="r" b="b"/>
                              <a:pathLst>
                                <a:path w="956" h="1066">
                                  <a:moveTo>
                                    <a:pt x="0" y="1065"/>
                                  </a:moveTo>
                                  <a:lnTo>
                                    <a:pt x="10" y="1065"/>
                                  </a:lnTo>
                                  <a:lnTo>
                                    <a:pt x="20" y="1065"/>
                                  </a:lnTo>
                                  <a:lnTo>
                                    <a:pt x="29" y="736"/>
                                  </a:lnTo>
                                  <a:lnTo>
                                    <a:pt x="39" y="833"/>
                                  </a:lnTo>
                                  <a:lnTo>
                                    <a:pt x="48" y="868"/>
                                  </a:lnTo>
                                  <a:lnTo>
                                    <a:pt x="58" y="852"/>
                                  </a:lnTo>
                                  <a:lnTo>
                                    <a:pt x="68" y="587"/>
                                  </a:lnTo>
                                  <a:lnTo>
                                    <a:pt x="77" y="510"/>
                                  </a:lnTo>
                                  <a:lnTo>
                                    <a:pt x="87" y="452"/>
                                  </a:lnTo>
                                  <a:lnTo>
                                    <a:pt x="97" y="423"/>
                                  </a:lnTo>
                                  <a:lnTo>
                                    <a:pt x="106" y="379"/>
                                  </a:lnTo>
                                  <a:lnTo>
                                    <a:pt x="116" y="339"/>
                                  </a:lnTo>
                                  <a:lnTo>
                                    <a:pt x="126" y="303"/>
                                  </a:lnTo>
                                  <a:lnTo>
                                    <a:pt x="135" y="287"/>
                                  </a:lnTo>
                                  <a:lnTo>
                                    <a:pt x="145" y="283"/>
                                  </a:lnTo>
                                  <a:lnTo>
                                    <a:pt x="155" y="284"/>
                                  </a:lnTo>
                                  <a:lnTo>
                                    <a:pt x="164" y="286"/>
                                  </a:lnTo>
                                  <a:lnTo>
                                    <a:pt x="174" y="285"/>
                                  </a:lnTo>
                                  <a:lnTo>
                                    <a:pt x="184" y="286"/>
                                  </a:lnTo>
                                  <a:lnTo>
                                    <a:pt x="193" y="286"/>
                                  </a:lnTo>
                                  <a:lnTo>
                                    <a:pt x="203" y="286"/>
                                  </a:lnTo>
                                  <a:lnTo>
                                    <a:pt x="212" y="287"/>
                                  </a:lnTo>
                                  <a:lnTo>
                                    <a:pt x="222" y="287"/>
                                  </a:lnTo>
                                  <a:lnTo>
                                    <a:pt x="232" y="288"/>
                                  </a:lnTo>
                                  <a:lnTo>
                                    <a:pt x="241" y="101"/>
                                  </a:lnTo>
                                  <a:lnTo>
                                    <a:pt x="251" y="41"/>
                                  </a:lnTo>
                                  <a:lnTo>
                                    <a:pt x="261" y="31"/>
                                  </a:lnTo>
                                  <a:lnTo>
                                    <a:pt x="270" y="19"/>
                                  </a:lnTo>
                                  <a:lnTo>
                                    <a:pt x="328" y="0"/>
                                  </a:lnTo>
                                  <a:lnTo>
                                    <a:pt x="338" y="0"/>
                                  </a:lnTo>
                                  <a:lnTo>
                                    <a:pt x="348" y="0"/>
                                  </a:lnTo>
                                  <a:lnTo>
                                    <a:pt x="357"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docshape427"/>
                          <wps:cNvSpPr>
                            <a:spLocks/>
                          </wps:cNvSpPr>
                          <wps:spPr bwMode="auto">
                            <a:xfrm>
                              <a:off x="7674" y="-2538"/>
                              <a:ext cx="956" cy="1066"/>
                            </a:xfrm>
                            <a:custGeom>
                              <a:avLst/>
                              <a:gdLst>
                                <a:gd name="T0" fmla="+- 0 7684 7674"/>
                                <a:gd name="T1" fmla="*/ T0 w 956"/>
                                <a:gd name="T2" fmla="+- 0 -1472 -2537"/>
                                <a:gd name="T3" fmla="*/ -1472 h 1066"/>
                                <a:gd name="T4" fmla="+- 0 7703 7674"/>
                                <a:gd name="T5" fmla="*/ T4 w 956"/>
                                <a:gd name="T6" fmla="+- 0 -1472 -2537"/>
                                <a:gd name="T7" fmla="*/ -1472 h 1066"/>
                                <a:gd name="T8" fmla="+- 0 7722 7674"/>
                                <a:gd name="T9" fmla="*/ T8 w 956"/>
                                <a:gd name="T10" fmla="+- 0 -1750 -2537"/>
                                <a:gd name="T11" fmla="*/ -1750 h 1066"/>
                                <a:gd name="T12" fmla="+- 0 7742 7674"/>
                                <a:gd name="T13" fmla="*/ T12 w 956"/>
                                <a:gd name="T14" fmla="+- 0 -1675 -2537"/>
                                <a:gd name="T15" fmla="*/ -1675 h 1066"/>
                                <a:gd name="T16" fmla="+- 0 7761 7674"/>
                                <a:gd name="T17" fmla="*/ T16 w 956"/>
                                <a:gd name="T18" fmla="+- 0 -1671 -2537"/>
                                <a:gd name="T19" fmla="*/ -1671 h 1066"/>
                                <a:gd name="T20" fmla="+- 0 7780 7674"/>
                                <a:gd name="T21" fmla="*/ T20 w 956"/>
                                <a:gd name="T22" fmla="+- 0 -2226 -2537"/>
                                <a:gd name="T23" fmla="*/ -2226 h 1066"/>
                                <a:gd name="T24" fmla="+- 0 7800 7674"/>
                                <a:gd name="T25" fmla="*/ T24 w 956"/>
                                <a:gd name="T26" fmla="+- 0 -2310 -2537"/>
                                <a:gd name="T27" fmla="*/ -2310 h 1066"/>
                                <a:gd name="T28" fmla="+- 0 7819 7674"/>
                                <a:gd name="T29" fmla="*/ T28 w 956"/>
                                <a:gd name="T30" fmla="+- 0 -2414 -2537"/>
                                <a:gd name="T31" fmla="*/ -2414 h 1066"/>
                                <a:gd name="T32" fmla="+- 0 7858 7674"/>
                                <a:gd name="T33" fmla="*/ T32 w 956"/>
                                <a:gd name="T34" fmla="+- 0 -2528 -2537"/>
                                <a:gd name="T35" fmla="*/ -2528 h 1066"/>
                                <a:gd name="T36" fmla="+- 0 7915 7674"/>
                                <a:gd name="T37" fmla="*/ T36 w 956"/>
                                <a:gd name="T38" fmla="+- 0 -2535 -2537"/>
                                <a:gd name="T39" fmla="*/ -2535 h 1066"/>
                                <a:gd name="T40" fmla="+- 0 7935 7674"/>
                                <a:gd name="T41" fmla="*/ T40 w 956"/>
                                <a:gd name="T42" fmla="+- 0 -2519 -2537"/>
                                <a:gd name="T43" fmla="*/ -2519 h 1066"/>
                                <a:gd name="T44" fmla="+- 0 7954 7674"/>
                                <a:gd name="T45" fmla="*/ T44 w 956"/>
                                <a:gd name="T46" fmla="+- 0 -2494 -2537"/>
                                <a:gd name="T47" fmla="*/ -2494 h 1066"/>
                                <a:gd name="T48" fmla="+- 0 8060 7674"/>
                                <a:gd name="T49" fmla="*/ T48 w 956"/>
                                <a:gd name="T50" fmla="+- 0 -2467 -2537"/>
                                <a:gd name="T51" fmla="*/ -2467 h 1066"/>
                                <a:gd name="T52" fmla="+- 0 8079 7674"/>
                                <a:gd name="T53" fmla="*/ T52 w 956"/>
                                <a:gd name="T54" fmla="+- 0 -2467 -2537"/>
                                <a:gd name="T55" fmla="*/ -2467 h 1066"/>
                                <a:gd name="T56" fmla="+- 0 8099 7674"/>
                                <a:gd name="T57" fmla="*/ T56 w 956"/>
                                <a:gd name="T58" fmla="+- 0 -2466 -2537"/>
                                <a:gd name="T59" fmla="*/ -2466 h 1066"/>
                                <a:gd name="T60" fmla="+- 0 8118 7674"/>
                                <a:gd name="T61" fmla="*/ T60 w 956"/>
                                <a:gd name="T62" fmla="+- 0 -2466 -2537"/>
                                <a:gd name="T63" fmla="*/ -2466 h 1066"/>
                                <a:gd name="T64" fmla="+- 0 8137 7674"/>
                                <a:gd name="T65" fmla="*/ T64 w 956"/>
                                <a:gd name="T66" fmla="+- 0 -2466 -2537"/>
                                <a:gd name="T67" fmla="*/ -2466 h 1066"/>
                                <a:gd name="T68" fmla="+- 0 8157 7674"/>
                                <a:gd name="T69" fmla="*/ T68 w 956"/>
                                <a:gd name="T70" fmla="+- 0 -2466 -2537"/>
                                <a:gd name="T71" fmla="*/ -2466 h 1066"/>
                                <a:gd name="T72" fmla="+- 0 8176 7674"/>
                                <a:gd name="T73" fmla="*/ T72 w 956"/>
                                <a:gd name="T74" fmla="+- 0 -2465 -2537"/>
                                <a:gd name="T75" fmla="*/ -2465 h 1066"/>
                                <a:gd name="T76" fmla="+- 0 8195 7674"/>
                                <a:gd name="T77" fmla="*/ T76 w 956"/>
                                <a:gd name="T78" fmla="+- 0 -2465 -2537"/>
                                <a:gd name="T79" fmla="*/ -2465 h 1066"/>
                                <a:gd name="T80" fmla="+- 0 8215 7674"/>
                                <a:gd name="T81" fmla="*/ T80 w 956"/>
                                <a:gd name="T82" fmla="+- 0 -2465 -2537"/>
                                <a:gd name="T83" fmla="*/ -2465 h 1066"/>
                                <a:gd name="T84" fmla="+- 0 8234 7674"/>
                                <a:gd name="T85" fmla="*/ T84 w 956"/>
                                <a:gd name="T86" fmla="+- 0 -2465 -2537"/>
                                <a:gd name="T87" fmla="*/ -2465 h 1066"/>
                                <a:gd name="T88" fmla="+- 0 8253 7674"/>
                                <a:gd name="T89" fmla="*/ T88 w 956"/>
                                <a:gd name="T90" fmla="+- 0 -2465 -2537"/>
                                <a:gd name="T91" fmla="*/ -2465 h 1066"/>
                                <a:gd name="T92" fmla="+- 0 8272 7674"/>
                                <a:gd name="T93" fmla="*/ T92 w 956"/>
                                <a:gd name="T94" fmla="+- 0 -2465 -2537"/>
                                <a:gd name="T95" fmla="*/ -2465 h 1066"/>
                                <a:gd name="T96" fmla="+- 0 8292 7674"/>
                                <a:gd name="T97" fmla="*/ T96 w 956"/>
                                <a:gd name="T98" fmla="+- 0 -2465 -2537"/>
                                <a:gd name="T99" fmla="*/ -2465 h 1066"/>
                                <a:gd name="T100" fmla="+- 0 8311 7674"/>
                                <a:gd name="T101" fmla="*/ T100 w 956"/>
                                <a:gd name="T102" fmla="+- 0 -2465 -2537"/>
                                <a:gd name="T103" fmla="*/ -2465 h 1066"/>
                                <a:gd name="T104" fmla="+- 0 8330 7674"/>
                                <a:gd name="T105" fmla="*/ T104 w 956"/>
                                <a:gd name="T106" fmla="+- 0 -2465 -2537"/>
                                <a:gd name="T107" fmla="*/ -2465 h 1066"/>
                                <a:gd name="T108" fmla="+- 0 8350 7674"/>
                                <a:gd name="T109" fmla="*/ T108 w 956"/>
                                <a:gd name="T110" fmla="+- 0 -2465 -2537"/>
                                <a:gd name="T111" fmla="*/ -2465 h 1066"/>
                                <a:gd name="T112" fmla="+- 0 8369 7674"/>
                                <a:gd name="T113" fmla="*/ T112 w 956"/>
                                <a:gd name="T114" fmla="+- 0 -2465 -2537"/>
                                <a:gd name="T115" fmla="*/ -2465 h 1066"/>
                                <a:gd name="T116" fmla="+- 0 8388 7674"/>
                                <a:gd name="T117" fmla="*/ T116 w 956"/>
                                <a:gd name="T118" fmla="+- 0 -2465 -2537"/>
                                <a:gd name="T119" fmla="*/ -2465 h 1066"/>
                                <a:gd name="T120" fmla="+- 0 8446 7674"/>
                                <a:gd name="T121" fmla="*/ T120 w 956"/>
                                <a:gd name="T122" fmla="+- 0 -2534 -2537"/>
                                <a:gd name="T123" fmla="*/ -2534 h 1066"/>
                                <a:gd name="T124" fmla="+- 0 8504 7674"/>
                                <a:gd name="T125" fmla="*/ T124 w 956"/>
                                <a:gd name="T126" fmla="+- 0 -2537 -2537"/>
                                <a:gd name="T127" fmla="*/ -2537 h 1066"/>
                                <a:gd name="T128" fmla="+- 0 8620 7674"/>
                                <a:gd name="T129" fmla="*/ T128 w 956"/>
                                <a:gd name="T130" fmla="+- 0 -2537 -2537"/>
                                <a:gd name="T131" fmla="*/ -2537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5"/>
                                  </a:moveTo>
                                  <a:lnTo>
                                    <a:pt x="10" y="1065"/>
                                  </a:lnTo>
                                  <a:lnTo>
                                    <a:pt x="20" y="1065"/>
                                  </a:lnTo>
                                  <a:lnTo>
                                    <a:pt x="29" y="1065"/>
                                  </a:lnTo>
                                  <a:lnTo>
                                    <a:pt x="39" y="655"/>
                                  </a:lnTo>
                                  <a:lnTo>
                                    <a:pt x="48" y="787"/>
                                  </a:lnTo>
                                  <a:lnTo>
                                    <a:pt x="58" y="840"/>
                                  </a:lnTo>
                                  <a:lnTo>
                                    <a:pt x="68" y="862"/>
                                  </a:lnTo>
                                  <a:lnTo>
                                    <a:pt x="77" y="882"/>
                                  </a:lnTo>
                                  <a:lnTo>
                                    <a:pt x="87" y="866"/>
                                  </a:lnTo>
                                  <a:lnTo>
                                    <a:pt x="97" y="536"/>
                                  </a:lnTo>
                                  <a:lnTo>
                                    <a:pt x="106" y="311"/>
                                  </a:lnTo>
                                  <a:lnTo>
                                    <a:pt x="116" y="235"/>
                                  </a:lnTo>
                                  <a:lnTo>
                                    <a:pt x="126" y="227"/>
                                  </a:lnTo>
                                  <a:lnTo>
                                    <a:pt x="135" y="191"/>
                                  </a:lnTo>
                                  <a:lnTo>
                                    <a:pt x="145" y="123"/>
                                  </a:lnTo>
                                  <a:lnTo>
                                    <a:pt x="155" y="62"/>
                                  </a:lnTo>
                                  <a:lnTo>
                                    <a:pt x="184" y="9"/>
                                  </a:lnTo>
                                  <a:lnTo>
                                    <a:pt x="232" y="0"/>
                                  </a:lnTo>
                                  <a:lnTo>
                                    <a:pt x="241" y="2"/>
                                  </a:lnTo>
                                  <a:lnTo>
                                    <a:pt x="251" y="8"/>
                                  </a:lnTo>
                                  <a:lnTo>
                                    <a:pt x="261" y="18"/>
                                  </a:lnTo>
                                  <a:lnTo>
                                    <a:pt x="270" y="31"/>
                                  </a:lnTo>
                                  <a:lnTo>
                                    <a:pt x="280" y="43"/>
                                  </a:lnTo>
                                  <a:lnTo>
                                    <a:pt x="338" y="65"/>
                                  </a:lnTo>
                                  <a:lnTo>
                                    <a:pt x="386" y="70"/>
                                  </a:lnTo>
                                  <a:lnTo>
                                    <a:pt x="396" y="69"/>
                                  </a:lnTo>
                                  <a:lnTo>
                                    <a:pt x="405" y="70"/>
                                  </a:lnTo>
                                  <a:lnTo>
                                    <a:pt x="415" y="70"/>
                                  </a:lnTo>
                                  <a:lnTo>
                                    <a:pt x="425" y="71"/>
                                  </a:lnTo>
                                  <a:lnTo>
                                    <a:pt x="434" y="71"/>
                                  </a:lnTo>
                                  <a:lnTo>
                                    <a:pt x="444" y="71"/>
                                  </a:lnTo>
                                  <a:lnTo>
                                    <a:pt x="454" y="71"/>
                                  </a:lnTo>
                                  <a:lnTo>
                                    <a:pt x="463" y="71"/>
                                  </a:lnTo>
                                  <a:lnTo>
                                    <a:pt x="473" y="71"/>
                                  </a:lnTo>
                                  <a:lnTo>
                                    <a:pt x="483" y="71"/>
                                  </a:lnTo>
                                  <a:lnTo>
                                    <a:pt x="492" y="72"/>
                                  </a:lnTo>
                                  <a:lnTo>
                                    <a:pt x="502" y="72"/>
                                  </a:lnTo>
                                  <a:lnTo>
                                    <a:pt x="512" y="71"/>
                                  </a:lnTo>
                                  <a:lnTo>
                                    <a:pt x="521" y="72"/>
                                  </a:lnTo>
                                  <a:lnTo>
                                    <a:pt x="531" y="72"/>
                                  </a:lnTo>
                                  <a:lnTo>
                                    <a:pt x="541" y="72"/>
                                  </a:lnTo>
                                  <a:lnTo>
                                    <a:pt x="550" y="72"/>
                                  </a:lnTo>
                                  <a:lnTo>
                                    <a:pt x="560" y="72"/>
                                  </a:lnTo>
                                  <a:lnTo>
                                    <a:pt x="569" y="72"/>
                                  </a:lnTo>
                                  <a:lnTo>
                                    <a:pt x="579" y="72"/>
                                  </a:lnTo>
                                  <a:lnTo>
                                    <a:pt x="589" y="72"/>
                                  </a:lnTo>
                                  <a:lnTo>
                                    <a:pt x="598" y="72"/>
                                  </a:lnTo>
                                  <a:lnTo>
                                    <a:pt x="608" y="72"/>
                                  </a:lnTo>
                                  <a:lnTo>
                                    <a:pt x="618" y="72"/>
                                  </a:lnTo>
                                  <a:lnTo>
                                    <a:pt x="627" y="72"/>
                                  </a:lnTo>
                                  <a:lnTo>
                                    <a:pt x="637" y="72"/>
                                  </a:lnTo>
                                  <a:lnTo>
                                    <a:pt x="647" y="72"/>
                                  </a:lnTo>
                                  <a:lnTo>
                                    <a:pt x="656" y="72"/>
                                  </a:lnTo>
                                  <a:lnTo>
                                    <a:pt x="666" y="72"/>
                                  </a:lnTo>
                                  <a:lnTo>
                                    <a:pt x="676" y="72"/>
                                  </a:lnTo>
                                  <a:lnTo>
                                    <a:pt x="685" y="72"/>
                                  </a:lnTo>
                                  <a:lnTo>
                                    <a:pt x="695" y="72"/>
                                  </a:lnTo>
                                  <a:lnTo>
                                    <a:pt x="705" y="72"/>
                                  </a:lnTo>
                                  <a:lnTo>
                                    <a:pt x="714" y="72"/>
                                  </a:lnTo>
                                  <a:lnTo>
                                    <a:pt x="724" y="43"/>
                                  </a:lnTo>
                                  <a:lnTo>
                                    <a:pt x="772" y="3"/>
                                  </a:lnTo>
                                  <a:lnTo>
                                    <a:pt x="820" y="0"/>
                                  </a:lnTo>
                                  <a:lnTo>
                                    <a:pt x="830" y="0"/>
                                  </a:lnTo>
                                  <a:lnTo>
                                    <a:pt x="84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 name="docshape428"/>
                          <wps:cNvSpPr>
                            <a:spLocks/>
                          </wps:cNvSpPr>
                          <wps:spPr bwMode="auto">
                            <a:xfrm>
                              <a:off x="7626" y="-2592"/>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docshape429"/>
                          <wps:cNvSpPr>
                            <a:spLocks/>
                          </wps:cNvSpPr>
                          <wps:spPr bwMode="auto">
                            <a:xfrm>
                              <a:off x="7626" y="-2848"/>
                              <a:ext cx="1308" cy="1444"/>
                            </a:xfrm>
                            <a:custGeom>
                              <a:avLst/>
                              <a:gdLst>
                                <a:gd name="T0" fmla="+- 0 8677 7626"/>
                                <a:gd name="T1" fmla="*/ T0 w 1308"/>
                                <a:gd name="T2" fmla="+- 0 -2848 -2848"/>
                                <a:gd name="T3" fmla="*/ -2848 h 1444"/>
                                <a:gd name="T4" fmla="+- 0 7626 7626"/>
                                <a:gd name="T5" fmla="*/ T4 w 1308"/>
                                <a:gd name="T6" fmla="+- 0 -2848 -2848"/>
                                <a:gd name="T7" fmla="*/ -2848 h 1444"/>
                                <a:gd name="T8" fmla="+- 0 7626 7626"/>
                                <a:gd name="T9" fmla="*/ T8 w 1308"/>
                                <a:gd name="T10" fmla="+- 0 -2591 -2848"/>
                                <a:gd name="T11" fmla="*/ -2591 h 1444"/>
                                <a:gd name="T12" fmla="+- 0 8677 7626"/>
                                <a:gd name="T13" fmla="*/ T12 w 1308"/>
                                <a:gd name="T14" fmla="+- 0 -2591 -2848"/>
                                <a:gd name="T15" fmla="*/ -2591 h 1444"/>
                                <a:gd name="T16" fmla="+- 0 8677 7626"/>
                                <a:gd name="T17" fmla="*/ T16 w 1308"/>
                                <a:gd name="T18" fmla="+- 0 -2848 -2848"/>
                                <a:gd name="T19" fmla="*/ -2848 h 1444"/>
                                <a:gd name="T20" fmla="+- 0 8934 7626"/>
                                <a:gd name="T21" fmla="*/ T20 w 1308"/>
                                <a:gd name="T22" fmla="+- 0 -2591 -2848"/>
                                <a:gd name="T23" fmla="*/ -2591 h 1444"/>
                                <a:gd name="T24" fmla="+- 0 8677 7626"/>
                                <a:gd name="T25" fmla="*/ T24 w 1308"/>
                                <a:gd name="T26" fmla="+- 0 -2591 -2848"/>
                                <a:gd name="T27" fmla="*/ -2591 h 1444"/>
                                <a:gd name="T28" fmla="+- 0 8677 7626"/>
                                <a:gd name="T29" fmla="*/ T28 w 1308"/>
                                <a:gd name="T30" fmla="+- 0 -1404 -2848"/>
                                <a:gd name="T31" fmla="*/ -1404 h 1444"/>
                                <a:gd name="T32" fmla="+- 0 8934 7626"/>
                                <a:gd name="T33" fmla="*/ T32 w 1308"/>
                                <a:gd name="T34" fmla="+- 0 -1404 -2848"/>
                                <a:gd name="T35" fmla="*/ -1404 h 1444"/>
                                <a:gd name="T36" fmla="+- 0 8934 7626"/>
                                <a:gd name="T37" fmla="*/ T36 w 1308"/>
                                <a:gd name="T38" fmla="+- 0 -2591 -2848"/>
                                <a:gd name="T39" fmla="*/ -2591 h 14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308" h="1444">
                                  <a:moveTo>
                                    <a:pt x="1051" y="0"/>
                                  </a:moveTo>
                                  <a:lnTo>
                                    <a:pt x="0" y="0"/>
                                  </a:lnTo>
                                  <a:lnTo>
                                    <a:pt x="0" y="257"/>
                                  </a:lnTo>
                                  <a:lnTo>
                                    <a:pt x="1051" y="257"/>
                                  </a:lnTo>
                                  <a:lnTo>
                                    <a:pt x="1051" y="0"/>
                                  </a:lnTo>
                                  <a:close/>
                                  <a:moveTo>
                                    <a:pt x="1308" y="257"/>
                                  </a:moveTo>
                                  <a:lnTo>
                                    <a:pt x="1051" y="257"/>
                                  </a:lnTo>
                                  <a:lnTo>
                                    <a:pt x="1051" y="1444"/>
                                  </a:lnTo>
                                  <a:lnTo>
                                    <a:pt x="1308" y="1444"/>
                                  </a:lnTo>
                                  <a:lnTo>
                                    <a:pt x="1308" y="25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30"/>
                          <wps:cNvSpPr txBox="1">
                            <a:spLocks/>
                          </wps:cNvSpPr>
                          <wps:spPr bwMode="auto">
                            <a:xfrm>
                              <a:off x="7620" y="-2848"/>
                              <a:ext cx="1314" cy="1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9D3F11" w14:textId="77777777" w:rsidR="00A529FC" w:rsidRDefault="00000000">
                                <w:pPr>
                                  <w:spacing w:before="35"/>
                                  <w:ind w:left="238"/>
                                  <w:rPr>
                                    <w:ins w:id="542" w:author="Author" w:date="2022-09-10T01:53:00Z"/>
                                    <w:rFonts w:ascii="Arial"/>
                                    <w:sz w:val="16"/>
                                  </w:rPr>
                                </w:pPr>
                                <w:ins w:id="543" w:author="Author" w:date="2022-09-10T01:53:00Z">
                                  <w:r>
                                    <w:rPr>
                                      <w:rFonts w:ascii="Arial"/>
                                      <w:color w:val="FFFFFF"/>
                                      <w:sz w:val="16"/>
                                    </w:rPr>
                                    <w:t xml:space="preserve">Epoch </w:t>
                                  </w:r>
                                  <w:r>
                                    <w:rPr>
                                      <w:rFonts w:ascii="Arial"/>
                                      <w:color w:val="FFFFFF"/>
                                      <w:spacing w:val="-10"/>
                                      <w:sz w:val="16"/>
                                    </w:rPr>
                                    <w:t>4</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1804CA" id="_x0000_s1628" style="position:absolute;left:0;text-align:left;margin-left:381pt;margin-top:-142.4pt;width:65.7pt;height:72.55pt;z-index:15761920;mso-position-horizontal-relative:page" coordorigin="7620,-2848" coordsize="1314,145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">
                  <v:shape id="docshape423" o:spid="_x0000_s1629"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" path="m,986r1051,m,720r1051,m,453r1051,m,187r1051,m159,1187l159,m400,1187l400,m642,1187l642,m883,1187l883,e" filled="f" strokecolor="#dedede" strokeweight=".16pt">
                    <v:path arrowok="t" o:connecttype="custom" o:connectlocs="0,-1605;1051,-1605;0,-1871;1051,-1871;0,-2138;1051,-2138;0,-2404;1051,-2404;159,-1404;159,-2591;400,-1404;400,-2591;642,-1404;642,-2591;883,-1404;883,-2591" o:connectangles="0,0,0,0,0,0,0,0,0,0,0,0,0,0,0,0"/>
                  </v:shape>
                  <v:shape id="docshape424" o:spid="_x0000_s1630" style="position:absolute;left:7626;top:-2592;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" path="m,1119r1051,m,853r1051,m,586r1051,m,320r1051,m,54r1051,m39,1187l39,m280,1187l280,m521,1187l521,m762,1187l762,t241,1187l1003,e" filled="f" strokecolor="#dedede" strokeweight=".1141mm">
                    <v:path arrowok="t" o:connecttype="custom" o:connectlocs="0,-1472;1051,-1472;0,-1738;1051,-1738;0,-2005;1051,-2005;0,-2271;1051,-2271;0,-2537;1051,-2537;39,-1404;39,-2591;280,-1404;280,-2591;521,-1404;521,-2591;762,-1404;762,-2591;1003,-1404;1003,-2591" o:connectangles="0,0,0,0,0,0,0,0,0,0,0,0,0,0,0,0,0,0,0,0"/>
                  </v:shape>
                  <v:shape id="docshape425" o:spid="_x0000_s1631"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" path="m,1065r10,l20,170r9,302l39,573,48,38,58,5,68,9,77,5,87,2,145,r10,l164,r10,l184,r9,l203,,946,r9,e" filled="f" strokecolor="#f8766d" strokeweight=".71pt">
                    <v:path arrowok="t" o:connecttype="custom" o:connectlocs="0,-1472;10,-1472;20,-2367;29,-2065;39,-1964;48,-2499;58,-2532;68,-2528;77,-2532;87,-2535;145,-2537;155,-2537;164,-2537;174,-2537;184,-2537;193,-2537;203,-2537;946,-2537;955,-2537" o:connectangles="0,0,0,0,0,0,0,0,0,0,0,0,0,0,0,0,0,0,0"/>
                  </v:shape>
                  <v:shape id="docshape426" o:spid="_x0000_s1632"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" path="m,1065r10,l20,1065,29,736r10,97l48,868,58,852,68,587r9,-77l87,452,97,423r9,-44l116,339r10,-36l135,287r10,-4l155,284r9,2l174,285r10,1l193,286r10,l212,287r10,l232,288r9,-187l251,41,261,31r9,-12l328,r10,l348,r9,l946,r9,e" filled="f" strokecolor="#00ba38" strokeweight=".71pt">
                    <v:path arrowok="t" o:connecttype="custom" o:connectlocs="0,-1472;10,-1472;20,-1472;29,-1801;39,-1704;48,-1669;58,-1685;68,-1950;77,-2027;87,-2085;97,-2114;106,-2158;116,-2198;126,-2234;135,-2250;145,-2254;155,-2253;164,-2251;174,-2252;184,-2251;193,-2251;203,-2251;212,-2250;222,-2250;232,-2249;241,-2436;251,-2496;261,-2506;270,-2518;328,-2537;338,-2537;348,-2537;357,-2537;946,-2537;955,-2537" o:connectangles="0,0,0,0,0,0,0,0,0,0,0,0,0,0,0,0,0,0,0,0,0,0,0,0,0,0,0,0,0,0,0,0,0,0,0"/>
                  </v:shape>
                  <v:shape id="docshape427" o:spid="_x0000_s1633" style="position:absolute;left:7674;top:-2538;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" path="m,1065r10,l20,1065r9,l39,655r9,132l58,840r10,22l77,882,87,866,97,536r9,-225l116,235r10,-8l135,191r10,-68l155,62,184,9,232,r9,2l251,8r10,10l270,31r10,12l338,65r48,5l396,69r9,1l415,70r10,1l434,71r10,l454,71r9,l473,71r10,l492,72r10,l512,71r9,1l531,72r10,l550,72r10,l569,72r10,l589,72r9,l608,72r10,l627,72r10,l647,72r9,l666,72r10,l685,72r10,l705,72r9,l724,43,772,3,820,r10,l840,,946,r9,e" filled="f" strokecolor="#619cff" strokeweight=".71pt">
                    <v:path arrowok="t" o:connecttype="custom" o:connectlocs="10,-1472;29,-1472;48,-1750;68,-1675;87,-1671;106,-2226;126,-2310;145,-2414;184,-2528;241,-2535;261,-2519;280,-2494;386,-2467;405,-2467;425,-2466;444,-2466;463,-2466;483,-2466;502,-2465;521,-2465;541,-2465;560,-2465;579,-2465;598,-2465;618,-2465;637,-2465;656,-2465;676,-2465;695,-2465;714,-2465;772,-2534;830,-2537;946,-2537" o:connectangles="0,0,0,0,0,0,0,0,0,0,0,0,0,0,0,0,0,0,0,0,0,0,0,0,0,0,0,0,0,0,0,0,0"/>
                  </v:shape>
                  <v:rect id="docshape428" o:spid="_x0000_s1634" style="position:absolute;left:7626;top:-2592;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" filled="f" strokecolor="#b3b3b3" strokeweight=".22814mm">
                    <v:path arrowok="t"/>
                  </v:rect>
                  <v:shape id="docshape429" o:spid="_x0000_s1635" style="position:absolute;left:7626;top:-2848;width:1308;height:1444;visibility:visible;mso-wrap-style:square;v-text-anchor:top" coordsize="1308,14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" path="m1051,l,,,257r1051,l1051,xm1308,257r-257,l1051,1444r257,l1308,257xe" fillcolor="#b3b3b3" stroked="f">
                    <v:path arrowok="t" o:connecttype="custom" o:connectlocs="1051,-2848;0,-2848;0,-2591;1051,-2591;1051,-2848;1308,-2591;1051,-2591;1051,-1404;1308,-1404;1308,-2591" o:connectangles="0,0,0,0,0,0,0,0,0,0"/>
                  </v:shape>
                  <v:shape id="docshape430" o:spid="_x0000_s1636" type="#_x0000_t202" style="position:absolute;left:7620;top:-2848;width:1314;height:14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" filled="f" stroked="f">
                    <v:path arrowok="t"/>
                    <v:textbox inset="0,0,0,0">
                      <w:txbxContent>
                        <w:p w14:paraId="6B9D3F11" w14:textId="77777777" w:rsidR="00A529FC" w:rsidRDefault="00000000">
                          <w:pPr>
                            <w:spacing w:before="35"/>
                            <w:ind w:left="238"/>
                            <w:rPr>
                              <w:ins w:id="544" w:author="Author" w:date="2022-09-10T01:53:00Z"/>
                              <w:rFonts w:ascii="Arial"/>
                              <w:sz w:val="16"/>
                            </w:rPr>
                          </w:pPr>
                          <w:ins w:id="545" w:author="Author" w:date="2022-09-10T01:53:00Z">
                            <w:r>
                              <w:rPr>
                                <w:rFonts w:ascii="Arial"/>
                                <w:color w:val="FFFFFF"/>
                                <w:sz w:val="16"/>
                              </w:rPr>
                              <w:t xml:space="preserve">Epoch </w:t>
                            </w:r>
                            <w:r>
                              <w:rPr>
                                <w:rFonts w:ascii="Arial"/>
                                <w:color w:val="FFFFFF"/>
                                <w:spacing w:val="-10"/>
                                <w:sz w:val="16"/>
                              </w:rPr>
                              <w:t>4</w:t>
                            </w:r>
                          </w:ins>
                        </w:p>
                      </w:txbxContent>
                    </v:textbox>
                  </v:shape>
                  <w10:wrap anchorx="page"/>
                </v:group>
              </w:pict>
            </mc:Fallback>
          </mc:AlternateContent>
        </w:r>
      </w:ins>
      <w:r w:rsidR="00000000">
        <w:rPr>
          <w:rFonts w:ascii="Arial"/>
          <w:color w:val="4D4D4D"/>
          <w:sz w:val="16"/>
        </w:rPr>
        <w:t>25</w:t>
      </w:r>
      <w:r w:rsidR="00000000">
        <w:rPr>
          <w:rFonts w:ascii="Arial"/>
          <w:color w:val="4D4D4D"/>
          <w:spacing w:val="23"/>
          <w:sz w:val="16"/>
        </w:rPr>
        <w:t xml:space="preserve"> </w:t>
      </w:r>
      <w:r w:rsidR="00000000">
        <w:rPr>
          <w:rFonts w:ascii="Arial"/>
          <w:color w:val="4D4D4D"/>
          <w:sz w:val="16"/>
        </w:rPr>
        <w:t>50</w:t>
      </w:r>
      <w:r w:rsidR="00000000">
        <w:rPr>
          <w:rFonts w:ascii="Arial"/>
          <w:color w:val="4D4D4D"/>
          <w:spacing w:val="23"/>
          <w:sz w:val="16"/>
        </w:rPr>
        <w:t xml:space="preserve"> </w:t>
      </w:r>
      <w:r w:rsidR="00000000">
        <w:rPr>
          <w:rFonts w:ascii="Arial"/>
          <w:color w:val="4D4D4D"/>
          <w:sz w:val="16"/>
        </w:rPr>
        <w:t>75100</w:t>
      </w:r>
      <w:r w:rsidR="00000000">
        <w:rPr>
          <w:rFonts w:ascii="Arial"/>
          <w:color w:val="4D4D4D"/>
          <w:spacing w:val="62"/>
          <w:sz w:val="16"/>
        </w:rPr>
        <w:t xml:space="preserve"> </w:t>
      </w:r>
      <w:r w:rsidR="00000000">
        <w:rPr>
          <w:rFonts w:ascii="Arial"/>
          <w:color w:val="4D4D4D"/>
          <w:spacing w:val="-10"/>
          <w:sz w:val="16"/>
        </w:rPr>
        <w:t>0</w:t>
      </w:r>
    </w:p>
    <w:p w14:paraId="2D22B20B" w14:textId="77777777" w:rsidR="00A529FC" w:rsidRDefault="00000000">
      <w:pPr>
        <w:rPr>
          <w:rFonts w:ascii="Arial"/>
          <w:sz w:val="18"/>
        </w:rPr>
      </w:pPr>
      <w:r>
        <w:br w:type="column"/>
      </w:r>
    </w:p>
    <w:p w14:paraId="27151B3A" w14:textId="77777777" w:rsidR="00A529FC" w:rsidRDefault="00A529FC">
      <w:pPr>
        <w:pStyle w:val="BodyText"/>
        <w:rPr>
          <w:rFonts w:ascii="Arial"/>
          <w:sz w:val="18"/>
        </w:rPr>
      </w:pPr>
    </w:p>
    <w:p w14:paraId="6FC241A1" w14:textId="77777777" w:rsidR="00A529FC" w:rsidRDefault="00A529FC">
      <w:pPr>
        <w:pStyle w:val="BodyText"/>
        <w:rPr>
          <w:rFonts w:ascii="Arial"/>
          <w:sz w:val="18"/>
        </w:rPr>
      </w:pPr>
    </w:p>
    <w:p w14:paraId="0A5CBB39" w14:textId="77777777" w:rsidR="00A529FC" w:rsidRDefault="00A529FC">
      <w:pPr>
        <w:pStyle w:val="BodyText"/>
        <w:rPr>
          <w:rFonts w:ascii="Arial"/>
          <w:sz w:val="18"/>
        </w:rPr>
      </w:pPr>
    </w:p>
    <w:p w14:paraId="22872564" w14:textId="77777777" w:rsidR="00A529FC" w:rsidRDefault="00A529FC">
      <w:pPr>
        <w:pStyle w:val="BodyText"/>
        <w:rPr>
          <w:rFonts w:ascii="Arial"/>
          <w:sz w:val="18"/>
        </w:rPr>
      </w:pPr>
    </w:p>
    <w:p w14:paraId="35B24332" w14:textId="77777777" w:rsidR="00A529FC" w:rsidRDefault="00A529FC">
      <w:pPr>
        <w:pStyle w:val="BodyText"/>
        <w:rPr>
          <w:rFonts w:ascii="Arial"/>
          <w:sz w:val="18"/>
        </w:rPr>
      </w:pPr>
    </w:p>
    <w:p w14:paraId="12C8B526" w14:textId="77777777" w:rsidR="00A529FC" w:rsidRDefault="00A529FC">
      <w:pPr>
        <w:pStyle w:val="BodyText"/>
        <w:rPr>
          <w:rFonts w:ascii="Arial"/>
          <w:sz w:val="18"/>
        </w:rPr>
      </w:pPr>
    </w:p>
    <w:p w14:paraId="38DA406E" w14:textId="77777777" w:rsidR="00A529FC" w:rsidRDefault="00A529FC">
      <w:pPr>
        <w:pStyle w:val="BodyText"/>
        <w:rPr>
          <w:rFonts w:ascii="Arial"/>
          <w:sz w:val="18"/>
        </w:rPr>
      </w:pPr>
    </w:p>
    <w:p w14:paraId="27E69CB2" w14:textId="77777777" w:rsidR="00A529FC" w:rsidRDefault="00A529FC">
      <w:pPr>
        <w:pStyle w:val="BodyText"/>
        <w:rPr>
          <w:rFonts w:ascii="Arial"/>
          <w:sz w:val="18"/>
        </w:rPr>
      </w:pPr>
    </w:p>
    <w:p w14:paraId="55161F3F" w14:textId="77777777" w:rsidR="00A529FC" w:rsidRDefault="00A529FC">
      <w:pPr>
        <w:pStyle w:val="BodyText"/>
        <w:rPr>
          <w:rFonts w:ascii="Arial"/>
          <w:sz w:val="18"/>
        </w:rPr>
      </w:pPr>
    </w:p>
    <w:p w14:paraId="4CB991C5" w14:textId="77777777" w:rsidR="00A529FC" w:rsidRDefault="00A529FC">
      <w:pPr>
        <w:pStyle w:val="BodyText"/>
        <w:rPr>
          <w:rFonts w:ascii="Arial"/>
          <w:sz w:val="18"/>
        </w:rPr>
      </w:pPr>
    </w:p>
    <w:p w14:paraId="061A2343" w14:textId="77777777" w:rsidR="00A529FC" w:rsidRDefault="00A529FC">
      <w:pPr>
        <w:pStyle w:val="BodyText"/>
        <w:rPr>
          <w:rFonts w:ascii="Arial"/>
          <w:sz w:val="18"/>
        </w:rPr>
      </w:pPr>
    </w:p>
    <w:p w14:paraId="33C77C03" w14:textId="77777777" w:rsidR="00A529FC" w:rsidRDefault="00A529FC">
      <w:pPr>
        <w:pStyle w:val="BodyText"/>
        <w:spacing w:before="11"/>
        <w:rPr>
          <w:rFonts w:ascii="Arial"/>
          <w:sz w:val="20"/>
        </w:rPr>
      </w:pPr>
    </w:p>
    <w:p w14:paraId="06ED3B30" w14:textId="77777777" w:rsidR="00A529FC" w:rsidRDefault="006228F8">
      <w:pPr>
        <w:ind w:left="67"/>
        <w:rPr>
          <w:rFonts w:ascii="Arial"/>
          <w:sz w:val="16"/>
        </w:rPr>
      </w:pPr>
      <w:r>
        <w:rPr>
          <w:noProof/>
        </w:rPr>
        <mc:AlternateContent>
          <mc:Choice Requires="wps">
            <w:drawing>
              <wp:anchor distT="0" distB="0" distL="114300" distR="114300" simplePos="0" relativeHeight="15764480" behindDoc="0" locked="0" layoutInCell="1" allowOverlap="1" wp14:anchorId="656A8962" wp14:editId="43255DA7">
                <wp:simplePos x="0" y="0"/>
                <wp:positionH relativeFrom="page">
                  <wp:posOffset>5520690</wp:posOffset>
                </wp:positionH>
                <wp:positionV relativeFrom="paragraph">
                  <wp:posOffset>-1496060</wp:posOffset>
                </wp:positionV>
                <wp:extent cx="139065" cy="454660"/>
                <wp:effectExtent l="0" t="0" r="635" b="2540"/>
                <wp:wrapNone/>
                <wp:docPr id="77" name="docshape4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454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635BE" w14:textId="77777777" w:rsidR="00A529FC" w:rsidRDefault="00000000">
                            <w:pPr>
                              <w:spacing w:before="14"/>
                              <w:ind w:left="20"/>
                              <w:rPr>
                                <w:rFonts w:ascii="Arial"/>
                                <w:sz w:val="16"/>
                              </w:rPr>
                            </w:pPr>
                            <w:r>
                              <w:rPr>
                                <w:rFonts w:ascii="Arial"/>
                                <w:color w:val="FFFFFF"/>
                                <w:spacing w:val="-2"/>
                                <w:sz w:val="16"/>
                              </w:rPr>
                              <w:t>Theremin</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6A8962" id="docshape431" o:spid="_x0000_s1637" type="#_x0000_t202" style="position:absolute;left:0;text-align:left;margin-left:434.7pt;margin-top:-117.8pt;width:10.95pt;height:35.8pt;z-index:15764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" filled="f" stroked="f">
                <v:path arrowok="t"/>
                <v:textbox style="layout-flow:vertical" inset="0,0,0,0">
                  <w:txbxContent>
                    <w:p w14:paraId="54D635BE" w14:textId="77777777" w:rsidR="00A529FC" w:rsidRDefault="00000000">
                      <w:pPr>
                        <w:spacing w:before="14"/>
                        <w:ind w:left="20"/>
                        <w:rPr>
                          <w:rFonts w:ascii="Arial"/>
                          <w:sz w:val="16"/>
                        </w:rPr>
                      </w:pPr>
                      <w:r>
                        <w:rPr>
                          <w:rFonts w:ascii="Arial"/>
                          <w:color w:val="FFFFFF"/>
                          <w:spacing w:val="-2"/>
                          <w:sz w:val="16"/>
                        </w:rPr>
                        <w:t>Theremin</w:t>
                      </w:r>
                    </w:p>
                  </w:txbxContent>
                </v:textbox>
                <w10:wrap anchorx="page"/>
              </v:shape>
            </w:pict>
          </mc:Fallback>
        </mc:AlternateContent>
      </w:r>
      <w:r>
        <w:rPr>
          <w:noProof/>
        </w:rPr>
        <mc:AlternateContent>
          <mc:Choice Requires="wps">
            <w:drawing>
              <wp:anchor distT="0" distB="0" distL="114300" distR="114300" simplePos="0" relativeHeight="15764992" behindDoc="0" locked="0" layoutInCell="1" allowOverlap="1" wp14:anchorId="0B869C79" wp14:editId="462D8867">
                <wp:simplePos x="0" y="0"/>
                <wp:positionH relativeFrom="page">
                  <wp:posOffset>5520690</wp:posOffset>
                </wp:positionH>
                <wp:positionV relativeFrom="paragraph">
                  <wp:posOffset>-568960</wp:posOffset>
                </wp:positionV>
                <wp:extent cx="139065" cy="353060"/>
                <wp:effectExtent l="0" t="0" r="635" b="2540"/>
                <wp:wrapNone/>
                <wp:docPr id="76" name="docshape4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9065" cy="3530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36CE38" w14:textId="77777777" w:rsidR="00A529FC" w:rsidRDefault="00000000">
                            <w:pPr>
                              <w:spacing w:before="14"/>
                              <w:ind w:left="20"/>
                              <w:rPr>
                                <w:rFonts w:ascii="Arial"/>
                                <w:sz w:val="16"/>
                              </w:rPr>
                            </w:pPr>
                            <w:r>
                              <w:rPr>
                                <w:rFonts w:ascii="Arial"/>
                                <w:color w:val="FFFFFF"/>
                                <w:spacing w:val="-2"/>
                                <w:sz w:val="16"/>
                              </w:rPr>
                              <w:t>NoEDL</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69C79" id="docshape432" o:spid="_x0000_s1638" type="#_x0000_t202" style="position:absolute;left:0;text-align:left;margin-left:434.7pt;margin-top:-44.8pt;width:10.95pt;height:27.8pt;z-index:15764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" filled="f" stroked="f">
                <v:path arrowok="t"/>
                <v:textbox style="layout-flow:vertical" inset="0,0,0,0">
                  <w:txbxContent>
                    <w:p w14:paraId="6B36CE38" w14:textId="77777777" w:rsidR="00A529FC" w:rsidRDefault="00000000">
                      <w:pPr>
                        <w:spacing w:before="14"/>
                        <w:ind w:left="20"/>
                        <w:rPr>
                          <w:rFonts w:ascii="Arial"/>
                          <w:sz w:val="16"/>
                        </w:rPr>
                      </w:pPr>
                      <w:r>
                        <w:rPr>
                          <w:rFonts w:ascii="Arial"/>
                          <w:color w:val="FFFFFF"/>
                          <w:spacing w:val="-2"/>
                          <w:sz w:val="16"/>
                        </w:rPr>
                        <w:t>NoEDL</w:t>
                      </w:r>
                    </w:p>
                  </w:txbxContent>
                </v:textbox>
                <w10:wrap anchorx="page"/>
              </v:shape>
            </w:pict>
          </mc:Fallback>
        </mc:AlternateContent>
      </w:r>
      <w:r w:rsidR="00000000">
        <w:rPr>
          <w:rFonts w:ascii="Arial"/>
          <w:color w:val="4D4D4D"/>
          <w:sz w:val="16"/>
        </w:rPr>
        <w:t>25</w:t>
      </w:r>
      <w:r w:rsidR="00000000">
        <w:rPr>
          <w:rFonts w:ascii="Arial"/>
          <w:color w:val="4D4D4D"/>
          <w:spacing w:val="18"/>
          <w:sz w:val="16"/>
        </w:rPr>
        <w:t xml:space="preserve"> </w:t>
      </w:r>
      <w:r w:rsidR="00000000">
        <w:rPr>
          <w:rFonts w:ascii="Arial"/>
          <w:color w:val="4D4D4D"/>
          <w:sz w:val="16"/>
        </w:rPr>
        <w:t>50</w:t>
      </w:r>
      <w:r w:rsidR="00000000">
        <w:rPr>
          <w:rFonts w:ascii="Arial"/>
          <w:color w:val="4D4D4D"/>
          <w:spacing w:val="18"/>
          <w:sz w:val="16"/>
        </w:rPr>
        <w:t xml:space="preserve"> </w:t>
      </w:r>
      <w:r w:rsidR="00000000">
        <w:rPr>
          <w:rFonts w:ascii="Arial"/>
          <w:color w:val="4D4D4D"/>
          <w:spacing w:val="-2"/>
          <w:sz w:val="16"/>
        </w:rPr>
        <w:t>75100</w:t>
      </w:r>
    </w:p>
    <w:p w14:paraId="56044779" w14:textId="77777777" w:rsidR="00A529FC" w:rsidRDefault="00A529FC">
      <w:pPr>
        <w:rPr>
          <w:rFonts w:ascii="Arial"/>
          <w:sz w:val="16"/>
        </w:rPr>
        <w:sectPr w:rsidR="00A529FC">
          <w:type w:val="continuous"/>
          <w:pgSz w:w="12240" w:h="15840"/>
          <w:pgMar w:top="1180" w:right="1320" w:bottom="280" w:left="1320" w:header="397" w:footer="0" w:gutter="0"/>
          <w:cols w:num="5" w:space="720" w:equalWidth="0">
            <w:col w:w="2661" w:space="40"/>
            <w:col w:w="1203" w:space="39"/>
            <w:col w:w="1275" w:space="40"/>
            <w:col w:w="1132" w:space="39"/>
            <w:col w:w="3171"/>
          </w:cols>
        </w:sectPr>
      </w:pPr>
    </w:p>
    <w:p w14:paraId="7D36DF25" w14:textId="13377DDE" w:rsidR="00A529FC" w:rsidRDefault="002F233B">
      <w:pPr>
        <w:tabs>
          <w:tab w:val="left" w:pos="1072"/>
          <w:tab w:val="left" w:pos="1626"/>
          <w:tab w:val="left" w:pos="2252"/>
        </w:tabs>
        <w:spacing w:before="176"/>
        <w:ind w:left="335"/>
        <w:jc w:val="center"/>
        <w:rPr>
          <w:rFonts w:ascii="Arial"/>
          <w:sz w:val="16"/>
        </w:rPr>
      </w:pPr>
      <w:del w:id="546" w:author="Author" w:date="2022-09-10T01:53:00Z">
        <w:r>
          <w:rPr>
            <w:noProof/>
          </w:rPr>
          <mc:AlternateContent>
            <mc:Choice Requires="wpg">
              <w:drawing>
                <wp:anchor distT="0" distB="0" distL="114300" distR="114300" simplePos="0" relativeHeight="487665664" behindDoc="0" locked="0" layoutInCell="1" allowOverlap="1" wp14:anchorId="52E4738E" wp14:editId="2131FA7C">
                  <wp:simplePos x="0" y="0"/>
                  <wp:positionH relativeFrom="page">
                    <wp:posOffset>4838700</wp:posOffset>
                  </wp:positionH>
                  <wp:positionV relativeFrom="paragraph">
                    <wp:posOffset>-1030605</wp:posOffset>
                  </wp:positionV>
                  <wp:extent cx="834390" cy="779780"/>
                  <wp:effectExtent l="0" t="0" r="3810" b="7620"/>
                  <wp:wrapNone/>
                  <wp:docPr id="1006" name="docshapegroup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1007" name="docshape434"/>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8" name="docshape435"/>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09" name="docshape436"/>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0" name="docshape437"/>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1" name="docshape438"/>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2" name="docshape439"/>
                          <wps:cNvSpPr>
                            <a:spLocks/>
                          </wps:cNvSpPr>
                          <wps:spPr bwMode="auto">
                            <a:xfrm>
                              <a:off x="7626" y="-1617"/>
                              <a:ext cx="1051" cy="1188"/>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3" name="docshape440"/>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4" name="docshape441"/>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5E47450" id="docshapegroup433" o:spid="_x0000_s1026" style="position:absolute;margin-left:381pt;margin-top:-81.15pt;width:65.7pt;height:61.4pt;z-index:487665664;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">
                  <v:shape id="docshape434"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35"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6"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7"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8"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9"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" filled="f" strokecolor="#b3b3b3" strokeweight=".22814mm">
                    <v:path arrowok="t"/>
                  </v:rect>
                  <v:rect id="docshape440"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" fillcolor="#b3b3b3" stroked="f">
                    <v:path arrowok="t"/>
                  </v:rect>
                  <v:shape id="docshape441"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Pr>
            <w:noProof/>
          </w:rPr>
          <mc:AlternateContent>
            <mc:Choice Requires="wps">
              <w:drawing>
                <wp:anchor distT="0" distB="0" distL="114300" distR="114300" simplePos="0" relativeHeight="487666688" behindDoc="1" locked="0" layoutInCell="1" allowOverlap="1" wp14:anchorId="1563301B" wp14:editId="1939331C">
                  <wp:simplePos x="0" y="0"/>
                  <wp:positionH relativeFrom="page">
                    <wp:posOffset>3623945</wp:posOffset>
                  </wp:positionH>
                  <wp:positionV relativeFrom="paragraph">
                    <wp:posOffset>175260</wp:posOffset>
                  </wp:positionV>
                  <wp:extent cx="58420" cy="0"/>
                  <wp:effectExtent l="0" t="0" r="5080" b="12700"/>
                  <wp:wrapNone/>
                  <wp:docPr id="101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D8E008" id="Line 60" o:spid="_x0000_s1026" style="position:absolute;z-index:-156497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" strokecolor="#f8766d" strokeweight=".71pt">
                  <o:lock v:ext="edit" shapetype="f"/>
                  <w10:wrap anchorx="page"/>
                </v:line>
              </w:pict>
            </mc:Fallback>
          </mc:AlternateContent>
        </w:r>
        <w:r>
          <w:rPr>
            <w:noProof/>
          </w:rPr>
          <mc:AlternateContent>
            <mc:Choice Requires="wps">
              <w:drawing>
                <wp:anchor distT="0" distB="0" distL="114300" distR="114300" simplePos="0" relativeHeight="487667712" behindDoc="1" locked="0" layoutInCell="1" allowOverlap="1" wp14:anchorId="426A6E99" wp14:editId="0821AA9E">
                  <wp:simplePos x="0" y="0"/>
                  <wp:positionH relativeFrom="page">
                    <wp:posOffset>3976370</wp:posOffset>
                  </wp:positionH>
                  <wp:positionV relativeFrom="paragraph">
                    <wp:posOffset>175260</wp:posOffset>
                  </wp:positionV>
                  <wp:extent cx="58420" cy="0"/>
                  <wp:effectExtent l="0" t="0" r="5080" b="12700"/>
                  <wp:wrapNone/>
                  <wp:docPr id="1016"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AD4F8CE" id="Line 59" o:spid="_x0000_s1026" style="position:absolute;z-index:-156487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" strokecolor="#00ba38" strokeweight=".71pt">
                  <o:lock v:ext="edit" shapetype="f"/>
                  <w10:wrap anchorx="page"/>
                </v:line>
              </w:pict>
            </mc:Fallback>
          </mc:AlternateContent>
        </w:r>
        <w:r>
          <w:rPr>
            <w:noProof/>
          </w:rPr>
          <mc:AlternateContent>
            <mc:Choice Requires="wps">
              <w:drawing>
                <wp:anchor distT="0" distB="0" distL="114300" distR="114300" simplePos="0" relativeHeight="487668736" behindDoc="1" locked="0" layoutInCell="1" allowOverlap="1" wp14:anchorId="0E9B2A5F" wp14:editId="71B5301D">
                  <wp:simplePos x="0" y="0"/>
                  <wp:positionH relativeFrom="page">
                    <wp:posOffset>4373245</wp:posOffset>
                  </wp:positionH>
                  <wp:positionV relativeFrom="paragraph">
                    <wp:posOffset>175260</wp:posOffset>
                  </wp:positionV>
                  <wp:extent cx="58420" cy="0"/>
                  <wp:effectExtent l="0" t="0" r="5080" b="12700"/>
                  <wp:wrapNone/>
                  <wp:docPr id="1017"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A6EC18" id="Line 58" o:spid="_x0000_s1026" style="position:absolute;z-index:-15647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" strokecolor="#619cff" strokeweight=".71pt">
                  <o:lock v:ext="edit" shapetype="f"/>
                  <w10:wrap anchorx="page"/>
                </v:line>
              </w:pict>
            </mc:Fallback>
          </mc:AlternateContent>
        </w:r>
      </w:del>
      <w:ins w:id="547" w:author="Author" w:date="2022-09-10T01:53:00Z">
        <w:r w:rsidR="006228F8">
          <w:rPr>
            <w:noProof/>
          </w:rPr>
          <mc:AlternateContent>
            <mc:Choice Requires="wpg">
              <w:drawing>
                <wp:anchor distT="0" distB="0" distL="114300" distR="114300" simplePos="0" relativeHeight="15762432" behindDoc="0" locked="0" layoutInCell="1" allowOverlap="1" wp14:anchorId="5BD6A4F8" wp14:editId="548397DB">
                  <wp:simplePos x="0" y="0"/>
                  <wp:positionH relativeFrom="page">
                    <wp:posOffset>4838700</wp:posOffset>
                  </wp:positionH>
                  <wp:positionV relativeFrom="paragraph">
                    <wp:posOffset>-1030605</wp:posOffset>
                  </wp:positionV>
                  <wp:extent cx="834390" cy="779780"/>
                  <wp:effectExtent l="0" t="0" r="3810" b="7620"/>
                  <wp:wrapNone/>
                  <wp:docPr id="67" name="docshapegroup4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34390" cy="779780"/>
                            <a:chOff x="7620" y="-1623"/>
                            <a:chExt cx="1314" cy="1228"/>
                          </a:xfrm>
                        </wpg:grpSpPr>
                        <wps:wsp>
                          <wps:cNvPr id="68" name="docshape434"/>
                          <wps:cNvSpPr>
                            <a:spLocks/>
                          </wps:cNvSpPr>
                          <wps:spPr bwMode="auto">
                            <a:xfrm>
                              <a:off x="7626" y="-1617"/>
                              <a:ext cx="1051" cy="1188"/>
                            </a:xfrm>
                            <a:custGeom>
                              <a:avLst/>
                              <a:gdLst>
                                <a:gd name="T0" fmla="+- 0 7626 7626"/>
                                <a:gd name="T1" fmla="*/ T0 w 1051"/>
                                <a:gd name="T2" fmla="+- 0 -630 -1616"/>
                                <a:gd name="T3" fmla="*/ -630 h 1188"/>
                                <a:gd name="T4" fmla="+- 0 8677 7626"/>
                                <a:gd name="T5" fmla="*/ T4 w 1051"/>
                                <a:gd name="T6" fmla="+- 0 -630 -1616"/>
                                <a:gd name="T7" fmla="*/ -630 h 1188"/>
                                <a:gd name="T8" fmla="+- 0 7626 7626"/>
                                <a:gd name="T9" fmla="*/ T8 w 1051"/>
                                <a:gd name="T10" fmla="+- 0 -896 -1616"/>
                                <a:gd name="T11" fmla="*/ -896 h 1188"/>
                                <a:gd name="T12" fmla="+- 0 8677 7626"/>
                                <a:gd name="T13" fmla="*/ T12 w 1051"/>
                                <a:gd name="T14" fmla="+- 0 -896 -1616"/>
                                <a:gd name="T15" fmla="*/ -896 h 1188"/>
                                <a:gd name="T16" fmla="+- 0 7626 7626"/>
                                <a:gd name="T17" fmla="*/ T16 w 1051"/>
                                <a:gd name="T18" fmla="+- 0 -1163 -1616"/>
                                <a:gd name="T19" fmla="*/ -1163 h 1188"/>
                                <a:gd name="T20" fmla="+- 0 8677 7626"/>
                                <a:gd name="T21" fmla="*/ T20 w 1051"/>
                                <a:gd name="T22" fmla="+- 0 -1163 -1616"/>
                                <a:gd name="T23" fmla="*/ -1163 h 1188"/>
                                <a:gd name="T24" fmla="+- 0 7626 7626"/>
                                <a:gd name="T25" fmla="*/ T24 w 1051"/>
                                <a:gd name="T26" fmla="+- 0 -1429 -1616"/>
                                <a:gd name="T27" fmla="*/ -1429 h 1188"/>
                                <a:gd name="T28" fmla="+- 0 8677 7626"/>
                                <a:gd name="T29" fmla="*/ T28 w 1051"/>
                                <a:gd name="T30" fmla="+- 0 -1429 -1616"/>
                                <a:gd name="T31" fmla="*/ -1429 h 1188"/>
                                <a:gd name="T32" fmla="+- 0 7785 7626"/>
                                <a:gd name="T33" fmla="*/ T32 w 1051"/>
                                <a:gd name="T34" fmla="+- 0 -429 -1616"/>
                                <a:gd name="T35" fmla="*/ -429 h 1188"/>
                                <a:gd name="T36" fmla="+- 0 7785 7626"/>
                                <a:gd name="T37" fmla="*/ T36 w 1051"/>
                                <a:gd name="T38" fmla="+- 0 -1616 -1616"/>
                                <a:gd name="T39" fmla="*/ -1616 h 1188"/>
                                <a:gd name="T40" fmla="+- 0 8026 7626"/>
                                <a:gd name="T41" fmla="*/ T40 w 1051"/>
                                <a:gd name="T42" fmla="+- 0 -429 -1616"/>
                                <a:gd name="T43" fmla="*/ -429 h 1188"/>
                                <a:gd name="T44" fmla="+- 0 8026 7626"/>
                                <a:gd name="T45" fmla="*/ T44 w 1051"/>
                                <a:gd name="T46" fmla="+- 0 -1616 -1616"/>
                                <a:gd name="T47" fmla="*/ -1616 h 1188"/>
                                <a:gd name="T48" fmla="+- 0 8268 7626"/>
                                <a:gd name="T49" fmla="*/ T48 w 1051"/>
                                <a:gd name="T50" fmla="+- 0 -429 -1616"/>
                                <a:gd name="T51" fmla="*/ -429 h 1188"/>
                                <a:gd name="T52" fmla="+- 0 8268 7626"/>
                                <a:gd name="T53" fmla="*/ T52 w 1051"/>
                                <a:gd name="T54" fmla="+- 0 -1616 -1616"/>
                                <a:gd name="T55" fmla="*/ -1616 h 1188"/>
                                <a:gd name="T56" fmla="+- 0 8509 7626"/>
                                <a:gd name="T57" fmla="*/ T56 w 1051"/>
                                <a:gd name="T58" fmla="+- 0 -429 -1616"/>
                                <a:gd name="T59" fmla="*/ -429 h 1188"/>
                                <a:gd name="T60" fmla="+- 0 8509 7626"/>
                                <a:gd name="T61" fmla="*/ T60 w 1051"/>
                                <a:gd name="T62" fmla="+- 0 -1616 -1616"/>
                                <a:gd name="T63"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51" h="1188">
                                  <a:moveTo>
                                    <a:pt x="0" y="986"/>
                                  </a:moveTo>
                                  <a:lnTo>
                                    <a:pt x="1051" y="986"/>
                                  </a:lnTo>
                                  <a:moveTo>
                                    <a:pt x="0" y="720"/>
                                  </a:moveTo>
                                  <a:lnTo>
                                    <a:pt x="1051" y="720"/>
                                  </a:lnTo>
                                  <a:moveTo>
                                    <a:pt x="0" y="453"/>
                                  </a:moveTo>
                                  <a:lnTo>
                                    <a:pt x="1051" y="453"/>
                                  </a:lnTo>
                                  <a:moveTo>
                                    <a:pt x="0" y="187"/>
                                  </a:moveTo>
                                  <a:lnTo>
                                    <a:pt x="1051" y="187"/>
                                  </a:lnTo>
                                  <a:moveTo>
                                    <a:pt x="159" y="1187"/>
                                  </a:moveTo>
                                  <a:lnTo>
                                    <a:pt x="159" y="0"/>
                                  </a:lnTo>
                                  <a:moveTo>
                                    <a:pt x="400" y="1187"/>
                                  </a:moveTo>
                                  <a:lnTo>
                                    <a:pt x="400" y="0"/>
                                  </a:lnTo>
                                  <a:moveTo>
                                    <a:pt x="642" y="1187"/>
                                  </a:moveTo>
                                  <a:lnTo>
                                    <a:pt x="642" y="0"/>
                                  </a:lnTo>
                                  <a:moveTo>
                                    <a:pt x="883" y="1187"/>
                                  </a:moveTo>
                                  <a:lnTo>
                                    <a:pt x="883"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 name="docshape435"/>
                          <wps:cNvSpPr>
                            <a:spLocks/>
                          </wps:cNvSpPr>
                          <wps:spPr bwMode="auto">
                            <a:xfrm>
                              <a:off x="7626" y="-1617"/>
                              <a:ext cx="1051" cy="1188"/>
                            </a:xfrm>
                            <a:custGeom>
                              <a:avLst/>
                              <a:gdLst>
                                <a:gd name="T0" fmla="+- 0 7626 7626"/>
                                <a:gd name="T1" fmla="*/ T0 w 1051"/>
                                <a:gd name="T2" fmla="+- 0 -496 -1616"/>
                                <a:gd name="T3" fmla="*/ -496 h 1188"/>
                                <a:gd name="T4" fmla="+- 0 8677 7626"/>
                                <a:gd name="T5" fmla="*/ T4 w 1051"/>
                                <a:gd name="T6" fmla="+- 0 -496 -1616"/>
                                <a:gd name="T7" fmla="*/ -496 h 1188"/>
                                <a:gd name="T8" fmla="+- 0 7626 7626"/>
                                <a:gd name="T9" fmla="*/ T8 w 1051"/>
                                <a:gd name="T10" fmla="+- 0 -763 -1616"/>
                                <a:gd name="T11" fmla="*/ -763 h 1188"/>
                                <a:gd name="T12" fmla="+- 0 8677 7626"/>
                                <a:gd name="T13" fmla="*/ T12 w 1051"/>
                                <a:gd name="T14" fmla="+- 0 -763 -1616"/>
                                <a:gd name="T15" fmla="*/ -763 h 1188"/>
                                <a:gd name="T16" fmla="+- 0 7626 7626"/>
                                <a:gd name="T17" fmla="*/ T16 w 1051"/>
                                <a:gd name="T18" fmla="+- 0 -1029 -1616"/>
                                <a:gd name="T19" fmla="*/ -1029 h 1188"/>
                                <a:gd name="T20" fmla="+- 0 8677 7626"/>
                                <a:gd name="T21" fmla="*/ T20 w 1051"/>
                                <a:gd name="T22" fmla="+- 0 -1029 -1616"/>
                                <a:gd name="T23" fmla="*/ -1029 h 1188"/>
                                <a:gd name="T24" fmla="+- 0 7626 7626"/>
                                <a:gd name="T25" fmla="*/ T24 w 1051"/>
                                <a:gd name="T26" fmla="+- 0 -1296 -1616"/>
                                <a:gd name="T27" fmla="*/ -1296 h 1188"/>
                                <a:gd name="T28" fmla="+- 0 8677 7626"/>
                                <a:gd name="T29" fmla="*/ T28 w 1051"/>
                                <a:gd name="T30" fmla="+- 0 -1296 -1616"/>
                                <a:gd name="T31" fmla="*/ -1296 h 1188"/>
                                <a:gd name="T32" fmla="+- 0 7626 7626"/>
                                <a:gd name="T33" fmla="*/ T32 w 1051"/>
                                <a:gd name="T34" fmla="+- 0 -1562 -1616"/>
                                <a:gd name="T35" fmla="*/ -1562 h 1188"/>
                                <a:gd name="T36" fmla="+- 0 8677 7626"/>
                                <a:gd name="T37" fmla="*/ T36 w 1051"/>
                                <a:gd name="T38" fmla="+- 0 -1562 -1616"/>
                                <a:gd name="T39" fmla="*/ -1562 h 1188"/>
                                <a:gd name="T40" fmla="+- 0 7665 7626"/>
                                <a:gd name="T41" fmla="*/ T40 w 1051"/>
                                <a:gd name="T42" fmla="+- 0 -429 -1616"/>
                                <a:gd name="T43" fmla="*/ -429 h 1188"/>
                                <a:gd name="T44" fmla="+- 0 7665 7626"/>
                                <a:gd name="T45" fmla="*/ T44 w 1051"/>
                                <a:gd name="T46" fmla="+- 0 -1616 -1616"/>
                                <a:gd name="T47" fmla="*/ -1616 h 1188"/>
                                <a:gd name="T48" fmla="+- 0 7906 7626"/>
                                <a:gd name="T49" fmla="*/ T48 w 1051"/>
                                <a:gd name="T50" fmla="+- 0 -429 -1616"/>
                                <a:gd name="T51" fmla="*/ -429 h 1188"/>
                                <a:gd name="T52" fmla="+- 0 7906 7626"/>
                                <a:gd name="T53" fmla="*/ T52 w 1051"/>
                                <a:gd name="T54" fmla="+- 0 -1616 -1616"/>
                                <a:gd name="T55" fmla="*/ -1616 h 1188"/>
                                <a:gd name="T56" fmla="+- 0 8147 7626"/>
                                <a:gd name="T57" fmla="*/ T56 w 1051"/>
                                <a:gd name="T58" fmla="+- 0 -429 -1616"/>
                                <a:gd name="T59" fmla="*/ -429 h 1188"/>
                                <a:gd name="T60" fmla="+- 0 8147 7626"/>
                                <a:gd name="T61" fmla="*/ T60 w 1051"/>
                                <a:gd name="T62" fmla="+- 0 -1616 -1616"/>
                                <a:gd name="T63" fmla="*/ -1616 h 1188"/>
                                <a:gd name="T64" fmla="+- 0 8388 7626"/>
                                <a:gd name="T65" fmla="*/ T64 w 1051"/>
                                <a:gd name="T66" fmla="+- 0 -429 -1616"/>
                                <a:gd name="T67" fmla="*/ -429 h 1188"/>
                                <a:gd name="T68" fmla="+- 0 8388 7626"/>
                                <a:gd name="T69" fmla="*/ T68 w 1051"/>
                                <a:gd name="T70" fmla="+- 0 -1616 -1616"/>
                                <a:gd name="T71" fmla="*/ -1616 h 1188"/>
                                <a:gd name="T72" fmla="+- 0 8629 7626"/>
                                <a:gd name="T73" fmla="*/ T72 w 1051"/>
                                <a:gd name="T74" fmla="+- 0 -429 -1616"/>
                                <a:gd name="T75" fmla="*/ -429 h 1188"/>
                                <a:gd name="T76" fmla="+- 0 8629 7626"/>
                                <a:gd name="T77" fmla="*/ T76 w 1051"/>
                                <a:gd name="T78" fmla="+- 0 -1616 -1616"/>
                                <a:gd name="T79" fmla="*/ -1616 h 11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Lst>
                              <a:rect l="0" t="0" r="r" b="b"/>
                              <a:pathLst>
                                <a:path w="1051" h="1188">
                                  <a:moveTo>
                                    <a:pt x="0" y="1120"/>
                                  </a:moveTo>
                                  <a:lnTo>
                                    <a:pt x="1051" y="1120"/>
                                  </a:lnTo>
                                  <a:moveTo>
                                    <a:pt x="0" y="853"/>
                                  </a:moveTo>
                                  <a:lnTo>
                                    <a:pt x="1051" y="853"/>
                                  </a:lnTo>
                                  <a:moveTo>
                                    <a:pt x="0" y="587"/>
                                  </a:moveTo>
                                  <a:lnTo>
                                    <a:pt x="1051" y="587"/>
                                  </a:lnTo>
                                  <a:moveTo>
                                    <a:pt x="0" y="320"/>
                                  </a:moveTo>
                                  <a:lnTo>
                                    <a:pt x="1051" y="320"/>
                                  </a:lnTo>
                                  <a:moveTo>
                                    <a:pt x="0" y="54"/>
                                  </a:moveTo>
                                  <a:lnTo>
                                    <a:pt x="1051" y="54"/>
                                  </a:lnTo>
                                  <a:moveTo>
                                    <a:pt x="39" y="1187"/>
                                  </a:moveTo>
                                  <a:lnTo>
                                    <a:pt x="39" y="0"/>
                                  </a:lnTo>
                                  <a:moveTo>
                                    <a:pt x="280" y="1187"/>
                                  </a:moveTo>
                                  <a:lnTo>
                                    <a:pt x="280" y="0"/>
                                  </a:lnTo>
                                  <a:moveTo>
                                    <a:pt x="521" y="1187"/>
                                  </a:moveTo>
                                  <a:lnTo>
                                    <a:pt x="521" y="0"/>
                                  </a:lnTo>
                                  <a:moveTo>
                                    <a:pt x="762" y="1187"/>
                                  </a:moveTo>
                                  <a:lnTo>
                                    <a:pt x="762" y="0"/>
                                  </a:lnTo>
                                  <a:moveTo>
                                    <a:pt x="1003" y="1187"/>
                                  </a:moveTo>
                                  <a:lnTo>
                                    <a:pt x="1003"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 name="docshape436"/>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1397 -1562"/>
                                <a:gd name="T11" fmla="*/ -1397 h 1066"/>
                                <a:gd name="T12" fmla="+- 0 7703 7674"/>
                                <a:gd name="T13" fmla="*/ T12 w 956"/>
                                <a:gd name="T14" fmla="+- 0 -1094 -1562"/>
                                <a:gd name="T15" fmla="*/ -1094 h 1066"/>
                                <a:gd name="T16" fmla="+- 0 7713 7674"/>
                                <a:gd name="T17" fmla="*/ T16 w 956"/>
                                <a:gd name="T18" fmla="+- 0 -992 -1562"/>
                                <a:gd name="T19" fmla="*/ -992 h 1066"/>
                                <a:gd name="T20" fmla="+- 0 7722 7674"/>
                                <a:gd name="T21" fmla="*/ T20 w 956"/>
                                <a:gd name="T22" fmla="+- 0 -1530 -1562"/>
                                <a:gd name="T23" fmla="*/ -1530 h 1066"/>
                                <a:gd name="T24" fmla="+- 0 7732 7674"/>
                                <a:gd name="T25" fmla="*/ T24 w 956"/>
                                <a:gd name="T26" fmla="+- 0 -1550 -1562"/>
                                <a:gd name="T27" fmla="*/ -1550 h 1066"/>
                                <a:gd name="T28" fmla="+- 0 7742 7674"/>
                                <a:gd name="T29" fmla="*/ T28 w 956"/>
                                <a:gd name="T30" fmla="+- 0 -1542 -1562"/>
                                <a:gd name="T31" fmla="*/ -1542 h 1066"/>
                                <a:gd name="T32" fmla="+- 0 7751 7674"/>
                                <a:gd name="T33" fmla="*/ T32 w 956"/>
                                <a:gd name="T34" fmla="+- 0 -1544 -1562"/>
                                <a:gd name="T35" fmla="*/ -1544 h 1066"/>
                                <a:gd name="T36" fmla="+- 0 7761 7674"/>
                                <a:gd name="T37" fmla="*/ T36 w 956"/>
                                <a:gd name="T38" fmla="+- 0 -1550 -1562"/>
                                <a:gd name="T39" fmla="*/ -1550 h 1066"/>
                                <a:gd name="T40" fmla="+- 0 7771 7674"/>
                                <a:gd name="T41" fmla="*/ T40 w 956"/>
                                <a:gd name="T42" fmla="+- 0 -1554 -1562"/>
                                <a:gd name="T43" fmla="*/ -1554 h 1066"/>
                                <a:gd name="T44" fmla="+- 0 7838 7674"/>
                                <a:gd name="T45" fmla="*/ T44 w 956"/>
                                <a:gd name="T46" fmla="+- 0 -1562 -1562"/>
                                <a:gd name="T47" fmla="*/ -1562 h 1066"/>
                                <a:gd name="T48" fmla="+- 0 7848 7674"/>
                                <a:gd name="T49" fmla="*/ T48 w 956"/>
                                <a:gd name="T50" fmla="+- 0 -1562 -1562"/>
                                <a:gd name="T51" fmla="*/ -1562 h 1066"/>
                                <a:gd name="T52" fmla="+- 0 7858 7674"/>
                                <a:gd name="T53" fmla="*/ T52 w 956"/>
                                <a:gd name="T54" fmla="+- 0 -1562 -1562"/>
                                <a:gd name="T55" fmla="*/ -1562 h 1066"/>
                                <a:gd name="T56" fmla="+- 0 7867 7674"/>
                                <a:gd name="T57" fmla="*/ T56 w 956"/>
                                <a:gd name="T58" fmla="+- 0 -1562 -1562"/>
                                <a:gd name="T59" fmla="*/ -1562 h 1066"/>
                                <a:gd name="T60" fmla="+- 0 7877 7674"/>
                                <a:gd name="T61" fmla="*/ T60 w 956"/>
                                <a:gd name="T62" fmla="+- 0 -1562 -1562"/>
                                <a:gd name="T63" fmla="*/ -1562 h 1066"/>
                                <a:gd name="T64" fmla="+- 0 7886 7674"/>
                                <a:gd name="T65" fmla="*/ T64 w 956"/>
                                <a:gd name="T66" fmla="+- 0 -1562 -1562"/>
                                <a:gd name="T67" fmla="*/ -1562 h 1066"/>
                                <a:gd name="T68" fmla="+- 0 7896 7674"/>
                                <a:gd name="T69" fmla="*/ T68 w 956"/>
                                <a:gd name="T70" fmla="+- 0 -1562 -1562"/>
                                <a:gd name="T71" fmla="*/ -1562 h 1066"/>
                                <a:gd name="T72" fmla="+- 0 7906 7674"/>
                                <a:gd name="T73" fmla="*/ T72 w 956"/>
                                <a:gd name="T74" fmla="+- 0 -1562 -1562"/>
                                <a:gd name="T75" fmla="*/ -1562 h 1066"/>
                                <a:gd name="T76" fmla="+- 0 791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65"/>
                                  </a:lnTo>
                                  <a:lnTo>
                                    <a:pt x="29" y="468"/>
                                  </a:lnTo>
                                  <a:lnTo>
                                    <a:pt x="39" y="570"/>
                                  </a:lnTo>
                                  <a:lnTo>
                                    <a:pt x="48" y="32"/>
                                  </a:lnTo>
                                  <a:lnTo>
                                    <a:pt x="58" y="12"/>
                                  </a:lnTo>
                                  <a:lnTo>
                                    <a:pt x="68" y="20"/>
                                  </a:lnTo>
                                  <a:lnTo>
                                    <a:pt x="77" y="18"/>
                                  </a:lnTo>
                                  <a:lnTo>
                                    <a:pt x="87" y="12"/>
                                  </a:lnTo>
                                  <a:lnTo>
                                    <a:pt x="97" y="8"/>
                                  </a:lnTo>
                                  <a:lnTo>
                                    <a:pt x="164" y="0"/>
                                  </a:lnTo>
                                  <a:lnTo>
                                    <a:pt x="174" y="0"/>
                                  </a:lnTo>
                                  <a:lnTo>
                                    <a:pt x="184" y="0"/>
                                  </a:lnTo>
                                  <a:lnTo>
                                    <a:pt x="193" y="0"/>
                                  </a:lnTo>
                                  <a:lnTo>
                                    <a:pt x="203" y="0"/>
                                  </a:lnTo>
                                  <a:lnTo>
                                    <a:pt x="212" y="0"/>
                                  </a:lnTo>
                                  <a:lnTo>
                                    <a:pt x="222" y="0"/>
                                  </a:lnTo>
                                  <a:lnTo>
                                    <a:pt x="232" y="0"/>
                                  </a:lnTo>
                                  <a:lnTo>
                                    <a:pt x="241" y="0"/>
                                  </a:lnTo>
                                  <a:lnTo>
                                    <a:pt x="946" y="0"/>
                                  </a:lnTo>
                                  <a:lnTo>
                                    <a:pt x="955" y="0"/>
                                  </a:lnTo>
                                </a:path>
                              </a:pathLst>
                            </a:custGeom>
                            <a:noFill/>
                            <a:ln w="9017">
                              <a:solidFill>
                                <a:srgbClr val="F8766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docshape437"/>
                          <wps:cNvSpPr>
                            <a:spLocks/>
                          </wps:cNvSpPr>
                          <wps:spPr bwMode="auto">
                            <a:xfrm>
                              <a:off x="7674" y="-1563"/>
                              <a:ext cx="956" cy="1066"/>
                            </a:xfrm>
                            <a:custGeom>
                              <a:avLst/>
                              <a:gdLst>
                                <a:gd name="T0" fmla="+- 0 7674 7674"/>
                                <a:gd name="T1" fmla="*/ T0 w 956"/>
                                <a:gd name="T2" fmla="+- 0 -496 -1562"/>
                                <a:gd name="T3" fmla="*/ -496 h 1066"/>
                                <a:gd name="T4" fmla="+- 0 7684 7674"/>
                                <a:gd name="T5" fmla="*/ T4 w 956"/>
                                <a:gd name="T6" fmla="+- 0 -496 -1562"/>
                                <a:gd name="T7" fmla="*/ -496 h 1066"/>
                                <a:gd name="T8" fmla="+- 0 7694 7674"/>
                                <a:gd name="T9" fmla="*/ T8 w 956"/>
                                <a:gd name="T10" fmla="+- 0 -496 -1562"/>
                                <a:gd name="T11" fmla="*/ -496 h 1066"/>
                                <a:gd name="T12" fmla="+- 0 7703 7674"/>
                                <a:gd name="T13" fmla="*/ T12 w 956"/>
                                <a:gd name="T14" fmla="+- 0 -496 -1562"/>
                                <a:gd name="T15" fmla="*/ -496 h 1066"/>
                                <a:gd name="T16" fmla="+- 0 7713 7674"/>
                                <a:gd name="T17" fmla="*/ T16 w 956"/>
                                <a:gd name="T18" fmla="+- 0 -496 -1562"/>
                                <a:gd name="T19" fmla="*/ -496 h 1066"/>
                                <a:gd name="T20" fmla="+- 0 7722 7674"/>
                                <a:gd name="T21" fmla="*/ T20 w 956"/>
                                <a:gd name="T22" fmla="+- 0 -638 -1562"/>
                                <a:gd name="T23" fmla="*/ -638 h 1066"/>
                                <a:gd name="T24" fmla="+- 0 7732 7674"/>
                                <a:gd name="T25" fmla="*/ T24 w 956"/>
                                <a:gd name="T26" fmla="+- 0 -633 -1562"/>
                                <a:gd name="T27" fmla="*/ -633 h 1066"/>
                                <a:gd name="T28" fmla="+- 0 7742 7674"/>
                                <a:gd name="T29" fmla="*/ T28 w 956"/>
                                <a:gd name="T30" fmla="+- 0 -631 -1562"/>
                                <a:gd name="T31" fmla="*/ -631 h 1066"/>
                                <a:gd name="T32" fmla="+- 0 7751 7674"/>
                                <a:gd name="T33" fmla="*/ T32 w 956"/>
                                <a:gd name="T34" fmla="+- 0 -839 -1562"/>
                                <a:gd name="T35" fmla="*/ -839 h 1066"/>
                                <a:gd name="T36" fmla="+- 0 7761 7674"/>
                                <a:gd name="T37" fmla="*/ T36 w 956"/>
                                <a:gd name="T38" fmla="+- 0 -1380 -1562"/>
                                <a:gd name="T39" fmla="*/ -1380 h 1066"/>
                                <a:gd name="T40" fmla="+- 0 7771 7674"/>
                                <a:gd name="T41" fmla="*/ T40 w 956"/>
                                <a:gd name="T42" fmla="+- 0 -1453 -1562"/>
                                <a:gd name="T43" fmla="*/ -1453 h 1066"/>
                                <a:gd name="T44" fmla="+- 0 7780 7674"/>
                                <a:gd name="T45" fmla="*/ T44 w 956"/>
                                <a:gd name="T46" fmla="+- 0 -1393 -1562"/>
                                <a:gd name="T47" fmla="*/ -1393 h 1066"/>
                                <a:gd name="T48" fmla="+- 0 7790 7674"/>
                                <a:gd name="T49" fmla="*/ T48 w 956"/>
                                <a:gd name="T50" fmla="+- 0 -1476 -1562"/>
                                <a:gd name="T51" fmla="*/ -1476 h 1066"/>
                                <a:gd name="T52" fmla="+- 0 7800 7674"/>
                                <a:gd name="T53" fmla="*/ T52 w 956"/>
                                <a:gd name="T54" fmla="+- 0 -1506 -1562"/>
                                <a:gd name="T55" fmla="*/ -1506 h 1066"/>
                                <a:gd name="T56" fmla="+- 0 7838 7674"/>
                                <a:gd name="T57" fmla="*/ T56 w 956"/>
                                <a:gd name="T58" fmla="+- 0 -1558 -1562"/>
                                <a:gd name="T59" fmla="*/ -1558 h 1066"/>
                                <a:gd name="T60" fmla="+- 0 7886 7674"/>
                                <a:gd name="T61" fmla="*/ T60 w 956"/>
                                <a:gd name="T62" fmla="+- 0 -1562 -1562"/>
                                <a:gd name="T63" fmla="*/ -1562 h 1066"/>
                                <a:gd name="T64" fmla="+- 0 7896 7674"/>
                                <a:gd name="T65" fmla="*/ T64 w 956"/>
                                <a:gd name="T66" fmla="+- 0 -1562 -1562"/>
                                <a:gd name="T67" fmla="*/ -1562 h 1066"/>
                                <a:gd name="T68" fmla="+- 0 7906 7674"/>
                                <a:gd name="T69" fmla="*/ T68 w 956"/>
                                <a:gd name="T70" fmla="+- 0 -1562 -1562"/>
                                <a:gd name="T71" fmla="*/ -1562 h 1066"/>
                                <a:gd name="T72" fmla="+- 0 7915 7674"/>
                                <a:gd name="T73" fmla="*/ T72 w 956"/>
                                <a:gd name="T74" fmla="+- 0 -1562 -1562"/>
                                <a:gd name="T75" fmla="*/ -1562 h 1066"/>
                                <a:gd name="T76" fmla="+- 0 7925 7674"/>
                                <a:gd name="T77" fmla="*/ T76 w 956"/>
                                <a:gd name="T78" fmla="+- 0 -1562 -1562"/>
                                <a:gd name="T79" fmla="*/ -1562 h 1066"/>
                                <a:gd name="T80" fmla="+- 0 8620 7674"/>
                                <a:gd name="T81" fmla="*/ T80 w 956"/>
                                <a:gd name="T82" fmla="+- 0 -1562 -1562"/>
                                <a:gd name="T83" fmla="*/ -1562 h 1066"/>
                                <a:gd name="T84" fmla="+- 0 8629 7674"/>
                                <a:gd name="T85" fmla="*/ T84 w 956"/>
                                <a:gd name="T86" fmla="+- 0 -1562 -1562"/>
                                <a:gd name="T87"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956" h="1066">
                                  <a:moveTo>
                                    <a:pt x="0" y="1066"/>
                                  </a:moveTo>
                                  <a:lnTo>
                                    <a:pt x="10" y="1066"/>
                                  </a:lnTo>
                                  <a:lnTo>
                                    <a:pt x="20" y="1066"/>
                                  </a:lnTo>
                                  <a:lnTo>
                                    <a:pt x="29" y="1066"/>
                                  </a:lnTo>
                                  <a:lnTo>
                                    <a:pt x="39" y="1066"/>
                                  </a:lnTo>
                                  <a:lnTo>
                                    <a:pt x="48" y="924"/>
                                  </a:lnTo>
                                  <a:lnTo>
                                    <a:pt x="58" y="929"/>
                                  </a:lnTo>
                                  <a:lnTo>
                                    <a:pt x="68" y="931"/>
                                  </a:lnTo>
                                  <a:lnTo>
                                    <a:pt x="77" y="723"/>
                                  </a:lnTo>
                                  <a:lnTo>
                                    <a:pt x="87" y="182"/>
                                  </a:lnTo>
                                  <a:lnTo>
                                    <a:pt x="97" y="109"/>
                                  </a:lnTo>
                                  <a:lnTo>
                                    <a:pt x="106" y="169"/>
                                  </a:lnTo>
                                  <a:lnTo>
                                    <a:pt x="116" y="86"/>
                                  </a:lnTo>
                                  <a:lnTo>
                                    <a:pt x="126" y="56"/>
                                  </a:lnTo>
                                  <a:lnTo>
                                    <a:pt x="164" y="4"/>
                                  </a:lnTo>
                                  <a:lnTo>
                                    <a:pt x="212" y="0"/>
                                  </a:lnTo>
                                  <a:lnTo>
                                    <a:pt x="222" y="0"/>
                                  </a:lnTo>
                                  <a:lnTo>
                                    <a:pt x="232" y="0"/>
                                  </a:lnTo>
                                  <a:lnTo>
                                    <a:pt x="241" y="0"/>
                                  </a:lnTo>
                                  <a:lnTo>
                                    <a:pt x="251" y="0"/>
                                  </a:lnTo>
                                  <a:lnTo>
                                    <a:pt x="946" y="0"/>
                                  </a:lnTo>
                                  <a:lnTo>
                                    <a:pt x="955" y="0"/>
                                  </a:lnTo>
                                </a:path>
                              </a:pathLst>
                            </a:custGeom>
                            <a:noFill/>
                            <a:ln w="9017">
                              <a:solidFill>
                                <a:srgbClr val="00BA38"/>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docshape438"/>
                          <wps:cNvSpPr>
                            <a:spLocks/>
                          </wps:cNvSpPr>
                          <wps:spPr bwMode="auto">
                            <a:xfrm>
                              <a:off x="7674" y="-1563"/>
                              <a:ext cx="956" cy="1066"/>
                            </a:xfrm>
                            <a:custGeom>
                              <a:avLst/>
                              <a:gdLst>
                                <a:gd name="T0" fmla="+- 0 7684 7674"/>
                                <a:gd name="T1" fmla="*/ T0 w 956"/>
                                <a:gd name="T2" fmla="+- 0 -496 -1562"/>
                                <a:gd name="T3" fmla="*/ -496 h 1066"/>
                                <a:gd name="T4" fmla="+- 0 7703 7674"/>
                                <a:gd name="T5" fmla="*/ T4 w 956"/>
                                <a:gd name="T6" fmla="+- 0 -496 -1562"/>
                                <a:gd name="T7" fmla="*/ -496 h 1066"/>
                                <a:gd name="T8" fmla="+- 0 7722 7674"/>
                                <a:gd name="T9" fmla="*/ T8 w 956"/>
                                <a:gd name="T10" fmla="+- 0 -771 -1562"/>
                                <a:gd name="T11" fmla="*/ -771 h 1066"/>
                                <a:gd name="T12" fmla="+- 0 7742 7674"/>
                                <a:gd name="T13" fmla="*/ T12 w 956"/>
                                <a:gd name="T14" fmla="+- 0 -695 -1562"/>
                                <a:gd name="T15" fmla="*/ -695 h 1066"/>
                                <a:gd name="T16" fmla="+- 0 7761 7674"/>
                                <a:gd name="T17" fmla="*/ T16 w 956"/>
                                <a:gd name="T18" fmla="+- 0 -696 -1562"/>
                                <a:gd name="T19" fmla="*/ -696 h 1066"/>
                                <a:gd name="T20" fmla="+- 0 7780 7674"/>
                                <a:gd name="T21" fmla="*/ T20 w 956"/>
                                <a:gd name="T22" fmla="+- 0 -1268 -1562"/>
                                <a:gd name="T23" fmla="*/ -1268 h 1066"/>
                                <a:gd name="T24" fmla="+- 0 7800 7674"/>
                                <a:gd name="T25" fmla="*/ T24 w 956"/>
                                <a:gd name="T26" fmla="+- 0 -1347 -1562"/>
                                <a:gd name="T27" fmla="*/ -1347 h 1066"/>
                                <a:gd name="T28" fmla="+- 0 7819 7674"/>
                                <a:gd name="T29" fmla="*/ T28 w 956"/>
                                <a:gd name="T30" fmla="+- 0 -1454 -1562"/>
                                <a:gd name="T31" fmla="*/ -1454 h 1066"/>
                                <a:gd name="T32" fmla="+- 0 7896 7674"/>
                                <a:gd name="T33" fmla="*/ T32 w 956"/>
                                <a:gd name="T34" fmla="+- 0 -1562 -1562"/>
                                <a:gd name="T35" fmla="*/ -1562 h 1066"/>
                                <a:gd name="T36" fmla="+- 0 7915 7674"/>
                                <a:gd name="T37" fmla="*/ T36 w 956"/>
                                <a:gd name="T38" fmla="+- 0 -1556 -1562"/>
                                <a:gd name="T39" fmla="*/ -1556 h 1066"/>
                                <a:gd name="T40" fmla="+- 0 7935 7674"/>
                                <a:gd name="T41" fmla="*/ T40 w 956"/>
                                <a:gd name="T42" fmla="+- 0 -1537 -1562"/>
                                <a:gd name="T43" fmla="*/ -1537 h 1066"/>
                                <a:gd name="T44" fmla="+- 0 8050 7674"/>
                                <a:gd name="T45" fmla="*/ T44 w 956"/>
                                <a:gd name="T46" fmla="+- 0 -1509 -1562"/>
                                <a:gd name="T47" fmla="*/ -1509 h 1066"/>
                                <a:gd name="T48" fmla="+- 0 8070 7674"/>
                                <a:gd name="T49" fmla="*/ T48 w 956"/>
                                <a:gd name="T50" fmla="+- 0 -1509 -1562"/>
                                <a:gd name="T51" fmla="*/ -1509 h 1066"/>
                                <a:gd name="T52" fmla="+- 0 8089 7674"/>
                                <a:gd name="T53" fmla="*/ T52 w 956"/>
                                <a:gd name="T54" fmla="+- 0 -1509 -1562"/>
                                <a:gd name="T55" fmla="*/ -1509 h 1066"/>
                                <a:gd name="T56" fmla="+- 0 8108 7674"/>
                                <a:gd name="T57" fmla="*/ T56 w 956"/>
                                <a:gd name="T58" fmla="+- 0 -1509 -1562"/>
                                <a:gd name="T59" fmla="*/ -1509 h 1066"/>
                                <a:gd name="T60" fmla="+- 0 8128 7674"/>
                                <a:gd name="T61" fmla="*/ T60 w 956"/>
                                <a:gd name="T62" fmla="+- 0 -1509 -1562"/>
                                <a:gd name="T63" fmla="*/ -1509 h 1066"/>
                                <a:gd name="T64" fmla="+- 0 8147 7674"/>
                                <a:gd name="T65" fmla="*/ T64 w 956"/>
                                <a:gd name="T66" fmla="+- 0 -1509 -1562"/>
                                <a:gd name="T67" fmla="*/ -1509 h 1066"/>
                                <a:gd name="T68" fmla="+- 0 8166 7674"/>
                                <a:gd name="T69" fmla="*/ T68 w 956"/>
                                <a:gd name="T70" fmla="+- 0 -1509 -1562"/>
                                <a:gd name="T71" fmla="*/ -1509 h 1066"/>
                                <a:gd name="T72" fmla="+- 0 8186 7674"/>
                                <a:gd name="T73" fmla="*/ T72 w 956"/>
                                <a:gd name="T74" fmla="+- 0 -1509 -1562"/>
                                <a:gd name="T75" fmla="*/ -1509 h 1066"/>
                                <a:gd name="T76" fmla="+- 0 8205 7674"/>
                                <a:gd name="T77" fmla="*/ T76 w 956"/>
                                <a:gd name="T78" fmla="+- 0 -1509 -1562"/>
                                <a:gd name="T79" fmla="*/ -1509 h 1066"/>
                                <a:gd name="T80" fmla="+- 0 8224 7674"/>
                                <a:gd name="T81" fmla="*/ T80 w 956"/>
                                <a:gd name="T82" fmla="+- 0 -1509 -1562"/>
                                <a:gd name="T83" fmla="*/ -1509 h 1066"/>
                                <a:gd name="T84" fmla="+- 0 8243 7674"/>
                                <a:gd name="T85" fmla="*/ T84 w 956"/>
                                <a:gd name="T86" fmla="+- 0 -1509 -1562"/>
                                <a:gd name="T87" fmla="*/ -1509 h 1066"/>
                                <a:gd name="T88" fmla="+- 0 8263 7674"/>
                                <a:gd name="T89" fmla="*/ T88 w 956"/>
                                <a:gd name="T90" fmla="+- 0 -1509 -1562"/>
                                <a:gd name="T91" fmla="*/ -1509 h 1066"/>
                                <a:gd name="T92" fmla="+- 0 8282 7674"/>
                                <a:gd name="T93" fmla="*/ T92 w 956"/>
                                <a:gd name="T94" fmla="+- 0 -1509 -1562"/>
                                <a:gd name="T95" fmla="*/ -1509 h 1066"/>
                                <a:gd name="T96" fmla="+- 0 8301 7674"/>
                                <a:gd name="T97" fmla="*/ T96 w 956"/>
                                <a:gd name="T98" fmla="+- 0 -1509 -1562"/>
                                <a:gd name="T99" fmla="*/ -1509 h 1066"/>
                                <a:gd name="T100" fmla="+- 0 8321 7674"/>
                                <a:gd name="T101" fmla="*/ T100 w 956"/>
                                <a:gd name="T102" fmla="+- 0 -1509 -1562"/>
                                <a:gd name="T103" fmla="*/ -1509 h 1066"/>
                                <a:gd name="T104" fmla="+- 0 8340 7674"/>
                                <a:gd name="T105" fmla="*/ T104 w 956"/>
                                <a:gd name="T106" fmla="+- 0 -1509 -1562"/>
                                <a:gd name="T107" fmla="*/ -1509 h 1066"/>
                                <a:gd name="T108" fmla="+- 0 8359 7674"/>
                                <a:gd name="T109" fmla="*/ T108 w 956"/>
                                <a:gd name="T110" fmla="+- 0 -1509 -1562"/>
                                <a:gd name="T111" fmla="*/ -1509 h 1066"/>
                                <a:gd name="T112" fmla="+- 0 8379 7674"/>
                                <a:gd name="T113" fmla="*/ T112 w 956"/>
                                <a:gd name="T114" fmla="+- 0 -1509 -1562"/>
                                <a:gd name="T115" fmla="*/ -1509 h 1066"/>
                                <a:gd name="T116" fmla="+- 0 8398 7674"/>
                                <a:gd name="T117" fmla="*/ T116 w 956"/>
                                <a:gd name="T118" fmla="+- 0 -1523 -1562"/>
                                <a:gd name="T119" fmla="*/ -1523 h 1066"/>
                                <a:gd name="T120" fmla="+- 0 8465 7674"/>
                                <a:gd name="T121" fmla="*/ T120 w 956"/>
                                <a:gd name="T122" fmla="+- 0 -1562 -1562"/>
                                <a:gd name="T123" fmla="*/ -1562 h 1066"/>
                                <a:gd name="T124" fmla="+- 0 8494 7674"/>
                                <a:gd name="T125" fmla="*/ T124 w 956"/>
                                <a:gd name="T126" fmla="+- 0 -1562 -1562"/>
                                <a:gd name="T127" fmla="*/ -1562 h 1066"/>
                                <a:gd name="T128" fmla="+- 0 8620 7674"/>
                                <a:gd name="T129" fmla="*/ T128 w 956"/>
                                <a:gd name="T130" fmla="+- 0 -1562 -1562"/>
                                <a:gd name="T131" fmla="*/ -1562 h 106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Lst>
                              <a:rect l="0" t="0" r="r" b="b"/>
                              <a:pathLst>
                                <a:path w="956" h="1066">
                                  <a:moveTo>
                                    <a:pt x="0" y="1066"/>
                                  </a:moveTo>
                                  <a:lnTo>
                                    <a:pt x="10" y="1066"/>
                                  </a:lnTo>
                                  <a:lnTo>
                                    <a:pt x="20" y="1066"/>
                                  </a:lnTo>
                                  <a:lnTo>
                                    <a:pt x="29" y="1066"/>
                                  </a:lnTo>
                                  <a:lnTo>
                                    <a:pt x="39" y="627"/>
                                  </a:lnTo>
                                  <a:lnTo>
                                    <a:pt x="48" y="791"/>
                                  </a:lnTo>
                                  <a:lnTo>
                                    <a:pt x="58" y="845"/>
                                  </a:lnTo>
                                  <a:lnTo>
                                    <a:pt x="68" y="867"/>
                                  </a:lnTo>
                                  <a:lnTo>
                                    <a:pt x="77" y="887"/>
                                  </a:lnTo>
                                  <a:lnTo>
                                    <a:pt x="87" y="866"/>
                                  </a:lnTo>
                                  <a:lnTo>
                                    <a:pt x="97" y="493"/>
                                  </a:lnTo>
                                  <a:lnTo>
                                    <a:pt x="106" y="294"/>
                                  </a:lnTo>
                                  <a:lnTo>
                                    <a:pt x="116" y="225"/>
                                  </a:lnTo>
                                  <a:lnTo>
                                    <a:pt x="126" y="215"/>
                                  </a:lnTo>
                                  <a:lnTo>
                                    <a:pt x="135" y="177"/>
                                  </a:lnTo>
                                  <a:lnTo>
                                    <a:pt x="145" y="108"/>
                                  </a:lnTo>
                                  <a:lnTo>
                                    <a:pt x="164" y="32"/>
                                  </a:lnTo>
                                  <a:lnTo>
                                    <a:pt x="222" y="0"/>
                                  </a:lnTo>
                                  <a:lnTo>
                                    <a:pt x="232" y="0"/>
                                  </a:lnTo>
                                  <a:lnTo>
                                    <a:pt x="241" y="6"/>
                                  </a:lnTo>
                                  <a:lnTo>
                                    <a:pt x="251" y="17"/>
                                  </a:lnTo>
                                  <a:lnTo>
                                    <a:pt x="261" y="25"/>
                                  </a:lnTo>
                                  <a:lnTo>
                                    <a:pt x="319" y="49"/>
                                  </a:lnTo>
                                  <a:lnTo>
                                    <a:pt x="376" y="53"/>
                                  </a:lnTo>
                                  <a:lnTo>
                                    <a:pt x="386" y="53"/>
                                  </a:lnTo>
                                  <a:lnTo>
                                    <a:pt x="396" y="53"/>
                                  </a:lnTo>
                                  <a:lnTo>
                                    <a:pt x="405" y="53"/>
                                  </a:lnTo>
                                  <a:lnTo>
                                    <a:pt x="415" y="53"/>
                                  </a:lnTo>
                                  <a:lnTo>
                                    <a:pt x="425" y="53"/>
                                  </a:lnTo>
                                  <a:lnTo>
                                    <a:pt x="434" y="53"/>
                                  </a:lnTo>
                                  <a:lnTo>
                                    <a:pt x="444" y="53"/>
                                  </a:lnTo>
                                  <a:lnTo>
                                    <a:pt x="454" y="53"/>
                                  </a:lnTo>
                                  <a:lnTo>
                                    <a:pt x="463" y="53"/>
                                  </a:lnTo>
                                  <a:lnTo>
                                    <a:pt x="473" y="53"/>
                                  </a:lnTo>
                                  <a:lnTo>
                                    <a:pt x="483" y="53"/>
                                  </a:lnTo>
                                  <a:lnTo>
                                    <a:pt x="492" y="53"/>
                                  </a:lnTo>
                                  <a:lnTo>
                                    <a:pt x="502" y="53"/>
                                  </a:lnTo>
                                  <a:lnTo>
                                    <a:pt x="512" y="53"/>
                                  </a:lnTo>
                                  <a:lnTo>
                                    <a:pt x="521" y="53"/>
                                  </a:lnTo>
                                  <a:lnTo>
                                    <a:pt x="531" y="53"/>
                                  </a:lnTo>
                                  <a:lnTo>
                                    <a:pt x="541" y="53"/>
                                  </a:lnTo>
                                  <a:lnTo>
                                    <a:pt x="550" y="53"/>
                                  </a:lnTo>
                                  <a:lnTo>
                                    <a:pt x="560" y="53"/>
                                  </a:lnTo>
                                  <a:lnTo>
                                    <a:pt x="569" y="53"/>
                                  </a:lnTo>
                                  <a:lnTo>
                                    <a:pt x="579" y="53"/>
                                  </a:lnTo>
                                  <a:lnTo>
                                    <a:pt x="589" y="53"/>
                                  </a:lnTo>
                                  <a:lnTo>
                                    <a:pt x="598" y="53"/>
                                  </a:lnTo>
                                  <a:lnTo>
                                    <a:pt x="608" y="53"/>
                                  </a:lnTo>
                                  <a:lnTo>
                                    <a:pt x="618" y="53"/>
                                  </a:lnTo>
                                  <a:lnTo>
                                    <a:pt x="627" y="53"/>
                                  </a:lnTo>
                                  <a:lnTo>
                                    <a:pt x="637" y="53"/>
                                  </a:lnTo>
                                  <a:lnTo>
                                    <a:pt x="647" y="53"/>
                                  </a:lnTo>
                                  <a:lnTo>
                                    <a:pt x="656" y="53"/>
                                  </a:lnTo>
                                  <a:lnTo>
                                    <a:pt x="666" y="53"/>
                                  </a:lnTo>
                                  <a:lnTo>
                                    <a:pt x="676" y="53"/>
                                  </a:lnTo>
                                  <a:lnTo>
                                    <a:pt x="685" y="53"/>
                                  </a:lnTo>
                                  <a:lnTo>
                                    <a:pt x="695" y="53"/>
                                  </a:lnTo>
                                  <a:lnTo>
                                    <a:pt x="705" y="53"/>
                                  </a:lnTo>
                                  <a:lnTo>
                                    <a:pt x="714" y="53"/>
                                  </a:lnTo>
                                  <a:lnTo>
                                    <a:pt x="724" y="39"/>
                                  </a:lnTo>
                                  <a:lnTo>
                                    <a:pt x="733" y="25"/>
                                  </a:lnTo>
                                  <a:lnTo>
                                    <a:pt x="791" y="0"/>
                                  </a:lnTo>
                                  <a:lnTo>
                                    <a:pt x="811" y="0"/>
                                  </a:lnTo>
                                  <a:lnTo>
                                    <a:pt x="820" y="0"/>
                                  </a:lnTo>
                                  <a:lnTo>
                                    <a:pt x="830" y="0"/>
                                  </a:lnTo>
                                  <a:lnTo>
                                    <a:pt x="946" y="0"/>
                                  </a:lnTo>
                                  <a:lnTo>
                                    <a:pt x="955" y="0"/>
                                  </a:lnTo>
                                </a:path>
                              </a:pathLst>
                            </a:custGeom>
                            <a:noFill/>
                            <a:ln w="9017">
                              <a:solidFill>
                                <a:srgbClr val="619CF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docshape439"/>
                          <wps:cNvSpPr>
                            <a:spLocks/>
                          </wps:cNvSpPr>
                          <wps:spPr bwMode="auto">
                            <a:xfrm>
                              <a:off x="7626" y="-1617"/>
                              <a:ext cx="1051" cy="1188"/>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 name="docshape440"/>
                          <wps:cNvSpPr>
                            <a:spLocks/>
                          </wps:cNvSpPr>
                          <wps:spPr bwMode="auto">
                            <a:xfrm>
                              <a:off x="8677" y="-1617"/>
                              <a:ext cx="257" cy="1188"/>
                            </a:xfrm>
                            <a:prstGeom prst="rect">
                              <a:avLst/>
                            </a:prstGeom>
                            <a:solidFill>
                              <a:srgbClr val="B3B3B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41"/>
                          <wps:cNvSpPr>
                            <a:spLocks/>
                          </wps:cNvSpPr>
                          <wps:spPr bwMode="auto">
                            <a:xfrm>
                              <a:off x="7664" y="-429"/>
                              <a:ext cx="965" cy="34"/>
                            </a:xfrm>
                            <a:custGeom>
                              <a:avLst/>
                              <a:gdLst>
                                <a:gd name="T0" fmla="+- 0 7665 7665"/>
                                <a:gd name="T1" fmla="*/ T0 w 965"/>
                                <a:gd name="T2" fmla="+- 0 -396 -429"/>
                                <a:gd name="T3" fmla="*/ -396 h 34"/>
                                <a:gd name="T4" fmla="+- 0 7665 7665"/>
                                <a:gd name="T5" fmla="*/ T4 w 965"/>
                                <a:gd name="T6" fmla="+- 0 -429 -429"/>
                                <a:gd name="T7" fmla="*/ -429 h 34"/>
                                <a:gd name="T8" fmla="+- 0 7906 7665"/>
                                <a:gd name="T9" fmla="*/ T8 w 965"/>
                                <a:gd name="T10" fmla="+- 0 -396 -429"/>
                                <a:gd name="T11" fmla="*/ -396 h 34"/>
                                <a:gd name="T12" fmla="+- 0 7906 7665"/>
                                <a:gd name="T13" fmla="*/ T12 w 965"/>
                                <a:gd name="T14" fmla="+- 0 -429 -429"/>
                                <a:gd name="T15" fmla="*/ -429 h 34"/>
                                <a:gd name="T16" fmla="+- 0 8147 7665"/>
                                <a:gd name="T17" fmla="*/ T16 w 965"/>
                                <a:gd name="T18" fmla="+- 0 -396 -429"/>
                                <a:gd name="T19" fmla="*/ -396 h 34"/>
                                <a:gd name="T20" fmla="+- 0 8147 7665"/>
                                <a:gd name="T21" fmla="*/ T20 w 965"/>
                                <a:gd name="T22" fmla="+- 0 -429 -429"/>
                                <a:gd name="T23" fmla="*/ -429 h 34"/>
                                <a:gd name="T24" fmla="+- 0 8388 7665"/>
                                <a:gd name="T25" fmla="*/ T24 w 965"/>
                                <a:gd name="T26" fmla="+- 0 -396 -429"/>
                                <a:gd name="T27" fmla="*/ -396 h 34"/>
                                <a:gd name="T28" fmla="+- 0 8388 7665"/>
                                <a:gd name="T29" fmla="*/ T28 w 965"/>
                                <a:gd name="T30" fmla="+- 0 -429 -429"/>
                                <a:gd name="T31" fmla="*/ -429 h 34"/>
                                <a:gd name="T32" fmla="+- 0 8629 7665"/>
                                <a:gd name="T33" fmla="*/ T32 w 965"/>
                                <a:gd name="T34" fmla="+- 0 -396 -429"/>
                                <a:gd name="T35" fmla="*/ -396 h 34"/>
                                <a:gd name="T36" fmla="+- 0 8629 7665"/>
                                <a:gd name="T37" fmla="*/ T36 w 965"/>
                                <a:gd name="T38" fmla="+- 0 -429 -429"/>
                                <a:gd name="T39" fmla="*/ -429 h 3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65" h="34">
                                  <a:moveTo>
                                    <a:pt x="0" y="33"/>
                                  </a:moveTo>
                                  <a:lnTo>
                                    <a:pt x="0" y="0"/>
                                  </a:lnTo>
                                  <a:moveTo>
                                    <a:pt x="241" y="33"/>
                                  </a:moveTo>
                                  <a:lnTo>
                                    <a:pt x="241" y="0"/>
                                  </a:lnTo>
                                  <a:moveTo>
                                    <a:pt x="482" y="33"/>
                                  </a:moveTo>
                                  <a:lnTo>
                                    <a:pt x="482" y="0"/>
                                  </a:lnTo>
                                  <a:moveTo>
                                    <a:pt x="723" y="33"/>
                                  </a:moveTo>
                                  <a:lnTo>
                                    <a:pt x="723" y="0"/>
                                  </a:lnTo>
                                  <a:moveTo>
                                    <a:pt x="964" y="33"/>
                                  </a:moveTo>
                                  <a:lnTo>
                                    <a:pt x="964" y="0"/>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C35242" id="docshapegroup433" o:spid="_x0000_s1026" style="position:absolute;margin-left:381pt;margin-top:-81.15pt;width:65.7pt;height:61.4pt;z-index:15762432;mso-position-horizontal-relative:page" coordorigin="7620,-1623" coordsize="1314,122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">
                  <v:shape id="docshape434" o:spid="_x0000_s1027"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" path="m,986r1051,m,720r1051,m,453r1051,m,187r1051,m159,1187l159,m400,1187l400,m642,1187l642,m883,1187l883,e" filled="f" strokecolor="#dedede" strokeweight=".16pt">
                    <v:path arrowok="t" o:connecttype="custom" o:connectlocs="0,-630;1051,-630;0,-896;1051,-896;0,-1163;1051,-1163;0,-1429;1051,-1429;159,-429;159,-1616;400,-429;400,-1616;642,-429;642,-1616;883,-429;883,-1616" o:connectangles="0,0,0,0,0,0,0,0,0,0,0,0,0,0,0,0"/>
                  </v:shape>
                  <v:shape id="docshape435" o:spid="_x0000_s1028" style="position:absolute;left:7626;top:-1617;width:1051;height:1188;visibility:visible;mso-wrap-style:square;v-text-anchor:top" coordsize="1051,11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" path="m,1120r1051,m,853r1051,m,587r1051,m,320r1051,m,54r1051,m39,1187l39,m280,1187l280,m521,1187l521,m762,1187l762,t241,1187l1003,e" filled="f" strokecolor="#dedede" strokeweight=".1141mm">
                    <v:path arrowok="t" o:connecttype="custom" o:connectlocs="0,-496;1051,-496;0,-763;1051,-763;0,-1029;1051,-1029;0,-1296;1051,-1296;0,-1562;1051,-1562;39,-429;39,-1616;280,-429;280,-1616;521,-429;521,-1616;762,-429;762,-1616;1003,-429;1003,-1616" o:connectangles="0,0,0,0,0,0,0,0,0,0,0,0,0,0,0,0,0,0,0,0"/>
                  </v:shape>
                  <v:shape id="docshape436" o:spid="_x0000_s1029"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" path="m,1066r10,l20,165r9,303l39,570,48,32,58,12r10,8l77,18,87,12,97,8,164,r10,l184,r9,l203,r9,l222,r10,l241,,946,r9,e" filled="f" strokecolor="#f8766d" strokeweight=".71pt">
                    <v:path arrowok="t" o:connecttype="custom" o:connectlocs="0,-496;10,-496;20,-1397;29,-1094;39,-992;48,-1530;58,-1550;68,-1542;77,-1544;87,-1550;97,-1554;164,-1562;174,-1562;184,-1562;193,-1562;203,-1562;212,-1562;222,-1562;232,-1562;241,-1562;946,-1562;955,-1562" o:connectangles="0,0,0,0,0,0,0,0,0,0,0,0,0,0,0,0,0,0,0,0,0,0"/>
                  </v:shape>
                  <v:shape id="docshape437" o:spid="_x0000_s1030"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" path="m,1066r10,l20,1066r9,l39,1066,48,924r10,5l68,931,77,723,87,182,97,109r9,60l116,86,126,56,164,4,212,r10,l232,r9,l251,,946,r9,e" filled="f" strokecolor="#00ba38" strokeweight=".71pt">
                    <v:path arrowok="t" o:connecttype="custom" o:connectlocs="0,-496;10,-496;20,-496;29,-496;39,-496;48,-638;58,-633;68,-631;77,-839;87,-1380;97,-1453;106,-1393;116,-1476;126,-1506;164,-1558;212,-1562;222,-1562;232,-1562;241,-1562;251,-1562;946,-1562;955,-1562" o:connectangles="0,0,0,0,0,0,0,0,0,0,0,0,0,0,0,0,0,0,0,0,0,0"/>
                  </v:shape>
                  <v:shape id="docshape438" o:spid="_x0000_s1031" style="position:absolute;left:7674;top:-1563;width:956;height:1066;visibility:visible;mso-wrap-style:square;v-text-anchor:top" coordsize="956,10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" path="m,1066r10,l20,1066r9,l39,627r9,164l58,845r10,22l77,887,87,866,97,493r9,-199l116,225r10,-10l135,177r10,-69l164,32,222,r10,l241,6r10,11l261,25r58,24l376,53r10,l396,53r9,l415,53r10,l434,53r10,l454,53r9,l473,53r10,l492,53r10,l512,53r9,l531,53r10,l550,53r10,l569,53r10,l589,53r9,l608,53r10,l627,53r10,l647,53r9,l666,53r10,l685,53r10,l705,53r9,l724,39r9,-14l791,r20,l820,r10,l946,r9,e" filled="f" strokecolor="#619cff" strokeweight=".71pt">
                    <v:path arrowok="t" o:connecttype="custom" o:connectlocs="10,-496;29,-496;48,-771;68,-695;87,-696;106,-1268;126,-1347;145,-1454;222,-1562;241,-1556;261,-1537;376,-1509;396,-1509;415,-1509;434,-1509;454,-1509;473,-1509;492,-1509;512,-1509;531,-1509;550,-1509;569,-1509;589,-1509;608,-1509;627,-1509;647,-1509;666,-1509;685,-1509;705,-1509;724,-1523;791,-1562;820,-1562;946,-1562" o:connectangles="0,0,0,0,0,0,0,0,0,0,0,0,0,0,0,0,0,0,0,0,0,0,0,0,0,0,0,0,0,0,0,0,0"/>
                  </v:shape>
                  <v:rect id="docshape439" o:spid="_x0000_s1032" style="position:absolute;left:7626;top:-1617;width:1051;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" filled="f" strokecolor="#b3b3b3" strokeweight=".22814mm">
                    <v:path arrowok="t"/>
                  </v:rect>
                  <v:rect id="docshape440" o:spid="_x0000_s1033" style="position:absolute;left:8677;top:-1617;width:257;height:11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" fillcolor="#b3b3b3" stroked="f">
                    <v:path arrowok="t"/>
                  </v:rect>
                  <v:shape id="docshape441" o:spid="_x0000_s1034" style="position:absolute;left:7664;top:-429;width:965;height:34;visibility:visible;mso-wrap-style:square;v-text-anchor:top" coordsize="965,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" path="m,33l,m241,33l241,m482,33l482,m723,33l723,m964,33l964,e" filled="f" strokecolor="#b3b3b3" strokeweight=".1141mm">
                    <v:path arrowok="t" o:connecttype="custom" o:connectlocs="0,-396;0,-429;241,-396;241,-429;482,-396;482,-429;723,-396;723,-429;964,-396;964,-429" o:connectangles="0,0,0,0,0,0,0,0,0,0"/>
                  </v:shape>
                  <w10:wrap anchorx="page"/>
                </v:group>
              </w:pict>
            </mc:Fallback>
          </mc:AlternateContent>
        </w:r>
        <w:r w:rsidR="006228F8">
          <w:rPr>
            <w:noProof/>
          </w:rPr>
          <mc:AlternateContent>
            <mc:Choice Requires="wps">
              <w:drawing>
                <wp:anchor distT="0" distB="0" distL="114300" distR="114300" simplePos="0" relativeHeight="486594560" behindDoc="1" locked="0" layoutInCell="1" allowOverlap="1" wp14:anchorId="57659DA0" wp14:editId="705CE0A2">
                  <wp:simplePos x="0" y="0"/>
                  <wp:positionH relativeFrom="page">
                    <wp:posOffset>3623945</wp:posOffset>
                  </wp:positionH>
                  <wp:positionV relativeFrom="paragraph">
                    <wp:posOffset>175260</wp:posOffset>
                  </wp:positionV>
                  <wp:extent cx="58420" cy="0"/>
                  <wp:effectExtent l="0" t="0" r="5080" b="12700"/>
                  <wp:wrapNone/>
                  <wp:docPr id="6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F8766D"/>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F7FFF" id="Line 60" o:spid="_x0000_s1026" style="position:absolute;z-index:-16721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85.35pt,13.8pt" to="289.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" strokecolor="#f8766d" strokeweight=".71pt">
                  <o:lock v:ext="edit" shapetype="f"/>
                  <w10:wrap anchorx="page"/>
                </v:line>
              </w:pict>
            </mc:Fallback>
          </mc:AlternateContent>
        </w:r>
        <w:r w:rsidR="006228F8">
          <w:rPr>
            <w:noProof/>
          </w:rPr>
          <mc:AlternateContent>
            <mc:Choice Requires="wps">
              <w:drawing>
                <wp:anchor distT="0" distB="0" distL="114300" distR="114300" simplePos="0" relativeHeight="486595072" behindDoc="1" locked="0" layoutInCell="1" allowOverlap="1" wp14:anchorId="36229B11" wp14:editId="68A3AA86">
                  <wp:simplePos x="0" y="0"/>
                  <wp:positionH relativeFrom="page">
                    <wp:posOffset>3976370</wp:posOffset>
                  </wp:positionH>
                  <wp:positionV relativeFrom="paragraph">
                    <wp:posOffset>175260</wp:posOffset>
                  </wp:positionV>
                  <wp:extent cx="58420" cy="0"/>
                  <wp:effectExtent l="0" t="0" r="5080" b="12700"/>
                  <wp:wrapNone/>
                  <wp:docPr id="6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00BA38"/>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68C9EC" id="Line 59" o:spid="_x0000_s1026" style="position:absolute;z-index:-16721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13.1pt,13.8pt" to="317.7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" strokecolor="#00ba38" strokeweight=".71pt">
                  <o:lock v:ext="edit" shapetype="f"/>
                  <w10:wrap anchorx="page"/>
                </v:line>
              </w:pict>
            </mc:Fallback>
          </mc:AlternateContent>
        </w:r>
        <w:r w:rsidR="006228F8">
          <w:rPr>
            <w:noProof/>
          </w:rPr>
          <mc:AlternateContent>
            <mc:Choice Requires="wps">
              <w:drawing>
                <wp:anchor distT="0" distB="0" distL="114300" distR="114300" simplePos="0" relativeHeight="486595584" behindDoc="1" locked="0" layoutInCell="1" allowOverlap="1" wp14:anchorId="69D1BE3A" wp14:editId="2E7BB853">
                  <wp:simplePos x="0" y="0"/>
                  <wp:positionH relativeFrom="page">
                    <wp:posOffset>4373245</wp:posOffset>
                  </wp:positionH>
                  <wp:positionV relativeFrom="paragraph">
                    <wp:posOffset>175260</wp:posOffset>
                  </wp:positionV>
                  <wp:extent cx="58420" cy="0"/>
                  <wp:effectExtent l="0" t="0" r="5080" b="12700"/>
                  <wp:wrapNone/>
                  <wp:docPr id="6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58420" cy="0"/>
                          </a:xfrm>
                          <a:prstGeom prst="line">
                            <a:avLst/>
                          </a:prstGeom>
                          <a:noFill/>
                          <a:ln w="9017">
                            <a:solidFill>
                              <a:srgbClr val="619CFF"/>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31C313" id="Line 58" o:spid="_x0000_s1026" style="position:absolute;z-index:-16720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44.35pt,13.8pt" to="348.95pt,13.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" strokecolor="#619cff" strokeweight=".71pt">
                  <o:lock v:ext="edit" shapetype="f"/>
                  <w10:wrap anchorx="page"/>
                </v:line>
              </w:pict>
            </mc:Fallback>
          </mc:AlternateContent>
        </w:r>
      </w:ins>
      <w:r w:rsidR="00000000">
        <w:rPr>
          <w:rFonts w:ascii="Arial"/>
          <w:spacing w:val="-4"/>
          <w:position w:val="-2"/>
          <w:sz w:val="20"/>
        </w:rPr>
        <w:t>Area</w:t>
      </w:r>
      <w:r w:rsidR="00000000">
        <w:rPr>
          <w:rFonts w:ascii="Arial"/>
          <w:position w:val="-2"/>
          <w:sz w:val="20"/>
        </w:rPr>
        <w:tab/>
      </w:r>
      <w:r w:rsidR="00000000">
        <w:rPr>
          <w:rFonts w:ascii="Arial"/>
          <w:spacing w:val="-5"/>
          <w:sz w:val="16"/>
        </w:rPr>
        <w:t>DG</w:t>
      </w:r>
      <w:r w:rsidR="00000000">
        <w:rPr>
          <w:rFonts w:ascii="Arial"/>
          <w:sz w:val="16"/>
        </w:rPr>
        <w:tab/>
      </w:r>
      <w:r w:rsidR="00000000">
        <w:rPr>
          <w:rFonts w:ascii="Arial"/>
          <w:spacing w:val="-5"/>
          <w:sz w:val="16"/>
        </w:rPr>
        <w:t>CA3</w:t>
      </w:r>
      <w:r w:rsidR="00000000">
        <w:rPr>
          <w:rFonts w:ascii="Arial"/>
          <w:sz w:val="16"/>
        </w:rPr>
        <w:tab/>
      </w:r>
      <w:r w:rsidR="00000000">
        <w:rPr>
          <w:rFonts w:ascii="Arial"/>
          <w:spacing w:val="-5"/>
          <w:sz w:val="16"/>
        </w:rPr>
        <w:t>CA1</w:t>
      </w:r>
    </w:p>
    <w:p w14:paraId="3D1B87C0" w14:textId="77777777" w:rsidR="00A529FC" w:rsidRDefault="00A529FC">
      <w:pPr>
        <w:pStyle w:val="BodyText"/>
        <w:spacing w:before="6"/>
        <w:rPr>
          <w:rFonts w:ascii="Arial"/>
          <w:sz w:val="28"/>
        </w:rPr>
      </w:pPr>
    </w:p>
    <w:p w14:paraId="6433AD96" w14:textId="77777777" w:rsidR="00A529FC" w:rsidRDefault="00000000">
      <w:pPr>
        <w:spacing w:line="252" w:lineRule="auto"/>
        <w:ind w:left="120" w:right="117"/>
        <w:jc w:val="both"/>
        <w:rPr>
          <w:sz w:val="18"/>
        </w:rPr>
      </w:pPr>
      <w:r>
        <w:t>Figure</w:t>
      </w:r>
      <w:r>
        <w:rPr>
          <w:spacing w:val="-2"/>
        </w:rPr>
        <w:t xml:space="preserve"> </w:t>
      </w:r>
      <w:r>
        <w:t xml:space="preserve">6: </w:t>
      </w:r>
      <w:r>
        <w:rPr>
          <w:sz w:val="18"/>
        </w:rPr>
        <w:t>Changes</w:t>
      </w:r>
      <w:r>
        <w:rPr>
          <w:spacing w:val="-2"/>
          <w:sz w:val="18"/>
        </w:rPr>
        <w:t xml:space="preserve"> </w:t>
      </w:r>
      <w:r>
        <w:rPr>
          <w:sz w:val="18"/>
        </w:rPr>
        <w:t>in</w:t>
      </w:r>
      <w:r>
        <w:rPr>
          <w:spacing w:val="-2"/>
          <w:sz w:val="18"/>
        </w:rPr>
        <w:t xml:space="preserve"> </w:t>
      </w:r>
      <w:r>
        <w:rPr>
          <w:sz w:val="18"/>
        </w:rPr>
        <w:t>hippocampal</w:t>
      </w:r>
      <w:r>
        <w:rPr>
          <w:spacing w:val="-2"/>
          <w:sz w:val="18"/>
        </w:rPr>
        <w:t xml:space="preserve"> </w:t>
      </w:r>
      <w:r>
        <w:rPr>
          <w:sz w:val="18"/>
        </w:rPr>
        <w:t>subregions’</w:t>
      </w:r>
      <w:r>
        <w:rPr>
          <w:spacing w:val="-2"/>
          <w:sz w:val="18"/>
        </w:rPr>
        <w:t xml:space="preserve"> </w:t>
      </w:r>
      <w:r>
        <w:rPr>
          <w:sz w:val="18"/>
        </w:rPr>
        <w:t>pattern</w:t>
      </w:r>
      <w:r>
        <w:rPr>
          <w:spacing w:val="-2"/>
          <w:sz w:val="18"/>
        </w:rPr>
        <w:t xml:space="preserve"> </w:t>
      </w:r>
      <w:r>
        <w:rPr>
          <w:sz w:val="18"/>
        </w:rPr>
        <w:t>similarities</w:t>
      </w:r>
      <w:r>
        <w:rPr>
          <w:spacing w:val="-2"/>
          <w:sz w:val="18"/>
        </w:rPr>
        <w:t xml:space="preserve"> </w:t>
      </w:r>
      <w:r>
        <w:rPr>
          <w:sz w:val="18"/>
        </w:rPr>
        <w:t>over</w:t>
      </w:r>
      <w:r>
        <w:rPr>
          <w:spacing w:val="-2"/>
          <w:sz w:val="18"/>
        </w:rPr>
        <w:t xml:space="preserve"> </w:t>
      </w:r>
      <w:r>
        <w:rPr>
          <w:sz w:val="18"/>
        </w:rPr>
        <w:t>the</w:t>
      </w:r>
      <w:r>
        <w:rPr>
          <w:spacing w:val="-2"/>
          <w:sz w:val="18"/>
        </w:rPr>
        <w:t xml:space="preserve"> </w:t>
      </w:r>
      <w:r>
        <w:rPr>
          <w:sz w:val="18"/>
        </w:rPr>
        <w:t>course</w:t>
      </w:r>
      <w:r>
        <w:rPr>
          <w:spacing w:val="-2"/>
          <w:sz w:val="18"/>
        </w:rPr>
        <w:t xml:space="preserve"> </w:t>
      </w:r>
      <w:r>
        <w:rPr>
          <w:sz w:val="18"/>
        </w:rPr>
        <w:t>of</w:t>
      </w:r>
      <w:r>
        <w:rPr>
          <w:spacing w:val="-2"/>
          <w:sz w:val="18"/>
        </w:rPr>
        <w:t xml:space="preserve"> </w:t>
      </w:r>
      <w:r>
        <w:rPr>
          <w:sz w:val="18"/>
        </w:rPr>
        <w:t>the</w:t>
      </w:r>
      <w:r>
        <w:rPr>
          <w:spacing w:val="-2"/>
          <w:sz w:val="18"/>
        </w:rPr>
        <w:t xml:space="preserve"> </w:t>
      </w:r>
      <w:r>
        <w:rPr>
          <w:sz w:val="18"/>
        </w:rPr>
        <w:t>first</w:t>
      </w:r>
      <w:r>
        <w:rPr>
          <w:spacing w:val="-2"/>
          <w:sz w:val="18"/>
        </w:rPr>
        <w:t xml:space="preserve"> </w:t>
      </w:r>
      <w:r>
        <w:rPr>
          <w:sz w:val="18"/>
        </w:rPr>
        <w:t>4</w:t>
      </w:r>
      <w:r>
        <w:rPr>
          <w:spacing w:val="-2"/>
          <w:sz w:val="18"/>
        </w:rPr>
        <w:t xml:space="preserve"> </w:t>
      </w:r>
      <w:r>
        <w:rPr>
          <w:sz w:val="18"/>
        </w:rPr>
        <w:t>epochs</w:t>
      </w:r>
      <w:r>
        <w:rPr>
          <w:spacing w:val="-2"/>
          <w:sz w:val="18"/>
        </w:rPr>
        <w:t xml:space="preserve"> </w:t>
      </w:r>
      <w:r>
        <w:rPr>
          <w:sz w:val="18"/>
        </w:rPr>
        <w:t>of</w:t>
      </w:r>
      <w:r>
        <w:rPr>
          <w:spacing w:val="-2"/>
          <w:sz w:val="18"/>
        </w:rPr>
        <w:t xml:space="preserve"> </w:t>
      </w:r>
      <w:r>
        <w:rPr>
          <w:sz w:val="18"/>
        </w:rPr>
        <w:t>learning,</w:t>
      </w:r>
      <w:r>
        <w:rPr>
          <w:spacing w:val="-1"/>
          <w:sz w:val="18"/>
        </w:rPr>
        <w:t xml:space="preserve"> </w:t>
      </w:r>
      <w:r>
        <w:rPr>
          <w:sz w:val="18"/>
        </w:rPr>
        <w:t>within</w:t>
      </w:r>
      <w:r>
        <w:rPr>
          <w:spacing w:val="-2"/>
          <w:sz w:val="18"/>
        </w:rPr>
        <w:t xml:space="preserve"> </w:t>
      </w:r>
      <w:r>
        <w:rPr>
          <w:sz w:val="18"/>
        </w:rPr>
        <w:t>a</w:t>
      </w:r>
      <w:r>
        <w:rPr>
          <w:spacing w:val="-2"/>
          <w:sz w:val="18"/>
        </w:rPr>
        <w:t xml:space="preserve"> </w:t>
      </w:r>
      <w:r>
        <w:rPr>
          <w:sz w:val="18"/>
        </w:rPr>
        <w:t>full trial for an example AB pair (model timing equivalent to 100 ms), for the Theremin (top row) and NoEDL models (bottom row). Each</w:t>
      </w:r>
      <w:r>
        <w:rPr>
          <w:spacing w:val="-7"/>
          <w:sz w:val="18"/>
        </w:rPr>
        <w:t xml:space="preserve"> </w:t>
      </w:r>
      <w:r>
        <w:rPr>
          <w:sz w:val="18"/>
        </w:rPr>
        <w:t>line</w:t>
      </w:r>
      <w:r>
        <w:rPr>
          <w:spacing w:val="-7"/>
          <w:sz w:val="18"/>
        </w:rPr>
        <w:t xml:space="preserve"> </w:t>
      </w:r>
      <w:r>
        <w:rPr>
          <w:sz w:val="18"/>
        </w:rPr>
        <w:t>reflects</w:t>
      </w:r>
      <w:r>
        <w:rPr>
          <w:spacing w:val="-7"/>
          <w:sz w:val="18"/>
        </w:rPr>
        <w:t xml:space="preserve"> </w:t>
      </w:r>
      <w:r>
        <w:rPr>
          <w:sz w:val="18"/>
        </w:rPr>
        <w:t>the</w:t>
      </w:r>
      <w:r>
        <w:rPr>
          <w:spacing w:val="-7"/>
          <w:sz w:val="18"/>
        </w:rPr>
        <w:t xml:space="preserve"> </w:t>
      </w:r>
      <w:r>
        <w:rPr>
          <w:sz w:val="18"/>
        </w:rPr>
        <w:t>correlation</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current-time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relative</w:t>
      </w:r>
      <w:r>
        <w:rPr>
          <w:spacing w:val="-7"/>
          <w:sz w:val="18"/>
        </w:rPr>
        <w:t xml:space="preserve"> </w:t>
      </w:r>
      <w:r>
        <w:rPr>
          <w:sz w:val="18"/>
        </w:rPr>
        <w:t>to</w:t>
      </w:r>
      <w:r>
        <w:rPr>
          <w:spacing w:val="-7"/>
          <w:sz w:val="18"/>
        </w:rPr>
        <w:t xml:space="preserve"> </w:t>
      </w:r>
      <w:r>
        <w:rPr>
          <w:sz w:val="18"/>
        </w:rPr>
        <w:t>the</w:t>
      </w:r>
      <w:r>
        <w:rPr>
          <w:spacing w:val="-7"/>
          <w:sz w:val="18"/>
        </w:rPr>
        <w:t xml:space="preserve"> </w:t>
      </w:r>
      <w:r>
        <w:rPr>
          <w:sz w:val="18"/>
        </w:rPr>
        <w:t>activity</w:t>
      </w:r>
      <w:r>
        <w:rPr>
          <w:spacing w:val="-7"/>
          <w:sz w:val="18"/>
        </w:rPr>
        <w:t xml:space="preserve"> </w:t>
      </w:r>
      <w:r>
        <w:rPr>
          <w:sz w:val="18"/>
        </w:rPr>
        <w:t>pattern</w:t>
      </w:r>
      <w:r>
        <w:rPr>
          <w:spacing w:val="-7"/>
          <w:sz w:val="18"/>
        </w:rPr>
        <w:t xml:space="preserve"> </w:t>
      </w:r>
      <w:r>
        <w:rPr>
          <w:sz w:val="18"/>
        </w:rPr>
        <w:t>at</w:t>
      </w:r>
      <w:r>
        <w:rPr>
          <w:spacing w:val="-7"/>
          <w:sz w:val="18"/>
        </w:rPr>
        <w:t xml:space="preserve"> </w:t>
      </w:r>
      <w:r>
        <w:rPr>
          <w:sz w:val="18"/>
        </w:rPr>
        <w:t>the</w:t>
      </w:r>
      <w:r>
        <w:rPr>
          <w:spacing w:val="-7"/>
          <w:sz w:val="18"/>
        </w:rPr>
        <w:t xml:space="preserve"> </w:t>
      </w:r>
      <w:r>
        <w:rPr>
          <w:sz w:val="18"/>
        </w:rPr>
        <w:t>end</w:t>
      </w:r>
      <w:r>
        <w:rPr>
          <w:spacing w:val="-7"/>
          <w:sz w:val="18"/>
        </w:rPr>
        <w:t xml:space="preserve"> </w:t>
      </w:r>
      <w:r>
        <w:rPr>
          <w:sz w:val="18"/>
        </w:rPr>
        <w:t>of</w:t>
      </w:r>
      <w:r>
        <w:rPr>
          <w:spacing w:val="-7"/>
          <w:sz w:val="18"/>
        </w:rPr>
        <w:t xml:space="preserve"> </w:t>
      </w:r>
      <w:r>
        <w:rPr>
          <w:sz w:val="18"/>
        </w:rPr>
        <w:t>the</w:t>
      </w:r>
      <w:r>
        <w:rPr>
          <w:spacing w:val="-7"/>
          <w:sz w:val="18"/>
        </w:rPr>
        <w:t xml:space="preserve"> </w:t>
      </w:r>
      <w:r>
        <w:rPr>
          <w:sz w:val="18"/>
        </w:rPr>
        <w:t>trial. Two</w:t>
      </w:r>
      <w:r>
        <w:rPr>
          <w:spacing w:val="-7"/>
          <w:sz w:val="18"/>
        </w:rPr>
        <w:t xml:space="preserve"> </w:t>
      </w:r>
      <w:r>
        <w:rPr>
          <w:sz w:val="18"/>
        </w:rPr>
        <w:t>major effects</w:t>
      </w:r>
      <w:r>
        <w:rPr>
          <w:spacing w:val="-4"/>
          <w:sz w:val="18"/>
        </w:rPr>
        <w:t xml:space="preserve"> </w:t>
      </w:r>
      <w:r>
        <w:rPr>
          <w:sz w:val="18"/>
        </w:rPr>
        <w:t>are</w:t>
      </w:r>
      <w:r>
        <w:rPr>
          <w:spacing w:val="-4"/>
          <w:sz w:val="18"/>
        </w:rPr>
        <w:t xml:space="preserve"> </w:t>
      </w:r>
      <w:r>
        <w:rPr>
          <w:sz w:val="18"/>
        </w:rPr>
        <w:t>evident. First,</w:t>
      </w:r>
      <w:r>
        <w:rPr>
          <w:spacing w:val="-3"/>
          <w:sz w:val="18"/>
        </w:rPr>
        <w:t xml:space="preserve"> </w:t>
      </w:r>
      <w:r>
        <w:rPr>
          <w:sz w:val="18"/>
        </w:rPr>
        <w:t>the</w:t>
      </w:r>
      <w:r>
        <w:rPr>
          <w:spacing w:val="-4"/>
          <w:sz w:val="18"/>
        </w:rPr>
        <w:t xml:space="preserve"> </w:t>
      </w:r>
      <w:r>
        <w:rPr>
          <w:sz w:val="18"/>
        </w:rPr>
        <w:t>CA1</w:t>
      </w:r>
      <w:r>
        <w:rPr>
          <w:spacing w:val="-4"/>
          <w:sz w:val="18"/>
        </w:rPr>
        <w:t xml:space="preserve"> </w:t>
      </w:r>
      <w:r>
        <w:rPr>
          <w:sz w:val="18"/>
        </w:rPr>
        <w:t>pattern</w:t>
      </w:r>
      <w:r>
        <w:rPr>
          <w:spacing w:val="-4"/>
          <w:sz w:val="18"/>
        </w:rPr>
        <w:t xml:space="preserve"> </w:t>
      </w:r>
      <w:r>
        <w:rPr>
          <w:sz w:val="18"/>
        </w:rPr>
        <w:t>learns</w:t>
      </w:r>
      <w:r>
        <w:rPr>
          <w:spacing w:val="-4"/>
          <w:sz w:val="18"/>
        </w:rPr>
        <w:t xml:space="preserve"> </w:t>
      </w:r>
      <w:r>
        <w:rPr>
          <w:sz w:val="18"/>
        </w:rPr>
        <w:t>over</w:t>
      </w:r>
      <w:r>
        <w:rPr>
          <w:spacing w:val="-4"/>
          <w:sz w:val="18"/>
        </w:rPr>
        <w:t xml:space="preserve"> </w:t>
      </w:r>
      <w:r>
        <w:rPr>
          <w:sz w:val="18"/>
        </w:rPr>
        <w:t>epochs</w:t>
      </w:r>
      <w:r>
        <w:rPr>
          <w:spacing w:val="-4"/>
          <w:sz w:val="18"/>
        </w:rPr>
        <w:t xml:space="preserve"> </w:t>
      </w:r>
      <w:r>
        <w:rPr>
          <w:sz w:val="18"/>
        </w:rPr>
        <w:t>to</w:t>
      </w:r>
      <w:r>
        <w:rPr>
          <w:spacing w:val="-4"/>
          <w:sz w:val="18"/>
        </w:rPr>
        <w:t xml:space="preserve"> </w:t>
      </w:r>
      <w:r>
        <w:rPr>
          <w:sz w:val="18"/>
        </w:rPr>
        <w:t>quickly</w:t>
      </w:r>
      <w:r>
        <w:rPr>
          <w:spacing w:val="-4"/>
          <w:sz w:val="18"/>
        </w:rPr>
        <w:t xml:space="preserve"> </w:t>
      </w:r>
      <w:r>
        <w:rPr>
          <w:sz w:val="18"/>
        </w:rPr>
        <w:t>converge</w:t>
      </w:r>
      <w:r>
        <w:rPr>
          <w:spacing w:val="-4"/>
          <w:sz w:val="18"/>
        </w:rPr>
        <w:t xml:space="preserve"> </w:t>
      </w:r>
      <w:r>
        <w:rPr>
          <w:sz w:val="18"/>
        </w:rPr>
        <w:t>on</w:t>
      </w:r>
      <w:r>
        <w:rPr>
          <w:spacing w:val="-4"/>
          <w:sz w:val="18"/>
        </w:rPr>
        <w:t xml:space="preserve"> </w:t>
      </w:r>
      <w:r>
        <w:rPr>
          <w:sz w:val="18"/>
        </w:rPr>
        <w:t>the</w:t>
      </w:r>
      <w:r>
        <w:rPr>
          <w:spacing w:val="-4"/>
          <w:sz w:val="18"/>
        </w:rPr>
        <w:t xml:space="preserve"> </w:t>
      </w:r>
      <w:r>
        <w:rPr>
          <w:sz w:val="18"/>
        </w:rPr>
        <w:t>final</w:t>
      </w:r>
      <w:r>
        <w:rPr>
          <w:spacing w:val="-4"/>
          <w:sz w:val="18"/>
        </w:rPr>
        <w:t xml:space="preserve"> </w:t>
      </w:r>
      <w:r>
        <w:rPr>
          <w:sz w:val="18"/>
        </w:rPr>
        <w:t>plus-phase</w:t>
      </w:r>
      <w:r>
        <w:rPr>
          <w:spacing w:val="-4"/>
          <w:sz w:val="18"/>
        </w:rPr>
        <w:t xml:space="preserve"> </w:t>
      </w:r>
      <w:r>
        <w:rPr>
          <w:sz w:val="18"/>
        </w:rPr>
        <w:t>activation</w:t>
      </w:r>
      <w:r>
        <w:rPr>
          <w:spacing w:val="-4"/>
          <w:sz w:val="18"/>
        </w:rPr>
        <w:t xml:space="preserve"> </w:t>
      </w:r>
      <w:r>
        <w:rPr>
          <w:sz w:val="18"/>
        </w:rPr>
        <w:t>state,</w:t>
      </w:r>
      <w:r>
        <w:rPr>
          <w:spacing w:val="-3"/>
          <w:sz w:val="18"/>
        </w:rPr>
        <w:t xml:space="preserve"> </w:t>
      </w:r>
      <w:r>
        <w:rPr>
          <w:sz w:val="18"/>
        </w:rPr>
        <w:t>based</w:t>
      </w:r>
      <w:r>
        <w:rPr>
          <w:spacing w:val="-4"/>
          <w:sz w:val="18"/>
        </w:rPr>
        <w:t xml:space="preserve"> </w:t>
      </w:r>
      <w:r>
        <w:rPr>
          <w:sz w:val="18"/>
        </w:rPr>
        <w:t>on learning</w:t>
      </w:r>
      <w:r>
        <w:rPr>
          <w:spacing w:val="-5"/>
          <w:sz w:val="18"/>
        </w:rPr>
        <w:t xml:space="preserve"> </w:t>
      </w:r>
      <w:r>
        <w:rPr>
          <w:sz w:val="18"/>
        </w:rPr>
        <w:t>in</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rFonts w:ascii="Arial" w:hAnsi="Arial"/>
          <w:i/>
          <w:sz w:val="18"/>
        </w:rPr>
        <w:t>→</w:t>
      </w:r>
      <w:r>
        <w:rPr>
          <w:rFonts w:ascii="Arial" w:hAnsi="Arial"/>
          <w:i/>
          <w:spacing w:val="-10"/>
          <w:sz w:val="18"/>
        </w:rPr>
        <w:t xml:space="preserve"> </w:t>
      </w:r>
      <w:r>
        <w:rPr>
          <w:sz w:val="18"/>
        </w:rPr>
        <w:t>CA1</w:t>
      </w:r>
      <w:r>
        <w:rPr>
          <w:spacing w:val="-5"/>
          <w:sz w:val="18"/>
        </w:rPr>
        <w:t xml:space="preserve"> </w:t>
      </w:r>
      <w:r>
        <w:rPr>
          <w:sz w:val="18"/>
        </w:rPr>
        <w:t>pathway. Second,</w:t>
      </w:r>
      <w:r>
        <w:rPr>
          <w:spacing w:val="-5"/>
          <w:sz w:val="18"/>
        </w:rPr>
        <w:t xml:space="preserve"> </w:t>
      </w:r>
      <w:r>
        <w:rPr>
          <w:sz w:val="18"/>
        </w:rPr>
        <w:t>the</w:t>
      </w:r>
      <w:r>
        <w:rPr>
          <w:spacing w:val="-5"/>
          <w:sz w:val="18"/>
        </w:rPr>
        <w:t xml:space="preserve"> </w:t>
      </w:r>
      <w:r>
        <w:rPr>
          <w:sz w:val="18"/>
        </w:rPr>
        <w:t>Theremin</w:t>
      </w:r>
      <w:r>
        <w:rPr>
          <w:spacing w:val="-5"/>
          <w:sz w:val="18"/>
        </w:rPr>
        <w:t xml:space="preserve"> </w:t>
      </w:r>
      <w:r>
        <w:rPr>
          <w:sz w:val="18"/>
        </w:rPr>
        <w:t>model</w:t>
      </w:r>
      <w:r>
        <w:rPr>
          <w:spacing w:val="-5"/>
          <w:sz w:val="18"/>
        </w:rPr>
        <w:t xml:space="preserve"> </w:t>
      </w:r>
      <w:r>
        <w:rPr>
          <w:sz w:val="18"/>
        </w:rPr>
        <w:t>shows</w:t>
      </w:r>
      <w:r>
        <w:rPr>
          <w:spacing w:val="-5"/>
          <w:sz w:val="18"/>
        </w:rPr>
        <w:t xml:space="preserve"> </w:t>
      </w:r>
      <w:r>
        <w:rPr>
          <w:sz w:val="18"/>
        </w:rPr>
        <w:t>how</w:t>
      </w:r>
      <w:r>
        <w:rPr>
          <w:spacing w:val="-5"/>
          <w:sz w:val="18"/>
        </w:rPr>
        <w:t xml:space="preserve"> </w:t>
      </w:r>
      <w:r>
        <w:rPr>
          <w:sz w:val="18"/>
        </w:rPr>
        <w:t>the</w:t>
      </w:r>
      <w:r>
        <w:rPr>
          <w:spacing w:val="-5"/>
          <w:sz w:val="18"/>
        </w:rPr>
        <w:t xml:space="preserve"> </w:t>
      </w:r>
      <w:r>
        <w:rPr>
          <w:sz w:val="18"/>
        </w:rPr>
        <w:t>CA3</w:t>
      </w:r>
      <w:r>
        <w:rPr>
          <w:spacing w:val="-5"/>
          <w:sz w:val="18"/>
        </w:rPr>
        <w:t xml:space="preserve"> </w:t>
      </w:r>
      <w:r>
        <w:rPr>
          <w:sz w:val="18"/>
        </w:rPr>
        <w:t>pattern</w:t>
      </w:r>
      <w:r>
        <w:rPr>
          <w:spacing w:val="-5"/>
          <w:sz w:val="18"/>
        </w:rPr>
        <w:t xml:space="preserve"> </w:t>
      </w:r>
      <w:r>
        <w:rPr>
          <w:sz w:val="18"/>
        </w:rPr>
        <w:t>learns</w:t>
      </w:r>
      <w:r>
        <w:rPr>
          <w:spacing w:val="-5"/>
          <w:sz w:val="18"/>
        </w:rPr>
        <w:t xml:space="preserve"> </w:t>
      </w:r>
      <w:r>
        <w:rPr>
          <w:sz w:val="18"/>
        </w:rPr>
        <w:t>over</w:t>
      </w:r>
      <w:r>
        <w:rPr>
          <w:spacing w:val="-5"/>
          <w:sz w:val="18"/>
        </w:rPr>
        <w:t xml:space="preserve"> </w:t>
      </w:r>
      <w:r>
        <w:rPr>
          <w:sz w:val="18"/>
        </w:rPr>
        <w:t>epochs</w:t>
      </w:r>
      <w:r>
        <w:rPr>
          <w:spacing w:val="-5"/>
          <w:sz w:val="18"/>
        </w:rPr>
        <w:t xml:space="preserve"> </w:t>
      </w:r>
      <w:r>
        <w:rPr>
          <w:sz w:val="18"/>
        </w:rPr>
        <w:t>to</w:t>
      </w:r>
      <w:r>
        <w:rPr>
          <w:spacing w:val="-5"/>
          <w:sz w:val="18"/>
        </w:rPr>
        <w:t xml:space="preserve"> </w:t>
      </w:r>
      <w:r>
        <w:rPr>
          <w:sz w:val="18"/>
        </w:rPr>
        <w:t>converge</w:t>
      </w:r>
      <w:r>
        <w:rPr>
          <w:spacing w:val="-5"/>
          <w:sz w:val="18"/>
        </w:rPr>
        <w:t xml:space="preserve"> </w:t>
      </w:r>
      <w:r>
        <w:rPr>
          <w:sz w:val="18"/>
        </w:rPr>
        <w:t>on the</w:t>
      </w:r>
      <w:r>
        <w:rPr>
          <w:spacing w:val="-2"/>
          <w:sz w:val="18"/>
        </w:rPr>
        <w:t xml:space="preserve"> </w:t>
      </w:r>
      <w:r>
        <w:rPr>
          <w:sz w:val="18"/>
        </w:rPr>
        <w:t>DG-driven</w:t>
      </w:r>
      <w:r>
        <w:rPr>
          <w:spacing w:val="-2"/>
          <w:sz w:val="18"/>
        </w:rPr>
        <w:t xml:space="preserve"> </w:t>
      </w:r>
      <w:r>
        <w:rPr>
          <w:sz w:val="18"/>
        </w:rPr>
        <w:t>activation</w:t>
      </w:r>
      <w:r>
        <w:rPr>
          <w:spacing w:val="-2"/>
          <w:sz w:val="18"/>
        </w:rPr>
        <w:t xml:space="preserve"> </w:t>
      </w:r>
      <w:r>
        <w:rPr>
          <w:sz w:val="18"/>
        </w:rPr>
        <w:t>state</w:t>
      </w:r>
      <w:r>
        <w:rPr>
          <w:spacing w:val="-2"/>
          <w:sz w:val="18"/>
        </w:rPr>
        <w:t xml:space="preserve"> </w:t>
      </w:r>
      <w:r>
        <w:rPr>
          <w:sz w:val="18"/>
        </w:rPr>
        <w:t>that</w:t>
      </w:r>
      <w:r>
        <w:rPr>
          <w:spacing w:val="-2"/>
          <w:sz w:val="18"/>
        </w:rPr>
        <w:t xml:space="preserve"> </w:t>
      </w:r>
      <w:r>
        <w:rPr>
          <w:sz w:val="18"/>
        </w:rPr>
        <w:t>arises</w:t>
      </w:r>
      <w:r>
        <w:rPr>
          <w:spacing w:val="-2"/>
          <w:sz w:val="18"/>
        </w:rPr>
        <w:t xml:space="preserve"> </w:t>
      </w:r>
      <w:r>
        <w:rPr>
          <w:sz w:val="18"/>
        </w:rPr>
        <w:t>after</w:t>
      </w:r>
      <w:r>
        <w:rPr>
          <w:spacing w:val="-2"/>
          <w:sz w:val="18"/>
        </w:rPr>
        <w:t xml:space="preserve"> </w:t>
      </w:r>
      <w:r>
        <w:rPr>
          <w:sz w:val="18"/>
        </w:rPr>
        <w:t>cycle</w:t>
      </w:r>
      <w:r>
        <w:rPr>
          <w:spacing w:val="-2"/>
          <w:sz w:val="18"/>
        </w:rPr>
        <w:t xml:space="preserve"> </w:t>
      </w:r>
      <w:r>
        <w:rPr>
          <w:sz w:val="18"/>
        </w:rPr>
        <w:t>25, reflecting</w:t>
      </w:r>
      <w:r>
        <w:rPr>
          <w:spacing w:val="-2"/>
          <w:sz w:val="18"/>
        </w:rPr>
        <w:t xml:space="preserve"> </w:t>
      </w:r>
      <w:r>
        <w:rPr>
          <w:sz w:val="18"/>
        </w:rPr>
        <w:t>CA3</w:t>
      </w:r>
      <w:r>
        <w:rPr>
          <w:spacing w:val="-2"/>
          <w:sz w:val="18"/>
        </w:rPr>
        <w:t xml:space="preserve"> </w:t>
      </w:r>
      <w:r>
        <w:rPr>
          <w:sz w:val="18"/>
        </w:rPr>
        <w:t>error-driven</w:t>
      </w:r>
      <w:r>
        <w:rPr>
          <w:spacing w:val="-2"/>
          <w:sz w:val="18"/>
        </w:rPr>
        <w:t xml:space="preserve"> </w:t>
      </w:r>
      <w:r>
        <w:rPr>
          <w:sz w:val="18"/>
        </w:rPr>
        <w:t>learning.</w:t>
      </w:r>
      <w:r>
        <w:rPr>
          <w:spacing w:val="18"/>
          <w:sz w:val="18"/>
        </w:rPr>
        <w:t xml:space="preserve"> </w:t>
      </w:r>
      <w:r>
        <w:rPr>
          <w:sz w:val="18"/>
        </w:rPr>
        <w:t>Additionally, big-loop</w:t>
      </w:r>
      <w:r>
        <w:rPr>
          <w:spacing w:val="-2"/>
          <w:sz w:val="18"/>
        </w:rPr>
        <w:t xml:space="preserve"> </w:t>
      </w:r>
      <w:r>
        <w:rPr>
          <w:sz w:val="18"/>
        </w:rPr>
        <w:t>signals</w:t>
      </w:r>
      <w:r>
        <w:rPr>
          <w:spacing w:val="-2"/>
          <w:sz w:val="18"/>
        </w:rPr>
        <w:t xml:space="preserve"> </w:t>
      </w:r>
      <w:r>
        <w:rPr>
          <w:sz w:val="18"/>
        </w:rPr>
        <w:t>from ECout back to ECin could be observed from cycle 25 to 75 in the first epoch for both models (shifting CA3 patterns slightly off its final patterns).</w:t>
      </w:r>
      <w:r>
        <w:rPr>
          <w:spacing w:val="28"/>
          <w:sz w:val="18"/>
        </w:rPr>
        <w:t xml:space="preserve"> </w:t>
      </w:r>
      <w:r>
        <w:rPr>
          <w:sz w:val="18"/>
        </w:rPr>
        <w:t>Drops seen within the first few cycles were due to the settling of temporally different patterns and were not of interest to the current paper.</w:t>
      </w:r>
    </w:p>
    <w:p w14:paraId="2D972F5B" w14:textId="77777777" w:rsidR="00A529FC" w:rsidRDefault="00A529FC">
      <w:pPr>
        <w:pStyle w:val="BodyText"/>
      </w:pPr>
    </w:p>
    <w:p w14:paraId="1C008410" w14:textId="77777777" w:rsidR="00A529FC" w:rsidRDefault="00000000" w:rsidP="007576F6">
      <w:pPr>
        <w:pStyle w:val="BodyText"/>
        <w:spacing w:before="152" w:line="256" w:lineRule="auto"/>
        <w:ind w:left="120" w:right="119"/>
        <w:jc w:val="both"/>
        <w:rPr>
          <w:moveTo w:id="548" w:author="Author" w:date="2022-09-10T01:53:00Z"/>
        </w:rPr>
      </w:pPr>
      <w:moveToRangeStart w:id="549" w:author="Author" w:date="2022-09-10T01:53:00Z" w:name="move113667229"/>
      <w:moveTo w:id="550" w:author="Author" w:date="2022-09-10T01:53:00Z">
        <w:r>
          <w:t>heterosynaptic plasticity).</w:t>
        </w:r>
        <w:r>
          <w:rPr>
            <w:spacing w:val="40"/>
          </w:rPr>
          <w:t xml:space="preserve"> </w:t>
        </w:r>
        <w:r>
          <w:t>This error becomes smaller fast, and learning will stop when there is no more error.</w:t>
        </w:r>
        <w:r>
          <w:rPr>
            <w:spacing w:val="34"/>
          </w:rPr>
          <w:t xml:space="preserve"> </w:t>
        </w:r>
        <w:r>
          <w:t>On the other hand, the NoEDL model continually increases the synaptic weights between CA3 and other regions whenever two neurons are active together, according to the Hebbian learning principle.</w:t>
        </w:r>
      </w:moveTo>
    </w:p>
    <w:moveToRangeEnd w:id="549"/>
    <w:p w14:paraId="5AD710A9" w14:textId="77777777" w:rsidR="00A529FC" w:rsidRDefault="00000000" w:rsidP="007576F6">
      <w:pPr>
        <w:pStyle w:val="Heading2"/>
        <w:spacing w:before="227"/>
      </w:pPr>
      <w:r>
        <w:rPr>
          <w:spacing w:val="-2"/>
        </w:rPr>
        <w:t>Testing</w:t>
      </w:r>
      <w:r>
        <w:rPr>
          <w:spacing w:val="-3"/>
        </w:rPr>
        <w:t xml:space="preserve"> </w:t>
      </w:r>
      <w:r>
        <w:rPr>
          <w:spacing w:val="-2"/>
        </w:rPr>
        <w:t>effect</w:t>
      </w:r>
      <w:r>
        <w:rPr>
          <w:spacing w:val="-3"/>
        </w:rPr>
        <w:t xml:space="preserve"> </w:t>
      </w:r>
      <w:r>
        <w:rPr>
          <w:spacing w:val="-2"/>
        </w:rPr>
        <w:t>by error-driven</w:t>
      </w:r>
      <w:r>
        <w:rPr>
          <w:spacing w:val="-3"/>
        </w:rPr>
        <w:t xml:space="preserve"> </w:t>
      </w:r>
      <w:r>
        <w:rPr>
          <w:spacing w:val="-2"/>
        </w:rPr>
        <w:t>learning hippocampus</w:t>
      </w:r>
    </w:p>
    <w:p w14:paraId="07A6FBBD" w14:textId="77777777" w:rsidR="00A529FC" w:rsidRDefault="00000000">
      <w:pPr>
        <w:pStyle w:val="BodyText"/>
        <w:spacing w:before="151" w:line="256" w:lineRule="auto"/>
        <w:ind w:left="120" w:right="117" w:firstLine="298"/>
        <w:jc w:val="both"/>
      </w:pPr>
      <w:r>
        <w:rPr>
          <w:w w:val="95"/>
        </w:rPr>
        <w:t xml:space="preserve">Finally, we show that testing effect could arise due to the error-driven learning dynamics in the hippocam- </w:t>
      </w:r>
      <w:r>
        <w:rPr>
          <w:spacing w:val="-2"/>
        </w:rPr>
        <w:t>pal</w:t>
      </w:r>
      <w:r>
        <w:rPr>
          <w:spacing w:val="-6"/>
        </w:rPr>
        <w:t xml:space="preserve"> </w:t>
      </w:r>
      <w:r>
        <w:rPr>
          <w:spacing w:val="-2"/>
        </w:rPr>
        <w:t>CA3.</w:t>
      </w:r>
      <w:r>
        <w:rPr>
          <w:spacing w:val="15"/>
        </w:rPr>
        <w:t xml:space="preserve"> </w:t>
      </w:r>
      <w:r>
        <w:rPr>
          <w:spacing w:val="-2"/>
        </w:rPr>
        <w:t>Figure</w:t>
      </w:r>
      <w:r>
        <w:rPr>
          <w:spacing w:val="-6"/>
        </w:rPr>
        <w:t xml:space="preserve"> </w:t>
      </w:r>
      <w:r>
        <w:rPr>
          <w:spacing w:val="-2"/>
        </w:rPr>
        <w:t>7</w:t>
      </w:r>
      <w:r>
        <w:rPr>
          <w:spacing w:val="-6"/>
        </w:rPr>
        <w:t xml:space="preserve"> </w:t>
      </w:r>
      <w:r>
        <w:rPr>
          <w:spacing w:val="-2"/>
        </w:rPr>
        <w:t>shows</w:t>
      </w:r>
      <w:r>
        <w:rPr>
          <w:spacing w:val="-6"/>
        </w:rPr>
        <w:t xml:space="preserve"> </w:t>
      </w:r>
      <w:r>
        <w:rPr>
          <w:spacing w:val="-2"/>
        </w:rPr>
        <w:t>that</w:t>
      </w:r>
      <w:r>
        <w:rPr>
          <w:spacing w:val="-6"/>
        </w:rPr>
        <w:t xml:space="preserve"> </w:t>
      </w:r>
      <w:r>
        <w:rPr>
          <w:spacing w:val="-2"/>
        </w:rPr>
        <w:t>retrieval</w:t>
      </w:r>
      <w:r>
        <w:rPr>
          <w:spacing w:val="-6"/>
        </w:rPr>
        <w:t xml:space="preserve"> </w:t>
      </w:r>
      <w:r>
        <w:rPr>
          <w:spacing w:val="-2"/>
        </w:rPr>
        <w:t>practice</w:t>
      </w:r>
      <w:r>
        <w:rPr>
          <w:spacing w:val="-6"/>
        </w:rPr>
        <w:t xml:space="preserve"> </w:t>
      </w:r>
      <w:r>
        <w:rPr>
          <w:spacing w:val="-2"/>
        </w:rPr>
        <w:t>(RP)</w:t>
      </w:r>
      <w:r>
        <w:rPr>
          <w:spacing w:val="-6"/>
        </w:rPr>
        <w:t xml:space="preserve"> </w:t>
      </w:r>
      <w:r>
        <w:rPr>
          <w:spacing w:val="-2"/>
        </w:rPr>
        <w:t>produced</w:t>
      </w:r>
      <w:r>
        <w:rPr>
          <w:spacing w:val="-6"/>
        </w:rPr>
        <w:t xml:space="preserve"> </w:t>
      </w:r>
      <w:r>
        <w:rPr>
          <w:spacing w:val="-2"/>
        </w:rPr>
        <w:t>significantly</w:t>
      </w:r>
      <w:r>
        <w:rPr>
          <w:spacing w:val="-6"/>
        </w:rPr>
        <w:t xml:space="preserve"> </w:t>
      </w:r>
      <w:r>
        <w:rPr>
          <w:spacing w:val="-2"/>
        </w:rPr>
        <w:t>better</w:t>
      </w:r>
      <w:r>
        <w:rPr>
          <w:spacing w:val="-6"/>
        </w:rPr>
        <w:t xml:space="preserve"> </w:t>
      </w:r>
      <w:r>
        <w:rPr>
          <w:spacing w:val="-2"/>
        </w:rPr>
        <w:t>memory</w:t>
      </w:r>
      <w:r>
        <w:rPr>
          <w:spacing w:val="-6"/>
        </w:rPr>
        <w:t xml:space="preserve"> </w:t>
      </w:r>
      <w:r>
        <w:rPr>
          <w:spacing w:val="-2"/>
        </w:rPr>
        <w:t>than</w:t>
      </w:r>
      <w:r>
        <w:rPr>
          <w:spacing w:val="-6"/>
        </w:rPr>
        <w:t xml:space="preserve"> </w:t>
      </w:r>
      <w:r>
        <w:rPr>
          <w:spacing w:val="-2"/>
        </w:rPr>
        <w:t>restudy</w:t>
      </w:r>
      <w:r>
        <w:rPr>
          <w:spacing w:val="-6"/>
        </w:rPr>
        <w:t xml:space="preserve"> </w:t>
      </w:r>
      <w:r>
        <w:rPr>
          <w:spacing w:val="-2"/>
        </w:rPr>
        <w:t xml:space="preserve">(RS) </w:t>
      </w:r>
      <w:r>
        <w:t>in</w:t>
      </w:r>
      <w:r>
        <w:rPr>
          <w:spacing w:val="-14"/>
        </w:rPr>
        <w:t xml:space="preserve"> </w:t>
      </w:r>
      <w:r>
        <w:t>the</w:t>
      </w:r>
      <w:r>
        <w:rPr>
          <w:spacing w:val="-14"/>
        </w:rPr>
        <w:t xml:space="preserve"> </w:t>
      </w:r>
      <w:r>
        <w:t>Theremin</w:t>
      </w:r>
      <w:r>
        <w:rPr>
          <w:spacing w:val="-14"/>
        </w:rPr>
        <w:t xml:space="preserve"> </w:t>
      </w:r>
      <w:r>
        <w:t>(</w:t>
      </w:r>
      <w:r>
        <w:rPr>
          <w:i/>
        </w:rPr>
        <w:t>p</w:t>
      </w:r>
      <w:r>
        <w:rPr>
          <w:i/>
          <w:spacing w:val="-13"/>
        </w:rPr>
        <w:t xml:space="preserve"> </w:t>
      </w:r>
      <w:r>
        <w:rPr>
          <w:rFonts w:ascii="Georgia"/>
          <w:i/>
        </w:rPr>
        <w:t>&lt;</w:t>
      </w:r>
      <w:r>
        <w:rPr>
          <w:rFonts w:ascii="Georgia"/>
          <w:i/>
          <w:spacing w:val="-14"/>
        </w:rPr>
        <w:t xml:space="preserve"> </w:t>
      </w:r>
      <w:r>
        <w:t>.01),</w:t>
      </w:r>
      <w:r>
        <w:rPr>
          <w:spacing w:val="-14"/>
        </w:rPr>
        <w:t xml:space="preserve"> </w:t>
      </w:r>
      <w:r>
        <w:t>consistent</w:t>
      </w:r>
      <w:r>
        <w:rPr>
          <w:spacing w:val="-13"/>
        </w:rPr>
        <w:t xml:space="preserve"> </w:t>
      </w:r>
      <w:r>
        <w:t>with</w:t>
      </w:r>
      <w:r>
        <w:rPr>
          <w:spacing w:val="-14"/>
        </w:rPr>
        <w:t xml:space="preserve"> </w:t>
      </w:r>
      <w:r>
        <w:t>the</w:t>
      </w:r>
      <w:r>
        <w:rPr>
          <w:spacing w:val="-14"/>
        </w:rPr>
        <w:t xml:space="preserve"> </w:t>
      </w:r>
      <w:r>
        <w:t>behavioral</w:t>
      </w:r>
      <w:r>
        <w:rPr>
          <w:spacing w:val="-14"/>
        </w:rPr>
        <w:t xml:space="preserve"> </w:t>
      </w:r>
      <w:r>
        <w:t>findings.</w:t>
      </w:r>
      <w:r>
        <w:rPr>
          <w:spacing w:val="-13"/>
        </w:rPr>
        <w:t xml:space="preserve"> </w:t>
      </w:r>
      <w:r>
        <w:t>However,</w:t>
      </w:r>
      <w:r>
        <w:rPr>
          <w:spacing w:val="-14"/>
        </w:rPr>
        <w:t xml:space="preserve"> </w:t>
      </w:r>
      <w:r>
        <w:t>testing</w:t>
      </w:r>
      <w:r>
        <w:rPr>
          <w:spacing w:val="-14"/>
        </w:rPr>
        <w:t xml:space="preserve"> </w:t>
      </w:r>
      <w:r>
        <w:t>without</w:t>
      </w:r>
      <w:r>
        <w:rPr>
          <w:spacing w:val="-14"/>
        </w:rPr>
        <w:t xml:space="preserve"> </w:t>
      </w:r>
      <w:r>
        <w:t>the</w:t>
      </w:r>
      <w:r>
        <w:rPr>
          <w:spacing w:val="-13"/>
        </w:rPr>
        <w:t xml:space="preserve"> </w:t>
      </w:r>
      <w:r>
        <w:t>error-driven learning dynamics resulted in catastrophic interference, causing a significant negative testing effect in the NoEDL</w:t>
      </w:r>
      <w:r>
        <w:rPr>
          <w:spacing w:val="-11"/>
        </w:rPr>
        <w:t xml:space="preserve"> </w:t>
      </w:r>
      <w:r>
        <w:t>(</w:t>
      </w:r>
      <w:r>
        <w:rPr>
          <w:i/>
        </w:rPr>
        <w:t>p</w:t>
      </w:r>
      <w:r>
        <w:rPr>
          <w:i/>
          <w:spacing w:val="-11"/>
        </w:rPr>
        <w:t xml:space="preserve"> </w:t>
      </w:r>
      <w:r>
        <w:rPr>
          <w:rFonts w:ascii="Georgia"/>
          <w:i/>
        </w:rPr>
        <w:t>&lt;</w:t>
      </w:r>
      <w:r>
        <w:rPr>
          <w:rFonts w:ascii="Georgia"/>
          <w:i/>
          <w:spacing w:val="-9"/>
        </w:rPr>
        <w:t xml:space="preserve"> </w:t>
      </w:r>
      <w:r>
        <w:t>.01). This</w:t>
      </w:r>
      <w:r>
        <w:rPr>
          <w:spacing w:val="-11"/>
        </w:rPr>
        <w:t xml:space="preserve"> </w:t>
      </w:r>
      <w:r>
        <w:t>suggests</w:t>
      </w:r>
      <w:r>
        <w:rPr>
          <w:spacing w:val="-11"/>
        </w:rPr>
        <w:t xml:space="preserve"> </w:t>
      </w:r>
      <w:r>
        <w:t>that</w:t>
      </w:r>
      <w:r>
        <w:rPr>
          <w:spacing w:val="-11"/>
        </w:rPr>
        <w:t xml:space="preserve"> </w:t>
      </w:r>
      <w:r>
        <w:t>the</w:t>
      </w:r>
      <w:r>
        <w:rPr>
          <w:spacing w:val="-11"/>
        </w:rPr>
        <w:t xml:space="preserve"> </w:t>
      </w:r>
      <w:r>
        <w:t>CA3</w:t>
      </w:r>
      <w:r>
        <w:rPr>
          <w:spacing w:val="-11"/>
        </w:rPr>
        <w:t xml:space="preserve"> </w:t>
      </w:r>
      <w:r>
        <w:t>error-driven</w:t>
      </w:r>
      <w:r>
        <w:rPr>
          <w:spacing w:val="-11"/>
        </w:rPr>
        <w:t xml:space="preserve"> </w:t>
      </w:r>
      <w:r>
        <w:t>dynamics</w:t>
      </w:r>
      <w:r>
        <w:rPr>
          <w:spacing w:val="-11"/>
        </w:rPr>
        <w:t xml:space="preserve"> </w:t>
      </w:r>
      <w:r>
        <w:t>in</w:t>
      </w:r>
      <w:r>
        <w:rPr>
          <w:spacing w:val="-11"/>
        </w:rPr>
        <w:t xml:space="preserve"> </w:t>
      </w:r>
      <w:r>
        <w:t>the</w:t>
      </w:r>
      <w:r>
        <w:rPr>
          <w:spacing w:val="-11"/>
        </w:rPr>
        <w:t xml:space="preserve"> </w:t>
      </w:r>
      <w:r>
        <w:t>Theremin</w:t>
      </w:r>
      <w:r>
        <w:rPr>
          <w:spacing w:val="-11"/>
        </w:rPr>
        <w:t xml:space="preserve"> </w:t>
      </w:r>
      <w:r>
        <w:t>actually</w:t>
      </w:r>
      <w:r>
        <w:rPr>
          <w:spacing w:val="-11"/>
        </w:rPr>
        <w:t xml:space="preserve"> </w:t>
      </w:r>
      <w:r>
        <w:t>benefits</w:t>
      </w:r>
      <w:r>
        <w:rPr>
          <w:spacing w:val="-11"/>
        </w:rPr>
        <w:t xml:space="preserve"> </w:t>
      </w:r>
      <w:r>
        <w:t>from larger</w:t>
      </w:r>
      <w:r>
        <w:rPr>
          <w:spacing w:val="-10"/>
        </w:rPr>
        <w:t xml:space="preserve"> </w:t>
      </w:r>
      <w:r>
        <w:t>errors</w:t>
      </w:r>
      <w:r>
        <w:rPr>
          <w:spacing w:val="-9"/>
        </w:rPr>
        <w:t xml:space="preserve"> </w:t>
      </w:r>
      <w:r>
        <w:t>created</w:t>
      </w:r>
      <w:r>
        <w:rPr>
          <w:spacing w:val="-10"/>
        </w:rPr>
        <w:t xml:space="preserve"> </w:t>
      </w:r>
      <w:r>
        <w:t>by</w:t>
      </w:r>
      <w:r>
        <w:rPr>
          <w:spacing w:val="-9"/>
        </w:rPr>
        <w:t xml:space="preserve"> </w:t>
      </w:r>
      <w:r>
        <w:t>the</w:t>
      </w:r>
      <w:r>
        <w:rPr>
          <w:spacing w:val="-10"/>
        </w:rPr>
        <w:t xml:space="preserve"> </w:t>
      </w:r>
      <w:r>
        <w:t>process</w:t>
      </w:r>
      <w:r>
        <w:rPr>
          <w:spacing w:val="-10"/>
        </w:rPr>
        <w:t xml:space="preserve"> </w:t>
      </w:r>
      <w:r>
        <w:t>of</w:t>
      </w:r>
      <w:r>
        <w:rPr>
          <w:spacing w:val="-9"/>
        </w:rPr>
        <w:t xml:space="preserve"> </w:t>
      </w:r>
      <w:r>
        <w:t>retrieval</w:t>
      </w:r>
      <w:r>
        <w:rPr>
          <w:spacing w:val="-10"/>
        </w:rPr>
        <w:t xml:space="preserve"> </w:t>
      </w:r>
      <w:r>
        <w:t>and</w:t>
      </w:r>
      <w:r>
        <w:rPr>
          <w:spacing w:val="-9"/>
        </w:rPr>
        <w:t xml:space="preserve"> </w:t>
      </w:r>
      <w:r>
        <w:t>the</w:t>
      </w:r>
      <w:r>
        <w:rPr>
          <w:spacing w:val="-10"/>
        </w:rPr>
        <w:t xml:space="preserve"> </w:t>
      </w:r>
      <w:r>
        <w:t>feedback</w:t>
      </w:r>
      <w:r>
        <w:rPr>
          <w:spacing w:val="-10"/>
        </w:rPr>
        <w:t xml:space="preserve"> </w:t>
      </w:r>
      <w:r>
        <w:t>in</w:t>
      </w:r>
      <w:r>
        <w:rPr>
          <w:spacing w:val="-9"/>
        </w:rPr>
        <w:t xml:space="preserve"> </w:t>
      </w:r>
      <w:r>
        <w:t>the</w:t>
      </w:r>
      <w:r>
        <w:rPr>
          <w:spacing w:val="-10"/>
        </w:rPr>
        <w:t xml:space="preserve"> </w:t>
      </w:r>
      <w:r>
        <w:t>RP,</w:t>
      </w:r>
      <w:r>
        <w:rPr>
          <w:spacing w:val="-9"/>
        </w:rPr>
        <w:t xml:space="preserve"> </w:t>
      </w:r>
      <w:r>
        <w:t>compared</w:t>
      </w:r>
      <w:r>
        <w:rPr>
          <w:spacing w:val="-9"/>
        </w:rPr>
        <w:t xml:space="preserve"> </w:t>
      </w:r>
      <w:r>
        <w:t>with</w:t>
      </w:r>
      <w:r>
        <w:rPr>
          <w:spacing w:val="-10"/>
        </w:rPr>
        <w:t xml:space="preserve"> </w:t>
      </w:r>
      <w:r>
        <w:t>another</w:t>
      </w:r>
      <w:r>
        <w:rPr>
          <w:spacing w:val="-9"/>
        </w:rPr>
        <w:t xml:space="preserve"> </w:t>
      </w:r>
      <w:r>
        <w:t>epoch</w:t>
      </w:r>
      <w:r>
        <w:rPr>
          <w:spacing w:val="-10"/>
        </w:rPr>
        <w:t xml:space="preserve"> </w:t>
      </w:r>
      <w:r>
        <w:t>of training in the RS.</w:t>
      </w:r>
    </w:p>
    <w:p w14:paraId="2C143B0F" w14:textId="77777777" w:rsidR="00A529FC" w:rsidRDefault="00A529FC">
      <w:pPr>
        <w:pStyle w:val="BodyText"/>
        <w:spacing w:before="6"/>
        <w:rPr>
          <w:sz w:val="32"/>
        </w:rPr>
      </w:pPr>
    </w:p>
    <w:p w14:paraId="1F2A672C" w14:textId="77777777" w:rsidR="00A529FC" w:rsidRDefault="00000000">
      <w:pPr>
        <w:pStyle w:val="Heading1"/>
      </w:pPr>
      <w:r>
        <w:rPr>
          <w:spacing w:val="-2"/>
        </w:rPr>
        <w:t>Discussion</w:t>
      </w:r>
    </w:p>
    <w:p w14:paraId="38C4C9B8" w14:textId="77777777" w:rsidR="00A529FC" w:rsidRDefault="00A529FC">
      <w:pPr>
        <w:pStyle w:val="BodyText"/>
        <w:spacing w:before="3"/>
        <w:rPr>
          <w:sz w:val="24"/>
        </w:rPr>
      </w:pPr>
    </w:p>
    <w:p w14:paraId="707B5D4D" w14:textId="4BF92766" w:rsidR="00A529FC" w:rsidRDefault="00000000">
      <w:pPr>
        <w:pStyle w:val="BodyText"/>
        <w:spacing w:line="256" w:lineRule="auto"/>
        <w:ind w:left="119" w:right="119" w:firstLine="298"/>
        <w:jc w:val="both"/>
      </w:pPr>
      <w:r>
        <w:t xml:space="preserve">By incorporating biologically plausible error-driven learning mechanisms at the core CA3 synapses in </w:t>
      </w:r>
      <w:r>
        <w:rPr>
          <w:spacing w:val="-2"/>
        </w:rPr>
        <w:t>our</w:t>
      </w:r>
      <w:r>
        <w:rPr>
          <w:spacing w:val="-5"/>
        </w:rPr>
        <w:t xml:space="preserve"> </w:t>
      </w:r>
      <w:r>
        <w:rPr>
          <w:spacing w:val="-2"/>
        </w:rPr>
        <w:t>computational</w:t>
      </w:r>
      <w:r>
        <w:rPr>
          <w:spacing w:val="-4"/>
        </w:rPr>
        <w:t xml:space="preserve"> </w:t>
      </w:r>
      <w:r>
        <w:rPr>
          <w:spacing w:val="-2"/>
        </w:rPr>
        <w:t>model</w:t>
      </w:r>
      <w:r>
        <w:rPr>
          <w:spacing w:val="-5"/>
        </w:rPr>
        <w:t xml:space="preserve"> </w:t>
      </w:r>
      <w:r>
        <w:rPr>
          <w:spacing w:val="-2"/>
        </w:rPr>
        <w:t>of</w:t>
      </w:r>
      <w:r>
        <w:rPr>
          <w:spacing w:val="-5"/>
        </w:rPr>
        <w:t xml:space="preserve"> </w:t>
      </w:r>
      <w:r>
        <w:rPr>
          <w:spacing w:val="-2"/>
        </w:rPr>
        <w:t>the</w:t>
      </w:r>
      <w:r>
        <w:rPr>
          <w:spacing w:val="-5"/>
        </w:rPr>
        <w:t xml:space="preserve"> </w:t>
      </w:r>
      <w:r>
        <w:rPr>
          <w:spacing w:val="-2"/>
        </w:rPr>
        <w:t>hippocampus,</w:t>
      </w:r>
      <w:r>
        <w:rPr>
          <w:spacing w:val="-3"/>
        </w:rPr>
        <w:t xml:space="preserve"> </w:t>
      </w:r>
      <w:r>
        <w:rPr>
          <w:spacing w:val="-2"/>
        </w:rPr>
        <w:t>along</w:t>
      </w:r>
      <w:r>
        <w:rPr>
          <w:spacing w:val="-5"/>
        </w:rPr>
        <w:t xml:space="preserve"> </w:t>
      </w:r>
      <w:r>
        <w:rPr>
          <w:spacing w:val="-2"/>
        </w:rPr>
        <w:t>with</w:t>
      </w:r>
      <w:r>
        <w:rPr>
          <w:spacing w:val="-5"/>
        </w:rPr>
        <w:t xml:space="preserve"> </w:t>
      </w:r>
      <w:r>
        <w:rPr>
          <w:spacing w:val="-2"/>
        </w:rPr>
        <w:t>a</w:t>
      </w:r>
      <w:r>
        <w:rPr>
          <w:spacing w:val="-5"/>
        </w:rPr>
        <w:t xml:space="preserve"> </w:t>
      </w:r>
      <w:r>
        <w:rPr>
          <w:spacing w:val="-2"/>
        </w:rPr>
        <w:t>few</w:t>
      </w:r>
      <w:r>
        <w:rPr>
          <w:spacing w:val="-4"/>
        </w:rPr>
        <w:t xml:space="preserve"> </w:t>
      </w:r>
      <w:r>
        <w:rPr>
          <w:spacing w:val="-2"/>
        </w:rPr>
        <w:t>other</w:t>
      </w:r>
      <w:r>
        <w:rPr>
          <w:spacing w:val="-5"/>
        </w:rPr>
        <w:t xml:space="preserve"> </w:t>
      </w:r>
      <w:r>
        <w:rPr>
          <w:spacing w:val="-2"/>
        </w:rPr>
        <w:t>important</w:t>
      </w:r>
      <w:r>
        <w:rPr>
          <w:spacing w:val="-5"/>
        </w:rPr>
        <w:t xml:space="preserve"> </w:t>
      </w:r>
      <w:r>
        <w:rPr>
          <w:spacing w:val="-2"/>
        </w:rPr>
        <w:t>optimizations,</w:t>
      </w:r>
      <w:r>
        <w:rPr>
          <w:spacing w:val="-3"/>
        </w:rPr>
        <w:t xml:space="preserve"> </w:t>
      </w:r>
      <w:r>
        <w:rPr>
          <w:spacing w:val="-2"/>
        </w:rPr>
        <w:t>we</w:t>
      </w:r>
      <w:r>
        <w:rPr>
          <w:spacing w:val="-4"/>
        </w:rPr>
        <w:t xml:space="preserve"> </w:t>
      </w:r>
      <w:r>
        <w:rPr>
          <w:spacing w:val="-2"/>
        </w:rPr>
        <w:t>have</w:t>
      </w:r>
      <w:r>
        <w:rPr>
          <w:spacing w:val="-5"/>
        </w:rPr>
        <w:t xml:space="preserve"> </w:t>
      </w:r>
      <w:r>
        <w:rPr>
          <w:spacing w:val="-2"/>
        </w:rPr>
        <w:t xml:space="preserve">been </w:t>
      </w:r>
      <w:r>
        <w:t>able</w:t>
      </w:r>
      <w:r>
        <w:rPr>
          <w:spacing w:val="-4"/>
        </w:rPr>
        <w:t xml:space="preserve"> </w:t>
      </w:r>
      <w:r>
        <w:t>to</w:t>
      </w:r>
      <w:r>
        <w:rPr>
          <w:spacing w:val="-4"/>
        </w:rPr>
        <w:t xml:space="preserve"> </w:t>
      </w:r>
      <w:r>
        <w:t>significantly</w:t>
      </w:r>
      <w:r>
        <w:rPr>
          <w:spacing w:val="-4"/>
        </w:rPr>
        <w:t xml:space="preserve"> </w:t>
      </w:r>
      <w:r>
        <w:t>improve</w:t>
      </w:r>
      <w:r>
        <w:rPr>
          <w:spacing w:val="-4"/>
        </w:rPr>
        <w:t xml:space="preserve"> </w:t>
      </w:r>
      <w:r>
        <w:t>learning</w:t>
      </w:r>
      <w:r>
        <w:rPr>
          <w:spacing w:val="-4"/>
        </w:rPr>
        <w:t xml:space="preserve"> </w:t>
      </w:r>
      <w:r>
        <w:t>speed</w:t>
      </w:r>
      <w:r>
        <w:rPr>
          <w:spacing w:val="-4"/>
        </w:rPr>
        <w:t xml:space="preserve"> </w:t>
      </w:r>
      <w:r>
        <w:t>and</w:t>
      </w:r>
      <w:r>
        <w:rPr>
          <w:spacing w:val="-4"/>
        </w:rPr>
        <w:t xml:space="preserve"> </w:t>
      </w:r>
      <w:r>
        <w:t>memory</w:t>
      </w:r>
      <w:r>
        <w:rPr>
          <w:spacing w:val="-4"/>
        </w:rPr>
        <w:t xml:space="preserve"> </w:t>
      </w:r>
      <w:r>
        <w:t>capacity</w:t>
      </w:r>
      <w:r>
        <w:rPr>
          <w:spacing w:val="-4"/>
        </w:rPr>
        <w:t xml:space="preserve"> </w:t>
      </w:r>
      <w:r>
        <w:t>(resistance</w:t>
      </w:r>
      <w:r>
        <w:rPr>
          <w:spacing w:val="-4"/>
        </w:rPr>
        <w:t xml:space="preserve"> </w:t>
      </w:r>
      <w:r>
        <w:t>to</w:t>
      </w:r>
      <w:r>
        <w:rPr>
          <w:spacing w:val="-4"/>
        </w:rPr>
        <w:t xml:space="preserve"> </w:t>
      </w:r>
      <w:r>
        <w:t>interference)</w:t>
      </w:r>
      <w:r>
        <w:rPr>
          <w:spacing w:val="-4"/>
        </w:rPr>
        <w:t xml:space="preserve"> </w:t>
      </w:r>
      <w:r>
        <w:t>compared</w:t>
      </w:r>
      <w:r>
        <w:rPr>
          <w:spacing w:val="-4"/>
        </w:rPr>
        <w:t xml:space="preserve"> </w:t>
      </w:r>
      <w:r>
        <w:t>to our previous model that used Hebbian learning in these synapses.</w:t>
      </w:r>
      <w:r>
        <w:rPr>
          <w:spacing w:val="40"/>
        </w:rPr>
        <w:t xml:space="preserve"> </w:t>
      </w:r>
      <w:r>
        <w:t xml:space="preserve">These results demonstrate the critical </w:t>
      </w:r>
      <w:r>
        <w:rPr>
          <w:spacing w:val="-2"/>
        </w:rPr>
        <w:t>ability</w:t>
      </w:r>
      <w:r>
        <w:rPr>
          <w:spacing w:val="-3"/>
        </w:rPr>
        <w:t xml:space="preserve"> </w:t>
      </w:r>
      <w:r>
        <w:rPr>
          <w:spacing w:val="-2"/>
        </w:rPr>
        <w:t>of</w:t>
      </w:r>
      <w:r>
        <w:rPr>
          <w:spacing w:val="-4"/>
        </w:rPr>
        <w:t xml:space="preserve"> </w:t>
      </w:r>
      <w:r>
        <w:rPr>
          <w:spacing w:val="-2"/>
        </w:rPr>
        <w:t>error-driven</w:t>
      </w:r>
      <w:r>
        <w:rPr>
          <w:spacing w:val="-3"/>
        </w:rPr>
        <w:t xml:space="preserve"> </w:t>
      </w:r>
      <w:r>
        <w:rPr>
          <w:spacing w:val="-2"/>
        </w:rPr>
        <w:t>learning</w:t>
      </w:r>
      <w:r>
        <w:rPr>
          <w:spacing w:val="-4"/>
        </w:rPr>
        <w:t xml:space="preserve"> </w:t>
      </w:r>
      <w:r>
        <w:rPr>
          <w:spacing w:val="-2"/>
        </w:rPr>
        <w:t>to</w:t>
      </w:r>
      <w:r>
        <w:rPr>
          <w:spacing w:val="-3"/>
        </w:rPr>
        <w:t xml:space="preserve"> </w:t>
      </w:r>
      <w:r>
        <w:rPr>
          <w:spacing w:val="-2"/>
        </w:rPr>
        <w:t>automatically</w:t>
      </w:r>
      <w:r>
        <w:rPr>
          <w:spacing w:val="-4"/>
        </w:rPr>
        <w:t xml:space="preserve"> </w:t>
      </w:r>
      <w:r>
        <w:rPr>
          <w:spacing w:val="-2"/>
        </w:rPr>
        <w:t>limit</w:t>
      </w:r>
      <w:r>
        <w:rPr>
          <w:spacing w:val="-3"/>
        </w:rPr>
        <w:t xml:space="preserve"> </w:t>
      </w:r>
      <w:r>
        <w:rPr>
          <w:spacing w:val="-2"/>
        </w:rPr>
        <w:t>further</w:t>
      </w:r>
      <w:r>
        <w:rPr>
          <w:spacing w:val="-3"/>
        </w:rPr>
        <w:t xml:space="preserve"> </w:t>
      </w:r>
      <w:r>
        <w:rPr>
          <w:spacing w:val="-2"/>
        </w:rPr>
        <w:t>learning</w:t>
      </w:r>
      <w:r>
        <w:rPr>
          <w:spacing w:val="-4"/>
        </w:rPr>
        <w:t xml:space="preserve"> </w:t>
      </w:r>
      <w:r>
        <w:rPr>
          <w:spacing w:val="-2"/>
        </w:rPr>
        <w:t>once</w:t>
      </w:r>
      <w:r>
        <w:rPr>
          <w:spacing w:val="-3"/>
        </w:rPr>
        <w:t xml:space="preserve"> </w:t>
      </w:r>
      <w:r>
        <w:rPr>
          <w:spacing w:val="-2"/>
        </w:rPr>
        <w:t>it</w:t>
      </w:r>
      <w:r>
        <w:rPr>
          <w:spacing w:val="-4"/>
        </w:rPr>
        <w:t xml:space="preserve"> </w:t>
      </w:r>
      <w:r>
        <w:rPr>
          <w:spacing w:val="-2"/>
        </w:rPr>
        <w:t>has</w:t>
      </w:r>
      <w:r>
        <w:rPr>
          <w:spacing w:val="-3"/>
        </w:rPr>
        <w:t xml:space="preserve"> </w:t>
      </w:r>
      <w:r>
        <w:rPr>
          <w:spacing w:val="-2"/>
        </w:rPr>
        <w:t>achieved</w:t>
      </w:r>
      <w:r>
        <w:rPr>
          <w:spacing w:val="-3"/>
        </w:rPr>
        <w:t xml:space="preserve"> </w:t>
      </w:r>
      <w:r>
        <w:rPr>
          <w:spacing w:val="-2"/>
        </w:rPr>
        <w:t>sufficient</w:t>
      </w:r>
      <w:r>
        <w:rPr>
          <w:spacing w:val="-3"/>
        </w:rPr>
        <w:t xml:space="preserve"> </w:t>
      </w:r>
      <w:r>
        <w:rPr>
          <w:spacing w:val="-2"/>
        </w:rPr>
        <w:t xml:space="preserve">changes </w:t>
      </w:r>
      <w:r>
        <w:t>to</w:t>
      </w:r>
      <w:r>
        <w:rPr>
          <w:spacing w:val="-5"/>
        </w:rPr>
        <w:t xml:space="preserve"> </w:t>
      </w:r>
      <w:r>
        <w:t>support</w:t>
      </w:r>
      <w:r>
        <w:rPr>
          <w:spacing w:val="-5"/>
        </w:rPr>
        <w:t xml:space="preserve"> </w:t>
      </w:r>
      <w:r>
        <w:t>effective</w:t>
      </w:r>
      <w:r>
        <w:rPr>
          <w:spacing w:val="-5"/>
        </w:rPr>
        <w:t xml:space="preserve"> </w:t>
      </w:r>
      <w:r>
        <w:t>memory</w:t>
      </w:r>
      <w:r>
        <w:rPr>
          <w:spacing w:val="-5"/>
        </w:rPr>
        <w:t xml:space="preserve"> </w:t>
      </w:r>
      <w:r>
        <w:t>recall,</w:t>
      </w:r>
      <w:r>
        <w:rPr>
          <w:spacing w:val="-3"/>
        </w:rPr>
        <w:t xml:space="preserve"> </w:t>
      </w:r>
      <w:r>
        <w:t>which</w:t>
      </w:r>
      <w:r>
        <w:rPr>
          <w:spacing w:val="-5"/>
        </w:rPr>
        <w:t xml:space="preserve"> </w:t>
      </w:r>
      <w:r>
        <w:t>then</w:t>
      </w:r>
      <w:r>
        <w:rPr>
          <w:spacing w:val="-5"/>
        </w:rPr>
        <w:t xml:space="preserve"> </w:t>
      </w:r>
      <w:r>
        <w:t>significantly</w:t>
      </w:r>
      <w:r>
        <w:rPr>
          <w:spacing w:val="-5"/>
        </w:rPr>
        <w:t xml:space="preserve"> </w:t>
      </w:r>
      <w:r>
        <w:t>reduces</w:t>
      </w:r>
      <w:r>
        <w:rPr>
          <w:spacing w:val="-5"/>
        </w:rPr>
        <w:t xml:space="preserve"> </w:t>
      </w:r>
      <w:r>
        <w:t>the</w:t>
      </w:r>
      <w:r>
        <w:rPr>
          <w:spacing w:val="-5"/>
        </w:rPr>
        <w:t xml:space="preserve"> </w:t>
      </w:r>
      <w:r>
        <w:t>amount</w:t>
      </w:r>
      <w:r>
        <w:rPr>
          <w:spacing w:val="-5"/>
        </w:rPr>
        <w:t xml:space="preserve"> </w:t>
      </w:r>
      <w:r>
        <w:t>of</w:t>
      </w:r>
      <w:r>
        <w:rPr>
          <w:spacing w:val="-5"/>
        </w:rPr>
        <w:t xml:space="preserve"> </w:t>
      </w:r>
      <w:r>
        <w:t>interference</w:t>
      </w:r>
      <w:r>
        <w:rPr>
          <w:spacing w:val="-5"/>
        </w:rPr>
        <w:t xml:space="preserve"> </w:t>
      </w:r>
      <w:r>
        <w:t>that</w:t>
      </w:r>
      <w:r>
        <w:rPr>
          <w:spacing w:val="-5"/>
        </w:rPr>
        <w:t xml:space="preserve"> </w:t>
      </w:r>
      <w:r>
        <w:t>would otherwise</w:t>
      </w:r>
      <w:r>
        <w:rPr>
          <w:spacing w:val="-7"/>
        </w:rPr>
        <w:t xml:space="preserve"> </w:t>
      </w:r>
      <w:r>
        <w:t>occur</w:t>
      </w:r>
      <w:r>
        <w:rPr>
          <w:spacing w:val="-7"/>
        </w:rPr>
        <w:t xml:space="preserve"> </w:t>
      </w:r>
      <w:r>
        <w:t>from</w:t>
      </w:r>
      <w:r>
        <w:rPr>
          <w:spacing w:val="-7"/>
        </w:rPr>
        <w:t xml:space="preserve"> </w:t>
      </w:r>
      <w:r>
        <w:t>continued</w:t>
      </w:r>
      <w:r>
        <w:rPr>
          <w:spacing w:val="-7"/>
        </w:rPr>
        <w:t xml:space="preserve"> </w:t>
      </w:r>
      <w:r>
        <w:t>synaptic</w:t>
      </w:r>
      <w:r>
        <w:rPr>
          <w:spacing w:val="-7"/>
        </w:rPr>
        <w:t xml:space="preserve"> </w:t>
      </w:r>
      <w:r>
        <w:t>changes. Furthermore,</w:t>
      </w:r>
      <w:r>
        <w:rPr>
          <w:spacing w:val="-7"/>
        </w:rPr>
        <w:t xml:space="preserve"> </w:t>
      </w:r>
      <w:r>
        <w:t>representational</w:t>
      </w:r>
      <w:r>
        <w:rPr>
          <w:spacing w:val="-7"/>
        </w:rPr>
        <w:t xml:space="preserve"> </w:t>
      </w:r>
      <w:r>
        <w:t>similarity</w:t>
      </w:r>
      <w:r>
        <w:rPr>
          <w:spacing w:val="-7"/>
        </w:rPr>
        <w:t xml:space="preserve"> </w:t>
      </w:r>
      <w:r>
        <w:t>analysis</w:t>
      </w:r>
      <w:r>
        <w:rPr>
          <w:spacing w:val="-7"/>
        </w:rPr>
        <w:t xml:space="preserve"> </w:t>
      </w:r>
      <w:r>
        <w:t xml:space="preserve">(RSA) </w:t>
      </w:r>
      <w:r>
        <w:rPr>
          <w:w w:val="95"/>
        </w:rPr>
        <w:t>was</w:t>
      </w:r>
      <w:r w:rsidRPr="007576F6">
        <w:rPr>
          <w:spacing w:val="10"/>
        </w:rPr>
        <w:t xml:space="preserve"> </w:t>
      </w:r>
      <w:r>
        <w:rPr>
          <w:w w:val="95"/>
        </w:rPr>
        <w:t>used</w:t>
      </w:r>
      <w:r w:rsidRPr="007576F6">
        <w:rPr>
          <w:spacing w:val="11"/>
        </w:rPr>
        <w:t xml:space="preserve"> </w:t>
      </w:r>
      <w:r>
        <w:rPr>
          <w:w w:val="95"/>
        </w:rPr>
        <w:t>to</w:t>
      </w:r>
      <w:r w:rsidRPr="007576F6">
        <w:rPr>
          <w:spacing w:val="11"/>
        </w:rPr>
        <w:t xml:space="preserve"> </w:t>
      </w:r>
      <w:r>
        <w:rPr>
          <w:w w:val="95"/>
        </w:rPr>
        <w:t>illustrate</w:t>
      </w:r>
      <w:r w:rsidRPr="007576F6">
        <w:rPr>
          <w:spacing w:val="11"/>
        </w:rPr>
        <w:t xml:space="preserve"> </w:t>
      </w:r>
      <w:r>
        <w:rPr>
          <w:w w:val="95"/>
        </w:rPr>
        <w:t>temporal</w:t>
      </w:r>
      <w:r w:rsidRPr="007576F6">
        <w:rPr>
          <w:spacing w:val="10"/>
        </w:rPr>
        <w:t xml:space="preserve"> </w:t>
      </w:r>
      <w:r>
        <w:rPr>
          <w:w w:val="95"/>
        </w:rPr>
        <w:t>dynamics</w:t>
      </w:r>
      <w:r w:rsidRPr="007576F6">
        <w:rPr>
          <w:spacing w:val="11"/>
        </w:rPr>
        <w:t xml:space="preserve"> </w:t>
      </w:r>
      <w:r>
        <w:rPr>
          <w:w w:val="95"/>
        </w:rPr>
        <w:t>within</w:t>
      </w:r>
      <w:r w:rsidRPr="007576F6">
        <w:rPr>
          <w:spacing w:val="11"/>
        </w:rPr>
        <w:t xml:space="preserve"> </w:t>
      </w:r>
      <w:r>
        <w:rPr>
          <w:w w:val="95"/>
        </w:rPr>
        <w:t>the</w:t>
      </w:r>
      <w:r w:rsidRPr="007576F6">
        <w:rPr>
          <w:spacing w:val="11"/>
        </w:rPr>
        <w:t xml:space="preserve"> </w:t>
      </w:r>
      <w:r>
        <w:rPr>
          <w:w w:val="95"/>
        </w:rPr>
        <w:t>hippocampal</w:t>
      </w:r>
      <w:r w:rsidRPr="007576F6">
        <w:rPr>
          <w:spacing w:val="10"/>
        </w:rPr>
        <w:t xml:space="preserve"> </w:t>
      </w:r>
      <w:r>
        <w:rPr>
          <w:w w:val="95"/>
        </w:rPr>
        <w:t>formation,</w:t>
      </w:r>
      <w:r w:rsidRPr="007576F6">
        <w:rPr>
          <w:spacing w:val="14"/>
        </w:rPr>
        <w:t xml:space="preserve"> </w:t>
      </w:r>
      <w:r>
        <w:rPr>
          <w:w w:val="95"/>
        </w:rPr>
        <w:t>which</w:t>
      </w:r>
      <w:r w:rsidRPr="007576F6">
        <w:rPr>
          <w:spacing w:val="11"/>
        </w:rPr>
        <w:t xml:space="preserve"> </w:t>
      </w:r>
      <w:r>
        <w:rPr>
          <w:w w:val="95"/>
        </w:rPr>
        <w:t>explains</w:t>
      </w:r>
      <w:r w:rsidRPr="007576F6">
        <w:rPr>
          <w:spacing w:val="11"/>
        </w:rPr>
        <w:t xml:space="preserve"> </w:t>
      </w:r>
      <w:r>
        <w:rPr>
          <w:w w:val="95"/>
        </w:rPr>
        <w:t>the</w:t>
      </w:r>
      <w:r w:rsidRPr="007576F6">
        <w:rPr>
          <w:spacing w:val="10"/>
        </w:rPr>
        <w:t xml:space="preserve"> </w:t>
      </w:r>
      <w:r>
        <w:rPr>
          <w:w w:val="95"/>
        </w:rPr>
        <w:t>effects</w:t>
      </w:r>
      <w:r w:rsidRPr="007576F6">
        <w:rPr>
          <w:spacing w:val="11"/>
        </w:rPr>
        <w:t xml:space="preserve"> </w:t>
      </w:r>
      <w:r>
        <w:rPr>
          <w:w w:val="95"/>
        </w:rPr>
        <w:t>of</w:t>
      </w:r>
      <w:r w:rsidRPr="007576F6">
        <w:rPr>
          <w:spacing w:val="11"/>
        </w:rPr>
        <w:t xml:space="preserve"> </w:t>
      </w:r>
      <w:r w:rsidRPr="007576F6">
        <w:rPr>
          <w:spacing w:val="-5"/>
          <w:w w:val="95"/>
        </w:rPr>
        <w:t>the</w:t>
      </w:r>
      <w:del w:id="551" w:author="Author" w:date="2022-09-10T01:53:00Z">
        <w:r>
          <w:rPr>
            <w:w w:val="95"/>
          </w:rPr>
          <w:delText xml:space="preserve"> </w:delText>
        </w:r>
      </w:del>
      <w:moveFromRangeStart w:id="552" w:author="Author" w:date="2022-09-10T01:53:00Z" w:name="move113667230"/>
      <w:moveFrom w:id="553" w:author="Author" w:date="2022-09-10T01:53:00Z">
        <w:r>
          <w:t>error-driven</w:t>
        </w:r>
        <w:r>
          <w:rPr>
            <w:spacing w:val="-12"/>
          </w:rPr>
          <w:t xml:space="preserve"> </w:t>
        </w:r>
        <w:r>
          <w:t>learning</w:t>
        </w:r>
        <w:r>
          <w:rPr>
            <w:spacing w:val="-12"/>
          </w:rPr>
          <w:t xml:space="preserve"> </w:t>
        </w:r>
        <w:r>
          <w:t>mechanism,</w:t>
        </w:r>
        <w:r>
          <w:rPr>
            <w:spacing w:val="-12"/>
          </w:rPr>
          <w:t xml:space="preserve"> </w:t>
        </w:r>
        <w:r>
          <w:t>making</w:t>
        </w:r>
        <w:r>
          <w:rPr>
            <w:spacing w:val="-12"/>
          </w:rPr>
          <w:t xml:space="preserve"> </w:t>
        </w:r>
        <w:r>
          <w:t>it</w:t>
        </w:r>
        <w:r>
          <w:rPr>
            <w:spacing w:val="-12"/>
          </w:rPr>
          <w:t xml:space="preserve"> </w:t>
        </w:r>
        <w:r>
          <w:t>possible</w:t>
        </w:r>
        <w:r>
          <w:rPr>
            <w:spacing w:val="-12"/>
          </w:rPr>
          <w:t xml:space="preserve"> </w:t>
        </w:r>
        <w:r>
          <w:t>for</w:t>
        </w:r>
        <w:r>
          <w:rPr>
            <w:spacing w:val="-12"/>
          </w:rPr>
          <w:t xml:space="preserve"> </w:t>
        </w:r>
        <w:r>
          <w:t>the</w:t>
        </w:r>
        <w:r>
          <w:rPr>
            <w:spacing w:val="-12"/>
          </w:rPr>
          <w:t xml:space="preserve"> </w:t>
        </w:r>
        <w:r>
          <w:t>model</w:t>
        </w:r>
        <w:r>
          <w:rPr>
            <w:spacing w:val="-12"/>
          </w:rPr>
          <w:t xml:space="preserve"> </w:t>
        </w:r>
        <w:r>
          <w:t>to</w:t>
        </w:r>
        <w:r>
          <w:rPr>
            <w:spacing w:val="-12"/>
          </w:rPr>
          <w:t xml:space="preserve"> </w:t>
        </w:r>
        <w:r>
          <w:t>make</w:t>
        </w:r>
        <w:r>
          <w:rPr>
            <w:spacing w:val="-12"/>
          </w:rPr>
          <w:t xml:space="preserve"> </w:t>
        </w:r>
        <w:r>
          <w:t>specific</w:t>
        </w:r>
        <w:r>
          <w:rPr>
            <w:spacing w:val="-12"/>
          </w:rPr>
          <w:t xml:space="preserve"> </w:t>
        </w:r>
        <w:r>
          <w:t>subregional</w:t>
        </w:r>
        <w:r>
          <w:rPr>
            <w:spacing w:val="-12"/>
          </w:rPr>
          <w:t xml:space="preserve"> </w:t>
        </w:r>
        <w:r>
          <w:t>predictions that could be tested in experiments.</w:t>
        </w:r>
        <w:r>
          <w:rPr>
            <w:spacing w:val="40"/>
          </w:rPr>
          <w:t xml:space="preserve"> </w:t>
        </w:r>
        <w:r>
          <w:t>Finally, by simulating the testing effect, we showed that the error- driven dynamics in the hippocampal CA3 could be critical to this long-standing behavioral phenomenon, and provide a new perspective in terms of neural computation underlying this effect.</w:t>
        </w:r>
      </w:moveFrom>
      <w:moveFromRangeEnd w:id="552"/>
    </w:p>
    <w:p w14:paraId="47B73B6C" w14:textId="77777777" w:rsidR="00A529FC" w:rsidRDefault="00A529FC">
      <w:pPr>
        <w:spacing w:line="256" w:lineRule="auto"/>
        <w:jc w:val="both"/>
        <w:sectPr w:rsidR="00A529FC">
          <w:type w:val="continuous"/>
          <w:pgSz w:w="12240" w:h="15840"/>
          <w:pgMar w:top="1180" w:right="1320" w:bottom="280" w:left="1320" w:header="397" w:footer="0" w:gutter="0"/>
          <w:cols w:space="720"/>
        </w:sectPr>
      </w:pPr>
    </w:p>
    <w:p w14:paraId="5B6F802A" w14:textId="77777777" w:rsidR="00A529FC" w:rsidRDefault="00A529FC">
      <w:pPr>
        <w:pStyle w:val="BodyText"/>
        <w:spacing w:before="5"/>
        <w:rPr>
          <w:sz w:val="12"/>
        </w:rPr>
      </w:pPr>
    </w:p>
    <w:p w14:paraId="5F94B49B" w14:textId="30695F34" w:rsidR="00A529FC" w:rsidRDefault="002F233B">
      <w:pPr>
        <w:spacing w:before="95"/>
        <w:ind w:left="2207"/>
        <w:rPr>
          <w:rFonts w:ascii="Arial"/>
          <w:sz w:val="16"/>
        </w:rPr>
      </w:pPr>
      <w:del w:id="554" w:author="Author" w:date="2022-09-10T01:53:00Z">
        <w:r>
          <w:rPr>
            <w:noProof/>
          </w:rPr>
          <mc:AlternateContent>
            <mc:Choice Requires="wpg">
              <w:drawing>
                <wp:anchor distT="0" distB="0" distL="114300" distR="114300" simplePos="0" relativeHeight="487670784" behindDoc="0" locked="0" layoutInCell="1" allowOverlap="1" wp14:anchorId="55761DFD" wp14:editId="2F69536B">
                  <wp:simplePos x="0" y="0"/>
                  <wp:positionH relativeFrom="page">
                    <wp:posOffset>2397760</wp:posOffset>
                  </wp:positionH>
                  <wp:positionV relativeFrom="paragraph">
                    <wp:posOffset>33655</wp:posOffset>
                  </wp:positionV>
                  <wp:extent cx="3279140" cy="1818005"/>
                  <wp:effectExtent l="0" t="0" r="22860" b="10795"/>
                  <wp:wrapNone/>
                  <wp:docPr id="1018" name="docshapegroup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9140" cy="1818005"/>
                            <a:chOff x="3776" y="53"/>
                            <a:chExt cx="5164" cy="2863"/>
                          </a:xfrm>
                        </wpg:grpSpPr>
                        <wps:wsp>
                          <wps:cNvPr id="1019" name="docshape443"/>
                          <wps:cNvSpPr>
                            <a:spLocks/>
                          </wps:cNvSpPr>
                          <wps:spPr bwMode="auto">
                            <a:xfrm>
                              <a:off x="3809" y="957"/>
                              <a:ext cx="4164" cy="1540"/>
                            </a:xfrm>
                            <a:custGeom>
                              <a:avLst/>
                              <a:gdLst>
                                <a:gd name="T0" fmla="+- 0 3809 3809"/>
                                <a:gd name="T1" fmla="*/ T0 w 4164"/>
                                <a:gd name="T2" fmla="+- 0 2498 958"/>
                                <a:gd name="T3" fmla="*/ 2498 h 1540"/>
                                <a:gd name="T4" fmla="+- 0 4050 3809"/>
                                <a:gd name="T5" fmla="*/ T4 w 4164"/>
                                <a:gd name="T6" fmla="+- 0 2498 958"/>
                                <a:gd name="T7" fmla="*/ 2498 h 1540"/>
                                <a:gd name="T8" fmla="+- 0 5491 3809"/>
                                <a:gd name="T9" fmla="*/ T8 w 4164"/>
                                <a:gd name="T10" fmla="+- 0 2498 958"/>
                                <a:gd name="T11" fmla="*/ 2498 h 1540"/>
                                <a:gd name="T12" fmla="+- 0 5651 3809"/>
                                <a:gd name="T13" fmla="*/ T12 w 4164"/>
                                <a:gd name="T14" fmla="+- 0 2498 958"/>
                                <a:gd name="T15" fmla="*/ 2498 h 1540"/>
                                <a:gd name="T16" fmla="+- 0 7092 3809"/>
                                <a:gd name="T17" fmla="*/ T16 w 4164"/>
                                <a:gd name="T18" fmla="+- 0 2498 958"/>
                                <a:gd name="T19" fmla="*/ 2498 h 1540"/>
                                <a:gd name="T20" fmla="+- 0 7973 3809"/>
                                <a:gd name="T21" fmla="*/ T20 w 4164"/>
                                <a:gd name="T22" fmla="+- 0 2498 958"/>
                                <a:gd name="T23" fmla="*/ 2498 h 1540"/>
                                <a:gd name="T24" fmla="+- 0 7092 3809"/>
                                <a:gd name="T25" fmla="*/ T24 w 4164"/>
                                <a:gd name="T26" fmla="+- 0 1984 958"/>
                                <a:gd name="T27" fmla="*/ 1984 h 1540"/>
                                <a:gd name="T28" fmla="+- 0 7973 3809"/>
                                <a:gd name="T29" fmla="*/ T28 w 4164"/>
                                <a:gd name="T30" fmla="+- 0 1984 958"/>
                                <a:gd name="T31" fmla="*/ 1984 h 1540"/>
                                <a:gd name="T32" fmla="+- 0 7092 3809"/>
                                <a:gd name="T33" fmla="*/ T32 w 4164"/>
                                <a:gd name="T34" fmla="+- 0 1471 958"/>
                                <a:gd name="T35" fmla="*/ 1471 h 1540"/>
                                <a:gd name="T36" fmla="+- 0 7973 3809"/>
                                <a:gd name="T37" fmla="*/ T36 w 4164"/>
                                <a:gd name="T38" fmla="+- 0 1471 958"/>
                                <a:gd name="T39" fmla="*/ 1471 h 1540"/>
                                <a:gd name="T40" fmla="+- 0 3809 3809"/>
                                <a:gd name="T41" fmla="*/ T40 w 4164"/>
                                <a:gd name="T42" fmla="+- 0 958 958"/>
                                <a:gd name="T43" fmla="*/ 958 h 1540"/>
                                <a:gd name="T44" fmla="+- 0 5651 3809"/>
                                <a:gd name="T45" fmla="*/ T44 w 4164"/>
                                <a:gd name="T46" fmla="+- 0 958 958"/>
                                <a:gd name="T47" fmla="*/ 958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64" h="1540">
                                  <a:moveTo>
                                    <a:pt x="0" y="1540"/>
                                  </a:moveTo>
                                  <a:lnTo>
                                    <a:pt x="241" y="1540"/>
                                  </a:lnTo>
                                  <a:moveTo>
                                    <a:pt x="1682" y="1540"/>
                                  </a:moveTo>
                                  <a:lnTo>
                                    <a:pt x="1842" y="1540"/>
                                  </a:lnTo>
                                  <a:moveTo>
                                    <a:pt x="3283" y="1540"/>
                                  </a:moveTo>
                                  <a:lnTo>
                                    <a:pt x="4164" y="1540"/>
                                  </a:lnTo>
                                  <a:moveTo>
                                    <a:pt x="3283" y="1026"/>
                                  </a:moveTo>
                                  <a:lnTo>
                                    <a:pt x="4164" y="1026"/>
                                  </a:lnTo>
                                  <a:moveTo>
                                    <a:pt x="3283" y="513"/>
                                  </a:moveTo>
                                  <a:lnTo>
                                    <a:pt x="4164" y="513"/>
                                  </a:lnTo>
                                  <a:moveTo>
                                    <a:pt x="0" y="0"/>
                                  </a:moveTo>
                                  <a:lnTo>
                                    <a:pt x="1842"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0" name="Line 28"/>
                          <wps:cNvCnPr>
                            <a:cxnSpLocks/>
                          </wps:cNvCnPr>
                          <wps:spPr bwMode="auto">
                            <a:xfrm>
                              <a:off x="3809" y="444"/>
                              <a:ext cx="5125" cy="0"/>
                            </a:xfrm>
                            <a:prstGeom prst="line">
                              <a:avLst/>
                            </a:prstGeom>
                            <a:noFill/>
                            <a:ln w="2032">
                              <a:solidFill>
                                <a:srgbClr val="DEDEDE"/>
                              </a:solidFill>
                              <a:round/>
                              <a:headEnd/>
                              <a:tailEnd/>
                            </a:ln>
                            <a:extLst>
                              <a:ext uri="{909E8E84-426E-40DD-AFC4-6F175D3DCCD1}">
                                <a14:hiddenFill xmlns:a14="http://schemas.microsoft.com/office/drawing/2010/main">
                                  <a:noFill/>
                                </a14:hiddenFill>
                              </a:ext>
                            </a:extLst>
                          </wps:spPr>
                          <wps:bodyPr/>
                        </wps:wsp>
                        <wps:wsp>
                          <wps:cNvPr id="1021" name="docshape444"/>
                          <wps:cNvSpPr>
                            <a:spLocks/>
                          </wps:cNvSpPr>
                          <wps:spPr bwMode="auto">
                            <a:xfrm>
                              <a:off x="3809" y="1212"/>
                              <a:ext cx="5125" cy="1544"/>
                            </a:xfrm>
                            <a:custGeom>
                              <a:avLst/>
                              <a:gdLst>
                                <a:gd name="T0" fmla="+- 0 3809 3809"/>
                                <a:gd name="T1" fmla="*/ T0 w 5125"/>
                                <a:gd name="T2" fmla="+- 0 2753 1213"/>
                                <a:gd name="T3" fmla="*/ 2753 h 1544"/>
                                <a:gd name="T4" fmla="+- 0 4050 3809"/>
                                <a:gd name="T5" fmla="*/ T4 w 5125"/>
                                <a:gd name="T6" fmla="+- 0 2753 1213"/>
                                <a:gd name="T7" fmla="*/ 2753 h 1544"/>
                                <a:gd name="T8" fmla="+- 0 5491 3809"/>
                                <a:gd name="T9" fmla="*/ T8 w 5125"/>
                                <a:gd name="T10" fmla="+- 0 2753 1213"/>
                                <a:gd name="T11" fmla="*/ 2753 h 1544"/>
                                <a:gd name="T12" fmla="+- 0 5651 3809"/>
                                <a:gd name="T13" fmla="*/ T12 w 5125"/>
                                <a:gd name="T14" fmla="+- 0 2753 1213"/>
                                <a:gd name="T15" fmla="*/ 2753 h 1544"/>
                                <a:gd name="T16" fmla="+- 0 7092 3809"/>
                                <a:gd name="T17" fmla="*/ T16 w 5125"/>
                                <a:gd name="T18" fmla="+- 0 2753 1213"/>
                                <a:gd name="T19" fmla="*/ 2753 h 1544"/>
                                <a:gd name="T20" fmla="+- 0 7973 3809"/>
                                <a:gd name="T21" fmla="*/ T20 w 5125"/>
                                <a:gd name="T22" fmla="+- 0 2753 1213"/>
                                <a:gd name="T23" fmla="*/ 2753 h 1544"/>
                                <a:gd name="T24" fmla="+- 0 8693 3809"/>
                                <a:gd name="T25" fmla="*/ T24 w 5125"/>
                                <a:gd name="T26" fmla="+- 0 2753 1213"/>
                                <a:gd name="T27" fmla="*/ 2753 h 1544"/>
                                <a:gd name="T28" fmla="+- 0 8934 3809"/>
                                <a:gd name="T29" fmla="*/ T28 w 5125"/>
                                <a:gd name="T30" fmla="+- 0 2753 1213"/>
                                <a:gd name="T31" fmla="*/ 2753 h 1544"/>
                                <a:gd name="T32" fmla="+- 0 3809 3809"/>
                                <a:gd name="T33" fmla="*/ T32 w 5125"/>
                                <a:gd name="T34" fmla="+- 0 2756 1213"/>
                                <a:gd name="T35" fmla="*/ 2756 h 1544"/>
                                <a:gd name="T36" fmla="+- 0 8934 3809"/>
                                <a:gd name="T37" fmla="*/ T36 w 5125"/>
                                <a:gd name="T38" fmla="+- 0 2756 1213"/>
                                <a:gd name="T39" fmla="*/ 2756 h 1544"/>
                                <a:gd name="T40" fmla="+- 0 4770 3809"/>
                                <a:gd name="T41" fmla="*/ T40 w 5125"/>
                                <a:gd name="T42" fmla="+- 0 1216 1213"/>
                                <a:gd name="T43" fmla="*/ 1216 h 1544"/>
                                <a:gd name="T44" fmla="+- 0 5651 3809"/>
                                <a:gd name="T45" fmla="*/ T44 w 5125"/>
                                <a:gd name="T46" fmla="+- 0 1216 1213"/>
                                <a:gd name="T47" fmla="*/ 1216 h 1544"/>
                                <a:gd name="T48" fmla="+- 0 4770 3809"/>
                                <a:gd name="T49" fmla="*/ T48 w 5125"/>
                                <a:gd name="T50" fmla="+- 0 1213 1213"/>
                                <a:gd name="T51" fmla="*/ 1213 h 1544"/>
                                <a:gd name="T52" fmla="+- 0 5651 3809"/>
                                <a:gd name="T53" fmla="*/ T52 w 5125"/>
                                <a:gd name="T54" fmla="+- 0 1213 1213"/>
                                <a:gd name="T55" fmla="*/ 1213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25" h="1544">
                                  <a:moveTo>
                                    <a:pt x="0" y="1540"/>
                                  </a:moveTo>
                                  <a:lnTo>
                                    <a:pt x="241" y="1540"/>
                                  </a:lnTo>
                                  <a:moveTo>
                                    <a:pt x="1682" y="1540"/>
                                  </a:moveTo>
                                  <a:lnTo>
                                    <a:pt x="1842" y="1540"/>
                                  </a:lnTo>
                                  <a:moveTo>
                                    <a:pt x="3283" y="1540"/>
                                  </a:moveTo>
                                  <a:lnTo>
                                    <a:pt x="4164" y="1540"/>
                                  </a:lnTo>
                                  <a:moveTo>
                                    <a:pt x="4884" y="1540"/>
                                  </a:moveTo>
                                  <a:lnTo>
                                    <a:pt x="5125" y="1540"/>
                                  </a:lnTo>
                                  <a:moveTo>
                                    <a:pt x="0" y="1543"/>
                                  </a:moveTo>
                                  <a:lnTo>
                                    <a:pt x="5125" y="1543"/>
                                  </a:lnTo>
                                  <a:moveTo>
                                    <a:pt x="961" y="3"/>
                                  </a:moveTo>
                                  <a:lnTo>
                                    <a:pt x="1842" y="3"/>
                                  </a:lnTo>
                                  <a:moveTo>
                                    <a:pt x="961" y="0"/>
                                  </a:moveTo>
                                  <a:lnTo>
                                    <a:pt x="1842" y="0"/>
                                  </a:lnTo>
                                </a:path>
                              </a:pathLst>
                            </a:custGeom>
                            <a:noFill/>
                            <a:ln w="2053">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2" name="Line 30"/>
                          <wps:cNvCnPr>
                            <a:cxnSpLocks/>
                          </wps:cNvCnPr>
                          <wps:spPr bwMode="auto">
                            <a:xfrm>
                              <a:off x="3809" y="701"/>
                              <a:ext cx="1842" cy="0"/>
                            </a:xfrm>
                            <a:prstGeom prst="line">
                              <a:avLst/>
                            </a:prstGeom>
                            <a:noFill/>
                            <a:ln w="4108">
                              <a:solidFill>
                                <a:srgbClr val="DEDEDE"/>
                              </a:solidFill>
                              <a:round/>
                              <a:headEnd/>
                              <a:tailEnd/>
                            </a:ln>
                            <a:extLst>
                              <a:ext uri="{909E8E84-426E-40DD-AFC4-6F175D3DCCD1}">
                                <a14:hiddenFill xmlns:a14="http://schemas.microsoft.com/office/drawing/2010/main">
                                  <a:noFill/>
                                </a14:hiddenFill>
                              </a:ext>
                            </a:extLst>
                          </wps:spPr>
                          <wps:bodyPr/>
                        </wps:wsp>
                        <wps:wsp>
                          <wps:cNvPr id="1023" name="docshape445"/>
                          <wps:cNvSpPr>
                            <a:spLocks/>
                          </wps:cNvSpPr>
                          <wps:spPr bwMode="auto">
                            <a:xfrm>
                              <a:off x="3809" y="59"/>
                              <a:ext cx="5125" cy="2824"/>
                            </a:xfrm>
                            <a:custGeom>
                              <a:avLst/>
                              <a:gdLst>
                                <a:gd name="T0" fmla="+- 0 3809 3809"/>
                                <a:gd name="T1" fmla="*/ T0 w 5125"/>
                                <a:gd name="T2" fmla="+- 0 188 59"/>
                                <a:gd name="T3" fmla="*/ 188 h 2824"/>
                                <a:gd name="T4" fmla="+- 0 8934 3809"/>
                                <a:gd name="T5" fmla="*/ T4 w 5125"/>
                                <a:gd name="T6" fmla="+- 0 188 59"/>
                                <a:gd name="T7" fmla="*/ 188 h 2824"/>
                                <a:gd name="T8" fmla="+- 0 4770 3809"/>
                                <a:gd name="T9" fmla="*/ T8 w 5125"/>
                                <a:gd name="T10" fmla="+- 0 2883 59"/>
                                <a:gd name="T11" fmla="*/ 2883 h 2824"/>
                                <a:gd name="T12" fmla="+- 0 4770 3809"/>
                                <a:gd name="T13" fmla="*/ T12 w 5125"/>
                                <a:gd name="T14" fmla="+- 0 59 59"/>
                                <a:gd name="T15" fmla="*/ 59 h 2824"/>
                              </a:gdLst>
                              <a:ahLst/>
                              <a:cxnLst>
                                <a:cxn ang="0">
                                  <a:pos x="T1" y="T3"/>
                                </a:cxn>
                                <a:cxn ang="0">
                                  <a:pos x="T5" y="T7"/>
                                </a:cxn>
                                <a:cxn ang="0">
                                  <a:pos x="T9" y="T11"/>
                                </a:cxn>
                                <a:cxn ang="0">
                                  <a:pos x="T13" y="T15"/>
                                </a:cxn>
                              </a:cxnLst>
                              <a:rect l="0" t="0" r="r" b="b"/>
                              <a:pathLst>
                                <a:path w="5125" h="2824">
                                  <a:moveTo>
                                    <a:pt x="0" y="129"/>
                                  </a:moveTo>
                                  <a:lnTo>
                                    <a:pt x="5125" y="129"/>
                                  </a:lnTo>
                                  <a:moveTo>
                                    <a:pt x="961" y="2824"/>
                                  </a:moveTo>
                                  <a:lnTo>
                                    <a:pt x="961"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4" name="Line 32"/>
                          <wps:cNvCnPr>
                            <a:cxnSpLocks/>
                          </wps:cNvCnPr>
                          <wps:spPr bwMode="auto">
                            <a:xfrm>
                              <a:off x="6372" y="701"/>
                              <a:ext cx="2562" cy="0"/>
                            </a:xfrm>
                            <a:prstGeom prst="line">
                              <a:avLst/>
                            </a:prstGeom>
                            <a:noFill/>
                            <a:ln w="4108">
                              <a:solidFill>
                                <a:srgbClr val="DEDEDE"/>
                              </a:solidFill>
                              <a:round/>
                              <a:headEnd/>
                              <a:tailEnd/>
                            </a:ln>
                            <a:extLst>
                              <a:ext uri="{909E8E84-426E-40DD-AFC4-6F175D3DCCD1}">
                                <a14:hiddenFill xmlns:a14="http://schemas.microsoft.com/office/drawing/2010/main">
                                  <a:noFill/>
                                </a14:hiddenFill>
                              </a:ext>
                            </a:extLst>
                          </wps:spPr>
                          <wps:bodyPr/>
                        </wps:wsp>
                        <wps:wsp>
                          <wps:cNvPr id="1025" name="Line 33"/>
                          <wps:cNvCnPr>
                            <a:cxnSpLocks/>
                          </wps:cNvCnPr>
                          <wps:spPr bwMode="auto">
                            <a:xfrm>
                              <a:off x="6371" y="2883"/>
                              <a:ext cx="0" cy="0"/>
                            </a:xfrm>
                            <a:prstGeom prst="line">
                              <a:avLst/>
                            </a:prstGeom>
                            <a:noFill/>
                            <a:ln w="4108">
                              <a:solidFill>
                                <a:srgbClr val="DEDEDE"/>
                              </a:solidFill>
                              <a:round/>
                              <a:headEnd/>
                              <a:tailEnd/>
                            </a:ln>
                            <a:extLst>
                              <a:ext uri="{909E8E84-426E-40DD-AFC4-6F175D3DCCD1}">
                                <a14:hiddenFill xmlns:a14="http://schemas.microsoft.com/office/drawing/2010/main">
                                  <a:noFill/>
                                </a14:hiddenFill>
                              </a:ext>
                            </a:extLst>
                          </wps:spPr>
                          <wps:bodyPr/>
                        </wps:wsp>
                        <wps:wsp>
                          <wps:cNvPr id="1026" name="Line 34"/>
                          <wps:cNvCnPr>
                            <a:cxnSpLocks/>
                          </wps:cNvCnPr>
                          <wps:spPr bwMode="auto">
                            <a:xfrm>
                              <a:off x="7092" y="958"/>
                              <a:ext cx="1842" cy="0"/>
                            </a:xfrm>
                            <a:prstGeom prst="line">
                              <a:avLst/>
                            </a:prstGeom>
                            <a:noFill/>
                            <a:ln w="2032">
                              <a:solidFill>
                                <a:srgbClr val="DEDEDE"/>
                              </a:solidFill>
                              <a:round/>
                              <a:headEnd/>
                              <a:tailEnd/>
                            </a:ln>
                            <a:extLst>
                              <a:ext uri="{909E8E84-426E-40DD-AFC4-6F175D3DCCD1}">
                                <a14:hiddenFill xmlns:a14="http://schemas.microsoft.com/office/drawing/2010/main">
                                  <a:noFill/>
                                </a14:hiddenFill>
                              </a:ext>
                            </a:extLst>
                          </wps:spPr>
                          <wps:bodyPr/>
                        </wps:wsp>
                        <wps:wsp>
                          <wps:cNvPr id="1027" name="docshape446"/>
                          <wps:cNvSpPr>
                            <a:spLocks/>
                          </wps:cNvSpPr>
                          <wps:spPr bwMode="auto">
                            <a:xfrm>
                              <a:off x="7092" y="1214"/>
                              <a:ext cx="1842" cy="1027"/>
                            </a:xfrm>
                            <a:custGeom>
                              <a:avLst/>
                              <a:gdLst>
                                <a:gd name="T0" fmla="+- 0 7092 7092"/>
                                <a:gd name="T1" fmla="*/ T0 w 1842"/>
                                <a:gd name="T2" fmla="+- 0 2241 1214"/>
                                <a:gd name="T3" fmla="*/ 2241 h 1027"/>
                                <a:gd name="T4" fmla="+- 0 7973 7092"/>
                                <a:gd name="T5" fmla="*/ T4 w 1842"/>
                                <a:gd name="T6" fmla="+- 0 2241 1214"/>
                                <a:gd name="T7" fmla="*/ 2241 h 1027"/>
                                <a:gd name="T8" fmla="+- 0 7092 7092"/>
                                <a:gd name="T9" fmla="*/ T8 w 1842"/>
                                <a:gd name="T10" fmla="+- 0 1728 1214"/>
                                <a:gd name="T11" fmla="*/ 1728 h 1027"/>
                                <a:gd name="T12" fmla="+- 0 7973 7092"/>
                                <a:gd name="T13" fmla="*/ T12 w 1842"/>
                                <a:gd name="T14" fmla="+- 0 1728 1214"/>
                                <a:gd name="T15" fmla="*/ 1728 h 1027"/>
                                <a:gd name="T16" fmla="+- 0 7092 7092"/>
                                <a:gd name="T17" fmla="*/ T16 w 1842"/>
                                <a:gd name="T18" fmla="+- 0 1214 1214"/>
                                <a:gd name="T19" fmla="*/ 1214 h 1027"/>
                                <a:gd name="T20" fmla="+- 0 8934 7092"/>
                                <a:gd name="T21" fmla="*/ T20 w 1842"/>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1842" h="1027">
                                  <a:moveTo>
                                    <a:pt x="0" y="1027"/>
                                  </a:moveTo>
                                  <a:lnTo>
                                    <a:pt x="881" y="1027"/>
                                  </a:lnTo>
                                  <a:moveTo>
                                    <a:pt x="0" y="514"/>
                                  </a:moveTo>
                                  <a:lnTo>
                                    <a:pt x="881" y="514"/>
                                  </a:lnTo>
                                  <a:moveTo>
                                    <a:pt x="0" y="0"/>
                                  </a:moveTo>
                                  <a:lnTo>
                                    <a:pt x="1842"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 name="Line 36"/>
                          <wps:cNvCnPr>
                            <a:cxnSpLocks/>
                          </wps:cNvCnPr>
                          <wps:spPr bwMode="auto">
                            <a:xfrm>
                              <a:off x="7973" y="2883"/>
                              <a:ext cx="0" cy="0"/>
                            </a:xfrm>
                            <a:prstGeom prst="line">
                              <a:avLst/>
                            </a:prstGeom>
                            <a:noFill/>
                            <a:ln w="4108">
                              <a:solidFill>
                                <a:srgbClr val="DEDEDE"/>
                              </a:solidFill>
                              <a:round/>
                              <a:headEnd/>
                              <a:tailEnd/>
                            </a:ln>
                            <a:extLst>
                              <a:ext uri="{909E8E84-426E-40DD-AFC4-6F175D3DCCD1}">
                                <a14:hiddenFill xmlns:a14="http://schemas.microsoft.com/office/drawing/2010/main">
                                  <a:noFill/>
                                </a14:hiddenFill>
                              </a:ext>
                            </a:extLst>
                          </wps:spPr>
                          <wps:bodyPr/>
                        </wps:wsp>
                        <wps:wsp>
                          <wps:cNvPr id="1029" name="docshape447"/>
                          <wps:cNvSpPr>
                            <a:spLocks/>
                          </wps:cNvSpPr>
                          <wps:spPr bwMode="auto">
                            <a:xfrm>
                              <a:off x="7252" y="2656"/>
                              <a:ext cx="721" cy="98"/>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0" name="docshape448"/>
                          <wps:cNvSpPr>
                            <a:spLocks/>
                          </wps:cNvSpPr>
                          <wps:spPr bwMode="auto">
                            <a:xfrm>
                              <a:off x="7252" y="2656"/>
                              <a:ext cx="721" cy="98"/>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1" name="docshape449"/>
                          <wps:cNvSpPr>
                            <a:spLocks/>
                          </wps:cNvSpPr>
                          <wps:spPr bwMode="auto">
                            <a:xfrm>
                              <a:off x="8693" y="1470"/>
                              <a:ext cx="241" cy="1027"/>
                            </a:xfrm>
                            <a:custGeom>
                              <a:avLst/>
                              <a:gdLst>
                                <a:gd name="T0" fmla="+- 0 8693 8693"/>
                                <a:gd name="T1" fmla="*/ T0 w 241"/>
                                <a:gd name="T2" fmla="+- 0 2498 1471"/>
                                <a:gd name="T3" fmla="*/ 2498 h 1027"/>
                                <a:gd name="T4" fmla="+- 0 8934 8693"/>
                                <a:gd name="T5" fmla="*/ T4 w 241"/>
                                <a:gd name="T6" fmla="+- 0 2498 1471"/>
                                <a:gd name="T7" fmla="*/ 2498 h 1027"/>
                                <a:gd name="T8" fmla="+- 0 8693 8693"/>
                                <a:gd name="T9" fmla="*/ T8 w 241"/>
                                <a:gd name="T10" fmla="+- 0 1984 1471"/>
                                <a:gd name="T11" fmla="*/ 1984 h 1027"/>
                                <a:gd name="T12" fmla="+- 0 8934 8693"/>
                                <a:gd name="T13" fmla="*/ T12 w 241"/>
                                <a:gd name="T14" fmla="+- 0 1984 1471"/>
                                <a:gd name="T15" fmla="*/ 1984 h 1027"/>
                                <a:gd name="T16" fmla="+- 0 8693 8693"/>
                                <a:gd name="T17" fmla="*/ T16 w 241"/>
                                <a:gd name="T18" fmla="+- 0 1471 1471"/>
                                <a:gd name="T19" fmla="*/ 1471 h 1027"/>
                                <a:gd name="T20" fmla="+- 0 8934 8693"/>
                                <a:gd name="T21" fmla="*/ T20 w 241"/>
                                <a:gd name="T22" fmla="+- 0 1471 1471"/>
                                <a:gd name="T23" fmla="*/ 1471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3"/>
                                  </a:moveTo>
                                  <a:lnTo>
                                    <a:pt x="241" y="513"/>
                                  </a:lnTo>
                                  <a:moveTo>
                                    <a:pt x="0" y="0"/>
                                  </a:moveTo>
                                  <a:lnTo>
                                    <a:pt x="241"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docshape450"/>
                          <wps:cNvSpPr>
                            <a:spLocks/>
                          </wps:cNvSpPr>
                          <wps:spPr bwMode="auto">
                            <a:xfrm>
                              <a:off x="8693" y="1727"/>
                              <a:ext cx="241" cy="514"/>
                            </a:xfrm>
                            <a:custGeom>
                              <a:avLst/>
                              <a:gdLst>
                                <a:gd name="T0" fmla="+- 0 8693 8693"/>
                                <a:gd name="T1" fmla="*/ T0 w 241"/>
                                <a:gd name="T2" fmla="+- 0 2241 1728"/>
                                <a:gd name="T3" fmla="*/ 2241 h 514"/>
                                <a:gd name="T4" fmla="+- 0 8934 8693"/>
                                <a:gd name="T5" fmla="*/ T4 w 241"/>
                                <a:gd name="T6" fmla="+- 0 2241 1728"/>
                                <a:gd name="T7" fmla="*/ 2241 h 514"/>
                                <a:gd name="T8" fmla="+- 0 8693 8693"/>
                                <a:gd name="T9" fmla="*/ T8 w 241"/>
                                <a:gd name="T10" fmla="+- 0 1728 1728"/>
                                <a:gd name="T11" fmla="*/ 1728 h 514"/>
                                <a:gd name="T12" fmla="+- 0 8934 8693"/>
                                <a:gd name="T13" fmla="*/ T12 w 241"/>
                                <a:gd name="T14" fmla="+- 0 1728 1728"/>
                                <a:gd name="T15" fmla="*/ 1728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3" name="docshape451"/>
                          <wps:cNvSpPr>
                            <a:spLocks/>
                          </wps:cNvSpPr>
                          <wps:spPr bwMode="auto">
                            <a:xfrm>
                              <a:off x="7972" y="1462"/>
                              <a:ext cx="721" cy="1292"/>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4" name="docshape452"/>
                          <wps:cNvSpPr>
                            <a:spLocks/>
                          </wps:cNvSpPr>
                          <wps:spPr bwMode="auto">
                            <a:xfrm>
                              <a:off x="7972" y="1462"/>
                              <a:ext cx="721" cy="1292"/>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5" name="docshape453"/>
                          <wps:cNvSpPr>
                            <a:spLocks/>
                          </wps:cNvSpPr>
                          <wps:spPr bwMode="auto">
                            <a:xfrm>
                              <a:off x="5490" y="1470"/>
                              <a:ext cx="161" cy="514"/>
                            </a:xfrm>
                            <a:custGeom>
                              <a:avLst/>
                              <a:gdLst>
                                <a:gd name="T0" fmla="+- 0 5491 5491"/>
                                <a:gd name="T1" fmla="*/ T0 w 161"/>
                                <a:gd name="T2" fmla="+- 0 1984 1471"/>
                                <a:gd name="T3" fmla="*/ 1984 h 514"/>
                                <a:gd name="T4" fmla="+- 0 5651 5491"/>
                                <a:gd name="T5" fmla="*/ T4 w 161"/>
                                <a:gd name="T6" fmla="+- 0 1984 1471"/>
                                <a:gd name="T7" fmla="*/ 1984 h 514"/>
                                <a:gd name="T8" fmla="+- 0 5491 5491"/>
                                <a:gd name="T9" fmla="*/ T8 w 161"/>
                                <a:gd name="T10" fmla="+- 0 1471 1471"/>
                                <a:gd name="T11" fmla="*/ 1471 h 514"/>
                                <a:gd name="T12" fmla="+- 0 5651 5491"/>
                                <a:gd name="T13" fmla="*/ T12 w 161"/>
                                <a:gd name="T14" fmla="+- 0 1471 1471"/>
                                <a:gd name="T15" fmla="*/ 1471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6" name="docshape454"/>
                          <wps:cNvSpPr>
                            <a:spLocks/>
                          </wps:cNvSpPr>
                          <wps:spPr bwMode="auto">
                            <a:xfrm>
                              <a:off x="5490" y="1727"/>
                              <a:ext cx="161" cy="514"/>
                            </a:xfrm>
                            <a:custGeom>
                              <a:avLst/>
                              <a:gdLst>
                                <a:gd name="T0" fmla="+- 0 5491 5491"/>
                                <a:gd name="T1" fmla="*/ T0 w 161"/>
                                <a:gd name="T2" fmla="+- 0 2241 1728"/>
                                <a:gd name="T3" fmla="*/ 2241 h 514"/>
                                <a:gd name="T4" fmla="+- 0 5651 5491"/>
                                <a:gd name="T5" fmla="*/ T4 w 161"/>
                                <a:gd name="T6" fmla="+- 0 2241 1728"/>
                                <a:gd name="T7" fmla="*/ 2241 h 514"/>
                                <a:gd name="T8" fmla="+- 0 5491 5491"/>
                                <a:gd name="T9" fmla="*/ T8 w 161"/>
                                <a:gd name="T10" fmla="+- 0 1728 1728"/>
                                <a:gd name="T11" fmla="*/ 1728 h 514"/>
                                <a:gd name="T12" fmla="+- 0 5651 5491"/>
                                <a:gd name="T13" fmla="*/ T12 w 161"/>
                                <a:gd name="T14" fmla="+- 0 1728 1728"/>
                                <a:gd name="T15" fmla="*/ 1728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7" name="docshape455"/>
                          <wps:cNvSpPr>
                            <a:spLocks/>
                          </wps:cNvSpPr>
                          <wps:spPr bwMode="auto">
                            <a:xfrm>
                              <a:off x="5650" y="608"/>
                              <a:ext cx="721" cy="2146"/>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8" name="docshape456"/>
                          <wps:cNvSpPr>
                            <a:spLocks/>
                          </wps:cNvSpPr>
                          <wps:spPr bwMode="auto">
                            <a:xfrm>
                              <a:off x="5650" y="608"/>
                              <a:ext cx="721" cy="2146"/>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9" name="docshape457"/>
                          <wps:cNvSpPr>
                            <a:spLocks/>
                          </wps:cNvSpPr>
                          <wps:spPr bwMode="auto">
                            <a:xfrm>
                              <a:off x="6371" y="884"/>
                              <a:ext cx="721" cy="187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0" name="docshape458"/>
                          <wps:cNvSpPr>
                            <a:spLocks/>
                          </wps:cNvSpPr>
                          <wps:spPr bwMode="auto">
                            <a:xfrm>
                              <a:off x="6371" y="884"/>
                              <a:ext cx="721" cy="1871"/>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1" name="docshape459"/>
                          <wps:cNvSpPr>
                            <a:spLocks/>
                          </wps:cNvSpPr>
                          <wps:spPr bwMode="auto">
                            <a:xfrm>
                              <a:off x="3809" y="1470"/>
                              <a:ext cx="241" cy="514"/>
                            </a:xfrm>
                            <a:custGeom>
                              <a:avLst/>
                              <a:gdLst>
                                <a:gd name="T0" fmla="+- 0 3809 3809"/>
                                <a:gd name="T1" fmla="*/ T0 w 241"/>
                                <a:gd name="T2" fmla="+- 0 1984 1471"/>
                                <a:gd name="T3" fmla="*/ 1984 h 514"/>
                                <a:gd name="T4" fmla="+- 0 4050 3809"/>
                                <a:gd name="T5" fmla="*/ T4 w 241"/>
                                <a:gd name="T6" fmla="+- 0 1984 1471"/>
                                <a:gd name="T7" fmla="*/ 1984 h 514"/>
                                <a:gd name="T8" fmla="+- 0 3809 3809"/>
                                <a:gd name="T9" fmla="*/ T8 w 241"/>
                                <a:gd name="T10" fmla="+- 0 1471 1471"/>
                                <a:gd name="T11" fmla="*/ 1471 h 514"/>
                                <a:gd name="T12" fmla="+- 0 4050 3809"/>
                                <a:gd name="T13" fmla="*/ T12 w 241"/>
                                <a:gd name="T14" fmla="+- 0 1471 1471"/>
                                <a:gd name="T15" fmla="*/ 1471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2032">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2" name="docshape460"/>
                          <wps:cNvSpPr>
                            <a:spLocks/>
                          </wps:cNvSpPr>
                          <wps:spPr bwMode="auto">
                            <a:xfrm>
                              <a:off x="3809" y="1214"/>
                              <a:ext cx="241" cy="1027"/>
                            </a:xfrm>
                            <a:custGeom>
                              <a:avLst/>
                              <a:gdLst>
                                <a:gd name="T0" fmla="+- 0 3809 3809"/>
                                <a:gd name="T1" fmla="*/ T0 w 241"/>
                                <a:gd name="T2" fmla="+- 0 2241 1214"/>
                                <a:gd name="T3" fmla="*/ 2241 h 1027"/>
                                <a:gd name="T4" fmla="+- 0 4050 3809"/>
                                <a:gd name="T5" fmla="*/ T4 w 241"/>
                                <a:gd name="T6" fmla="+- 0 2241 1214"/>
                                <a:gd name="T7" fmla="*/ 2241 h 1027"/>
                                <a:gd name="T8" fmla="+- 0 3809 3809"/>
                                <a:gd name="T9" fmla="*/ T8 w 241"/>
                                <a:gd name="T10" fmla="+- 0 1728 1214"/>
                                <a:gd name="T11" fmla="*/ 1728 h 1027"/>
                                <a:gd name="T12" fmla="+- 0 4050 3809"/>
                                <a:gd name="T13" fmla="*/ T12 w 241"/>
                                <a:gd name="T14" fmla="+- 0 1728 1214"/>
                                <a:gd name="T15" fmla="*/ 1728 h 1027"/>
                                <a:gd name="T16" fmla="+- 0 3809 3809"/>
                                <a:gd name="T17" fmla="*/ T16 w 241"/>
                                <a:gd name="T18" fmla="+- 0 1214 1214"/>
                                <a:gd name="T19" fmla="*/ 1214 h 1027"/>
                                <a:gd name="T20" fmla="+- 0 4050 3809"/>
                                <a:gd name="T21" fmla="*/ T20 w 241"/>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4"/>
                                  </a:moveTo>
                                  <a:lnTo>
                                    <a:pt x="241" y="514"/>
                                  </a:lnTo>
                                  <a:moveTo>
                                    <a:pt x="0" y="0"/>
                                  </a:moveTo>
                                  <a:lnTo>
                                    <a:pt x="241" y="0"/>
                                  </a:lnTo>
                                </a:path>
                              </a:pathLst>
                            </a:custGeom>
                            <a:noFill/>
                            <a:ln w="4108">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3" name="docshape461"/>
                          <wps:cNvSpPr>
                            <a:spLocks/>
                          </wps:cNvSpPr>
                          <wps:spPr bwMode="auto">
                            <a:xfrm>
                              <a:off x="4049" y="1026"/>
                              <a:ext cx="721" cy="1729"/>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4" name="docshape462"/>
                          <wps:cNvSpPr>
                            <a:spLocks/>
                          </wps:cNvSpPr>
                          <wps:spPr bwMode="auto">
                            <a:xfrm>
                              <a:off x="4049" y="1026"/>
                              <a:ext cx="721" cy="1729"/>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5" name="docshape463"/>
                          <wps:cNvSpPr>
                            <a:spLocks/>
                          </wps:cNvSpPr>
                          <wps:spPr bwMode="auto">
                            <a:xfrm>
                              <a:off x="4770" y="1214"/>
                              <a:ext cx="721" cy="154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46" name="docshape464"/>
                          <wps:cNvSpPr>
                            <a:spLocks/>
                          </wps:cNvSpPr>
                          <wps:spPr bwMode="auto">
                            <a:xfrm>
                              <a:off x="4770" y="1214"/>
                              <a:ext cx="721" cy="1540"/>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7" name="docshape465"/>
                          <wps:cNvSpPr>
                            <a:spLocks/>
                          </wps:cNvSpPr>
                          <wps:spPr bwMode="auto">
                            <a:xfrm>
                              <a:off x="5931" y="554"/>
                              <a:ext cx="2482" cy="2111"/>
                            </a:xfrm>
                            <a:custGeom>
                              <a:avLst/>
                              <a:gdLst>
                                <a:gd name="T0" fmla="+- 0 7532 5931"/>
                                <a:gd name="T1" fmla="*/ T0 w 2482"/>
                                <a:gd name="T2" fmla="+- 0 2648 555"/>
                                <a:gd name="T3" fmla="*/ 2648 h 2111"/>
                                <a:gd name="T4" fmla="+- 0 7693 5931"/>
                                <a:gd name="T5" fmla="*/ T4 w 2482"/>
                                <a:gd name="T6" fmla="+- 0 2648 555"/>
                                <a:gd name="T7" fmla="*/ 2648 h 2111"/>
                                <a:gd name="T8" fmla="+- 0 7612 5931"/>
                                <a:gd name="T9" fmla="*/ T8 w 2482"/>
                                <a:gd name="T10" fmla="+- 0 2648 555"/>
                                <a:gd name="T11" fmla="*/ 2648 h 2111"/>
                                <a:gd name="T12" fmla="+- 0 7612 5931"/>
                                <a:gd name="T13" fmla="*/ T12 w 2482"/>
                                <a:gd name="T14" fmla="+- 0 2666 555"/>
                                <a:gd name="T15" fmla="*/ 2666 h 2111"/>
                                <a:gd name="T16" fmla="+- 0 7532 5931"/>
                                <a:gd name="T17" fmla="*/ T16 w 2482"/>
                                <a:gd name="T18" fmla="+- 0 2666 555"/>
                                <a:gd name="T19" fmla="*/ 2666 h 2111"/>
                                <a:gd name="T20" fmla="+- 0 7693 5931"/>
                                <a:gd name="T21" fmla="*/ T20 w 2482"/>
                                <a:gd name="T22" fmla="+- 0 2666 555"/>
                                <a:gd name="T23" fmla="*/ 2666 h 2111"/>
                                <a:gd name="T24" fmla="+- 0 8253 5931"/>
                                <a:gd name="T25" fmla="*/ T24 w 2482"/>
                                <a:gd name="T26" fmla="+- 0 1423 555"/>
                                <a:gd name="T27" fmla="*/ 1423 h 2111"/>
                                <a:gd name="T28" fmla="+- 0 8413 5931"/>
                                <a:gd name="T29" fmla="*/ T28 w 2482"/>
                                <a:gd name="T30" fmla="+- 0 1423 555"/>
                                <a:gd name="T31" fmla="*/ 1423 h 2111"/>
                                <a:gd name="T32" fmla="+- 0 8333 5931"/>
                                <a:gd name="T33" fmla="*/ T32 w 2482"/>
                                <a:gd name="T34" fmla="+- 0 1423 555"/>
                                <a:gd name="T35" fmla="*/ 1423 h 2111"/>
                                <a:gd name="T36" fmla="+- 0 8333 5931"/>
                                <a:gd name="T37" fmla="*/ T36 w 2482"/>
                                <a:gd name="T38" fmla="+- 0 1502 555"/>
                                <a:gd name="T39" fmla="*/ 1502 h 2111"/>
                                <a:gd name="T40" fmla="+- 0 8253 5931"/>
                                <a:gd name="T41" fmla="*/ T40 w 2482"/>
                                <a:gd name="T42" fmla="+- 0 1502 555"/>
                                <a:gd name="T43" fmla="*/ 1502 h 2111"/>
                                <a:gd name="T44" fmla="+- 0 8413 5931"/>
                                <a:gd name="T45" fmla="*/ T44 w 2482"/>
                                <a:gd name="T46" fmla="+- 0 1502 555"/>
                                <a:gd name="T47" fmla="*/ 1502 h 2111"/>
                                <a:gd name="T48" fmla="+- 0 5931 5931"/>
                                <a:gd name="T49" fmla="*/ T48 w 2482"/>
                                <a:gd name="T50" fmla="+- 0 555 555"/>
                                <a:gd name="T51" fmla="*/ 555 h 2111"/>
                                <a:gd name="T52" fmla="+- 0 6091 5931"/>
                                <a:gd name="T53" fmla="*/ T52 w 2482"/>
                                <a:gd name="T54" fmla="+- 0 555 555"/>
                                <a:gd name="T55" fmla="*/ 555 h 2111"/>
                                <a:gd name="T56" fmla="+- 0 6011 5931"/>
                                <a:gd name="T57" fmla="*/ T56 w 2482"/>
                                <a:gd name="T58" fmla="+- 0 555 555"/>
                                <a:gd name="T59" fmla="*/ 555 h 2111"/>
                                <a:gd name="T60" fmla="+- 0 6011 5931"/>
                                <a:gd name="T61" fmla="*/ T60 w 2482"/>
                                <a:gd name="T62" fmla="+- 0 662 555"/>
                                <a:gd name="T63" fmla="*/ 662 h 2111"/>
                                <a:gd name="T64" fmla="+- 0 5931 5931"/>
                                <a:gd name="T65" fmla="*/ T64 w 2482"/>
                                <a:gd name="T66" fmla="+- 0 662 555"/>
                                <a:gd name="T67" fmla="*/ 662 h 2111"/>
                                <a:gd name="T68" fmla="+- 0 6091 5931"/>
                                <a:gd name="T69" fmla="*/ T68 w 2482"/>
                                <a:gd name="T70" fmla="+- 0 662 555"/>
                                <a:gd name="T71" fmla="*/ 662 h 2111"/>
                                <a:gd name="T72" fmla="+- 0 6652 5931"/>
                                <a:gd name="T73" fmla="*/ T72 w 2482"/>
                                <a:gd name="T74" fmla="+- 0 843 555"/>
                                <a:gd name="T75" fmla="*/ 843 h 2111"/>
                                <a:gd name="T76" fmla="+- 0 6812 5931"/>
                                <a:gd name="T77" fmla="*/ T76 w 2482"/>
                                <a:gd name="T78" fmla="+- 0 843 555"/>
                                <a:gd name="T79" fmla="*/ 843 h 2111"/>
                                <a:gd name="T80" fmla="+- 0 6732 5931"/>
                                <a:gd name="T81" fmla="*/ T80 w 2482"/>
                                <a:gd name="T82" fmla="+- 0 843 555"/>
                                <a:gd name="T83" fmla="*/ 843 h 2111"/>
                                <a:gd name="T84" fmla="+- 0 6732 5931"/>
                                <a:gd name="T85" fmla="*/ T84 w 2482"/>
                                <a:gd name="T86" fmla="+- 0 925 555"/>
                                <a:gd name="T87" fmla="*/ 925 h 2111"/>
                                <a:gd name="T88" fmla="+- 0 6652 5931"/>
                                <a:gd name="T89" fmla="*/ T88 w 2482"/>
                                <a:gd name="T90" fmla="+- 0 925 555"/>
                                <a:gd name="T91" fmla="*/ 925 h 2111"/>
                                <a:gd name="T92" fmla="+- 0 6812 5931"/>
                                <a:gd name="T93" fmla="*/ T92 w 2482"/>
                                <a:gd name="T94" fmla="+- 0 925 555"/>
                                <a:gd name="T95" fmla="*/ 925 h 2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482" h="2111">
                                  <a:moveTo>
                                    <a:pt x="1601" y="2093"/>
                                  </a:moveTo>
                                  <a:lnTo>
                                    <a:pt x="1762" y="2093"/>
                                  </a:lnTo>
                                  <a:moveTo>
                                    <a:pt x="1681" y="2093"/>
                                  </a:moveTo>
                                  <a:lnTo>
                                    <a:pt x="1681" y="2111"/>
                                  </a:lnTo>
                                  <a:moveTo>
                                    <a:pt x="1601" y="2111"/>
                                  </a:moveTo>
                                  <a:lnTo>
                                    <a:pt x="1762" y="2111"/>
                                  </a:lnTo>
                                  <a:moveTo>
                                    <a:pt x="2322" y="868"/>
                                  </a:moveTo>
                                  <a:lnTo>
                                    <a:pt x="2482" y="868"/>
                                  </a:lnTo>
                                  <a:moveTo>
                                    <a:pt x="2402" y="868"/>
                                  </a:moveTo>
                                  <a:lnTo>
                                    <a:pt x="2402" y="947"/>
                                  </a:lnTo>
                                  <a:moveTo>
                                    <a:pt x="2322" y="947"/>
                                  </a:moveTo>
                                  <a:lnTo>
                                    <a:pt x="2482" y="947"/>
                                  </a:lnTo>
                                  <a:moveTo>
                                    <a:pt x="0" y="0"/>
                                  </a:moveTo>
                                  <a:lnTo>
                                    <a:pt x="160" y="0"/>
                                  </a:lnTo>
                                  <a:moveTo>
                                    <a:pt x="80" y="0"/>
                                  </a:moveTo>
                                  <a:lnTo>
                                    <a:pt x="80" y="107"/>
                                  </a:lnTo>
                                  <a:moveTo>
                                    <a:pt x="0" y="107"/>
                                  </a:moveTo>
                                  <a:lnTo>
                                    <a:pt x="160" y="107"/>
                                  </a:lnTo>
                                  <a:moveTo>
                                    <a:pt x="721" y="288"/>
                                  </a:moveTo>
                                  <a:lnTo>
                                    <a:pt x="881" y="288"/>
                                  </a:lnTo>
                                  <a:moveTo>
                                    <a:pt x="801" y="288"/>
                                  </a:moveTo>
                                  <a:lnTo>
                                    <a:pt x="801" y="370"/>
                                  </a:lnTo>
                                  <a:moveTo>
                                    <a:pt x="721" y="370"/>
                                  </a:moveTo>
                                  <a:lnTo>
                                    <a:pt x="881" y="370"/>
                                  </a:lnTo>
                                </a:path>
                              </a:pathLst>
                            </a:custGeom>
                            <a:noFill/>
                            <a:ln w="452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8" name="docshape466"/>
                          <wps:cNvSpPr>
                            <a:spLocks/>
                          </wps:cNvSpPr>
                          <wps:spPr bwMode="auto">
                            <a:xfrm>
                              <a:off x="3809" y="59"/>
                              <a:ext cx="5125" cy="2824"/>
                            </a:xfrm>
                            <a:prstGeom prst="rect">
                              <a:avLst/>
                            </a:prstGeom>
                            <a:noFill/>
                            <a:ln w="8213">
                              <a:solidFill>
                                <a:srgbClr val="B3B3B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49" name="docshape467"/>
                          <wps:cNvSpPr>
                            <a:spLocks/>
                          </wps:cNvSpPr>
                          <wps:spPr bwMode="auto">
                            <a:xfrm>
                              <a:off x="3776" y="187"/>
                              <a:ext cx="4197" cy="2729"/>
                            </a:xfrm>
                            <a:custGeom>
                              <a:avLst/>
                              <a:gdLst>
                                <a:gd name="T0" fmla="+- 0 3776 3776"/>
                                <a:gd name="T1" fmla="*/ T0 w 4197"/>
                                <a:gd name="T2" fmla="+- 0 2754 188"/>
                                <a:gd name="T3" fmla="*/ 2754 h 2729"/>
                                <a:gd name="T4" fmla="+- 0 3809 3776"/>
                                <a:gd name="T5" fmla="*/ T4 w 4197"/>
                                <a:gd name="T6" fmla="+- 0 2754 188"/>
                                <a:gd name="T7" fmla="*/ 2754 h 2729"/>
                                <a:gd name="T8" fmla="+- 0 3776 3776"/>
                                <a:gd name="T9" fmla="*/ T8 w 4197"/>
                                <a:gd name="T10" fmla="+- 0 2241 188"/>
                                <a:gd name="T11" fmla="*/ 2241 h 2729"/>
                                <a:gd name="T12" fmla="+- 0 3809 3776"/>
                                <a:gd name="T13" fmla="*/ T12 w 4197"/>
                                <a:gd name="T14" fmla="+- 0 2241 188"/>
                                <a:gd name="T15" fmla="*/ 2241 h 2729"/>
                                <a:gd name="T16" fmla="+- 0 3776 3776"/>
                                <a:gd name="T17" fmla="*/ T16 w 4197"/>
                                <a:gd name="T18" fmla="+- 0 1728 188"/>
                                <a:gd name="T19" fmla="*/ 1728 h 2729"/>
                                <a:gd name="T20" fmla="+- 0 3809 3776"/>
                                <a:gd name="T21" fmla="*/ T20 w 4197"/>
                                <a:gd name="T22" fmla="+- 0 1728 188"/>
                                <a:gd name="T23" fmla="*/ 1728 h 2729"/>
                                <a:gd name="T24" fmla="+- 0 3776 3776"/>
                                <a:gd name="T25" fmla="*/ T24 w 4197"/>
                                <a:gd name="T26" fmla="+- 0 1214 188"/>
                                <a:gd name="T27" fmla="*/ 1214 h 2729"/>
                                <a:gd name="T28" fmla="+- 0 3809 3776"/>
                                <a:gd name="T29" fmla="*/ T28 w 4197"/>
                                <a:gd name="T30" fmla="+- 0 1214 188"/>
                                <a:gd name="T31" fmla="*/ 1214 h 2729"/>
                                <a:gd name="T32" fmla="+- 0 3776 3776"/>
                                <a:gd name="T33" fmla="*/ T32 w 4197"/>
                                <a:gd name="T34" fmla="+- 0 701 188"/>
                                <a:gd name="T35" fmla="*/ 701 h 2729"/>
                                <a:gd name="T36" fmla="+- 0 3809 3776"/>
                                <a:gd name="T37" fmla="*/ T36 w 4197"/>
                                <a:gd name="T38" fmla="+- 0 701 188"/>
                                <a:gd name="T39" fmla="*/ 701 h 2729"/>
                                <a:gd name="T40" fmla="+- 0 3776 3776"/>
                                <a:gd name="T41" fmla="*/ T40 w 4197"/>
                                <a:gd name="T42" fmla="+- 0 188 188"/>
                                <a:gd name="T43" fmla="*/ 188 h 2729"/>
                                <a:gd name="T44" fmla="+- 0 3809 3776"/>
                                <a:gd name="T45" fmla="*/ T44 w 4197"/>
                                <a:gd name="T46" fmla="+- 0 188 188"/>
                                <a:gd name="T47" fmla="*/ 188 h 2729"/>
                                <a:gd name="T48" fmla="+- 0 4770 3776"/>
                                <a:gd name="T49" fmla="*/ T48 w 4197"/>
                                <a:gd name="T50" fmla="+- 0 2916 188"/>
                                <a:gd name="T51" fmla="*/ 2916 h 2729"/>
                                <a:gd name="T52" fmla="+- 0 4770 3776"/>
                                <a:gd name="T53" fmla="*/ T52 w 4197"/>
                                <a:gd name="T54" fmla="+- 0 2883 188"/>
                                <a:gd name="T55" fmla="*/ 2883 h 2729"/>
                                <a:gd name="T56" fmla="+- 0 6371 3776"/>
                                <a:gd name="T57" fmla="*/ T56 w 4197"/>
                                <a:gd name="T58" fmla="+- 0 2916 188"/>
                                <a:gd name="T59" fmla="*/ 2916 h 2729"/>
                                <a:gd name="T60" fmla="+- 0 6371 3776"/>
                                <a:gd name="T61" fmla="*/ T60 w 4197"/>
                                <a:gd name="T62" fmla="+- 0 2883 188"/>
                                <a:gd name="T63" fmla="*/ 2883 h 2729"/>
                                <a:gd name="T64" fmla="+- 0 7973 3776"/>
                                <a:gd name="T65" fmla="*/ T64 w 4197"/>
                                <a:gd name="T66" fmla="+- 0 2916 188"/>
                                <a:gd name="T67" fmla="*/ 2916 h 2729"/>
                                <a:gd name="T68" fmla="+- 0 7973 3776"/>
                                <a:gd name="T69" fmla="*/ T68 w 4197"/>
                                <a:gd name="T70" fmla="+- 0 2883 188"/>
                                <a:gd name="T71" fmla="*/ 2883 h 2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7" h="2729">
                                  <a:moveTo>
                                    <a:pt x="0" y="2566"/>
                                  </a:moveTo>
                                  <a:lnTo>
                                    <a:pt x="33" y="2566"/>
                                  </a:lnTo>
                                  <a:moveTo>
                                    <a:pt x="0" y="2053"/>
                                  </a:moveTo>
                                  <a:lnTo>
                                    <a:pt x="33" y="2053"/>
                                  </a:lnTo>
                                  <a:moveTo>
                                    <a:pt x="0" y="1540"/>
                                  </a:moveTo>
                                  <a:lnTo>
                                    <a:pt x="33" y="1540"/>
                                  </a:lnTo>
                                  <a:moveTo>
                                    <a:pt x="0" y="1026"/>
                                  </a:moveTo>
                                  <a:lnTo>
                                    <a:pt x="33" y="1026"/>
                                  </a:lnTo>
                                  <a:moveTo>
                                    <a:pt x="0" y="513"/>
                                  </a:moveTo>
                                  <a:lnTo>
                                    <a:pt x="33" y="513"/>
                                  </a:lnTo>
                                  <a:moveTo>
                                    <a:pt x="0" y="0"/>
                                  </a:moveTo>
                                  <a:lnTo>
                                    <a:pt x="33" y="0"/>
                                  </a:lnTo>
                                  <a:moveTo>
                                    <a:pt x="994" y="2728"/>
                                  </a:moveTo>
                                  <a:lnTo>
                                    <a:pt x="994" y="2695"/>
                                  </a:lnTo>
                                  <a:moveTo>
                                    <a:pt x="2595" y="2728"/>
                                  </a:moveTo>
                                  <a:lnTo>
                                    <a:pt x="2595" y="2695"/>
                                  </a:lnTo>
                                  <a:moveTo>
                                    <a:pt x="4197" y="2728"/>
                                  </a:moveTo>
                                  <a:lnTo>
                                    <a:pt x="4197" y="2695"/>
                                  </a:lnTo>
                                </a:path>
                              </a:pathLst>
                            </a:custGeom>
                            <a:noFill/>
                            <a:ln w="4108">
                              <a:solidFill>
                                <a:srgbClr val="B3B3B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2A5991" id="docshapegroup442" o:spid="_x0000_s1026" style="position:absolute;margin-left:188.8pt;margin-top:2.65pt;width:258.2pt;height:143.15pt;z-index:487670784;mso-position-horizontal-relative:page" coordorigin="3776,53" coordsize="5164,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">
                  <v:shape id="docshape443" o:spid="_x0000_s1027" style="position:absolute;left:3809;top:957;width:4164;height:1540;visibility:visible;mso-wrap-style:square;v-text-anchor:top" coordsize="4164,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" path="m,1540r241,m1682,1540r160,m3283,1540r881,m3283,1026r881,m3283,513r881,m,l1842,e" filled="f" strokecolor="#dedede" strokeweight=".16pt">
                    <v:path arrowok="t" o:connecttype="custom" o:connectlocs="0,2498;241,2498;1682,2498;1842,2498;3283,2498;4164,2498;3283,1984;4164,1984;3283,1471;4164,1471;0,958;1842,958" o:connectangles="0,0,0,0,0,0,0,0,0,0,0,0"/>
                  </v:shape>
                  <v:line id="Line 28" o:spid="_x0000_s1028" style="position:absolute;visibility:visible;mso-wrap-style:square" from="3809,444" to="8934,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" strokecolor="#dedede" strokeweight=".16pt">
                    <o:lock v:ext="edit" shapetype="f"/>
                  </v:line>
                  <v:shape id="docshape444" o:spid="_x0000_s1029" style="position:absolute;left:3809;top:1212;width:5125;height:1544;visibility:visible;mso-wrap-style:square;v-text-anchor:top" coordsize="5125,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" path="m,1540r241,m1682,1540r160,m3283,1540r881,m4884,1540r241,m,1543r5125,m961,3r881,m961,r881,e" filled="f" strokecolor="#dedede" strokeweight=".05703mm">
                    <v:path arrowok="t" o:connecttype="custom" o:connectlocs="0,2753;241,2753;1682,2753;1842,2753;3283,2753;4164,2753;4884,2753;5125,2753;0,2756;5125,2756;961,1216;1842,1216;961,1213;1842,1213" o:connectangles="0,0,0,0,0,0,0,0,0,0,0,0,0,0"/>
                  </v:shape>
                  <v:line id="Line 30" o:spid="_x0000_s1030" style="position:absolute;visibility:visible;mso-wrap-style:square" from="3809,701" to="5651,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" strokecolor="#dedede" strokeweight=".1141mm">
                    <o:lock v:ext="edit" shapetype="f"/>
                  </v:line>
                  <v:shape id="docshape445" o:spid="_x0000_s1031" style="position:absolute;left:3809;top:59;width:5125;height:2824;visibility:visible;mso-wrap-style:square;v-text-anchor:top" coordsize="5125,2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" path="m,129r5125,m961,2824l961,e" filled="f" strokecolor="#dedede" strokeweight=".1141mm">
                    <v:path arrowok="t" o:connecttype="custom" o:connectlocs="0,188;5125,188;961,2883;961,59" o:connectangles="0,0,0,0"/>
                  </v:shape>
                  <v:line id="Line 32" o:spid="_x0000_s1032" style="position:absolute;visibility:visible;mso-wrap-style:square" from="6372,701" to="893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" strokecolor="#dedede" strokeweight=".1141mm">
                    <o:lock v:ext="edit" shapetype="f"/>
                  </v:line>
                  <v:line id="Line 33" o:spid="_x0000_s1033" style="position:absolute;visibility:visible;mso-wrap-style:square" from="6371,2883" to="6371,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" strokecolor="#dedede" strokeweight=".1141mm">
                    <o:lock v:ext="edit" shapetype="f"/>
                  </v:line>
                  <v:line id="Line 34" o:spid="_x0000_s1034" style="position:absolute;visibility:visible;mso-wrap-style:square" from="7092,958" to="8934,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" strokecolor="#dedede" strokeweight=".16pt">
                    <o:lock v:ext="edit" shapetype="f"/>
                  </v:line>
                  <v:shape id="docshape446" o:spid="_x0000_s1035" style="position:absolute;left:7092;top:1214;width:1842;height:1027;visibility:visible;mso-wrap-style:square;v-text-anchor:top" coordsize="1842,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" path="m,1027r881,m,514r881,m,l1842,e" filled="f" strokecolor="#dedede" strokeweight=".1141mm">
                    <v:path arrowok="t" o:connecttype="custom" o:connectlocs="0,2241;881,2241;0,1728;881,1728;0,1214;1842,1214" o:connectangles="0,0,0,0,0,0"/>
                  </v:shape>
                  <v:line id="Line 36" o:spid="_x0000_s1036" style="position:absolute;visibility:visible;mso-wrap-style:square" from="7973,2883" to="7973,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" strokecolor="#dedede" strokeweight=".1141mm">
                    <o:lock v:ext="edit" shapetype="f"/>
                  </v:line>
                  <v:rect id="docshape447" o:spid="_x0000_s1037"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" fillcolor="#f8766d" stroked="f">
                    <v:path arrowok="t"/>
                  </v:rect>
                  <v:rect id="docshape448" o:spid="_x0000_s1038"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" filled="f" strokeweight=".1258mm">
                    <v:path arrowok="t"/>
                  </v:rect>
                  <v:shape id="docshape449" o:spid="_x0000_s1039" style="position:absolute;left:8693;top:1470;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" path="m,1027r241,m,513r241,m,l241,e" filled="f" strokecolor="#dedede" strokeweight=".16pt">
                    <v:path arrowok="t" o:connecttype="custom" o:connectlocs="0,2498;241,2498;0,1984;241,1984;0,1471;241,1471" o:connectangles="0,0,0,0,0,0"/>
                  </v:shape>
                  <v:shape id="docshape450" o:spid="_x0000_s1040" style="position:absolute;left:8693;top:1727;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" path="m,513r241,m,l241,e" filled="f" strokecolor="#dedede" strokeweight=".1141mm">
                    <v:path arrowok="t" o:connecttype="custom" o:connectlocs="0,2241;241,2241;0,1728;241,1728" o:connectangles="0,0,0,0"/>
                  </v:shape>
                  <v:rect id="docshape451" o:spid="_x0000_s1041"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" fillcolor="#00bfc4" stroked="f">
                    <v:path arrowok="t"/>
                  </v:rect>
                  <v:rect id="docshape452" o:spid="_x0000_s1042"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" filled="f" strokeweight=".1258mm">
                    <v:path arrowok="t"/>
                  </v:rect>
                  <v:shape id="docshape453" o:spid="_x0000_s1043" style="position:absolute;left:5490;top:1470;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" path="m,513r160,m,l160,e" filled="f" strokecolor="#dedede" strokeweight=".16pt">
                    <v:path arrowok="t" o:connecttype="custom" o:connectlocs="0,1984;160,1984;0,1471;160,1471" o:connectangles="0,0,0,0"/>
                  </v:shape>
                  <v:shape id="docshape454" o:spid="_x0000_s1044" style="position:absolute;left:5490;top:1727;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" path="m,513r160,m,l160,e" filled="f" strokecolor="#dedede" strokeweight=".1141mm">
                    <v:path arrowok="t" o:connecttype="custom" o:connectlocs="0,2241;160,2241;0,1728;160,1728" o:connectangles="0,0,0,0"/>
                  </v:shape>
                  <v:rect id="docshape455" o:spid="_x0000_s1045"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" fillcolor="#f8766d" stroked="f">
                    <v:path arrowok="t"/>
                  </v:rect>
                  <v:rect id="docshape456" o:spid="_x0000_s1046"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" filled="f" strokeweight=".1258mm">
                    <v:path arrowok="t"/>
                  </v:rect>
                  <v:rect id="docshape457" o:spid="_x0000_s1047"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" fillcolor="#00bfc4" stroked="f">
                    <v:path arrowok="t"/>
                  </v:rect>
                  <v:rect id="docshape458" o:spid="_x0000_s1048"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" filled="f" strokeweight=".1258mm">
                    <v:path arrowok="t"/>
                  </v:rect>
                  <v:shape id="docshape459" o:spid="_x0000_s1049" style="position:absolute;left:3809;top:1470;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" path="m,513r241,m,l241,e" filled="f" strokecolor="#dedede" strokeweight=".16pt">
                    <v:path arrowok="t" o:connecttype="custom" o:connectlocs="0,1984;241,1984;0,1471;241,1471" o:connectangles="0,0,0,0"/>
                  </v:shape>
                  <v:shape id="docshape460" o:spid="_x0000_s1050" style="position:absolute;left:3809;top:1214;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" path="m,1027r241,m,514r241,m,l241,e" filled="f" strokecolor="#dedede" strokeweight=".1141mm">
                    <v:path arrowok="t" o:connecttype="custom" o:connectlocs="0,2241;241,2241;0,1728;241,1728;0,1214;241,1214" o:connectangles="0,0,0,0,0,0"/>
                  </v:shape>
                  <v:rect id="docshape461" o:spid="_x0000_s1051"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" fillcolor="#f8766d" stroked="f">
                    <v:path arrowok="t"/>
                  </v:rect>
                  <v:rect id="docshape462" o:spid="_x0000_s1052"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" filled="f" strokeweight=".1258mm">
                    <v:path arrowok="t"/>
                  </v:rect>
                  <v:rect id="docshape463" o:spid="_x0000_s1053"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" fillcolor="#00bfc4" stroked="f">
                    <v:path arrowok="t"/>
                  </v:rect>
                  <v:rect id="docshape464" o:spid="_x0000_s1054"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" filled="f" strokeweight=".1258mm">
                    <v:path arrowok="t"/>
                  </v:rect>
                  <v:shape id="docshape465" o:spid="_x0000_s1055" style="position:absolute;left:5931;top:554;width:2482;height:2111;visibility:visible;mso-wrap-style:square;v-text-anchor:top" coordsize="2482,2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" path="m1601,2093r161,m1681,2093r,18m1601,2111r161,m2322,868r160,m2402,868r,79m2322,947r160,m,l160,m80,r,107m,107r160,m721,288r160,m801,288r,82m721,370r160,e" filled="f" strokeweight=".1258mm">
                    <v:path arrowok="t" o:connecttype="custom" o:connectlocs="1601,2648;1762,2648;1681,2648;1681,2666;1601,2666;1762,2666;2322,1423;2482,1423;2402,1423;2402,1502;2322,1502;2482,1502;0,555;160,555;80,555;80,662;0,662;160,662;721,843;881,843;801,843;801,925;721,925;881,925" o:connectangles="0,0,0,0,0,0,0,0,0,0,0,0,0,0,0,0,0,0,0,0,0,0,0,0"/>
                  </v:shape>
                  <v:rect id="docshape466" o:spid="_x0000_s1056" style="position:absolute;left:3809;top:59;width:5125;height:2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" filled="f" strokecolor="#b3b3b3" strokeweight=".22814mm">
                    <v:path arrowok="t"/>
                  </v:rect>
                  <v:shape id="docshape467" o:spid="_x0000_s1057" style="position:absolute;left:3776;top:187;width:4197;height:2729;visibility:visible;mso-wrap-style:square;v-text-anchor:top" coordsize="4197,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" path="m,2566r33,m,2053r33,m,1540r33,m,1026r33,m,513r33,m,l33,m994,2728r,-33m2595,2728r,-33m4197,2728r,-33e" filled="f" strokecolor="#b3b3b3" strokeweight=".1141mm">
                    <v:path arrowok="t" o:connecttype="custom" o:connectlocs="0,2754;33,2754;0,2241;33,2241;0,1728;33,1728;0,1214;33,1214;0,701;33,701;0,188;33,188;994,2916;994,2883;2595,2916;2595,2883;4197,2916;4197,2883" o:connectangles="0,0,0,0,0,0,0,0,0,0,0,0,0,0,0,0,0,0"/>
                  </v:shape>
                  <w10:wrap anchorx="page"/>
                </v:group>
              </w:pict>
            </mc:Fallback>
          </mc:AlternateContent>
        </w:r>
      </w:del>
      <w:ins w:id="555" w:author="Author" w:date="2022-09-10T01:53:00Z">
        <w:r w:rsidR="006228F8">
          <w:rPr>
            <w:noProof/>
          </w:rPr>
          <mc:AlternateContent>
            <mc:Choice Requires="wpg">
              <w:drawing>
                <wp:anchor distT="0" distB="0" distL="114300" distR="114300" simplePos="0" relativeHeight="15766016" behindDoc="0" locked="0" layoutInCell="1" allowOverlap="1" wp14:anchorId="5B5B084A" wp14:editId="4E59EB4E">
                  <wp:simplePos x="0" y="0"/>
                  <wp:positionH relativeFrom="page">
                    <wp:posOffset>2397760</wp:posOffset>
                  </wp:positionH>
                  <wp:positionV relativeFrom="paragraph">
                    <wp:posOffset>33655</wp:posOffset>
                  </wp:positionV>
                  <wp:extent cx="3279140" cy="1818005"/>
                  <wp:effectExtent l="0" t="0" r="22860" b="10795"/>
                  <wp:wrapNone/>
                  <wp:docPr id="32" name="docshapegroup4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9140" cy="1818005"/>
                            <a:chOff x="3776" y="53"/>
                            <a:chExt cx="5164" cy="2863"/>
                          </a:xfrm>
                        </wpg:grpSpPr>
                        <wps:wsp>
                          <wps:cNvPr id="33" name="docshape443"/>
                          <wps:cNvSpPr>
                            <a:spLocks/>
                          </wps:cNvSpPr>
                          <wps:spPr bwMode="auto">
                            <a:xfrm>
                              <a:off x="3809" y="957"/>
                              <a:ext cx="4164" cy="1540"/>
                            </a:xfrm>
                            <a:custGeom>
                              <a:avLst/>
                              <a:gdLst>
                                <a:gd name="T0" fmla="+- 0 3809 3809"/>
                                <a:gd name="T1" fmla="*/ T0 w 4164"/>
                                <a:gd name="T2" fmla="+- 0 2498 958"/>
                                <a:gd name="T3" fmla="*/ 2498 h 1540"/>
                                <a:gd name="T4" fmla="+- 0 4050 3809"/>
                                <a:gd name="T5" fmla="*/ T4 w 4164"/>
                                <a:gd name="T6" fmla="+- 0 2498 958"/>
                                <a:gd name="T7" fmla="*/ 2498 h 1540"/>
                                <a:gd name="T8" fmla="+- 0 5491 3809"/>
                                <a:gd name="T9" fmla="*/ T8 w 4164"/>
                                <a:gd name="T10" fmla="+- 0 2498 958"/>
                                <a:gd name="T11" fmla="*/ 2498 h 1540"/>
                                <a:gd name="T12" fmla="+- 0 5651 3809"/>
                                <a:gd name="T13" fmla="*/ T12 w 4164"/>
                                <a:gd name="T14" fmla="+- 0 2498 958"/>
                                <a:gd name="T15" fmla="*/ 2498 h 1540"/>
                                <a:gd name="T16" fmla="+- 0 7092 3809"/>
                                <a:gd name="T17" fmla="*/ T16 w 4164"/>
                                <a:gd name="T18" fmla="+- 0 2498 958"/>
                                <a:gd name="T19" fmla="*/ 2498 h 1540"/>
                                <a:gd name="T20" fmla="+- 0 7973 3809"/>
                                <a:gd name="T21" fmla="*/ T20 w 4164"/>
                                <a:gd name="T22" fmla="+- 0 2498 958"/>
                                <a:gd name="T23" fmla="*/ 2498 h 1540"/>
                                <a:gd name="T24" fmla="+- 0 7092 3809"/>
                                <a:gd name="T25" fmla="*/ T24 w 4164"/>
                                <a:gd name="T26" fmla="+- 0 1984 958"/>
                                <a:gd name="T27" fmla="*/ 1984 h 1540"/>
                                <a:gd name="T28" fmla="+- 0 7973 3809"/>
                                <a:gd name="T29" fmla="*/ T28 w 4164"/>
                                <a:gd name="T30" fmla="+- 0 1984 958"/>
                                <a:gd name="T31" fmla="*/ 1984 h 1540"/>
                                <a:gd name="T32" fmla="+- 0 7092 3809"/>
                                <a:gd name="T33" fmla="*/ T32 w 4164"/>
                                <a:gd name="T34" fmla="+- 0 1471 958"/>
                                <a:gd name="T35" fmla="*/ 1471 h 1540"/>
                                <a:gd name="T36" fmla="+- 0 7973 3809"/>
                                <a:gd name="T37" fmla="*/ T36 w 4164"/>
                                <a:gd name="T38" fmla="+- 0 1471 958"/>
                                <a:gd name="T39" fmla="*/ 1471 h 1540"/>
                                <a:gd name="T40" fmla="+- 0 3809 3809"/>
                                <a:gd name="T41" fmla="*/ T40 w 4164"/>
                                <a:gd name="T42" fmla="+- 0 958 958"/>
                                <a:gd name="T43" fmla="*/ 958 h 1540"/>
                                <a:gd name="T44" fmla="+- 0 5651 3809"/>
                                <a:gd name="T45" fmla="*/ T44 w 4164"/>
                                <a:gd name="T46" fmla="+- 0 958 958"/>
                                <a:gd name="T47" fmla="*/ 958 h 154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4164" h="1540">
                                  <a:moveTo>
                                    <a:pt x="0" y="1540"/>
                                  </a:moveTo>
                                  <a:lnTo>
                                    <a:pt x="241" y="1540"/>
                                  </a:lnTo>
                                  <a:moveTo>
                                    <a:pt x="1682" y="1540"/>
                                  </a:moveTo>
                                  <a:lnTo>
                                    <a:pt x="1842" y="1540"/>
                                  </a:lnTo>
                                  <a:moveTo>
                                    <a:pt x="3283" y="1540"/>
                                  </a:moveTo>
                                  <a:lnTo>
                                    <a:pt x="4164" y="1540"/>
                                  </a:lnTo>
                                  <a:moveTo>
                                    <a:pt x="3283" y="1026"/>
                                  </a:moveTo>
                                  <a:lnTo>
                                    <a:pt x="4164" y="1026"/>
                                  </a:lnTo>
                                  <a:moveTo>
                                    <a:pt x="3283" y="513"/>
                                  </a:moveTo>
                                  <a:lnTo>
                                    <a:pt x="4164" y="513"/>
                                  </a:lnTo>
                                  <a:moveTo>
                                    <a:pt x="0" y="0"/>
                                  </a:moveTo>
                                  <a:lnTo>
                                    <a:pt x="1842"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 name="Line 56"/>
                          <wps:cNvCnPr>
                            <a:cxnSpLocks/>
                          </wps:cNvCnPr>
                          <wps:spPr bwMode="auto">
                            <a:xfrm>
                              <a:off x="3809" y="444"/>
                              <a:ext cx="5125"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5" name="docshape444"/>
                          <wps:cNvSpPr>
                            <a:spLocks/>
                          </wps:cNvSpPr>
                          <wps:spPr bwMode="auto">
                            <a:xfrm>
                              <a:off x="3809" y="1212"/>
                              <a:ext cx="5125" cy="1544"/>
                            </a:xfrm>
                            <a:custGeom>
                              <a:avLst/>
                              <a:gdLst>
                                <a:gd name="T0" fmla="+- 0 3809 3809"/>
                                <a:gd name="T1" fmla="*/ T0 w 5125"/>
                                <a:gd name="T2" fmla="+- 0 2753 1213"/>
                                <a:gd name="T3" fmla="*/ 2753 h 1544"/>
                                <a:gd name="T4" fmla="+- 0 4050 3809"/>
                                <a:gd name="T5" fmla="*/ T4 w 5125"/>
                                <a:gd name="T6" fmla="+- 0 2753 1213"/>
                                <a:gd name="T7" fmla="*/ 2753 h 1544"/>
                                <a:gd name="T8" fmla="+- 0 5491 3809"/>
                                <a:gd name="T9" fmla="*/ T8 w 5125"/>
                                <a:gd name="T10" fmla="+- 0 2753 1213"/>
                                <a:gd name="T11" fmla="*/ 2753 h 1544"/>
                                <a:gd name="T12" fmla="+- 0 5651 3809"/>
                                <a:gd name="T13" fmla="*/ T12 w 5125"/>
                                <a:gd name="T14" fmla="+- 0 2753 1213"/>
                                <a:gd name="T15" fmla="*/ 2753 h 1544"/>
                                <a:gd name="T16" fmla="+- 0 7092 3809"/>
                                <a:gd name="T17" fmla="*/ T16 w 5125"/>
                                <a:gd name="T18" fmla="+- 0 2753 1213"/>
                                <a:gd name="T19" fmla="*/ 2753 h 1544"/>
                                <a:gd name="T20" fmla="+- 0 7973 3809"/>
                                <a:gd name="T21" fmla="*/ T20 w 5125"/>
                                <a:gd name="T22" fmla="+- 0 2753 1213"/>
                                <a:gd name="T23" fmla="*/ 2753 h 1544"/>
                                <a:gd name="T24" fmla="+- 0 8693 3809"/>
                                <a:gd name="T25" fmla="*/ T24 w 5125"/>
                                <a:gd name="T26" fmla="+- 0 2753 1213"/>
                                <a:gd name="T27" fmla="*/ 2753 h 1544"/>
                                <a:gd name="T28" fmla="+- 0 8934 3809"/>
                                <a:gd name="T29" fmla="*/ T28 w 5125"/>
                                <a:gd name="T30" fmla="+- 0 2753 1213"/>
                                <a:gd name="T31" fmla="*/ 2753 h 1544"/>
                                <a:gd name="T32" fmla="+- 0 3809 3809"/>
                                <a:gd name="T33" fmla="*/ T32 w 5125"/>
                                <a:gd name="T34" fmla="+- 0 2756 1213"/>
                                <a:gd name="T35" fmla="*/ 2756 h 1544"/>
                                <a:gd name="T36" fmla="+- 0 8934 3809"/>
                                <a:gd name="T37" fmla="*/ T36 w 5125"/>
                                <a:gd name="T38" fmla="+- 0 2756 1213"/>
                                <a:gd name="T39" fmla="*/ 2756 h 1544"/>
                                <a:gd name="T40" fmla="+- 0 4770 3809"/>
                                <a:gd name="T41" fmla="*/ T40 w 5125"/>
                                <a:gd name="T42" fmla="+- 0 1216 1213"/>
                                <a:gd name="T43" fmla="*/ 1216 h 1544"/>
                                <a:gd name="T44" fmla="+- 0 5651 3809"/>
                                <a:gd name="T45" fmla="*/ T44 w 5125"/>
                                <a:gd name="T46" fmla="+- 0 1216 1213"/>
                                <a:gd name="T47" fmla="*/ 1216 h 1544"/>
                                <a:gd name="T48" fmla="+- 0 4770 3809"/>
                                <a:gd name="T49" fmla="*/ T48 w 5125"/>
                                <a:gd name="T50" fmla="+- 0 1213 1213"/>
                                <a:gd name="T51" fmla="*/ 1213 h 1544"/>
                                <a:gd name="T52" fmla="+- 0 5651 3809"/>
                                <a:gd name="T53" fmla="*/ T52 w 5125"/>
                                <a:gd name="T54" fmla="+- 0 1213 1213"/>
                                <a:gd name="T55" fmla="*/ 1213 h 15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Lst>
                              <a:rect l="0" t="0" r="r" b="b"/>
                              <a:pathLst>
                                <a:path w="5125" h="1544">
                                  <a:moveTo>
                                    <a:pt x="0" y="1540"/>
                                  </a:moveTo>
                                  <a:lnTo>
                                    <a:pt x="241" y="1540"/>
                                  </a:lnTo>
                                  <a:moveTo>
                                    <a:pt x="1682" y="1540"/>
                                  </a:moveTo>
                                  <a:lnTo>
                                    <a:pt x="1842" y="1540"/>
                                  </a:lnTo>
                                  <a:moveTo>
                                    <a:pt x="3283" y="1540"/>
                                  </a:moveTo>
                                  <a:lnTo>
                                    <a:pt x="4164" y="1540"/>
                                  </a:lnTo>
                                  <a:moveTo>
                                    <a:pt x="4884" y="1540"/>
                                  </a:moveTo>
                                  <a:lnTo>
                                    <a:pt x="5125" y="1540"/>
                                  </a:lnTo>
                                  <a:moveTo>
                                    <a:pt x="0" y="1543"/>
                                  </a:moveTo>
                                  <a:lnTo>
                                    <a:pt x="5125" y="1543"/>
                                  </a:lnTo>
                                  <a:moveTo>
                                    <a:pt x="961" y="3"/>
                                  </a:moveTo>
                                  <a:lnTo>
                                    <a:pt x="1842" y="3"/>
                                  </a:lnTo>
                                  <a:moveTo>
                                    <a:pt x="961" y="0"/>
                                  </a:moveTo>
                                  <a:lnTo>
                                    <a:pt x="1842" y="0"/>
                                  </a:lnTo>
                                </a:path>
                              </a:pathLst>
                            </a:custGeom>
                            <a:noFill/>
                            <a:ln w="2053">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Line 54"/>
                          <wps:cNvCnPr>
                            <a:cxnSpLocks/>
                          </wps:cNvCnPr>
                          <wps:spPr bwMode="auto">
                            <a:xfrm>
                              <a:off x="3809" y="701"/>
                              <a:ext cx="184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7" name="docshape445"/>
                          <wps:cNvSpPr>
                            <a:spLocks/>
                          </wps:cNvSpPr>
                          <wps:spPr bwMode="auto">
                            <a:xfrm>
                              <a:off x="3809" y="59"/>
                              <a:ext cx="5125" cy="2824"/>
                            </a:xfrm>
                            <a:custGeom>
                              <a:avLst/>
                              <a:gdLst>
                                <a:gd name="T0" fmla="+- 0 3809 3809"/>
                                <a:gd name="T1" fmla="*/ T0 w 5125"/>
                                <a:gd name="T2" fmla="+- 0 188 59"/>
                                <a:gd name="T3" fmla="*/ 188 h 2824"/>
                                <a:gd name="T4" fmla="+- 0 8934 3809"/>
                                <a:gd name="T5" fmla="*/ T4 w 5125"/>
                                <a:gd name="T6" fmla="+- 0 188 59"/>
                                <a:gd name="T7" fmla="*/ 188 h 2824"/>
                                <a:gd name="T8" fmla="+- 0 4770 3809"/>
                                <a:gd name="T9" fmla="*/ T8 w 5125"/>
                                <a:gd name="T10" fmla="+- 0 2883 59"/>
                                <a:gd name="T11" fmla="*/ 2883 h 2824"/>
                                <a:gd name="T12" fmla="+- 0 4770 3809"/>
                                <a:gd name="T13" fmla="*/ T12 w 5125"/>
                                <a:gd name="T14" fmla="+- 0 59 59"/>
                                <a:gd name="T15" fmla="*/ 59 h 2824"/>
                              </a:gdLst>
                              <a:ahLst/>
                              <a:cxnLst>
                                <a:cxn ang="0">
                                  <a:pos x="T1" y="T3"/>
                                </a:cxn>
                                <a:cxn ang="0">
                                  <a:pos x="T5" y="T7"/>
                                </a:cxn>
                                <a:cxn ang="0">
                                  <a:pos x="T9" y="T11"/>
                                </a:cxn>
                                <a:cxn ang="0">
                                  <a:pos x="T13" y="T15"/>
                                </a:cxn>
                              </a:cxnLst>
                              <a:rect l="0" t="0" r="r" b="b"/>
                              <a:pathLst>
                                <a:path w="5125" h="2824">
                                  <a:moveTo>
                                    <a:pt x="0" y="129"/>
                                  </a:moveTo>
                                  <a:lnTo>
                                    <a:pt x="5125" y="129"/>
                                  </a:lnTo>
                                  <a:moveTo>
                                    <a:pt x="961" y="2824"/>
                                  </a:moveTo>
                                  <a:lnTo>
                                    <a:pt x="96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 name="Line 52"/>
                          <wps:cNvCnPr>
                            <a:cxnSpLocks/>
                          </wps:cNvCnPr>
                          <wps:spPr bwMode="auto">
                            <a:xfrm>
                              <a:off x="6372" y="701"/>
                              <a:ext cx="2562"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39" name="Line 51"/>
                          <wps:cNvCnPr>
                            <a:cxnSpLocks/>
                          </wps:cNvCnPr>
                          <wps:spPr bwMode="auto">
                            <a:xfrm>
                              <a:off x="6371"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0" name="Line 50"/>
                          <wps:cNvCnPr>
                            <a:cxnSpLocks/>
                          </wps:cNvCnPr>
                          <wps:spPr bwMode="auto">
                            <a:xfrm>
                              <a:off x="7092" y="958"/>
                              <a:ext cx="1842" cy="0"/>
                            </a:xfrm>
                            <a:prstGeom prst="line">
                              <a:avLst/>
                            </a:prstGeom>
                            <a:noFill/>
                            <a:ln w="2032">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1" name="docshape446"/>
                          <wps:cNvSpPr>
                            <a:spLocks/>
                          </wps:cNvSpPr>
                          <wps:spPr bwMode="auto">
                            <a:xfrm>
                              <a:off x="7092" y="1214"/>
                              <a:ext cx="1842" cy="1027"/>
                            </a:xfrm>
                            <a:custGeom>
                              <a:avLst/>
                              <a:gdLst>
                                <a:gd name="T0" fmla="+- 0 7092 7092"/>
                                <a:gd name="T1" fmla="*/ T0 w 1842"/>
                                <a:gd name="T2" fmla="+- 0 2241 1214"/>
                                <a:gd name="T3" fmla="*/ 2241 h 1027"/>
                                <a:gd name="T4" fmla="+- 0 7973 7092"/>
                                <a:gd name="T5" fmla="*/ T4 w 1842"/>
                                <a:gd name="T6" fmla="+- 0 2241 1214"/>
                                <a:gd name="T7" fmla="*/ 2241 h 1027"/>
                                <a:gd name="T8" fmla="+- 0 7092 7092"/>
                                <a:gd name="T9" fmla="*/ T8 w 1842"/>
                                <a:gd name="T10" fmla="+- 0 1728 1214"/>
                                <a:gd name="T11" fmla="*/ 1728 h 1027"/>
                                <a:gd name="T12" fmla="+- 0 7973 7092"/>
                                <a:gd name="T13" fmla="*/ T12 w 1842"/>
                                <a:gd name="T14" fmla="+- 0 1728 1214"/>
                                <a:gd name="T15" fmla="*/ 1728 h 1027"/>
                                <a:gd name="T16" fmla="+- 0 7092 7092"/>
                                <a:gd name="T17" fmla="*/ T16 w 1842"/>
                                <a:gd name="T18" fmla="+- 0 1214 1214"/>
                                <a:gd name="T19" fmla="*/ 1214 h 1027"/>
                                <a:gd name="T20" fmla="+- 0 8934 7092"/>
                                <a:gd name="T21" fmla="*/ T20 w 1842"/>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1842" h="1027">
                                  <a:moveTo>
                                    <a:pt x="0" y="1027"/>
                                  </a:moveTo>
                                  <a:lnTo>
                                    <a:pt x="881" y="1027"/>
                                  </a:lnTo>
                                  <a:moveTo>
                                    <a:pt x="0" y="514"/>
                                  </a:moveTo>
                                  <a:lnTo>
                                    <a:pt x="881" y="514"/>
                                  </a:lnTo>
                                  <a:moveTo>
                                    <a:pt x="0" y="0"/>
                                  </a:moveTo>
                                  <a:lnTo>
                                    <a:pt x="1842"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 name="Line 48"/>
                          <wps:cNvCnPr>
                            <a:cxnSpLocks/>
                          </wps:cNvCnPr>
                          <wps:spPr bwMode="auto">
                            <a:xfrm>
                              <a:off x="7973" y="2883"/>
                              <a:ext cx="0" cy="0"/>
                            </a:xfrm>
                            <a:prstGeom prst="line">
                              <a:avLst/>
                            </a:prstGeom>
                            <a:noFill/>
                            <a:ln w="4106">
                              <a:solidFill>
                                <a:srgbClr val="DEDEDE"/>
                              </a:solidFill>
                              <a:prstDash val="solid"/>
                              <a:round/>
                              <a:headEnd/>
                              <a:tailEnd/>
                            </a:ln>
                            <a:extLst>
                              <a:ext uri="{909E8E84-426E-40DD-AFC4-6F175D3DCCD1}">
                                <a14:hiddenFill xmlns:a14="http://schemas.microsoft.com/office/drawing/2010/main">
                                  <a:noFill/>
                                </a14:hiddenFill>
                              </a:ext>
                            </a:extLst>
                          </wps:spPr>
                          <wps:bodyPr/>
                        </wps:wsp>
                        <wps:wsp>
                          <wps:cNvPr id="43" name="docshape447"/>
                          <wps:cNvSpPr>
                            <a:spLocks/>
                          </wps:cNvSpPr>
                          <wps:spPr bwMode="auto">
                            <a:xfrm>
                              <a:off x="7252" y="2656"/>
                              <a:ext cx="721" cy="98"/>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4" name="docshape448"/>
                          <wps:cNvSpPr>
                            <a:spLocks/>
                          </wps:cNvSpPr>
                          <wps:spPr bwMode="auto">
                            <a:xfrm>
                              <a:off x="7252" y="2656"/>
                              <a:ext cx="721" cy="98"/>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 name="docshape449"/>
                          <wps:cNvSpPr>
                            <a:spLocks/>
                          </wps:cNvSpPr>
                          <wps:spPr bwMode="auto">
                            <a:xfrm>
                              <a:off x="8693" y="1470"/>
                              <a:ext cx="241" cy="1027"/>
                            </a:xfrm>
                            <a:custGeom>
                              <a:avLst/>
                              <a:gdLst>
                                <a:gd name="T0" fmla="+- 0 8693 8693"/>
                                <a:gd name="T1" fmla="*/ T0 w 241"/>
                                <a:gd name="T2" fmla="+- 0 2498 1471"/>
                                <a:gd name="T3" fmla="*/ 2498 h 1027"/>
                                <a:gd name="T4" fmla="+- 0 8934 8693"/>
                                <a:gd name="T5" fmla="*/ T4 w 241"/>
                                <a:gd name="T6" fmla="+- 0 2498 1471"/>
                                <a:gd name="T7" fmla="*/ 2498 h 1027"/>
                                <a:gd name="T8" fmla="+- 0 8693 8693"/>
                                <a:gd name="T9" fmla="*/ T8 w 241"/>
                                <a:gd name="T10" fmla="+- 0 1984 1471"/>
                                <a:gd name="T11" fmla="*/ 1984 h 1027"/>
                                <a:gd name="T12" fmla="+- 0 8934 8693"/>
                                <a:gd name="T13" fmla="*/ T12 w 241"/>
                                <a:gd name="T14" fmla="+- 0 1984 1471"/>
                                <a:gd name="T15" fmla="*/ 1984 h 1027"/>
                                <a:gd name="T16" fmla="+- 0 8693 8693"/>
                                <a:gd name="T17" fmla="*/ T16 w 241"/>
                                <a:gd name="T18" fmla="+- 0 1471 1471"/>
                                <a:gd name="T19" fmla="*/ 1471 h 1027"/>
                                <a:gd name="T20" fmla="+- 0 8934 8693"/>
                                <a:gd name="T21" fmla="*/ T20 w 241"/>
                                <a:gd name="T22" fmla="+- 0 1471 1471"/>
                                <a:gd name="T23" fmla="*/ 1471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 name="docshape450"/>
                          <wps:cNvSpPr>
                            <a:spLocks/>
                          </wps:cNvSpPr>
                          <wps:spPr bwMode="auto">
                            <a:xfrm>
                              <a:off x="8693" y="1727"/>
                              <a:ext cx="241" cy="514"/>
                            </a:xfrm>
                            <a:custGeom>
                              <a:avLst/>
                              <a:gdLst>
                                <a:gd name="T0" fmla="+- 0 8693 8693"/>
                                <a:gd name="T1" fmla="*/ T0 w 241"/>
                                <a:gd name="T2" fmla="+- 0 2241 1728"/>
                                <a:gd name="T3" fmla="*/ 2241 h 514"/>
                                <a:gd name="T4" fmla="+- 0 8934 8693"/>
                                <a:gd name="T5" fmla="*/ T4 w 241"/>
                                <a:gd name="T6" fmla="+- 0 2241 1728"/>
                                <a:gd name="T7" fmla="*/ 2241 h 514"/>
                                <a:gd name="T8" fmla="+- 0 8693 8693"/>
                                <a:gd name="T9" fmla="*/ T8 w 241"/>
                                <a:gd name="T10" fmla="+- 0 1728 1728"/>
                                <a:gd name="T11" fmla="*/ 1728 h 514"/>
                                <a:gd name="T12" fmla="+- 0 8934 8693"/>
                                <a:gd name="T13" fmla="*/ T12 w 241"/>
                                <a:gd name="T14" fmla="+- 0 1728 1728"/>
                                <a:gd name="T15" fmla="*/ 1728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docshape451"/>
                          <wps:cNvSpPr>
                            <a:spLocks/>
                          </wps:cNvSpPr>
                          <wps:spPr bwMode="auto">
                            <a:xfrm>
                              <a:off x="7972" y="1462"/>
                              <a:ext cx="721" cy="1292"/>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docshape452"/>
                          <wps:cNvSpPr>
                            <a:spLocks/>
                          </wps:cNvSpPr>
                          <wps:spPr bwMode="auto">
                            <a:xfrm>
                              <a:off x="7972" y="1462"/>
                              <a:ext cx="721" cy="1292"/>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docshape453"/>
                          <wps:cNvSpPr>
                            <a:spLocks/>
                          </wps:cNvSpPr>
                          <wps:spPr bwMode="auto">
                            <a:xfrm>
                              <a:off x="5490" y="1470"/>
                              <a:ext cx="161" cy="514"/>
                            </a:xfrm>
                            <a:custGeom>
                              <a:avLst/>
                              <a:gdLst>
                                <a:gd name="T0" fmla="+- 0 5491 5491"/>
                                <a:gd name="T1" fmla="*/ T0 w 161"/>
                                <a:gd name="T2" fmla="+- 0 1984 1471"/>
                                <a:gd name="T3" fmla="*/ 1984 h 514"/>
                                <a:gd name="T4" fmla="+- 0 5651 5491"/>
                                <a:gd name="T5" fmla="*/ T4 w 161"/>
                                <a:gd name="T6" fmla="+- 0 1984 1471"/>
                                <a:gd name="T7" fmla="*/ 1984 h 514"/>
                                <a:gd name="T8" fmla="+- 0 5491 5491"/>
                                <a:gd name="T9" fmla="*/ T8 w 161"/>
                                <a:gd name="T10" fmla="+- 0 1471 1471"/>
                                <a:gd name="T11" fmla="*/ 1471 h 514"/>
                                <a:gd name="T12" fmla="+- 0 5651 5491"/>
                                <a:gd name="T13" fmla="*/ T12 w 161"/>
                                <a:gd name="T14" fmla="+- 0 1471 1471"/>
                                <a:gd name="T15" fmla="*/ 1471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docshape454"/>
                          <wps:cNvSpPr>
                            <a:spLocks/>
                          </wps:cNvSpPr>
                          <wps:spPr bwMode="auto">
                            <a:xfrm>
                              <a:off x="5490" y="1727"/>
                              <a:ext cx="161" cy="514"/>
                            </a:xfrm>
                            <a:custGeom>
                              <a:avLst/>
                              <a:gdLst>
                                <a:gd name="T0" fmla="+- 0 5491 5491"/>
                                <a:gd name="T1" fmla="*/ T0 w 161"/>
                                <a:gd name="T2" fmla="+- 0 2241 1728"/>
                                <a:gd name="T3" fmla="*/ 2241 h 514"/>
                                <a:gd name="T4" fmla="+- 0 5651 5491"/>
                                <a:gd name="T5" fmla="*/ T4 w 161"/>
                                <a:gd name="T6" fmla="+- 0 2241 1728"/>
                                <a:gd name="T7" fmla="*/ 2241 h 514"/>
                                <a:gd name="T8" fmla="+- 0 5491 5491"/>
                                <a:gd name="T9" fmla="*/ T8 w 161"/>
                                <a:gd name="T10" fmla="+- 0 1728 1728"/>
                                <a:gd name="T11" fmla="*/ 1728 h 514"/>
                                <a:gd name="T12" fmla="+- 0 5651 5491"/>
                                <a:gd name="T13" fmla="*/ T12 w 161"/>
                                <a:gd name="T14" fmla="+- 0 1728 1728"/>
                                <a:gd name="T15" fmla="*/ 1728 h 514"/>
                              </a:gdLst>
                              <a:ahLst/>
                              <a:cxnLst>
                                <a:cxn ang="0">
                                  <a:pos x="T1" y="T3"/>
                                </a:cxn>
                                <a:cxn ang="0">
                                  <a:pos x="T5" y="T7"/>
                                </a:cxn>
                                <a:cxn ang="0">
                                  <a:pos x="T9" y="T11"/>
                                </a:cxn>
                                <a:cxn ang="0">
                                  <a:pos x="T13" y="T15"/>
                                </a:cxn>
                              </a:cxnLst>
                              <a:rect l="0" t="0" r="r" b="b"/>
                              <a:pathLst>
                                <a:path w="161" h="514">
                                  <a:moveTo>
                                    <a:pt x="0" y="513"/>
                                  </a:moveTo>
                                  <a:lnTo>
                                    <a:pt x="160" y="513"/>
                                  </a:lnTo>
                                  <a:moveTo>
                                    <a:pt x="0" y="0"/>
                                  </a:moveTo>
                                  <a:lnTo>
                                    <a:pt x="160"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 name="docshape455"/>
                          <wps:cNvSpPr>
                            <a:spLocks/>
                          </wps:cNvSpPr>
                          <wps:spPr bwMode="auto">
                            <a:xfrm>
                              <a:off x="5650" y="608"/>
                              <a:ext cx="721" cy="2146"/>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2" name="docshape456"/>
                          <wps:cNvSpPr>
                            <a:spLocks/>
                          </wps:cNvSpPr>
                          <wps:spPr bwMode="auto">
                            <a:xfrm>
                              <a:off x="5650" y="608"/>
                              <a:ext cx="721" cy="2146"/>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 name="docshape457"/>
                          <wps:cNvSpPr>
                            <a:spLocks/>
                          </wps:cNvSpPr>
                          <wps:spPr bwMode="auto">
                            <a:xfrm>
                              <a:off x="6371" y="884"/>
                              <a:ext cx="721" cy="187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 name="docshape458"/>
                          <wps:cNvSpPr>
                            <a:spLocks/>
                          </wps:cNvSpPr>
                          <wps:spPr bwMode="auto">
                            <a:xfrm>
                              <a:off x="6371" y="884"/>
                              <a:ext cx="721" cy="187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 name="docshape459"/>
                          <wps:cNvSpPr>
                            <a:spLocks/>
                          </wps:cNvSpPr>
                          <wps:spPr bwMode="auto">
                            <a:xfrm>
                              <a:off x="3809" y="1470"/>
                              <a:ext cx="241" cy="514"/>
                            </a:xfrm>
                            <a:custGeom>
                              <a:avLst/>
                              <a:gdLst>
                                <a:gd name="T0" fmla="+- 0 3809 3809"/>
                                <a:gd name="T1" fmla="*/ T0 w 241"/>
                                <a:gd name="T2" fmla="+- 0 1984 1471"/>
                                <a:gd name="T3" fmla="*/ 1984 h 514"/>
                                <a:gd name="T4" fmla="+- 0 4050 3809"/>
                                <a:gd name="T5" fmla="*/ T4 w 241"/>
                                <a:gd name="T6" fmla="+- 0 1984 1471"/>
                                <a:gd name="T7" fmla="*/ 1984 h 514"/>
                                <a:gd name="T8" fmla="+- 0 3809 3809"/>
                                <a:gd name="T9" fmla="*/ T8 w 241"/>
                                <a:gd name="T10" fmla="+- 0 1471 1471"/>
                                <a:gd name="T11" fmla="*/ 1471 h 514"/>
                                <a:gd name="T12" fmla="+- 0 4050 3809"/>
                                <a:gd name="T13" fmla="*/ T12 w 241"/>
                                <a:gd name="T14" fmla="+- 0 1471 1471"/>
                                <a:gd name="T15" fmla="*/ 1471 h 514"/>
                              </a:gdLst>
                              <a:ahLst/>
                              <a:cxnLst>
                                <a:cxn ang="0">
                                  <a:pos x="T1" y="T3"/>
                                </a:cxn>
                                <a:cxn ang="0">
                                  <a:pos x="T5" y="T7"/>
                                </a:cxn>
                                <a:cxn ang="0">
                                  <a:pos x="T9" y="T11"/>
                                </a:cxn>
                                <a:cxn ang="0">
                                  <a:pos x="T13" y="T15"/>
                                </a:cxn>
                              </a:cxnLst>
                              <a:rect l="0" t="0" r="r" b="b"/>
                              <a:pathLst>
                                <a:path w="241" h="514">
                                  <a:moveTo>
                                    <a:pt x="0" y="513"/>
                                  </a:moveTo>
                                  <a:lnTo>
                                    <a:pt x="241" y="513"/>
                                  </a:lnTo>
                                  <a:moveTo>
                                    <a:pt x="0" y="0"/>
                                  </a:moveTo>
                                  <a:lnTo>
                                    <a:pt x="241" y="0"/>
                                  </a:lnTo>
                                </a:path>
                              </a:pathLst>
                            </a:custGeom>
                            <a:noFill/>
                            <a:ln w="2032">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 name="docshape460"/>
                          <wps:cNvSpPr>
                            <a:spLocks/>
                          </wps:cNvSpPr>
                          <wps:spPr bwMode="auto">
                            <a:xfrm>
                              <a:off x="3809" y="1214"/>
                              <a:ext cx="241" cy="1027"/>
                            </a:xfrm>
                            <a:custGeom>
                              <a:avLst/>
                              <a:gdLst>
                                <a:gd name="T0" fmla="+- 0 3809 3809"/>
                                <a:gd name="T1" fmla="*/ T0 w 241"/>
                                <a:gd name="T2" fmla="+- 0 2241 1214"/>
                                <a:gd name="T3" fmla="*/ 2241 h 1027"/>
                                <a:gd name="T4" fmla="+- 0 4050 3809"/>
                                <a:gd name="T5" fmla="*/ T4 w 241"/>
                                <a:gd name="T6" fmla="+- 0 2241 1214"/>
                                <a:gd name="T7" fmla="*/ 2241 h 1027"/>
                                <a:gd name="T8" fmla="+- 0 3809 3809"/>
                                <a:gd name="T9" fmla="*/ T8 w 241"/>
                                <a:gd name="T10" fmla="+- 0 1728 1214"/>
                                <a:gd name="T11" fmla="*/ 1728 h 1027"/>
                                <a:gd name="T12" fmla="+- 0 4050 3809"/>
                                <a:gd name="T13" fmla="*/ T12 w 241"/>
                                <a:gd name="T14" fmla="+- 0 1728 1214"/>
                                <a:gd name="T15" fmla="*/ 1728 h 1027"/>
                                <a:gd name="T16" fmla="+- 0 3809 3809"/>
                                <a:gd name="T17" fmla="*/ T16 w 241"/>
                                <a:gd name="T18" fmla="+- 0 1214 1214"/>
                                <a:gd name="T19" fmla="*/ 1214 h 1027"/>
                                <a:gd name="T20" fmla="+- 0 4050 3809"/>
                                <a:gd name="T21" fmla="*/ T20 w 241"/>
                                <a:gd name="T22" fmla="+- 0 1214 1214"/>
                                <a:gd name="T23" fmla="*/ 1214 h 1027"/>
                              </a:gdLst>
                              <a:ahLst/>
                              <a:cxnLst>
                                <a:cxn ang="0">
                                  <a:pos x="T1" y="T3"/>
                                </a:cxn>
                                <a:cxn ang="0">
                                  <a:pos x="T5" y="T7"/>
                                </a:cxn>
                                <a:cxn ang="0">
                                  <a:pos x="T9" y="T11"/>
                                </a:cxn>
                                <a:cxn ang="0">
                                  <a:pos x="T13" y="T15"/>
                                </a:cxn>
                                <a:cxn ang="0">
                                  <a:pos x="T17" y="T19"/>
                                </a:cxn>
                                <a:cxn ang="0">
                                  <a:pos x="T21" y="T23"/>
                                </a:cxn>
                              </a:cxnLst>
                              <a:rect l="0" t="0" r="r" b="b"/>
                              <a:pathLst>
                                <a:path w="241" h="1027">
                                  <a:moveTo>
                                    <a:pt x="0" y="1027"/>
                                  </a:moveTo>
                                  <a:lnTo>
                                    <a:pt x="241" y="1027"/>
                                  </a:lnTo>
                                  <a:moveTo>
                                    <a:pt x="0" y="514"/>
                                  </a:moveTo>
                                  <a:lnTo>
                                    <a:pt x="241" y="514"/>
                                  </a:lnTo>
                                  <a:moveTo>
                                    <a:pt x="0" y="0"/>
                                  </a:moveTo>
                                  <a:lnTo>
                                    <a:pt x="241" y="0"/>
                                  </a:lnTo>
                                </a:path>
                              </a:pathLst>
                            </a:custGeom>
                            <a:noFill/>
                            <a:ln w="4106">
                              <a:solidFill>
                                <a:srgbClr val="DEDEDE"/>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 name="docshape461"/>
                          <wps:cNvSpPr>
                            <a:spLocks/>
                          </wps:cNvSpPr>
                          <wps:spPr bwMode="auto">
                            <a:xfrm>
                              <a:off x="4049" y="1026"/>
                              <a:ext cx="721" cy="1729"/>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8" name="docshape462"/>
                          <wps:cNvSpPr>
                            <a:spLocks/>
                          </wps:cNvSpPr>
                          <wps:spPr bwMode="auto">
                            <a:xfrm>
                              <a:off x="4049" y="1026"/>
                              <a:ext cx="721" cy="1729"/>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docshape463"/>
                          <wps:cNvSpPr>
                            <a:spLocks/>
                          </wps:cNvSpPr>
                          <wps:spPr bwMode="auto">
                            <a:xfrm>
                              <a:off x="4770" y="1214"/>
                              <a:ext cx="721" cy="1540"/>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0" name="docshape464"/>
                          <wps:cNvSpPr>
                            <a:spLocks/>
                          </wps:cNvSpPr>
                          <wps:spPr bwMode="auto">
                            <a:xfrm>
                              <a:off x="4770" y="1214"/>
                              <a:ext cx="721" cy="1540"/>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 name="docshape465"/>
                          <wps:cNvSpPr>
                            <a:spLocks/>
                          </wps:cNvSpPr>
                          <wps:spPr bwMode="auto">
                            <a:xfrm>
                              <a:off x="5931" y="554"/>
                              <a:ext cx="2482" cy="2111"/>
                            </a:xfrm>
                            <a:custGeom>
                              <a:avLst/>
                              <a:gdLst>
                                <a:gd name="T0" fmla="+- 0 7532 5931"/>
                                <a:gd name="T1" fmla="*/ T0 w 2482"/>
                                <a:gd name="T2" fmla="+- 0 2648 555"/>
                                <a:gd name="T3" fmla="*/ 2648 h 2111"/>
                                <a:gd name="T4" fmla="+- 0 7693 5931"/>
                                <a:gd name="T5" fmla="*/ T4 w 2482"/>
                                <a:gd name="T6" fmla="+- 0 2648 555"/>
                                <a:gd name="T7" fmla="*/ 2648 h 2111"/>
                                <a:gd name="T8" fmla="+- 0 7612 5931"/>
                                <a:gd name="T9" fmla="*/ T8 w 2482"/>
                                <a:gd name="T10" fmla="+- 0 2648 555"/>
                                <a:gd name="T11" fmla="*/ 2648 h 2111"/>
                                <a:gd name="T12" fmla="+- 0 7612 5931"/>
                                <a:gd name="T13" fmla="*/ T12 w 2482"/>
                                <a:gd name="T14" fmla="+- 0 2666 555"/>
                                <a:gd name="T15" fmla="*/ 2666 h 2111"/>
                                <a:gd name="T16" fmla="+- 0 7532 5931"/>
                                <a:gd name="T17" fmla="*/ T16 w 2482"/>
                                <a:gd name="T18" fmla="+- 0 2666 555"/>
                                <a:gd name="T19" fmla="*/ 2666 h 2111"/>
                                <a:gd name="T20" fmla="+- 0 7693 5931"/>
                                <a:gd name="T21" fmla="*/ T20 w 2482"/>
                                <a:gd name="T22" fmla="+- 0 2666 555"/>
                                <a:gd name="T23" fmla="*/ 2666 h 2111"/>
                                <a:gd name="T24" fmla="+- 0 8253 5931"/>
                                <a:gd name="T25" fmla="*/ T24 w 2482"/>
                                <a:gd name="T26" fmla="+- 0 1423 555"/>
                                <a:gd name="T27" fmla="*/ 1423 h 2111"/>
                                <a:gd name="T28" fmla="+- 0 8413 5931"/>
                                <a:gd name="T29" fmla="*/ T28 w 2482"/>
                                <a:gd name="T30" fmla="+- 0 1423 555"/>
                                <a:gd name="T31" fmla="*/ 1423 h 2111"/>
                                <a:gd name="T32" fmla="+- 0 8333 5931"/>
                                <a:gd name="T33" fmla="*/ T32 w 2482"/>
                                <a:gd name="T34" fmla="+- 0 1423 555"/>
                                <a:gd name="T35" fmla="*/ 1423 h 2111"/>
                                <a:gd name="T36" fmla="+- 0 8333 5931"/>
                                <a:gd name="T37" fmla="*/ T36 w 2482"/>
                                <a:gd name="T38" fmla="+- 0 1502 555"/>
                                <a:gd name="T39" fmla="*/ 1502 h 2111"/>
                                <a:gd name="T40" fmla="+- 0 8253 5931"/>
                                <a:gd name="T41" fmla="*/ T40 w 2482"/>
                                <a:gd name="T42" fmla="+- 0 1502 555"/>
                                <a:gd name="T43" fmla="*/ 1502 h 2111"/>
                                <a:gd name="T44" fmla="+- 0 8413 5931"/>
                                <a:gd name="T45" fmla="*/ T44 w 2482"/>
                                <a:gd name="T46" fmla="+- 0 1502 555"/>
                                <a:gd name="T47" fmla="*/ 1502 h 2111"/>
                                <a:gd name="T48" fmla="+- 0 5931 5931"/>
                                <a:gd name="T49" fmla="*/ T48 w 2482"/>
                                <a:gd name="T50" fmla="+- 0 555 555"/>
                                <a:gd name="T51" fmla="*/ 555 h 2111"/>
                                <a:gd name="T52" fmla="+- 0 6091 5931"/>
                                <a:gd name="T53" fmla="*/ T52 w 2482"/>
                                <a:gd name="T54" fmla="+- 0 555 555"/>
                                <a:gd name="T55" fmla="*/ 555 h 2111"/>
                                <a:gd name="T56" fmla="+- 0 6011 5931"/>
                                <a:gd name="T57" fmla="*/ T56 w 2482"/>
                                <a:gd name="T58" fmla="+- 0 555 555"/>
                                <a:gd name="T59" fmla="*/ 555 h 2111"/>
                                <a:gd name="T60" fmla="+- 0 6011 5931"/>
                                <a:gd name="T61" fmla="*/ T60 w 2482"/>
                                <a:gd name="T62" fmla="+- 0 662 555"/>
                                <a:gd name="T63" fmla="*/ 662 h 2111"/>
                                <a:gd name="T64" fmla="+- 0 5931 5931"/>
                                <a:gd name="T65" fmla="*/ T64 w 2482"/>
                                <a:gd name="T66" fmla="+- 0 662 555"/>
                                <a:gd name="T67" fmla="*/ 662 h 2111"/>
                                <a:gd name="T68" fmla="+- 0 6091 5931"/>
                                <a:gd name="T69" fmla="*/ T68 w 2482"/>
                                <a:gd name="T70" fmla="+- 0 662 555"/>
                                <a:gd name="T71" fmla="*/ 662 h 2111"/>
                                <a:gd name="T72" fmla="+- 0 6652 5931"/>
                                <a:gd name="T73" fmla="*/ T72 w 2482"/>
                                <a:gd name="T74" fmla="+- 0 843 555"/>
                                <a:gd name="T75" fmla="*/ 843 h 2111"/>
                                <a:gd name="T76" fmla="+- 0 6812 5931"/>
                                <a:gd name="T77" fmla="*/ T76 w 2482"/>
                                <a:gd name="T78" fmla="+- 0 843 555"/>
                                <a:gd name="T79" fmla="*/ 843 h 2111"/>
                                <a:gd name="T80" fmla="+- 0 6732 5931"/>
                                <a:gd name="T81" fmla="*/ T80 w 2482"/>
                                <a:gd name="T82" fmla="+- 0 843 555"/>
                                <a:gd name="T83" fmla="*/ 843 h 2111"/>
                                <a:gd name="T84" fmla="+- 0 6732 5931"/>
                                <a:gd name="T85" fmla="*/ T84 w 2482"/>
                                <a:gd name="T86" fmla="+- 0 925 555"/>
                                <a:gd name="T87" fmla="*/ 925 h 2111"/>
                                <a:gd name="T88" fmla="+- 0 6652 5931"/>
                                <a:gd name="T89" fmla="*/ T88 w 2482"/>
                                <a:gd name="T90" fmla="+- 0 925 555"/>
                                <a:gd name="T91" fmla="*/ 925 h 2111"/>
                                <a:gd name="T92" fmla="+- 0 6812 5931"/>
                                <a:gd name="T93" fmla="*/ T92 w 2482"/>
                                <a:gd name="T94" fmla="+- 0 925 555"/>
                                <a:gd name="T95" fmla="*/ 925 h 211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2482" h="2111">
                                  <a:moveTo>
                                    <a:pt x="1601" y="2093"/>
                                  </a:moveTo>
                                  <a:lnTo>
                                    <a:pt x="1762" y="2093"/>
                                  </a:lnTo>
                                  <a:moveTo>
                                    <a:pt x="1681" y="2093"/>
                                  </a:moveTo>
                                  <a:lnTo>
                                    <a:pt x="1681" y="2111"/>
                                  </a:lnTo>
                                  <a:moveTo>
                                    <a:pt x="1601" y="2111"/>
                                  </a:moveTo>
                                  <a:lnTo>
                                    <a:pt x="1762" y="2111"/>
                                  </a:lnTo>
                                  <a:moveTo>
                                    <a:pt x="2322" y="868"/>
                                  </a:moveTo>
                                  <a:lnTo>
                                    <a:pt x="2482" y="868"/>
                                  </a:lnTo>
                                  <a:moveTo>
                                    <a:pt x="2402" y="868"/>
                                  </a:moveTo>
                                  <a:lnTo>
                                    <a:pt x="2402" y="947"/>
                                  </a:lnTo>
                                  <a:moveTo>
                                    <a:pt x="2322" y="947"/>
                                  </a:moveTo>
                                  <a:lnTo>
                                    <a:pt x="2482" y="947"/>
                                  </a:lnTo>
                                  <a:moveTo>
                                    <a:pt x="0" y="0"/>
                                  </a:moveTo>
                                  <a:lnTo>
                                    <a:pt x="160" y="0"/>
                                  </a:lnTo>
                                  <a:moveTo>
                                    <a:pt x="80" y="0"/>
                                  </a:moveTo>
                                  <a:lnTo>
                                    <a:pt x="80" y="107"/>
                                  </a:lnTo>
                                  <a:moveTo>
                                    <a:pt x="0" y="107"/>
                                  </a:moveTo>
                                  <a:lnTo>
                                    <a:pt x="160" y="107"/>
                                  </a:lnTo>
                                  <a:moveTo>
                                    <a:pt x="721" y="288"/>
                                  </a:moveTo>
                                  <a:lnTo>
                                    <a:pt x="881" y="288"/>
                                  </a:lnTo>
                                  <a:moveTo>
                                    <a:pt x="801" y="288"/>
                                  </a:moveTo>
                                  <a:lnTo>
                                    <a:pt x="801" y="370"/>
                                  </a:lnTo>
                                  <a:moveTo>
                                    <a:pt x="721" y="370"/>
                                  </a:moveTo>
                                  <a:lnTo>
                                    <a:pt x="881" y="370"/>
                                  </a:lnTo>
                                </a:path>
                              </a:pathLst>
                            </a:custGeom>
                            <a:noFill/>
                            <a:ln w="453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 name="docshape466"/>
                          <wps:cNvSpPr>
                            <a:spLocks/>
                          </wps:cNvSpPr>
                          <wps:spPr bwMode="auto">
                            <a:xfrm>
                              <a:off x="3809" y="59"/>
                              <a:ext cx="5125" cy="2824"/>
                            </a:xfrm>
                            <a:prstGeom prst="rect">
                              <a:avLst/>
                            </a:prstGeom>
                            <a:noFill/>
                            <a:ln w="8213">
                              <a:solidFill>
                                <a:srgbClr val="B3B3B3"/>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 name="docshape467"/>
                          <wps:cNvSpPr>
                            <a:spLocks/>
                          </wps:cNvSpPr>
                          <wps:spPr bwMode="auto">
                            <a:xfrm>
                              <a:off x="3776" y="187"/>
                              <a:ext cx="4197" cy="2729"/>
                            </a:xfrm>
                            <a:custGeom>
                              <a:avLst/>
                              <a:gdLst>
                                <a:gd name="T0" fmla="+- 0 3776 3776"/>
                                <a:gd name="T1" fmla="*/ T0 w 4197"/>
                                <a:gd name="T2" fmla="+- 0 2754 188"/>
                                <a:gd name="T3" fmla="*/ 2754 h 2729"/>
                                <a:gd name="T4" fmla="+- 0 3809 3776"/>
                                <a:gd name="T5" fmla="*/ T4 w 4197"/>
                                <a:gd name="T6" fmla="+- 0 2754 188"/>
                                <a:gd name="T7" fmla="*/ 2754 h 2729"/>
                                <a:gd name="T8" fmla="+- 0 3776 3776"/>
                                <a:gd name="T9" fmla="*/ T8 w 4197"/>
                                <a:gd name="T10" fmla="+- 0 2241 188"/>
                                <a:gd name="T11" fmla="*/ 2241 h 2729"/>
                                <a:gd name="T12" fmla="+- 0 3809 3776"/>
                                <a:gd name="T13" fmla="*/ T12 w 4197"/>
                                <a:gd name="T14" fmla="+- 0 2241 188"/>
                                <a:gd name="T15" fmla="*/ 2241 h 2729"/>
                                <a:gd name="T16" fmla="+- 0 3776 3776"/>
                                <a:gd name="T17" fmla="*/ T16 w 4197"/>
                                <a:gd name="T18" fmla="+- 0 1728 188"/>
                                <a:gd name="T19" fmla="*/ 1728 h 2729"/>
                                <a:gd name="T20" fmla="+- 0 3809 3776"/>
                                <a:gd name="T21" fmla="*/ T20 w 4197"/>
                                <a:gd name="T22" fmla="+- 0 1728 188"/>
                                <a:gd name="T23" fmla="*/ 1728 h 2729"/>
                                <a:gd name="T24" fmla="+- 0 3776 3776"/>
                                <a:gd name="T25" fmla="*/ T24 w 4197"/>
                                <a:gd name="T26" fmla="+- 0 1214 188"/>
                                <a:gd name="T27" fmla="*/ 1214 h 2729"/>
                                <a:gd name="T28" fmla="+- 0 3809 3776"/>
                                <a:gd name="T29" fmla="*/ T28 w 4197"/>
                                <a:gd name="T30" fmla="+- 0 1214 188"/>
                                <a:gd name="T31" fmla="*/ 1214 h 2729"/>
                                <a:gd name="T32" fmla="+- 0 3776 3776"/>
                                <a:gd name="T33" fmla="*/ T32 w 4197"/>
                                <a:gd name="T34" fmla="+- 0 701 188"/>
                                <a:gd name="T35" fmla="*/ 701 h 2729"/>
                                <a:gd name="T36" fmla="+- 0 3809 3776"/>
                                <a:gd name="T37" fmla="*/ T36 w 4197"/>
                                <a:gd name="T38" fmla="+- 0 701 188"/>
                                <a:gd name="T39" fmla="*/ 701 h 2729"/>
                                <a:gd name="T40" fmla="+- 0 3776 3776"/>
                                <a:gd name="T41" fmla="*/ T40 w 4197"/>
                                <a:gd name="T42" fmla="+- 0 188 188"/>
                                <a:gd name="T43" fmla="*/ 188 h 2729"/>
                                <a:gd name="T44" fmla="+- 0 3809 3776"/>
                                <a:gd name="T45" fmla="*/ T44 w 4197"/>
                                <a:gd name="T46" fmla="+- 0 188 188"/>
                                <a:gd name="T47" fmla="*/ 188 h 2729"/>
                                <a:gd name="T48" fmla="+- 0 4770 3776"/>
                                <a:gd name="T49" fmla="*/ T48 w 4197"/>
                                <a:gd name="T50" fmla="+- 0 2916 188"/>
                                <a:gd name="T51" fmla="*/ 2916 h 2729"/>
                                <a:gd name="T52" fmla="+- 0 4770 3776"/>
                                <a:gd name="T53" fmla="*/ T52 w 4197"/>
                                <a:gd name="T54" fmla="+- 0 2883 188"/>
                                <a:gd name="T55" fmla="*/ 2883 h 2729"/>
                                <a:gd name="T56" fmla="+- 0 6371 3776"/>
                                <a:gd name="T57" fmla="*/ T56 w 4197"/>
                                <a:gd name="T58" fmla="+- 0 2916 188"/>
                                <a:gd name="T59" fmla="*/ 2916 h 2729"/>
                                <a:gd name="T60" fmla="+- 0 6371 3776"/>
                                <a:gd name="T61" fmla="*/ T60 w 4197"/>
                                <a:gd name="T62" fmla="+- 0 2883 188"/>
                                <a:gd name="T63" fmla="*/ 2883 h 2729"/>
                                <a:gd name="T64" fmla="+- 0 7973 3776"/>
                                <a:gd name="T65" fmla="*/ T64 w 4197"/>
                                <a:gd name="T66" fmla="+- 0 2916 188"/>
                                <a:gd name="T67" fmla="*/ 2916 h 2729"/>
                                <a:gd name="T68" fmla="+- 0 7973 3776"/>
                                <a:gd name="T69" fmla="*/ T68 w 4197"/>
                                <a:gd name="T70" fmla="+- 0 2883 188"/>
                                <a:gd name="T71" fmla="*/ 2883 h 27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4197" h="2729">
                                  <a:moveTo>
                                    <a:pt x="0" y="2566"/>
                                  </a:moveTo>
                                  <a:lnTo>
                                    <a:pt x="33" y="2566"/>
                                  </a:lnTo>
                                  <a:moveTo>
                                    <a:pt x="0" y="2053"/>
                                  </a:moveTo>
                                  <a:lnTo>
                                    <a:pt x="33" y="2053"/>
                                  </a:lnTo>
                                  <a:moveTo>
                                    <a:pt x="0" y="1540"/>
                                  </a:moveTo>
                                  <a:lnTo>
                                    <a:pt x="33" y="1540"/>
                                  </a:lnTo>
                                  <a:moveTo>
                                    <a:pt x="0" y="1026"/>
                                  </a:moveTo>
                                  <a:lnTo>
                                    <a:pt x="33" y="1026"/>
                                  </a:lnTo>
                                  <a:moveTo>
                                    <a:pt x="0" y="513"/>
                                  </a:moveTo>
                                  <a:lnTo>
                                    <a:pt x="33" y="513"/>
                                  </a:lnTo>
                                  <a:moveTo>
                                    <a:pt x="0" y="0"/>
                                  </a:moveTo>
                                  <a:lnTo>
                                    <a:pt x="33" y="0"/>
                                  </a:lnTo>
                                  <a:moveTo>
                                    <a:pt x="994" y="2728"/>
                                  </a:moveTo>
                                  <a:lnTo>
                                    <a:pt x="994" y="2695"/>
                                  </a:lnTo>
                                  <a:moveTo>
                                    <a:pt x="2595" y="2728"/>
                                  </a:moveTo>
                                  <a:lnTo>
                                    <a:pt x="2595" y="2695"/>
                                  </a:lnTo>
                                  <a:moveTo>
                                    <a:pt x="4197" y="2728"/>
                                  </a:moveTo>
                                  <a:lnTo>
                                    <a:pt x="4197" y="2695"/>
                                  </a:lnTo>
                                </a:path>
                              </a:pathLst>
                            </a:custGeom>
                            <a:noFill/>
                            <a:ln w="4106">
                              <a:solidFill>
                                <a:srgbClr val="B3B3B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0D78528" id="docshapegroup442" o:spid="_x0000_s1026" style="position:absolute;margin-left:188.8pt;margin-top:2.65pt;width:258.2pt;height:143.15pt;z-index:15766016;mso-position-horizontal-relative:page" coordorigin="3776,53" coordsize="5164,28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">
                  <v:shape id="docshape443" o:spid="_x0000_s1027" style="position:absolute;left:3809;top:957;width:4164;height:1540;visibility:visible;mso-wrap-style:square;v-text-anchor:top" coordsize="4164,154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" path="m,1540r241,m1682,1540r160,m3283,1540r881,m3283,1026r881,m3283,513r881,m,l1842,e" filled="f" strokecolor="#dedede" strokeweight=".16pt">
                    <v:path arrowok="t" o:connecttype="custom" o:connectlocs="0,2498;241,2498;1682,2498;1842,2498;3283,2498;4164,2498;3283,1984;4164,1984;3283,1471;4164,1471;0,958;1842,958" o:connectangles="0,0,0,0,0,0,0,0,0,0,0,0"/>
                  </v:shape>
                  <v:line id="Line 56" o:spid="_x0000_s1028" style="position:absolute;visibility:visible;mso-wrap-style:square" from="3809,444" to="8934,4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" strokecolor="#dedede" strokeweight=".16pt">
                    <o:lock v:ext="edit" shapetype="f"/>
                  </v:line>
                  <v:shape id="docshape444" o:spid="_x0000_s1029" style="position:absolute;left:3809;top:1212;width:5125;height:1544;visibility:visible;mso-wrap-style:square;v-text-anchor:top" coordsize="5125,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" path="m,1540r241,m1682,1540r160,m3283,1540r881,m4884,1540r241,m,1543r5125,m961,3r881,m961,r881,e" filled="f" strokecolor="#dedede" strokeweight=".05703mm">
                    <v:path arrowok="t" o:connecttype="custom" o:connectlocs="0,2753;241,2753;1682,2753;1842,2753;3283,2753;4164,2753;4884,2753;5125,2753;0,2756;5125,2756;961,1216;1842,1216;961,1213;1842,1213" o:connectangles="0,0,0,0,0,0,0,0,0,0,0,0,0,0"/>
                  </v:shape>
                  <v:line id="Line 54" o:spid="_x0000_s1030" style="position:absolute;visibility:visible;mso-wrap-style:square" from="3809,701" to="5651,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" strokecolor="#dedede" strokeweight=".1141mm">
                    <o:lock v:ext="edit" shapetype="f"/>
                  </v:line>
                  <v:shape id="docshape445" o:spid="_x0000_s1031" style="position:absolute;left:3809;top:59;width:5125;height:2824;visibility:visible;mso-wrap-style:square;v-text-anchor:top" coordsize="5125,28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" path="m,129r5125,m961,2824l961,e" filled="f" strokecolor="#dedede" strokeweight=".1141mm">
                    <v:path arrowok="t" o:connecttype="custom" o:connectlocs="0,188;5125,188;961,2883;961,59" o:connectangles="0,0,0,0"/>
                  </v:shape>
                  <v:line id="Line 52" o:spid="_x0000_s1032" style="position:absolute;visibility:visible;mso-wrap-style:square" from="6372,701" to="8934,70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" strokecolor="#dedede" strokeweight=".1141mm">
                    <o:lock v:ext="edit" shapetype="f"/>
                  </v:line>
                  <v:line id="Line 51" o:spid="_x0000_s1033" style="position:absolute;visibility:visible;mso-wrap-style:square" from="6371,2883" to="6371,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" strokecolor="#dedede" strokeweight=".1141mm">
                    <o:lock v:ext="edit" shapetype="f"/>
                  </v:line>
                  <v:line id="Line 50" o:spid="_x0000_s1034" style="position:absolute;visibility:visible;mso-wrap-style:square" from="7092,958" to="8934,9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" strokecolor="#dedede" strokeweight=".16pt">
                    <o:lock v:ext="edit" shapetype="f"/>
                  </v:line>
                  <v:shape id="docshape446" o:spid="_x0000_s1035" style="position:absolute;left:7092;top:1214;width:1842;height:1027;visibility:visible;mso-wrap-style:square;v-text-anchor:top" coordsize="1842,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" path="m,1027r881,m,514r881,m,l1842,e" filled="f" strokecolor="#dedede" strokeweight=".1141mm">
                    <v:path arrowok="t" o:connecttype="custom" o:connectlocs="0,2241;881,2241;0,1728;881,1728;0,1214;1842,1214" o:connectangles="0,0,0,0,0,0"/>
                  </v:shape>
                  <v:line id="Line 48" o:spid="_x0000_s1036" style="position:absolute;visibility:visible;mso-wrap-style:square" from="7973,2883" to="7973,288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" strokecolor="#dedede" strokeweight=".1141mm">
                    <o:lock v:ext="edit" shapetype="f"/>
                  </v:line>
                  <v:rect id="docshape447" o:spid="_x0000_s1037"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" fillcolor="#f8766d" stroked="f">
                    <v:path arrowok="t"/>
                  </v:rect>
                  <v:rect id="docshape448" o:spid="_x0000_s1038" style="position:absolute;left:7252;top:2656;width:721;height: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" filled="f" strokeweight=".1258mm">
                    <v:path arrowok="t"/>
                  </v:rect>
                  <v:shape id="docshape449" o:spid="_x0000_s1039" style="position:absolute;left:8693;top:1470;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" path="m,1027r241,m,513r241,m,l241,e" filled="f" strokecolor="#dedede" strokeweight=".16pt">
                    <v:path arrowok="t" o:connecttype="custom" o:connectlocs="0,2498;241,2498;0,1984;241,1984;0,1471;241,1471" o:connectangles="0,0,0,0,0,0"/>
                  </v:shape>
                  <v:shape id="docshape450" o:spid="_x0000_s1040" style="position:absolute;left:8693;top:1727;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" path="m,513r241,m,l241,e" filled="f" strokecolor="#dedede" strokeweight=".1141mm">
                    <v:path arrowok="t" o:connecttype="custom" o:connectlocs="0,2241;241,2241;0,1728;241,1728" o:connectangles="0,0,0,0"/>
                  </v:shape>
                  <v:rect id="docshape451" o:spid="_x0000_s1041"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" fillcolor="#00bfc4" stroked="f">
                    <v:path arrowok="t"/>
                  </v:rect>
                  <v:rect id="docshape452" o:spid="_x0000_s1042" style="position:absolute;left:7972;top:1462;width:721;height:1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" filled="f" strokeweight=".1258mm">
                    <v:path arrowok="t"/>
                  </v:rect>
                  <v:shape id="docshape453" o:spid="_x0000_s1043" style="position:absolute;left:5490;top:1470;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" path="m,513r160,m,l160,e" filled="f" strokecolor="#dedede" strokeweight=".16pt">
                    <v:path arrowok="t" o:connecttype="custom" o:connectlocs="0,1984;160,1984;0,1471;160,1471" o:connectangles="0,0,0,0"/>
                  </v:shape>
                  <v:shape id="docshape454" o:spid="_x0000_s1044" style="position:absolute;left:5490;top:1727;width:161;height:514;visibility:visible;mso-wrap-style:square;v-text-anchor:top" coordsize="16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" path="m,513r160,m,l160,e" filled="f" strokecolor="#dedede" strokeweight=".1141mm">
                    <v:path arrowok="t" o:connecttype="custom" o:connectlocs="0,2241;160,2241;0,1728;160,1728" o:connectangles="0,0,0,0"/>
                  </v:shape>
                  <v:rect id="docshape455" o:spid="_x0000_s1045"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" fillcolor="#f8766d" stroked="f">
                    <v:path arrowok="t"/>
                  </v:rect>
                  <v:rect id="docshape456" o:spid="_x0000_s1046" style="position:absolute;left:5650;top:608;width:721;height:21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" filled="f" strokeweight=".1258mm">
                    <v:path arrowok="t"/>
                  </v:rect>
                  <v:rect id="docshape457" o:spid="_x0000_s1047"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" fillcolor="#00bfc4" stroked="f">
                    <v:path arrowok="t"/>
                  </v:rect>
                  <v:rect id="docshape458" o:spid="_x0000_s1048" style="position:absolute;left:6371;top:884;width:721;height:18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" filled="f" strokeweight=".1258mm">
                    <v:path arrowok="t"/>
                  </v:rect>
                  <v:shape id="docshape459" o:spid="_x0000_s1049" style="position:absolute;left:3809;top:1470;width:241;height:514;visibility:visible;mso-wrap-style:square;v-text-anchor:top" coordsize="241,5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" path="m,513r241,m,l241,e" filled="f" strokecolor="#dedede" strokeweight=".16pt">
                    <v:path arrowok="t" o:connecttype="custom" o:connectlocs="0,1984;241,1984;0,1471;241,1471" o:connectangles="0,0,0,0"/>
                  </v:shape>
                  <v:shape id="docshape460" o:spid="_x0000_s1050" style="position:absolute;left:3809;top:1214;width:241;height:1027;visibility:visible;mso-wrap-style:square;v-text-anchor:top" coordsize="241,10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" path="m,1027r241,m,514r241,m,l241,e" filled="f" strokecolor="#dedede" strokeweight=".1141mm">
                    <v:path arrowok="t" o:connecttype="custom" o:connectlocs="0,2241;241,2241;0,1728;241,1728;0,1214;241,1214" o:connectangles="0,0,0,0,0,0"/>
                  </v:shape>
                  <v:rect id="docshape461" o:spid="_x0000_s1051"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" fillcolor="#f8766d" stroked="f">
                    <v:path arrowok="t"/>
                  </v:rect>
                  <v:rect id="docshape462" o:spid="_x0000_s1052" style="position:absolute;left:4049;top:1026;width:721;height:17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" filled="f" strokeweight=".1258mm">
                    <v:path arrowok="t"/>
                  </v:rect>
                  <v:rect id="docshape463" o:spid="_x0000_s1053"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" fillcolor="#00bfc4" stroked="f">
                    <v:path arrowok="t"/>
                  </v:rect>
                  <v:rect id="docshape464" o:spid="_x0000_s1054" style="position:absolute;left:4770;top:1214;width:721;height:1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" filled="f" strokeweight=".1258mm">
                    <v:path arrowok="t"/>
                  </v:rect>
                  <v:shape id="docshape465" o:spid="_x0000_s1055" style="position:absolute;left:5931;top:554;width:2482;height:2111;visibility:visible;mso-wrap-style:square;v-text-anchor:top" coordsize="2482,211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" path="m1601,2093r161,m1681,2093r,18m1601,2111r161,m2322,868r160,m2402,868r,79m2322,947r160,m,l160,m80,r,107m,107r160,m721,288r160,m801,288r,82m721,370r160,e" filled="f" strokeweight=".1258mm">
                    <v:path arrowok="t" o:connecttype="custom" o:connectlocs="1601,2648;1762,2648;1681,2648;1681,2666;1601,2666;1762,2666;2322,1423;2482,1423;2402,1423;2402,1502;2322,1502;2482,1502;0,555;160,555;80,555;80,662;0,662;160,662;721,843;881,843;801,843;801,925;721,925;881,925" o:connectangles="0,0,0,0,0,0,0,0,0,0,0,0,0,0,0,0,0,0,0,0,0,0,0,0"/>
                  </v:shape>
                  <v:rect id="docshape466" o:spid="_x0000_s1056" style="position:absolute;left:3809;top:59;width:5125;height:28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" filled="f" strokecolor="#b3b3b3" strokeweight=".22814mm">
                    <v:path arrowok="t"/>
                  </v:rect>
                  <v:shape id="docshape467" o:spid="_x0000_s1057" style="position:absolute;left:3776;top:187;width:4197;height:2729;visibility:visible;mso-wrap-style:square;v-text-anchor:top" coordsize="4197,272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" path="m,2566r33,m,2053r33,m,1540r33,m,1026r33,m,513r33,m,l33,m994,2728r,-33m2595,2728r,-33m4197,2728r,-33e" filled="f" strokecolor="#b3b3b3" strokeweight=".1141mm">
                    <v:path arrowok="t" o:connecttype="custom" o:connectlocs="0,2754;33,2754;0,2241;33,2241;0,1728;33,1728;0,1214;33,1214;0,701;33,701;0,188;33,188;994,2916;994,2883;2595,2916;2595,2883;4197,2916;4197,2883" o:connectangles="0,0,0,0,0,0,0,0,0,0,0,0,0,0,0,0,0,0"/>
                  </v:shape>
                  <w10:wrap anchorx="page"/>
                </v:group>
              </w:pict>
            </mc:Fallback>
          </mc:AlternateContent>
        </w:r>
      </w:ins>
      <w:r w:rsidR="00000000">
        <w:rPr>
          <w:rFonts w:ascii="Arial"/>
          <w:color w:val="4D4D4D"/>
          <w:spacing w:val="-5"/>
          <w:sz w:val="16"/>
        </w:rPr>
        <w:t>0.5</w:t>
      </w:r>
    </w:p>
    <w:p w14:paraId="66E186FB" w14:textId="77777777" w:rsidR="00A529FC" w:rsidRDefault="00A529FC">
      <w:pPr>
        <w:pStyle w:val="BodyText"/>
        <w:spacing w:before="4"/>
        <w:rPr>
          <w:rFonts w:ascii="Arial"/>
          <w:sz w:val="20"/>
        </w:rPr>
      </w:pPr>
    </w:p>
    <w:p w14:paraId="750441DE" w14:textId="77777777" w:rsidR="00A529FC" w:rsidRDefault="00000000">
      <w:pPr>
        <w:spacing w:before="95"/>
        <w:ind w:left="2207"/>
        <w:rPr>
          <w:rFonts w:ascii="Arial"/>
          <w:sz w:val="16"/>
        </w:rPr>
      </w:pPr>
      <w:r>
        <w:rPr>
          <w:rFonts w:ascii="Arial"/>
          <w:color w:val="4D4D4D"/>
          <w:spacing w:val="-5"/>
          <w:sz w:val="16"/>
        </w:rPr>
        <w:t>0.4</w:t>
      </w:r>
    </w:p>
    <w:p w14:paraId="3F5FD710" w14:textId="77777777" w:rsidR="00A529FC" w:rsidRDefault="00A529FC">
      <w:pPr>
        <w:pStyle w:val="BodyText"/>
        <w:spacing w:before="4"/>
        <w:rPr>
          <w:rFonts w:ascii="Arial"/>
          <w:sz w:val="20"/>
        </w:rPr>
      </w:pPr>
    </w:p>
    <w:p w14:paraId="5ACA4C90" w14:textId="77777777" w:rsidR="00A529FC" w:rsidRDefault="006228F8">
      <w:pPr>
        <w:spacing w:before="95"/>
        <w:ind w:left="2207"/>
        <w:rPr>
          <w:rFonts w:ascii="Arial"/>
          <w:sz w:val="16"/>
        </w:rPr>
      </w:pPr>
      <w:r>
        <w:rPr>
          <w:noProof/>
        </w:rPr>
        <mc:AlternateContent>
          <mc:Choice Requires="wps">
            <w:drawing>
              <wp:anchor distT="0" distB="0" distL="114300" distR="114300" simplePos="0" relativeHeight="15767552" behindDoc="0" locked="0" layoutInCell="1" allowOverlap="1" wp14:anchorId="6AA4E2CE" wp14:editId="529DE003">
                <wp:simplePos x="0" y="0"/>
                <wp:positionH relativeFrom="page">
                  <wp:posOffset>2063115</wp:posOffset>
                </wp:positionH>
                <wp:positionV relativeFrom="paragraph">
                  <wp:posOffset>-64135</wp:posOffset>
                </wp:positionV>
                <wp:extent cx="167640" cy="692785"/>
                <wp:effectExtent l="0" t="0" r="10160" b="5715"/>
                <wp:wrapNone/>
                <wp:docPr id="31" name="docshape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67640" cy="692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FA76C9" w14:textId="77777777" w:rsidR="00A529FC" w:rsidRDefault="00000000">
                            <w:pPr>
                              <w:spacing w:before="13"/>
                              <w:ind w:left="20"/>
                              <w:rPr>
                                <w:rFonts w:ascii="Arial"/>
                                <w:sz w:val="20"/>
                              </w:rPr>
                            </w:pPr>
                            <w:r>
                              <w:rPr>
                                <w:rFonts w:ascii="Arial"/>
                                <w:sz w:val="20"/>
                              </w:rPr>
                              <w:t xml:space="preserve">AB </w:t>
                            </w:r>
                            <w:r>
                              <w:rPr>
                                <w:rFonts w:ascii="Arial"/>
                                <w:spacing w:val="-2"/>
                                <w:sz w:val="20"/>
                              </w:rPr>
                              <w:t>Memory</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A4E2CE" id="docshape468" o:spid="_x0000_s1639" type="#_x0000_t202" style="position:absolute;left:0;text-align:left;margin-left:162.45pt;margin-top:-5.05pt;width:13.2pt;height:54.55pt;z-index:15767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" filled="f" stroked="f">
                <v:path arrowok="t"/>
                <v:textbox style="layout-flow:vertical;mso-layout-flow-alt:bottom-to-top" inset="0,0,0,0">
                  <w:txbxContent>
                    <w:p w14:paraId="6FFA76C9" w14:textId="77777777" w:rsidR="00A529FC" w:rsidRDefault="00000000">
                      <w:pPr>
                        <w:spacing w:before="13"/>
                        <w:ind w:left="20"/>
                        <w:rPr>
                          <w:rFonts w:ascii="Arial"/>
                          <w:sz w:val="20"/>
                        </w:rPr>
                      </w:pPr>
                      <w:r>
                        <w:rPr>
                          <w:rFonts w:ascii="Arial"/>
                          <w:sz w:val="20"/>
                        </w:rPr>
                        <w:t xml:space="preserve">AB </w:t>
                      </w:r>
                      <w:r>
                        <w:rPr>
                          <w:rFonts w:ascii="Arial"/>
                          <w:spacing w:val="-2"/>
                          <w:sz w:val="20"/>
                        </w:rPr>
                        <w:t>Memory</w:t>
                      </w:r>
                    </w:p>
                  </w:txbxContent>
                </v:textbox>
                <w10:wrap anchorx="page"/>
              </v:shape>
            </w:pict>
          </mc:Fallback>
        </mc:AlternateContent>
      </w:r>
      <w:r w:rsidR="00000000">
        <w:rPr>
          <w:rFonts w:ascii="Arial"/>
          <w:color w:val="4D4D4D"/>
          <w:spacing w:val="-5"/>
          <w:sz w:val="16"/>
        </w:rPr>
        <w:t>0.3</w:t>
      </w:r>
    </w:p>
    <w:p w14:paraId="1DE822A8" w14:textId="77777777" w:rsidR="00A529FC" w:rsidRDefault="00A529FC">
      <w:pPr>
        <w:pStyle w:val="BodyText"/>
        <w:spacing w:before="5"/>
        <w:rPr>
          <w:rFonts w:ascii="Arial"/>
          <w:sz w:val="20"/>
        </w:rPr>
      </w:pPr>
    </w:p>
    <w:p w14:paraId="6D86418C" w14:textId="77777777" w:rsidR="00A529FC" w:rsidRDefault="00000000">
      <w:pPr>
        <w:spacing w:before="95"/>
        <w:ind w:left="2207"/>
        <w:rPr>
          <w:rFonts w:ascii="Arial"/>
          <w:sz w:val="16"/>
        </w:rPr>
      </w:pPr>
      <w:r>
        <w:rPr>
          <w:rFonts w:ascii="Arial"/>
          <w:color w:val="4D4D4D"/>
          <w:spacing w:val="-5"/>
          <w:sz w:val="16"/>
        </w:rPr>
        <w:t>0.2</w:t>
      </w:r>
    </w:p>
    <w:p w14:paraId="528D92BE" w14:textId="77777777" w:rsidR="00A529FC" w:rsidRDefault="00A529FC">
      <w:pPr>
        <w:pStyle w:val="BodyText"/>
        <w:spacing w:before="4"/>
        <w:rPr>
          <w:rFonts w:ascii="Arial"/>
          <w:sz w:val="20"/>
        </w:rPr>
      </w:pPr>
    </w:p>
    <w:p w14:paraId="1C4358AB" w14:textId="77777777" w:rsidR="00A529FC" w:rsidRDefault="00000000">
      <w:pPr>
        <w:spacing w:before="95"/>
        <w:ind w:left="2207"/>
        <w:rPr>
          <w:rFonts w:ascii="Arial"/>
          <w:sz w:val="16"/>
        </w:rPr>
      </w:pPr>
      <w:r>
        <w:rPr>
          <w:rFonts w:ascii="Arial"/>
          <w:color w:val="4D4D4D"/>
          <w:spacing w:val="-5"/>
          <w:sz w:val="16"/>
        </w:rPr>
        <w:t>0.1</w:t>
      </w:r>
    </w:p>
    <w:p w14:paraId="5EAD6333" w14:textId="77777777" w:rsidR="00A529FC" w:rsidRDefault="00A529FC">
      <w:pPr>
        <w:pStyle w:val="BodyText"/>
        <w:spacing w:before="4"/>
        <w:rPr>
          <w:rFonts w:ascii="Arial"/>
          <w:sz w:val="20"/>
        </w:rPr>
      </w:pPr>
    </w:p>
    <w:p w14:paraId="3CC37584" w14:textId="77777777" w:rsidR="00A529FC" w:rsidRDefault="00A529FC">
      <w:pPr>
        <w:rPr>
          <w:rFonts w:ascii="Arial"/>
          <w:sz w:val="20"/>
        </w:rPr>
        <w:sectPr w:rsidR="00A529FC">
          <w:pgSz w:w="12240" w:h="15840"/>
          <w:pgMar w:top="1180" w:right="1320" w:bottom="280" w:left="1320" w:header="397" w:footer="0" w:gutter="0"/>
          <w:cols w:space="720"/>
        </w:sectPr>
      </w:pPr>
    </w:p>
    <w:p w14:paraId="31802890" w14:textId="77777777" w:rsidR="00A529FC" w:rsidRDefault="00000000">
      <w:pPr>
        <w:spacing w:before="95"/>
        <w:jc w:val="right"/>
        <w:rPr>
          <w:rFonts w:ascii="Arial"/>
          <w:sz w:val="16"/>
        </w:rPr>
      </w:pPr>
      <w:r>
        <w:rPr>
          <w:rFonts w:ascii="Arial"/>
          <w:color w:val="4D4D4D"/>
          <w:spacing w:val="-5"/>
          <w:sz w:val="16"/>
        </w:rPr>
        <w:t>0.0</w:t>
      </w:r>
    </w:p>
    <w:p w14:paraId="1CA0ED76" w14:textId="77777777" w:rsidR="00A529FC" w:rsidRDefault="00000000">
      <w:pPr>
        <w:rPr>
          <w:rFonts w:ascii="Arial"/>
          <w:sz w:val="18"/>
        </w:rPr>
      </w:pPr>
      <w:r>
        <w:br w:type="column"/>
      </w:r>
    </w:p>
    <w:p w14:paraId="64C296D7" w14:textId="77777777" w:rsidR="00A529FC" w:rsidRDefault="00000000">
      <w:pPr>
        <w:spacing w:before="134"/>
        <w:ind w:left="574"/>
        <w:rPr>
          <w:rFonts w:ascii="Arial"/>
          <w:sz w:val="16"/>
        </w:rPr>
      </w:pPr>
      <w:r>
        <w:rPr>
          <w:rFonts w:ascii="Arial"/>
          <w:color w:val="4D4D4D"/>
          <w:spacing w:val="-2"/>
          <w:sz w:val="16"/>
        </w:rPr>
        <w:t>Experiment</w:t>
      </w:r>
    </w:p>
    <w:p w14:paraId="1821A12E" w14:textId="77777777" w:rsidR="00A529FC" w:rsidRDefault="00000000">
      <w:pPr>
        <w:rPr>
          <w:rFonts w:ascii="Arial"/>
          <w:sz w:val="18"/>
        </w:rPr>
      </w:pPr>
      <w:r>
        <w:br w:type="column"/>
      </w:r>
    </w:p>
    <w:p w14:paraId="5D312AD7" w14:textId="77777777" w:rsidR="00A529FC" w:rsidRDefault="00000000">
      <w:pPr>
        <w:spacing w:before="134" w:line="179" w:lineRule="exact"/>
        <w:ind w:left="817"/>
        <w:rPr>
          <w:rFonts w:ascii="Arial"/>
          <w:sz w:val="16"/>
        </w:rPr>
      </w:pPr>
      <w:r>
        <w:rPr>
          <w:rFonts w:ascii="Arial"/>
          <w:color w:val="4D4D4D"/>
          <w:spacing w:val="-2"/>
          <w:sz w:val="16"/>
        </w:rPr>
        <w:t>Theremin</w:t>
      </w:r>
    </w:p>
    <w:p w14:paraId="42455EBC" w14:textId="77777777" w:rsidR="00A529FC" w:rsidRDefault="00000000">
      <w:pPr>
        <w:spacing w:line="225" w:lineRule="exact"/>
        <w:ind w:left="883"/>
        <w:rPr>
          <w:rFonts w:ascii="Arial"/>
          <w:sz w:val="20"/>
        </w:rPr>
      </w:pPr>
      <w:r>
        <w:rPr>
          <w:rFonts w:ascii="Arial"/>
          <w:spacing w:val="-2"/>
          <w:sz w:val="20"/>
        </w:rPr>
        <w:t>Model</w:t>
      </w:r>
    </w:p>
    <w:p w14:paraId="7A5029F6" w14:textId="77777777" w:rsidR="00A529FC" w:rsidRDefault="00000000">
      <w:pPr>
        <w:rPr>
          <w:rFonts w:ascii="Arial"/>
          <w:sz w:val="18"/>
        </w:rPr>
      </w:pPr>
      <w:r>
        <w:br w:type="column"/>
      </w:r>
    </w:p>
    <w:p w14:paraId="7066B022" w14:textId="77777777" w:rsidR="00A529FC" w:rsidRDefault="00000000">
      <w:pPr>
        <w:spacing w:before="134"/>
        <w:ind w:left="965"/>
        <w:rPr>
          <w:rFonts w:ascii="Arial"/>
          <w:sz w:val="16"/>
        </w:rPr>
      </w:pPr>
      <w:r>
        <w:rPr>
          <w:rFonts w:ascii="Arial"/>
          <w:color w:val="4D4D4D"/>
          <w:spacing w:val="-2"/>
          <w:sz w:val="16"/>
        </w:rPr>
        <w:t>NoEDL</w:t>
      </w:r>
    </w:p>
    <w:p w14:paraId="2E800C9A" w14:textId="77777777" w:rsidR="00A529FC" w:rsidRDefault="00A529FC">
      <w:pPr>
        <w:rPr>
          <w:rFonts w:ascii="Arial"/>
          <w:sz w:val="16"/>
        </w:rPr>
        <w:sectPr w:rsidR="00A529FC">
          <w:type w:val="continuous"/>
          <w:pgSz w:w="12240" w:h="15840"/>
          <w:pgMar w:top="1180" w:right="1320" w:bottom="280" w:left="1320" w:header="397" w:footer="0" w:gutter="0"/>
          <w:cols w:num="4" w:space="720" w:equalWidth="0">
            <w:col w:w="2430" w:space="40"/>
            <w:col w:w="1387" w:space="39"/>
            <w:col w:w="1494" w:space="39"/>
            <w:col w:w="4171"/>
          </w:cols>
        </w:sectPr>
      </w:pPr>
    </w:p>
    <w:p w14:paraId="01703A5A" w14:textId="6EF99D8B" w:rsidR="00A529FC" w:rsidRDefault="002F233B">
      <w:pPr>
        <w:tabs>
          <w:tab w:val="left" w:pos="1662"/>
          <w:tab w:val="left" w:pos="2198"/>
        </w:tabs>
        <w:spacing w:before="179"/>
        <w:ind w:left="502"/>
        <w:jc w:val="center"/>
        <w:rPr>
          <w:rFonts w:ascii="Arial"/>
          <w:sz w:val="16"/>
        </w:rPr>
      </w:pPr>
      <w:del w:id="556" w:author="Author" w:date="2022-09-10T01:53:00Z">
        <w:r>
          <w:rPr>
            <w:noProof/>
          </w:rPr>
          <mc:AlternateContent>
            <mc:Choice Requires="wpg">
              <w:drawing>
                <wp:anchor distT="0" distB="0" distL="114300" distR="114300" simplePos="0" relativeHeight="487672832" behindDoc="1" locked="0" layoutInCell="1" allowOverlap="1" wp14:anchorId="791DD707" wp14:editId="08CF195D">
                  <wp:simplePos x="0" y="0"/>
                  <wp:positionH relativeFrom="page">
                    <wp:posOffset>4037330</wp:posOffset>
                  </wp:positionH>
                  <wp:positionV relativeFrom="paragraph">
                    <wp:posOffset>128270</wp:posOffset>
                  </wp:positionV>
                  <wp:extent cx="71755" cy="93980"/>
                  <wp:effectExtent l="0" t="0" r="4445" b="7620"/>
                  <wp:wrapNone/>
                  <wp:docPr id="1050" name="docshapegroup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358" y="202"/>
                            <a:chExt cx="113" cy="148"/>
                          </a:xfrm>
                        </wpg:grpSpPr>
                        <wps:wsp>
                          <wps:cNvPr id="1051" name="docshape470"/>
                          <wps:cNvSpPr>
                            <a:spLocks/>
                          </wps:cNvSpPr>
                          <wps:spPr bwMode="auto">
                            <a:xfrm>
                              <a:off x="6361" y="205"/>
                              <a:ext cx="106" cy="141"/>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2" name="docshape471"/>
                          <wps:cNvSpPr>
                            <a:spLocks/>
                          </wps:cNvSpPr>
                          <wps:spPr bwMode="auto">
                            <a:xfrm>
                              <a:off x="6361" y="205"/>
                              <a:ext cx="106" cy="141"/>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8A6AF1" id="docshapegroup469" o:spid="_x0000_s1026" style="position:absolute;margin-left:317.9pt;margin-top:10.1pt;width:5.65pt;height:7.4pt;z-index:-15643648;mso-position-horizontal-relative:page" coordorigin="6358,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">
                  <v:rect id="docshape470" o:spid="_x0000_s1027"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" fillcolor="#f8766d" stroked="f">
                    <v:path arrowok="t"/>
                  </v:rect>
                  <v:rect id="docshape471" o:spid="_x0000_s1028"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" filled="f" strokeweight=".1258mm">
                    <v:path arrowok="t"/>
                  </v:rect>
                  <w10:wrap anchorx="page"/>
                </v:group>
              </w:pict>
            </mc:Fallback>
          </mc:AlternateContent>
        </w:r>
        <w:r>
          <w:rPr>
            <w:noProof/>
          </w:rPr>
          <mc:AlternateContent>
            <mc:Choice Requires="wpg">
              <w:drawing>
                <wp:anchor distT="0" distB="0" distL="114300" distR="114300" simplePos="0" relativeHeight="487673856" behindDoc="1" locked="0" layoutInCell="1" allowOverlap="1" wp14:anchorId="0C0CB4F8" wp14:editId="5E8739B3">
                  <wp:simplePos x="0" y="0"/>
                  <wp:positionH relativeFrom="page">
                    <wp:posOffset>4378325</wp:posOffset>
                  </wp:positionH>
                  <wp:positionV relativeFrom="paragraph">
                    <wp:posOffset>128270</wp:posOffset>
                  </wp:positionV>
                  <wp:extent cx="71755" cy="93980"/>
                  <wp:effectExtent l="0" t="0" r="4445" b="7620"/>
                  <wp:wrapNone/>
                  <wp:docPr id="1053"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895" y="202"/>
                            <a:chExt cx="113" cy="148"/>
                          </a:xfrm>
                        </wpg:grpSpPr>
                        <wps:wsp>
                          <wps:cNvPr id="1054" name="docshape473"/>
                          <wps:cNvSpPr>
                            <a:spLocks/>
                          </wps:cNvSpPr>
                          <wps:spPr bwMode="auto">
                            <a:xfrm>
                              <a:off x="6898" y="205"/>
                              <a:ext cx="106" cy="14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5" name="docshape474"/>
                          <wps:cNvSpPr>
                            <a:spLocks/>
                          </wps:cNvSpPr>
                          <wps:spPr bwMode="auto">
                            <a:xfrm>
                              <a:off x="6898" y="205"/>
                              <a:ext cx="106" cy="141"/>
                            </a:xfrm>
                            <a:prstGeom prst="rect">
                              <a:avLst/>
                            </a:prstGeom>
                            <a:noFill/>
                            <a:ln w="4529">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C0F6717" id="docshapegroup472" o:spid="_x0000_s1026" style="position:absolute;margin-left:344.75pt;margin-top:10.1pt;width:5.65pt;height:7.4pt;z-index:-15642624;mso-position-horizontal-relative:page" coordorigin="6895,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">
                  <v:rect id="docshape473" o:spid="_x0000_s1027"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" fillcolor="#00bfc4" stroked="f">
                    <v:path arrowok="t"/>
                  </v:rect>
                  <v:rect id="docshape474" o:spid="_x0000_s1028"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" filled="f" strokeweight=".1258mm">
                    <v:path arrowok="t"/>
                  </v:rect>
                  <w10:wrap anchorx="page"/>
                </v:group>
              </w:pict>
            </mc:Fallback>
          </mc:AlternateContent>
        </w:r>
      </w:del>
      <w:ins w:id="557" w:author="Author" w:date="2022-09-10T01:53:00Z">
        <w:r w:rsidR="006228F8">
          <w:rPr>
            <w:noProof/>
          </w:rPr>
          <mc:AlternateContent>
            <mc:Choice Requires="wpg">
              <w:drawing>
                <wp:anchor distT="0" distB="0" distL="114300" distR="114300" simplePos="0" relativeHeight="486598144" behindDoc="1" locked="0" layoutInCell="1" allowOverlap="1" wp14:anchorId="0DA7B181" wp14:editId="7551503E">
                  <wp:simplePos x="0" y="0"/>
                  <wp:positionH relativeFrom="page">
                    <wp:posOffset>4037330</wp:posOffset>
                  </wp:positionH>
                  <wp:positionV relativeFrom="paragraph">
                    <wp:posOffset>128270</wp:posOffset>
                  </wp:positionV>
                  <wp:extent cx="71755" cy="93980"/>
                  <wp:effectExtent l="0" t="0" r="4445" b="7620"/>
                  <wp:wrapNone/>
                  <wp:docPr id="28" name="docshapegroup4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358" y="202"/>
                            <a:chExt cx="113" cy="148"/>
                          </a:xfrm>
                        </wpg:grpSpPr>
                        <wps:wsp>
                          <wps:cNvPr id="29" name="docshape470"/>
                          <wps:cNvSpPr>
                            <a:spLocks/>
                          </wps:cNvSpPr>
                          <wps:spPr bwMode="auto">
                            <a:xfrm>
                              <a:off x="6361" y="205"/>
                              <a:ext cx="106" cy="141"/>
                            </a:xfrm>
                            <a:prstGeom prst="rect">
                              <a:avLst/>
                            </a:prstGeom>
                            <a:solidFill>
                              <a:srgbClr val="F8766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 name="docshape471"/>
                          <wps:cNvSpPr>
                            <a:spLocks/>
                          </wps:cNvSpPr>
                          <wps:spPr bwMode="auto">
                            <a:xfrm>
                              <a:off x="6361"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48CA38" id="docshapegroup469" o:spid="_x0000_s1026" style="position:absolute;margin-left:317.9pt;margin-top:10.1pt;width:5.65pt;height:7.4pt;z-index:-16718336;mso-position-horizontal-relative:page" coordorigin="6358,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">
                  <v:rect id="docshape470" o:spid="_x0000_s1027"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" fillcolor="#f8766d" stroked="f">
                    <v:path arrowok="t"/>
                  </v:rect>
                  <v:rect id="docshape471" o:spid="_x0000_s1028" style="position:absolute;left:6361;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" filled="f" strokeweight=".1258mm">
                    <v:path arrowok="t"/>
                  </v:rect>
                  <w10:wrap anchorx="page"/>
                </v:group>
              </w:pict>
            </mc:Fallback>
          </mc:AlternateContent>
        </w:r>
        <w:r w:rsidR="006228F8">
          <w:rPr>
            <w:noProof/>
          </w:rPr>
          <mc:AlternateContent>
            <mc:Choice Requires="wpg">
              <w:drawing>
                <wp:anchor distT="0" distB="0" distL="114300" distR="114300" simplePos="0" relativeHeight="486598656" behindDoc="1" locked="0" layoutInCell="1" allowOverlap="1" wp14:anchorId="4B804512" wp14:editId="12E6A8C5">
                  <wp:simplePos x="0" y="0"/>
                  <wp:positionH relativeFrom="page">
                    <wp:posOffset>4378325</wp:posOffset>
                  </wp:positionH>
                  <wp:positionV relativeFrom="paragraph">
                    <wp:posOffset>128270</wp:posOffset>
                  </wp:positionV>
                  <wp:extent cx="71755" cy="93980"/>
                  <wp:effectExtent l="0" t="0" r="4445" b="7620"/>
                  <wp:wrapNone/>
                  <wp:docPr id="25" name="docshapegroup4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755" cy="93980"/>
                            <a:chOff x="6895" y="202"/>
                            <a:chExt cx="113" cy="148"/>
                          </a:xfrm>
                        </wpg:grpSpPr>
                        <wps:wsp>
                          <wps:cNvPr id="26" name="docshape473"/>
                          <wps:cNvSpPr>
                            <a:spLocks/>
                          </wps:cNvSpPr>
                          <wps:spPr bwMode="auto">
                            <a:xfrm>
                              <a:off x="6898" y="205"/>
                              <a:ext cx="106" cy="141"/>
                            </a:xfrm>
                            <a:prstGeom prst="rect">
                              <a:avLst/>
                            </a:prstGeom>
                            <a:solidFill>
                              <a:srgbClr val="00BFC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 name="docshape474"/>
                          <wps:cNvSpPr>
                            <a:spLocks/>
                          </wps:cNvSpPr>
                          <wps:spPr bwMode="auto">
                            <a:xfrm>
                              <a:off x="6898" y="205"/>
                              <a:ext cx="106" cy="141"/>
                            </a:xfrm>
                            <a:prstGeom prst="rect">
                              <a:avLst/>
                            </a:prstGeom>
                            <a:noFill/>
                            <a:ln w="453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73A609" id="docshapegroup472" o:spid="_x0000_s1026" style="position:absolute;margin-left:344.75pt;margin-top:10.1pt;width:5.65pt;height:7.4pt;z-index:-16717824;mso-position-horizontal-relative:page" coordorigin="6895,202" coordsize="113,1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">
                  <v:rect id="docshape473" o:spid="_x0000_s1027"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" fillcolor="#00bfc4" stroked="f">
                    <v:path arrowok="t"/>
                  </v:rect>
                  <v:rect id="docshape474" o:spid="_x0000_s1028" style="position:absolute;left:6898;top:205;width:106;height:14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" filled="f" strokeweight=".1258mm">
                    <v:path arrowok="t"/>
                  </v:rect>
                  <w10:wrap anchorx="page"/>
                </v:group>
              </w:pict>
            </mc:Fallback>
          </mc:AlternateContent>
        </w:r>
      </w:ins>
      <w:r w:rsidR="00000000">
        <w:rPr>
          <w:rFonts w:ascii="Arial"/>
          <w:spacing w:val="-2"/>
          <w:sz w:val="20"/>
        </w:rPr>
        <w:t>Condition</w:t>
      </w:r>
      <w:r w:rsidR="00000000">
        <w:rPr>
          <w:rFonts w:ascii="Arial"/>
          <w:sz w:val="20"/>
        </w:rPr>
        <w:tab/>
      </w:r>
      <w:r w:rsidR="00000000">
        <w:rPr>
          <w:rFonts w:ascii="Arial"/>
          <w:spacing w:val="-5"/>
          <w:position w:val="3"/>
          <w:sz w:val="16"/>
        </w:rPr>
        <w:t>RP</w:t>
      </w:r>
      <w:r w:rsidR="00000000">
        <w:rPr>
          <w:rFonts w:ascii="Arial"/>
          <w:position w:val="3"/>
          <w:sz w:val="16"/>
        </w:rPr>
        <w:tab/>
      </w:r>
      <w:r w:rsidR="00000000">
        <w:rPr>
          <w:rFonts w:ascii="Arial"/>
          <w:spacing w:val="-5"/>
          <w:position w:val="3"/>
          <w:sz w:val="16"/>
        </w:rPr>
        <w:t>RS</w:t>
      </w:r>
    </w:p>
    <w:p w14:paraId="497B5055" w14:textId="77777777" w:rsidR="00A529FC" w:rsidRDefault="00A529FC">
      <w:pPr>
        <w:pStyle w:val="BodyText"/>
        <w:spacing w:before="10"/>
        <w:rPr>
          <w:rFonts w:ascii="Arial"/>
          <w:sz w:val="19"/>
        </w:rPr>
      </w:pPr>
    </w:p>
    <w:p w14:paraId="1AC5AB38" w14:textId="26084FDD" w:rsidR="00A529FC" w:rsidRDefault="00000000">
      <w:pPr>
        <w:spacing w:before="97" w:line="252" w:lineRule="auto"/>
        <w:ind w:left="120" w:right="117"/>
        <w:jc w:val="both"/>
        <w:rPr>
          <w:sz w:val="18"/>
        </w:rPr>
      </w:pPr>
      <w:r>
        <w:rPr>
          <w:spacing w:val="-2"/>
        </w:rPr>
        <w:t>Figure</w:t>
      </w:r>
      <w:r>
        <w:rPr>
          <w:spacing w:val="-6"/>
        </w:rPr>
        <w:t xml:space="preserve"> </w:t>
      </w:r>
      <w:r>
        <w:rPr>
          <w:spacing w:val="-2"/>
        </w:rPr>
        <w:t>7:</w:t>
      </w:r>
      <w:r>
        <w:rPr>
          <w:spacing w:val="18"/>
        </w:rPr>
        <w:t xml:space="preserve"> </w:t>
      </w:r>
      <w:r>
        <w:rPr>
          <w:spacing w:val="-2"/>
          <w:sz w:val="18"/>
        </w:rPr>
        <w:t>Testing</w:t>
      </w:r>
      <w:r>
        <w:rPr>
          <w:spacing w:val="-4"/>
          <w:sz w:val="18"/>
        </w:rPr>
        <w:t xml:space="preserve"> </w:t>
      </w:r>
      <w:r>
        <w:rPr>
          <w:spacing w:val="-2"/>
          <w:sz w:val="18"/>
        </w:rPr>
        <w:t>effect</w:t>
      </w:r>
      <w:r>
        <w:rPr>
          <w:spacing w:val="-4"/>
          <w:sz w:val="18"/>
        </w:rPr>
        <w:t xml:space="preserve"> </w:t>
      </w:r>
      <w:r>
        <w:rPr>
          <w:spacing w:val="-2"/>
          <w:sz w:val="18"/>
        </w:rPr>
        <w:t>refers</w:t>
      </w:r>
      <w:r>
        <w:rPr>
          <w:spacing w:val="-4"/>
          <w:sz w:val="18"/>
        </w:rPr>
        <w:t xml:space="preserve"> </w:t>
      </w:r>
      <w:r>
        <w:rPr>
          <w:spacing w:val="-2"/>
          <w:sz w:val="18"/>
        </w:rPr>
        <w:t>to</w:t>
      </w:r>
      <w:r>
        <w:rPr>
          <w:spacing w:val="-4"/>
          <w:sz w:val="18"/>
        </w:rPr>
        <w:t xml:space="preserve"> </w:t>
      </w:r>
      <w:r>
        <w:rPr>
          <w:spacing w:val="-2"/>
          <w:sz w:val="18"/>
        </w:rPr>
        <w:t>memory</w:t>
      </w:r>
      <w:r>
        <w:rPr>
          <w:spacing w:val="-4"/>
          <w:sz w:val="18"/>
        </w:rPr>
        <w:t xml:space="preserve"> </w:t>
      </w:r>
      <w:r>
        <w:rPr>
          <w:spacing w:val="-2"/>
          <w:sz w:val="18"/>
        </w:rPr>
        <w:t>increase</w:t>
      </w:r>
      <w:r>
        <w:rPr>
          <w:spacing w:val="-4"/>
          <w:sz w:val="18"/>
        </w:rPr>
        <w:t xml:space="preserve"> </w:t>
      </w:r>
      <w:r>
        <w:rPr>
          <w:spacing w:val="-2"/>
          <w:sz w:val="18"/>
        </w:rPr>
        <w:t>when</w:t>
      </w:r>
      <w:r>
        <w:rPr>
          <w:spacing w:val="-4"/>
          <w:sz w:val="18"/>
        </w:rPr>
        <w:t xml:space="preserve"> </w:t>
      </w:r>
      <w:r>
        <w:rPr>
          <w:spacing w:val="-2"/>
          <w:sz w:val="18"/>
        </w:rPr>
        <w:t>retrieving</w:t>
      </w:r>
      <w:r>
        <w:rPr>
          <w:spacing w:val="-4"/>
          <w:sz w:val="18"/>
        </w:rPr>
        <w:t xml:space="preserve"> </w:t>
      </w:r>
      <w:r>
        <w:rPr>
          <w:spacing w:val="-2"/>
          <w:sz w:val="18"/>
        </w:rPr>
        <w:t>learned</w:t>
      </w:r>
      <w:r>
        <w:rPr>
          <w:spacing w:val="-4"/>
          <w:sz w:val="18"/>
        </w:rPr>
        <w:t xml:space="preserve"> </w:t>
      </w:r>
      <w:r>
        <w:rPr>
          <w:spacing w:val="-2"/>
          <w:sz w:val="18"/>
        </w:rPr>
        <w:t>information, compared</w:t>
      </w:r>
      <w:r>
        <w:rPr>
          <w:spacing w:val="-4"/>
          <w:sz w:val="18"/>
        </w:rPr>
        <w:t xml:space="preserve"> </w:t>
      </w:r>
      <w:r>
        <w:rPr>
          <w:spacing w:val="-2"/>
          <w:sz w:val="18"/>
        </w:rPr>
        <w:t>to</w:t>
      </w:r>
      <w:r>
        <w:rPr>
          <w:spacing w:val="-4"/>
          <w:sz w:val="18"/>
        </w:rPr>
        <w:t xml:space="preserve"> </w:t>
      </w:r>
      <w:r>
        <w:rPr>
          <w:spacing w:val="-2"/>
          <w:sz w:val="18"/>
        </w:rPr>
        <w:t>restudying.</w:t>
      </w:r>
      <w:r>
        <w:rPr>
          <w:spacing w:val="17"/>
          <w:sz w:val="18"/>
        </w:rPr>
        <w:t xml:space="preserve"> </w:t>
      </w:r>
      <w:r>
        <w:rPr>
          <w:spacing w:val="-2"/>
          <w:sz w:val="18"/>
        </w:rPr>
        <w:t>In</w:t>
      </w:r>
      <w:r>
        <w:rPr>
          <w:spacing w:val="-4"/>
          <w:sz w:val="18"/>
        </w:rPr>
        <w:t xml:space="preserve"> </w:t>
      </w:r>
      <w:r>
        <w:rPr>
          <w:spacing w:val="-2"/>
          <w:sz w:val="18"/>
        </w:rPr>
        <w:t>the</w:t>
      </w:r>
      <w:r>
        <w:rPr>
          <w:spacing w:val="-4"/>
          <w:sz w:val="18"/>
        </w:rPr>
        <w:t xml:space="preserve"> </w:t>
      </w:r>
      <w:r>
        <w:rPr>
          <w:spacing w:val="-2"/>
          <w:sz w:val="18"/>
        </w:rPr>
        <w:t xml:space="preserve">experiment </w:t>
      </w:r>
      <w:r>
        <w:rPr>
          <w:sz w:val="18"/>
        </w:rPr>
        <w:t>(Carrier &amp; Pashler, 1992), subjects learned 30 Eskimo/English word pairs, went through either retrieval practice (RP) or restudy (RS), and then got a final test.</w:t>
      </w:r>
      <w:r>
        <w:rPr>
          <w:spacing w:val="40"/>
          <w:sz w:val="18"/>
        </w:rPr>
        <w:t xml:space="preserve"> </w:t>
      </w:r>
      <w:r>
        <w:rPr>
          <w:sz w:val="18"/>
        </w:rPr>
        <w:t>We modeled a similar process using the Theremin model and the NoEDL model (for modeling details, see Methods).</w:t>
      </w:r>
      <w:r>
        <w:rPr>
          <w:spacing w:val="25"/>
          <w:sz w:val="18"/>
        </w:rPr>
        <w:t xml:space="preserve"> </w:t>
      </w:r>
      <w:r>
        <w:rPr>
          <w:sz w:val="18"/>
        </w:rPr>
        <w:t>Results show that the Theremin model was able to achieve qualitative fit to the experiment data, while the NoEDL</w:t>
      </w:r>
      <w:r w:rsidRPr="007576F6">
        <w:rPr>
          <w:spacing w:val="-7"/>
          <w:sz w:val="18"/>
        </w:rPr>
        <w:t xml:space="preserve"> </w:t>
      </w:r>
      <w:r>
        <w:rPr>
          <w:sz w:val="18"/>
        </w:rPr>
        <w:t>model</w:t>
      </w:r>
      <w:r w:rsidRPr="007576F6">
        <w:rPr>
          <w:spacing w:val="-7"/>
          <w:sz w:val="18"/>
        </w:rPr>
        <w:t xml:space="preserve"> </w:t>
      </w:r>
      <w:del w:id="558" w:author="Author" w:date="2022-09-10T01:53:00Z">
        <w:r>
          <w:rPr>
            <w:sz w:val="18"/>
          </w:rPr>
          <w:delText>gained undesirable</w:delText>
        </w:r>
      </w:del>
      <w:ins w:id="559" w:author="Author" w:date="2022-09-10T01:53:00Z">
        <w:r>
          <w:rPr>
            <w:sz w:val="18"/>
          </w:rPr>
          <w:t>lost</w:t>
        </w:r>
        <w:r>
          <w:rPr>
            <w:spacing w:val="-7"/>
            <w:sz w:val="18"/>
          </w:rPr>
          <w:t xml:space="preserve"> </w:t>
        </w:r>
        <w:r>
          <w:rPr>
            <w:sz w:val="18"/>
          </w:rPr>
          <w:t>desirable</w:t>
        </w:r>
      </w:ins>
      <w:r w:rsidRPr="007576F6">
        <w:rPr>
          <w:spacing w:val="-7"/>
          <w:sz w:val="18"/>
        </w:rPr>
        <w:t xml:space="preserve"> </w:t>
      </w:r>
      <w:r>
        <w:rPr>
          <w:sz w:val="18"/>
        </w:rPr>
        <w:t>memory</w:t>
      </w:r>
      <w:r w:rsidRPr="007576F6">
        <w:rPr>
          <w:spacing w:val="-7"/>
          <w:sz w:val="18"/>
        </w:rPr>
        <w:t xml:space="preserve"> </w:t>
      </w:r>
      <w:r>
        <w:rPr>
          <w:sz w:val="18"/>
        </w:rPr>
        <w:t>performance</w:t>
      </w:r>
      <w:r w:rsidRPr="007576F6">
        <w:rPr>
          <w:spacing w:val="-7"/>
          <w:sz w:val="18"/>
        </w:rPr>
        <w:t xml:space="preserve"> </w:t>
      </w:r>
      <w:r>
        <w:rPr>
          <w:sz w:val="18"/>
        </w:rPr>
        <w:t>in</w:t>
      </w:r>
      <w:r w:rsidRPr="007576F6">
        <w:rPr>
          <w:spacing w:val="-7"/>
          <w:sz w:val="18"/>
        </w:rPr>
        <w:t xml:space="preserve"> </w:t>
      </w:r>
      <w:r>
        <w:rPr>
          <w:sz w:val="18"/>
        </w:rPr>
        <w:t>RP</w:t>
      </w:r>
      <w:r w:rsidRPr="007576F6">
        <w:rPr>
          <w:spacing w:val="-7"/>
          <w:sz w:val="18"/>
        </w:rPr>
        <w:t xml:space="preserve"> </w:t>
      </w:r>
      <w:r>
        <w:rPr>
          <w:sz w:val="18"/>
        </w:rPr>
        <w:t>compared</w:t>
      </w:r>
      <w:r w:rsidRPr="007576F6">
        <w:rPr>
          <w:spacing w:val="-7"/>
          <w:sz w:val="18"/>
        </w:rPr>
        <w:t xml:space="preserve"> </w:t>
      </w:r>
      <w:r>
        <w:rPr>
          <w:sz w:val="18"/>
        </w:rPr>
        <w:t>to</w:t>
      </w:r>
      <w:r w:rsidRPr="007576F6">
        <w:rPr>
          <w:spacing w:val="-7"/>
          <w:sz w:val="18"/>
        </w:rPr>
        <w:t xml:space="preserve"> </w:t>
      </w:r>
      <w:r>
        <w:rPr>
          <w:sz w:val="18"/>
        </w:rPr>
        <w:t>RS,</w:t>
      </w:r>
      <w:r w:rsidRPr="007576F6">
        <w:rPr>
          <w:spacing w:val="-7"/>
          <w:sz w:val="18"/>
        </w:rPr>
        <w:t xml:space="preserve"> </w:t>
      </w:r>
      <w:r>
        <w:rPr>
          <w:sz w:val="18"/>
        </w:rPr>
        <w:t>suggesting</w:t>
      </w:r>
      <w:r w:rsidRPr="007576F6">
        <w:rPr>
          <w:spacing w:val="-7"/>
          <w:sz w:val="18"/>
        </w:rPr>
        <w:t xml:space="preserve"> </w:t>
      </w:r>
      <w:r>
        <w:rPr>
          <w:sz w:val="18"/>
        </w:rPr>
        <w:t>that</w:t>
      </w:r>
      <w:r w:rsidRPr="007576F6">
        <w:rPr>
          <w:spacing w:val="-7"/>
          <w:sz w:val="18"/>
        </w:rPr>
        <w:t xml:space="preserve"> </w:t>
      </w:r>
      <w:r>
        <w:rPr>
          <w:sz w:val="18"/>
        </w:rPr>
        <w:t>error-driven</w:t>
      </w:r>
      <w:r w:rsidRPr="007576F6">
        <w:rPr>
          <w:spacing w:val="-7"/>
          <w:sz w:val="18"/>
        </w:rPr>
        <w:t xml:space="preserve"> </w:t>
      </w:r>
      <w:r>
        <w:rPr>
          <w:sz w:val="18"/>
        </w:rPr>
        <w:t>learning</w:t>
      </w:r>
      <w:r w:rsidRPr="007576F6">
        <w:rPr>
          <w:spacing w:val="-7"/>
          <w:sz w:val="18"/>
        </w:rPr>
        <w:t xml:space="preserve"> </w:t>
      </w:r>
      <w:r>
        <w:rPr>
          <w:sz w:val="18"/>
        </w:rPr>
        <w:t>might</w:t>
      </w:r>
      <w:r w:rsidRPr="007576F6">
        <w:rPr>
          <w:spacing w:val="-7"/>
          <w:sz w:val="18"/>
        </w:rPr>
        <w:t xml:space="preserve"> </w:t>
      </w:r>
      <w:r>
        <w:rPr>
          <w:sz w:val="18"/>
        </w:rPr>
        <w:t>be</w:t>
      </w:r>
      <w:r w:rsidRPr="007576F6">
        <w:rPr>
          <w:spacing w:val="-7"/>
          <w:sz w:val="18"/>
        </w:rPr>
        <w:t xml:space="preserve"> </w:t>
      </w:r>
      <w:r>
        <w:rPr>
          <w:sz w:val="18"/>
        </w:rPr>
        <w:t>crucial</w:t>
      </w:r>
      <w:r w:rsidRPr="007576F6">
        <w:rPr>
          <w:spacing w:val="-7"/>
          <w:sz w:val="18"/>
        </w:rPr>
        <w:t xml:space="preserve"> </w:t>
      </w:r>
      <w:r>
        <w:rPr>
          <w:sz w:val="18"/>
        </w:rPr>
        <w:t>to testing effect.</w:t>
      </w:r>
    </w:p>
    <w:p w14:paraId="2C463639" w14:textId="77777777" w:rsidR="00A529FC" w:rsidRDefault="00A529FC">
      <w:pPr>
        <w:pStyle w:val="BodyText"/>
        <w:rPr>
          <w:ins w:id="560" w:author="Author" w:date="2022-09-10T01:53:00Z"/>
        </w:rPr>
      </w:pPr>
    </w:p>
    <w:p w14:paraId="27ECA92E" w14:textId="77777777" w:rsidR="00ED530C" w:rsidRDefault="00000000">
      <w:pPr>
        <w:pStyle w:val="BodyText"/>
        <w:rPr>
          <w:del w:id="561" w:author="Author" w:date="2022-09-10T01:53:00Z"/>
        </w:rPr>
      </w:pPr>
      <w:moveToRangeStart w:id="562" w:author="Author" w:date="2022-09-10T01:53:00Z" w:name="move113667230"/>
      <w:moveTo w:id="563" w:author="Author" w:date="2022-09-10T01:53:00Z">
        <w:r>
          <w:t>error-driven</w:t>
        </w:r>
        <w:r>
          <w:rPr>
            <w:spacing w:val="-12"/>
          </w:rPr>
          <w:t xml:space="preserve"> </w:t>
        </w:r>
        <w:r>
          <w:t>learning</w:t>
        </w:r>
        <w:r>
          <w:rPr>
            <w:spacing w:val="-12"/>
          </w:rPr>
          <w:t xml:space="preserve"> </w:t>
        </w:r>
        <w:r>
          <w:t>mechanism,</w:t>
        </w:r>
        <w:r>
          <w:rPr>
            <w:spacing w:val="-12"/>
          </w:rPr>
          <w:t xml:space="preserve"> </w:t>
        </w:r>
        <w:r>
          <w:t>making</w:t>
        </w:r>
        <w:r>
          <w:rPr>
            <w:spacing w:val="-12"/>
          </w:rPr>
          <w:t xml:space="preserve"> </w:t>
        </w:r>
        <w:r>
          <w:t>it</w:t>
        </w:r>
        <w:r>
          <w:rPr>
            <w:spacing w:val="-12"/>
          </w:rPr>
          <w:t xml:space="preserve"> </w:t>
        </w:r>
        <w:r>
          <w:t>possible</w:t>
        </w:r>
        <w:r>
          <w:rPr>
            <w:spacing w:val="-12"/>
          </w:rPr>
          <w:t xml:space="preserve"> </w:t>
        </w:r>
        <w:r>
          <w:t>for</w:t>
        </w:r>
        <w:r>
          <w:rPr>
            <w:spacing w:val="-12"/>
          </w:rPr>
          <w:t xml:space="preserve"> </w:t>
        </w:r>
        <w:r>
          <w:t>the</w:t>
        </w:r>
        <w:r>
          <w:rPr>
            <w:spacing w:val="-12"/>
          </w:rPr>
          <w:t xml:space="preserve"> </w:t>
        </w:r>
        <w:r>
          <w:t>model</w:t>
        </w:r>
        <w:r>
          <w:rPr>
            <w:spacing w:val="-12"/>
          </w:rPr>
          <w:t xml:space="preserve"> </w:t>
        </w:r>
        <w:r>
          <w:t>to</w:t>
        </w:r>
        <w:r>
          <w:rPr>
            <w:spacing w:val="-12"/>
          </w:rPr>
          <w:t xml:space="preserve"> </w:t>
        </w:r>
        <w:r>
          <w:t>make</w:t>
        </w:r>
        <w:r>
          <w:rPr>
            <w:spacing w:val="-12"/>
          </w:rPr>
          <w:t xml:space="preserve"> </w:t>
        </w:r>
        <w:r>
          <w:t>specific</w:t>
        </w:r>
        <w:r>
          <w:rPr>
            <w:spacing w:val="-12"/>
          </w:rPr>
          <w:t xml:space="preserve"> </w:t>
        </w:r>
        <w:r>
          <w:t>subregional</w:t>
        </w:r>
        <w:r>
          <w:rPr>
            <w:spacing w:val="-12"/>
          </w:rPr>
          <w:t xml:space="preserve"> </w:t>
        </w:r>
        <w:r>
          <w:t>predictions that could be tested in experiments.</w:t>
        </w:r>
        <w:r>
          <w:rPr>
            <w:spacing w:val="40"/>
          </w:rPr>
          <w:t xml:space="preserve"> </w:t>
        </w:r>
        <w:r>
          <w:t>Finally, by simulating the testing effect, we showed that the error- driven dynamics in the hippocampal CA3 could be critical to this long-standing behavioral phenomenon, and provide a new perspective in terms of neural computation underlying this effect.</w:t>
        </w:r>
      </w:moveTo>
      <w:moveToRangeEnd w:id="562"/>
    </w:p>
    <w:p w14:paraId="1C9AE8FF" w14:textId="3D22FFA9" w:rsidR="00A529FC" w:rsidRDefault="00A529FC">
      <w:pPr>
        <w:pStyle w:val="BodyText"/>
        <w:spacing w:before="147" w:line="256" w:lineRule="auto"/>
        <w:ind w:left="120" w:right="119"/>
        <w:jc w:val="both"/>
        <w:rPr>
          <w:ins w:id="564" w:author="Author" w:date="2022-09-10T01:53:00Z"/>
        </w:rPr>
      </w:pPr>
    </w:p>
    <w:p w14:paraId="7DE952A1" w14:textId="367F2D11" w:rsidR="00A529FC" w:rsidRDefault="00000000" w:rsidP="007576F6">
      <w:pPr>
        <w:pStyle w:val="BodyText"/>
        <w:spacing w:before="41" w:line="256" w:lineRule="auto"/>
        <w:ind w:left="120" w:right="119" w:firstLine="298"/>
        <w:jc w:val="both"/>
      </w:pPr>
      <w:r>
        <w:t>Although we have provocatively characterized Hebbian learning as a mistake in order to highlight the error-correction</w:t>
      </w:r>
      <w:r>
        <w:rPr>
          <w:spacing w:val="-8"/>
        </w:rPr>
        <w:t xml:space="preserve"> </w:t>
      </w:r>
      <w:r>
        <w:t>nature</w:t>
      </w:r>
      <w:r>
        <w:rPr>
          <w:spacing w:val="-8"/>
        </w:rPr>
        <w:t xml:space="preserve"> </w:t>
      </w:r>
      <w:r>
        <w:t>of</w:t>
      </w:r>
      <w:r>
        <w:rPr>
          <w:spacing w:val="-8"/>
        </w:rPr>
        <w:t xml:space="preserve"> </w:t>
      </w:r>
      <w:r>
        <w:t>our</w:t>
      </w:r>
      <w:r>
        <w:rPr>
          <w:spacing w:val="-8"/>
        </w:rPr>
        <w:t xml:space="preserve"> </w:t>
      </w:r>
      <w:r>
        <w:t>alternative</w:t>
      </w:r>
      <w:r>
        <w:rPr>
          <w:spacing w:val="-8"/>
        </w:rPr>
        <w:t xml:space="preserve"> </w:t>
      </w:r>
      <w:r>
        <w:t>hypothesis,</w:t>
      </w:r>
      <w:r>
        <w:rPr>
          <w:spacing w:val="-7"/>
        </w:rPr>
        <w:t xml:space="preserve"> </w:t>
      </w:r>
      <w:r>
        <w:t>we</w:t>
      </w:r>
      <w:r>
        <w:rPr>
          <w:spacing w:val="-8"/>
        </w:rPr>
        <w:t xml:space="preserve"> </w:t>
      </w:r>
      <w:r>
        <w:t>nevertheless</w:t>
      </w:r>
      <w:r>
        <w:rPr>
          <w:spacing w:val="-8"/>
        </w:rPr>
        <w:t xml:space="preserve"> </w:t>
      </w:r>
      <w:r>
        <w:t>recognize</w:t>
      </w:r>
      <w:r>
        <w:rPr>
          <w:spacing w:val="-8"/>
        </w:rPr>
        <w:t xml:space="preserve"> </w:t>
      </w:r>
      <w:r>
        <w:t>that</w:t>
      </w:r>
      <w:r>
        <w:rPr>
          <w:spacing w:val="-8"/>
        </w:rPr>
        <w:t xml:space="preserve"> </w:t>
      </w:r>
      <w:r>
        <w:t>extensive</w:t>
      </w:r>
      <w:r>
        <w:rPr>
          <w:spacing w:val="-8"/>
        </w:rPr>
        <w:t xml:space="preserve"> </w:t>
      </w:r>
      <w:r>
        <w:t>research</w:t>
      </w:r>
      <w:r>
        <w:rPr>
          <w:spacing w:val="-8"/>
        </w:rPr>
        <w:t xml:space="preserve"> </w:t>
      </w:r>
      <w:r>
        <w:t xml:space="preserve">and </w:t>
      </w:r>
      <w:r w:rsidRPr="007576F6">
        <w:rPr>
          <w:spacing w:val="-2"/>
        </w:rPr>
        <w:t>modeling</w:t>
      </w:r>
      <w:r w:rsidRPr="007576F6">
        <w:rPr>
          <w:spacing w:val="-3"/>
        </w:rPr>
        <w:t xml:space="preserve"> </w:t>
      </w:r>
      <w:r w:rsidRPr="007576F6">
        <w:rPr>
          <w:spacing w:val="-2"/>
        </w:rPr>
        <w:t>has</w:t>
      </w:r>
      <w:r w:rsidRPr="007576F6">
        <w:rPr>
          <w:spacing w:val="-3"/>
        </w:rPr>
        <w:t xml:space="preserve"> </w:t>
      </w:r>
      <w:r w:rsidRPr="007576F6">
        <w:rPr>
          <w:spacing w:val="-2"/>
        </w:rPr>
        <w:t>productively</w:t>
      </w:r>
      <w:r w:rsidRPr="007576F6">
        <w:rPr>
          <w:spacing w:val="-3"/>
        </w:rPr>
        <w:t xml:space="preserve"> </w:t>
      </w:r>
      <w:r w:rsidRPr="007576F6">
        <w:rPr>
          <w:spacing w:val="-2"/>
        </w:rPr>
        <w:t>leveraged</w:t>
      </w:r>
      <w:r w:rsidRPr="007576F6">
        <w:rPr>
          <w:spacing w:val="-3"/>
        </w:rPr>
        <w:t xml:space="preserve"> </w:t>
      </w:r>
      <w:r w:rsidRPr="007576F6">
        <w:rPr>
          <w:spacing w:val="-2"/>
        </w:rPr>
        <w:t>the</w:t>
      </w:r>
      <w:r w:rsidRPr="007576F6">
        <w:rPr>
          <w:spacing w:val="-3"/>
        </w:rPr>
        <w:t xml:space="preserve"> </w:t>
      </w:r>
      <w:r w:rsidRPr="007576F6">
        <w:rPr>
          <w:spacing w:val="-2"/>
        </w:rPr>
        <w:t>Hebbian</w:t>
      </w:r>
      <w:r w:rsidRPr="007576F6">
        <w:rPr>
          <w:spacing w:val="-3"/>
        </w:rPr>
        <w:t xml:space="preserve"> </w:t>
      </w:r>
      <w:r w:rsidRPr="007576F6">
        <w:rPr>
          <w:spacing w:val="-2"/>
        </w:rPr>
        <w:t>principle</w:t>
      </w:r>
      <w:r w:rsidRPr="007576F6">
        <w:rPr>
          <w:spacing w:val="-3"/>
        </w:rPr>
        <w:t xml:space="preserve"> </w:t>
      </w:r>
      <w:r w:rsidRPr="007576F6">
        <w:rPr>
          <w:spacing w:val="-2"/>
        </w:rPr>
        <w:t>to</w:t>
      </w:r>
      <w:r w:rsidRPr="007576F6">
        <w:rPr>
          <w:spacing w:val="-3"/>
        </w:rPr>
        <w:t xml:space="preserve"> </w:t>
      </w:r>
      <w:r w:rsidRPr="007576F6">
        <w:rPr>
          <w:spacing w:val="-2"/>
        </w:rPr>
        <w:t>understand</w:t>
      </w:r>
      <w:r w:rsidRPr="007576F6">
        <w:rPr>
          <w:spacing w:val="-3"/>
        </w:rPr>
        <w:t xml:space="preserve"> </w:t>
      </w:r>
      <w:r w:rsidRPr="007576F6">
        <w:rPr>
          <w:spacing w:val="-2"/>
        </w:rPr>
        <w:t>hippocampal</w:t>
      </w:r>
      <w:r w:rsidRPr="007576F6">
        <w:rPr>
          <w:spacing w:val="-3"/>
        </w:rPr>
        <w:t xml:space="preserve"> </w:t>
      </w:r>
      <w:r w:rsidRPr="007576F6">
        <w:rPr>
          <w:spacing w:val="-2"/>
        </w:rPr>
        <w:t>function.</w:t>
      </w:r>
      <w:r w:rsidRPr="007576F6">
        <w:rPr>
          <w:spacing w:val="16"/>
        </w:rPr>
        <w:t xml:space="preserve"> </w:t>
      </w:r>
      <w:r w:rsidRPr="007576F6">
        <w:rPr>
          <w:spacing w:val="-2"/>
        </w:rPr>
        <w:t xml:space="preserve">Indeed, we </w:t>
      </w:r>
      <w:r>
        <w:t>have</w:t>
      </w:r>
      <w:r w:rsidRPr="007576F6">
        <w:rPr>
          <w:spacing w:val="-14"/>
        </w:rPr>
        <w:t xml:space="preserve"> </w:t>
      </w:r>
      <w:r>
        <w:t>shown</w:t>
      </w:r>
      <w:r w:rsidRPr="007576F6">
        <w:rPr>
          <w:spacing w:val="-14"/>
        </w:rPr>
        <w:t xml:space="preserve"> </w:t>
      </w:r>
      <w:r>
        <w:t>that</w:t>
      </w:r>
      <w:r w:rsidRPr="007576F6">
        <w:rPr>
          <w:spacing w:val="-14"/>
        </w:rPr>
        <w:t xml:space="preserve"> </w:t>
      </w:r>
      <w:r>
        <w:t>the</w:t>
      </w:r>
      <w:r w:rsidRPr="007576F6">
        <w:rPr>
          <w:spacing w:val="-13"/>
        </w:rPr>
        <w:t xml:space="preserve"> </w:t>
      </w:r>
      <w:r>
        <w:t>error-driven</w:t>
      </w:r>
      <w:r w:rsidRPr="007576F6">
        <w:rPr>
          <w:spacing w:val="-14"/>
        </w:rPr>
        <w:t xml:space="preserve"> </w:t>
      </w:r>
      <w:r>
        <w:t>learning</w:t>
      </w:r>
      <w:r w:rsidRPr="007576F6">
        <w:rPr>
          <w:spacing w:val="-14"/>
        </w:rPr>
        <w:t xml:space="preserve"> </w:t>
      </w:r>
      <w:r>
        <w:t>achieves</w:t>
      </w:r>
      <w:r w:rsidRPr="007576F6">
        <w:rPr>
          <w:spacing w:val="-14"/>
        </w:rPr>
        <w:t xml:space="preserve"> </w:t>
      </w:r>
      <w:r>
        <w:t>much</w:t>
      </w:r>
      <w:r w:rsidRPr="007576F6">
        <w:rPr>
          <w:spacing w:val="-13"/>
        </w:rPr>
        <w:t xml:space="preserve"> </w:t>
      </w:r>
      <w:r>
        <w:t>of</w:t>
      </w:r>
      <w:r w:rsidRPr="007576F6">
        <w:rPr>
          <w:spacing w:val="-14"/>
        </w:rPr>
        <w:t xml:space="preserve"> </w:t>
      </w:r>
      <w:r>
        <w:t>the</w:t>
      </w:r>
      <w:r w:rsidRPr="007576F6">
        <w:rPr>
          <w:spacing w:val="-14"/>
        </w:rPr>
        <w:t xml:space="preserve"> </w:t>
      </w:r>
      <w:r>
        <w:t>same</w:t>
      </w:r>
      <w:r w:rsidRPr="007576F6">
        <w:rPr>
          <w:spacing w:val="-14"/>
        </w:rPr>
        <w:t xml:space="preserve"> </w:t>
      </w:r>
      <w:r>
        <w:t>overall</w:t>
      </w:r>
      <w:r w:rsidRPr="007576F6">
        <w:rPr>
          <w:spacing w:val="-13"/>
        </w:rPr>
        <w:t xml:space="preserve"> </w:t>
      </w:r>
      <w:r>
        <w:t>learning</w:t>
      </w:r>
      <w:r w:rsidRPr="007576F6">
        <w:rPr>
          <w:spacing w:val="-14"/>
        </w:rPr>
        <w:t xml:space="preserve"> </w:t>
      </w:r>
      <w:r>
        <w:t>objective,</w:t>
      </w:r>
      <w:r w:rsidRPr="007576F6">
        <w:rPr>
          <w:spacing w:val="-14"/>
        </w:rPr>
        <w:t xml:space="preserve"> </w:t>
      </w:r>
      <w:r>
        <w:t>just</w:t>
      </w:r>
      <w:r w:rsidRPr="007576F6">
        <w:rPr>
          <w:spacing w:val="-14"/>
        </w:rPr>
        <w:t xml:space="preserve"> </w:t>
      </w:r>
      <w:r>
        <w:t>through</w:t>
      </w:r>
      <w:r w:rsidRPr="007576F6">
        <w:t xml:space="preserve"> </w:t>
      </w:r>
      <w:r>
        <w:t>different</w:t>
      </w:r>
      <w:r w:rsidRPr="007576F6">
        <w:rPr>
          <w:spacing w:val="-5"/>
        </w:rPr>
        <w:t xml:space="preserve"> </w:t>
      </w:r>
      <w:r>
        <w:t>means</w:t>
      </w:r>
      <w:r w:rsidRPr="007576F6">
        <w:rPr>
          <w:spacing w:val="-5"/>
        </w:rPr>
        <w:t xml:space="preserve"> </w:t>
      </w:r>
      <w:r>
        <w:t>that</w:t>
      </w:r>
      <w:r w:rsidRPr="007576F6">
        <w:rPr>
          <w:spacing w:val="-5"/>
        </w:rPr>
        <w:t xml:space="preserve"> </w:t>
      </w:r>
      <w:r>
        <w:t>improve</w:t>
      </w:r>
      <w:r w:rsidRPr="007576F6">
        <w:rPr>
          <w:spacing w:val="-5"/>
        </w:rPr>
        <w:t xml:space="preserve"> </w:t>
      </w:r>
      <w:r>
        <w:t>learning</w:t>
      </w:r>
      <w:r w:rsidRPr="007576F6">
        <w:rPr>
          <w:spacing w:val="-5"/>
        </w:rPr>
        <w:t xml:space="preserve"> </w:t>
      </w:r>
      <w:r>
        <w:t>performance</w:t>
      </w:r>
      <w:r w:rsidRPr="007576F6">
        <w:rPr>
          <w:spacing w:val="-5"/>
        </w:rPr>
        <w:t xml:space="preserve"> </w:t>
      </w:r>
      <w:r>
        <w:t>and</w:t>
      </w:r>
      <w:r w:rsidRPr="007576F6">
        <w:rPr>
          <w:spacing w:val="-5"/>
        </w:rPr>
        <w:t xml:space="preserve"> </w:t>
      </w:r>
      <w:r>
        <w:t>reduce</w:t>
      </w:r>
      <w:r w:rsidRPr="007576F6">
        <w:rPr>
          <w:spacing w:val="-5"/>
        </w:rPr>
        <w:t xml:space="preserve"> </w:t>
      </w:r>
      <w:r>
        <w:t>interference.</w:t>
      </w:r>
      <w:r w:rsidRPr="007576F6">
        <w:rPr>
          <w:spacing w:val="14"/>
        </w:rPr>
        <w:t xml:space="preserve"> </w:t>
      </w:r>
      <w:r>
        <w:t>As</w:t>
      </w:r>
      <w:r w:rsidRPr="007576F6">
        <w:rPr>
          <w:spacing w:val="-5"/>
        </w:rPr>
        <w:t xml:space="preserve"> </w:t>
      </w:r>
      <w:r>
        <w:t>emphasized</w:t>
      </w:r>
      <w:r w:rsidRPr="007576F6">
        <w:rPr>
          <w:spacing w:val="-5"/>
        </w:rPr>
        <w:t xml:space="preserve"> </w:t>
      </w:r>
      <w:r>
        <w:t>above,</w:t>
      </w:r>
      <w:r w:rsidRPr="007576F6">
        <w:rPr>
          <w:spacing w:val="-5"/>
        </w:rPr>
        <w:t xml:space="preserve"> </w:t>
      </w:r>
      <w:r>
        <w:t>this</w:t>
      </w:r>
      <w:r w:rsidRPr="007576F6">
        <w:rPr>
          <w:spacing w:val="-5"/>
        </w:rPr>
        <w:t xml:space="preserve"> </w:t>
      </w:r>
      <w:del w:id="565" w:author="Author" w:date="2022-09-10T01:53:00Z">
        <w:r>
          <w:delText>interference</w:delText>
        </w:r>
      </w:del>
      <w:ins w:id="566" w:author="Author" w:date="2022-09-10T01:53:00Z">
        <w:r>
          <w:t>in- terference</w:t>
        </w:r>
      </w:ins>
      <w:r w:rsidRPr="007576F6">
        <w:t xml:space="preserve"> </w:t>
      </w:r>
      <w:r>
        <w:t>is</w:t>
      </w:r>
      <w:r w:rsidRPr="007576F6">
        <w:t xml:space="preserve"> </w:t>
      </w:r>
      <w:r>
        <w:t>not</w:t>
      </w:r>
      <w:r w:rsidRPr="007576F6">
        <w:t xml:space="preserve"> </w:t>
      </w:r>
      <w:r>
        <w:t>a</w:t>
      </w:r>
      <w:r w:rsidRPr="007576F6">
        <w:t xml:space="preserve"> </w:t>
      </w:r>
      <w:r>
        <w:t>result</w:t>
      </w:r>
      <w:r w:rsidRPr="007576F6">
        <w:t xml:space="preserve"> </w:t>
      </w:r>
      <w:r>
        <w:t>of</w:t>
      </w:r>
      <w:r w:rsidRPr="007576F6">
        <w:t xml:space="preserve"> </w:t>
      </w:r>
      <w:r>
        <w:t>using</w:t>
      </w:r>
      <w:r w:rsidRPr="007576F6">
        <w:t xml:space="preserve"> </w:t>
      </w:r>
      <w:r>
        <w:t>a</w:t>
      </w:r>
      <w:r w:rsidRPr="007576F6">
        <w:t xml:space="preserve"> </w:t>
      </w:r>
      <w:r>
        <w:t>simplistic</w:t>
      </w:r>
      <w:r w:rsidRPr="007576F6">
        <w:t xml:space="preserve"> </w:t>
      </w:r>
      <w:r>
        <w:t>form</w:t>
      </w:r>
      <w:r w:rsidRPr="007576F6">
        <w:t xml:space="preserve"> </w:t>
      </w:r>
      <w:r>
        <w:t>of</w:t>
      </w:r>
      <w:r w:rsidRPr="007576F6">
        <w:t xml:space="preserve"> </w:t>
      </w:r>
      <w:r>
        <w:t>Hebbian</w:t>
      </w:r>
      <w:r w:rsidRPr="007576F6">
        <w:t xml:space="preserve"> </w:t>
      </w:r>
      <w:r>
        <w:t>learning</w:t>
      </w:r>
      <w:r w:rsidRPr="007576F6">
        <w:t xml:space="preserve"> </w:t>
      </w:r>
      <w:r>
        <w:t>without</w:t>
      </w:r>
      <w:r w:rsidRPr="007576F6">
        <w:t xml:space="preserve"> </w:t>
      </w:r>
      <w:r>
        <w:t>appropriate</w:t>
      </w:r>
      <w:r w:rsidRPr="007576F6">
        <w:t xml:space="preserve"> </w:t>
      </w:r>
      <w:del w:id="567" w:author="Author" w:date="2022-09-10T01:53:00Z">
        <w:r>
          <w:delText>normal- ization</w:delText>
        </w:r>
      </w:del>
      <w:ins w:id="568" w:author="Author" w:date="2022-09-10T01:53:00Z">
        <w:r>
          <w:t>normalization</w:t>
        </w:r>
      </w:ins>
      <w:r>
        <w:t xml:space="preserve"> and bounding — the key failing of Hebbian learning that error-driven learning corrects is that it is purely local</w:t>
      </w:r>
      <w:r w:rsidRPr="007576F6">
        <w:rPr>
          <w:spacing w:val="-9"/>
        </w:rPr>
        <w:t xml:space="preserve"> </w:t>
      </w:r>
      <w:r>
        <w:t>and</w:t>
      </w:r>
      <w:r w:rsidRPr="007576F6">
        <w:rPr>
          <w:spacing w:val="-9"/>
        </w:rPr>
        <w:t xml:space="preserve"> </w:t>
      </w:r>
      <w:r>
        <w:t>autonomous</w:t>
      </w:r>
      <w:r w:rsidRPr="007576F6">
        <w:rPr>
          <w:spacing w:val="-9"/>
        </w:rPr>
        <w:t xml:space="preserve"> </w:t>
      </w:r>
      <w:r>
        <w:t>and</w:t>
      </w:r>
      <w:r w:rsidRPr="007576F6">
        <w:rPr>
          <w:spacing w:val="-9"/>
        </w:rPr>
        <w:t xml:space="preserve"> </w:t>
      </w:r>
      <w:r>
        <w:t>is</w:t>
      </w:r>
      <w:r w:rsidRPr="007576F6">
        <w:rPr>
          <w:spacing w:val="-9"/>
        </w:rPr>
        <w:t xml:space="preserve"> </w:t>
      </w:r>
      <w:r>
        <w:t>not</w:t>
      </w:r>
      <w:r w:rsidRPr="007576F6">
        <w:rPr>
          <w:spacing w:val="-9"/>
        </w:rPr>
        <w:t xml:space="preserve"> </w:t>
      </w:r>
      <w:r>
        <w:t>sensitive</w:t>
      </w:r>
      <w:r w:rsidRPr="007576F6">
        <w:rPr>
          <w:spacing w:val="-9"/>
        </w:rPr>
        <w:t xml:space="preserve"> </w:t>
      </w:r>
      <w:r>
        <w:t>to</w:t>
      </w:r>
      <w:r w:rsidRPr="007576F6">
        <w:rPr>
          <w:spacing w:val="-9"/>
        </w:rPr>
        <w:t xml:space="preserve"> </w:t>
      </w:r>
      <w:r>
        <w:t>an</w:t>
      </w:r>
      <w:r w:rsidRPr="007576F6">
        <w:rPr>
          <w:spacing w:val="-9"/>
        </w:rPr>
        <w:t xml:space="preserve"> </w:t>
      </w:r>
      <w:r>
        <w:t>overall</w:t>
      </w:r>
      <w:r w:rsidRPr="007576F6">
        <w:rPr>
          <w:spacing w:val="-9"/>
        </w:rPr>
        <w:t xml:space="preserve"> </w:t>
      </w:r>
      <w:r>
        <w:t>objective</w:t>
      </w:r>
      <w:r w:rsidRPr="007576F6">
        <w:rPr>
          <w:spacing w:val="-9"/>
        </w:rPr>
        <w:t xml:space="preserve"> </w:t>
      </w:r>
      <w:r>
        <w:t>function</w:t>
      </w:r>
      <w:r w:rsidRPr="007576F6">
        <w:rPr>
          <w:spacing w:val="-9"/>
        </w:rPr>
        <w:t xml:space="preserve"> </w:t>
      </w:r>
      <w:r>
        <w:t>that</w:t>
      </w:r>
      <w:r w:rsidRPr="007576F6">
        <w:rPr>
          <w:spacing w:val="-9"/>
        </w:rPr>
        <w:t xml:space="preserve"> </w:t>
      </w:r>
      <w:r>
        <w:t>can</w:t>
      </w:r>
      <w:r w:rsidRPr="007576F6">
        <w:rPr>
          <w:spacing w:val="-9"/>
        </w:rPr>
        <w:t xml:space="preserve"> </w:t>
      </w:r>
      <w:r>
        <w:t>determine</w:t>
      </w:r>
      <w:r w:rsidRPr="007576F6">
        <w:rPr>
          <w:spacing w:val="-9"/>
        </w:rPr>
        <w:t xml:space="preserve"> </w:t>
      </w:r>
      <w:r>
        <w:t>when</w:t>
      </w:r>
      <w:r w:rsidRPr="007576F6">
        <w:rPr>
          <w:spacing w:val="-9"/>
        </w:rPr>
        <w:t xml:space="preserve"> </w:t>
      </w:r>
      <w:r>
        <w:t>learning has accomplished its objective.</w:t>
      </w:r>
      <w:r>
        <w:rPr>
          <w:spacing w:val="40"/>
        </w:rPr>
        <w:t xml:space="preserve"> </w:t>
      </w:r>
      <w:r>
        <w:t>In addition, there are various other lines of research about non-</w:t>
      </w:r>
      <w:del w:id="569" w:author="Author" w:date="2022-09-10T01:53:00Z">
        <w:r>
          <w:delText xml:space="preserve"> </w:delText>
        </w:r>
      </w:del>
      <w:r>
        <w:t>Hebbian</w:t>
      </w:r>
      <w:r w:rsidRPr="007576F6">
        <w:t xml:space="preserve"> </w:t>
      </w:r>
      <w:r>
        <w:t>learning</w:t>
      </w:r>
      <w:r w:rsidRPr="007576F6">
        <w:t xml:space="preserve"> </w:t>
      </w:r>
      <w:r>
        <w:t>in</w:t>
      </w:r>
      <w:r w:rsidRPr="007576F6">
        <w:t xml:space="preserve"> </w:t>
      </w:r>
      <w:r>
        <w:t>the</w:t>
      </w:r>
      <w:r w:rsidRPr="007576F6">
        <w:t xml:space="preserve"> </w:t>
      </w:r>
      <w:r>
        <w:t>hippocampus</w:t>
      </w:r>
      <w:r w:rsidRPr="007576F6">
        <w:t xml:space="preserve"> </w:t>
      </w:r>
      <w:r>
        <w:t>that</w:t>
      </w:r>
      <w:r w:rsidRPr="007576F6">
        <w:t xml:space="preserve"> </w:t>
      </w:r>
      <w:r>
        <w:t>should</w:t>
      </w:r>
      <w:r w:rsidRPr="007576F6">
        <w:t xml:space="preserve"> </w:t>
      </w:r>
      <w:r>
        <w:t>be</w:t>
      </w:r>
      <w:r w:rsidRPr="007576F6">
        <w:t xml:space="preserve"> </w:t>
      </w:r>
      <w:r>
        <w:t>acknowledged,</w:t>
      </w:r>
      <w:r w:rsidRPr="007576F6">
        <w:t xml:space="preserve"> </w:t>
      </w:r>
      <w:r>
        <w:t>and</w:t>
      </w:r>
      <w:r w:rsidRPr="007576F6">
        <w:t xml:space="preserve"> </w:t>
      </w:r>
      <w:r>
        <w:t>future</w:t>
      </w:r>
      <w:r w:rsidRPr="007576F6">
        <w:t xml:space="preserve"> </w:t>
      </w:r>
      <w:r>
        <w:t>work</w:t>
      </w:r>
      <w:r w:rsidRPr="007576F6">
        <w:t xml:space="preserve"> </w:t>
      </w:r>
      <w:r>
        <w:t>can</w:t>
      </w:r>
      <w:r w:rsidRPr="007576F6">
        <w:t xml:space="preserve"> </w:t>
      </w:r>
      <w:r>
        <w:t>investigate</w:t>
      </w:r>
      <w:r w:rsidRPr="007576F6">
        <w:t xml:space="preserve"> </w:t>
      </w:r>
      <w:r>
        <w:t>further (</w:t>
      </w:r>
      <w:del w:id="570" w:author="Author" w:date="2022-09-10T01:53:00Z">
        <w:r>
          <w:delText>Chistiakova</w:delText>
        </w:r>
        <w:r>
          <w:rPr>
            <w:spacing w:val="-6"/>
          </w:rPr>
          <w:delText xml:space="preserve"> </w:delText>
        </w:r>
        <w:r>
          <w:delText>et</w:delText>
        </w:r>
        <w:r>
          <w:rPr>
            <w:spacing w:val="-6"/>
          </w:rPr>
          <w:delText xml:space="preserve"> </w:delText>
        </w:r>
        <w:r>
          <w:delText>al.,</w:delText>
        </w:r>
      </w:del>
      <w:ins w:id="571" w:author="Author" w:date="2022-09-10T01:53:00Z">
        <w:r>
          <w:t>Chis- tiakova, Bannon, Bazhenov,</w:t>
        </w:r>
        <w:r>
          <w:rPr>
            <w:spacing w:val="-1"/>
          </w:rPr>
          <w:t xml:space="preserve"> </w:t>
        </w:r>
        <w:r>
          <w:t>&amp;</w:t>
        </w:r>
        <w:r>
          <w:rPr>
            <w:spacing w:val="-1"/>
          </w:rPr>
          <w:t xml:space="preserve"> </w:t>
        </w:r>
        <w:r>
          <w:t>Volgushev,</w:t>
        </w:r>
      </w:ins>
      <w:r w:rsidRPr="007576F6">
        <w:rPr>
          <w:spacing w:val="-1"/>
        </w:rPr>
        <w:t xml:space="preserve"> </w:t>
      </w:r>
      <w:r>
        <w:t>2014;</w:t>
      </w:r>
      <w:r w:rsidRPr="007576F6">
        <w:rPr>
          <w:spacing w:val="-1"/>
        </w:rPr>
        <w:t xml:space="preserve"> </w:t>
      </w:r>
      <w:r>
        <w:t>Jackson,</w:t>
      </w:r>
      <w:r w:rsidRPr="007576F6">
        <w:rPr>
          <w:spacing w:val="-1"/>
        </w:rPr>
        <w:t xml:space="preserve"> </w:t>
      </w:r>
      <w:r>
        <w:t>2020;</w:t>
      </w:r>
      <w:r w:rsidRPr="007576F6">
        <w:rPr>
          <w:spacing w:val="-1"/>
        </w:rPr>
        <w:t xml:space="preserve"> </w:t>
      </w:r>
      <w:r>
        <w:t>Panda</w:t>
      </w:r>
      <w:r w:rsidRPr="007576F6">
        <w:rPr>
          <w:spacing w:val="-1"/>
        </w:rPr>
        <w:t xml:space="preserve"> </w:t>
      </w:r>
      <w:r>
        <w:t>&amp;</w:t>
      </w:r>
      <w:r w:rsidRPr="007576F6">
        <w:rPr>
          <w:spacing w:val="-1"/>
        </w:rPr>
        <w:t xml:space="preserve"> </w:t>
      </w:r>
      <w:r>
        <w:t>Roy,</w:t>
      </w:r>
      <w:r w:rsidRPr="007576F6">
        <w:rPr>
          <w:spacing w:val="-1"/>
        </w:rPr>
        <w:t xml:space="preserve"> </w:t>
      </w:r>
      <w:r>
        <w:t>2017;</w:t>
      </w:r>
      <w:r w:rsidRPr="007576F6">
        <w:rPr>
          <w:spacing w:val="-1"/>
        </w:rPr>
        <w:t xml:space="preserve"> </w:t>
      </w:r>
      <w:r>
        <w:t>Rebola</w:t>
      </w:r>
      <w:r w:rsidRPr="007576F6">
        <w:rPr>
          <w:spacing w:val="-1"/>
        </w:rPr>
        <w:t xml:space="preserve"> </w:t>
      </w:r>
      <w:r>
        <w:t>et</w:t>
      </w:r>
      <w:r w:rsidRPr="007576F6">
        <w:rPr>
          <w:spacing w:val="-1"/>
        </w:rPr>
        <w:t xml:space="preserve"> </w:t>
      </w:r>
      <w:r>
        <w:t>al.,</w:t>
      </w:r>
      <w:r w:rsidRPr="007576F6">
        <w:rPr>
          <w:spacing w:val="-1"/>
        </w:rPr>
        <w:t xml:space="preserve"> </w:t>
      </w:r>
      <w:r>
        <w:t>2017;</w:t>
      </w:r>
      <w:r w:rsidRPr="007576F6">
        <w:t xml:space="preserve"> </w:t>
      </w:r>
      <w:r>
        <w:t>Tsukamoto</w:t>
      </w:r>
      <w:r w:rsidRPr="007576F6">
        <w:t xml:space="preserve"> </w:t>
      </w:r>
      <w:r>
        <w:t>et</w:t>
      </w:r>
      <w:r w:rsidRPr="007576F6">
        <w:t xml:space="preserve"> </w:t>
      </w:r>
      <w:r>
        <w:t>al.,</w:t>
      </w:r>
      <w:r w:rsidRPr="007576F6">
        <w:t xml:space="preserve"> </w:t>
      </w:r>
      <w:r>
        <w:t>2003).</w:t>
      </w:r>
    </w:p>
    <w:p w14:paraId="7B13DC14" w14:textId="77777777" w:rsidR="00A529FC" w:rsidRDefault="00000000" w:rsidP="007576F6">
      <w:pPr>
        <w:pStyle w:val="BodyText"/>
        <w:spacing w:before="52" w:line="230" w:lineRule="auto"/>
        <w:ind w:left="120" w:right="117" w:firstLine="298"/>
        <w:jc w:val="both"/>
      </w:pPr>
      <w:r>
        <w:t>Another</w:t>
      </w:r>
      <w:r>
        <w:rPr>
          <w:spacing w:val="-9"/>
        </w:rPr>
        <w:t xml:space="preserve"> </w:t>
      </w:r>
      <w:r>
        <w:t>contribution</w:t>
      </w:r>
      <w:r>
        <w:rPr>
          <w:spacing w:val="-9"/>
        </w:rPr>
        <w:t xml:space="preserve"> </w:t>
      </w:r>
      <w:r>
        <w:t>of</w:t>
      </w:r>
      <w:r>
        <w:rPr>
          <w:spacing w:val="-9"/>
        </w:rPr>
        <w:t xml:space="preserve"> </w:t>
      </w:r>
      <w:r>
        <w:t>the</w:t>
      </w:r>
      <w:r>
        <w:rPr>
          <w:spacing w:val="-9"/>
        </w:rPr>
        <w:t xml:space="preserve"> </w:t>
      </w:r>
      <w:r>
        <w:t>current</w:t>
      </w:r>
      <w:r>
        <w:rPr>
          <w:spacing w:val="-9"/>
        </w:rPr>
        <w:t xml:space="preserve"> </w:t>
      </w:r>
      <w:r>
        <w:t>model</w:t>
      </w:r>
      <w:r>
        <w:rPr>
          <w:spacing w:val="-9"/>
        </w:rPr>
        <w:t xml:space="preserve"> </w:t>
      </w:r>
      <w:r>
        <w:t>is</w:t>
      </w:r>
      <w:r>
        <w:rPr>
          <w:spacing w:val="-9"/>
        </w:rPr>
        <w:t xml:space="preserve"> </w:t>
      </w:r>
      <w:r>
        <w:t>to</w:t>
      </w:r>
      <w:r>
        <w:rPr>
          <w:spacing w:val="-9"/>
        </w:rPr>
        <w:t xml:space="preserve"> </w:t>
      </w:r>
      <w:r>
        <w:t>test</w:t>
      </w:r>
      <w:r>
        <w:rPr>
          <w:spacing w:val="-9"/>
        </w:rPr>
        <w:t xml:space="preserve"> </w:t>
      </w:r>
      <w:r>
        <w:t>several</w:t>
      </w:r>
      <w:r>
        <w:rPr>
          <w:spacing w:val="-9"/>
        </w:rPr>
        <w:t xml:space="preserve"> </w:t>
      </w:r>
      <w:r>
        <w:t>computationally-motivated</w:t>
      </w:r>
      <w:r>
        <w:rPr>
          <w:spacing w:val="-9"/>
        </w:rPr>
        <w:t xml:space="preserve"> </w:t>
      </w:r>
      <w:r>
        <w:t>mechanisms</w:t>
      </w:r>
      <w:r>
        <w:rPr>
          <w:spacing w:val="-9"/>
        </w:rPr>
        <w:t xml:space="preserve"> </w:t>
      </w:r>
      <w:r>
        <w:t>that improve overall performance, and could plausibly be implemented in the hippocampal biology.</w:t>
      </w:r>
      <w:r>
        <w:rPr>
          <w:spacing w:val="37"/>
        </w:rPr>
        <w:t xml:space="preserve"> </w:t>
      </w:r>
      <w:r>
        <w:t>First, de- creasing</w:t>
      </w:r>
      <w:r>
        <w:rPr>
          <w:spacing w:val="12"/>
        </w:rPr>
        <w:t xml:space="preserve"> </w:t>
      </w:r>
      <w:r>
        <w:t>the</w:t>
      </w:r>
      <w:r>
        <w:rPr>
          <w:spacing w:val="13"/>
        </w:rPr>
        <w:t xml:space="preserve"> </w:t>
      </w:r>
      <w:r>
        <w:t>DG</w:t>
      </w:r>
      <w:r>
        <w:rPr>
          <w:spacing w:val="13"/>
        </w:rPr>
        <w:t xml:space="preserve"> </w:t>
      </w:r>
      <w:r>
        <w:rPr>
          <w:rFonts w:ascii="Meiryo" w:hAnsi="Meiryo"/>
          <w:i/>
        </w:rPr>
        <w:t>→</w:t>
      </w:r>
      <w:r>
        <w:rPr>
          <w:rFonts w:ascii="Meiryo" w:hAnsi="Meiryo"/>
          <w:i/>
          <w:spacing w:val="-7"/>
        </w:rPr>
        <w:t xml:space="preserve"> </w:t>
      </w:r>
      <w:r>
        <w:t>CA3</w:t>
      </w:r>
      <w:r>
        <w:rPr>
          <w:spacing w:val="13"/>
        </w:rPr>
        <w:t xml:space="preserve"> </w:t>
      </w:r>
      <w:r>
        <w:t>strength</w:t>
      </w:r>
      <w:r>
        <w:rPr>
          <w:spacing w:val="13"/>
        </w:rPr>
        <w:t xml:space="preserve"> </w:t>
      </w:r>
      <w:r>
        <w:t>during</w:t>
      </w:r>
      <w:r>
        <w:rPr>
          <w:spacing w:val="12"/>
        </w:rPr>
        <w:t xml:space="preserve"> </w:t>
      </w:r>
      <w:r>
        <w:t>recall</w:t>
      </w:r>
      <w:r>
        <w:rPr>
          <w:spacing w:val="13"/>
        </w:rPr>
        <w:t xml:space="preserve"> </w:t>
      </w:r>
      <w:r>
        <w:t>improves</w:t>
      </w:r>
      <w:r>
        <w:rPr>
          <w:spacing w:val="13"/>
        </w:rPr>
        <w:t xml:space="preserve"> </w:t>
      </w:r>
      <w:r>
        <w:t>performance,</w:t>
      </w:r>
      <w:r>
        <w:rPr>
          <w:spacing w:val="18"/>
        </w:rPr>
        <w:t xml:space="preserve"> </w:t>
      </w:r>
      <w:r>
        <w:t>because</w:t>
      </w:r>
      <w:r>
        <w:rPr>
          <w:spacing w:val="12"/>
        </w:rPr>
        <w:t xml:space="preserve"> </w:t>
      </w:r>
      <w:r>
        <w:t>the</w:t>
      </w:r>
      <w:r>
        <w:rPr>
          <w:spacing w:val="13"/>
        </w:rPr>
        <w:t xml:space="preserve"> </w:t>
      </w:r>
      <w:r>
        <w:t>DG</w:t>
      </w:r>
      <w:r>
        <w:rPr>
          <w:spacing w:val="13"/>
        </w:rPr>
        <w:t xml:space="preserve"> </w:t>
      </w:r>
      <w:r>
        <w:t>otherwise</w:t>
      </w:r>
      <w:r>
        <w:rPr>
          <w:spacing w:val="13"/>
        </w:rPr>
        <w:t xml:space="preserve"> </w:t>
      </w:r>
      <w:r>
        <w:rPr>
          <w:spacing w:val="-2"/>
        </w:rPr>
        <w:t>biases</w:t>
      </w:r>
    </w:p>
    <w:p w14:paraId="43EED331" w14:textId="77777777" w:rsidR="00A529FC" w:rsidRDefault="00000000">
      <w:pPr>
        <w:pStyle w:val="BodyText"/>
        <w:spacing w:line="162" w:lineRule="exact"/>
        <w:ind w:left="120"/>
        <w:jc w:val="both"/>
      </w:pPr>
      <w:r>
        <w:t>more</w:t>
      </w:r>
      <w:r>
        <w:rPr>
          <w:spacing w:val="1"/>
        </w:rPr>
        <w:t xml:space="preserve"> </w:t>
      </w:r>
      <w:r>
        <w:t>strongly</w:t>
      </w:r>
      <w:r>
        <w:rPr>
          <w:spacing w:val="1"/>
        </w:rPr>
        <w:t xml:space="preserve"> </w:t>
      </w:r>
      <w:r>
        <w:t>toward</w:t>
      </w:r>
      <w:r>
        <w:rPr>
          <w:spacing w:val="1"/>
        </w:rPr>
        <w:t xml:space="preserve"> </w:t>
      </w:r>
      <w:r>
        <w:t>pattern</w:t>
      </w:r>
      <w:r>
        <w:rPr>
          <w:spacing w:val="2"/>
        </w:rPr>
        <w:t xml:space="preserve"> </w:t>
      </w:r>
      <w:r>
        <w:t>separation</w:t>
      </w:r>
      <w:r>
        <w:rPr>
          <w:spacing w:val="1"/>
        </w:rPr>
        <w:t xml:space="preserve"> </w:t>
      </w:r>
      <w:r>
        <w:t>rather</w:t>
      </w:r>
      <w:r>
        <w:rPr>
          <w:spacing w:val="1"/>
        </w:rPr>
        <w:t xml:space="preserve"> </w:t>
      </w:r>
      <w:r>
        <w:t>than</w:t>
      </w:r>
      <w:r>
        <w:rPr>
          <w:spacing w:val="2"/>
        </w:rPr>
        <w:t xml:space="preserve"> </w:t>
      </w:r>
      <w:r>
        <w:t>the</w:t>
      </w:r>
      <w:r>
        <w:rPr>
          <w:spacing w:val="1"/>
        </w:rPr>
        <w:t xml:space="preserve"> </w:t>
      </w:r>
      <w:r>
        <w:t>pattern</w:t>
      </w:r>
      <w:r>
        <w:rPr>
          <w:spacing w:val="1"/>
        </w:rPr>
        <w:t xml:space="preserve"> </w:t>
      </w:r>
      <w:r>
        <w:t>completion</w:t>
      </w:r>
      <w:r>
        <w:rPr>
          <w:spacing w:val="1"/>
        </w:rPr>
        <w:t xml:space="preserve"> </w:t>
      </w:r>
      <w:r>
        <w:t>needed</w:t>
      </w:r>
      <w:r>
        <w:rPr>
          <w:spacing w:val="2"/>
        </w:rPr>
        <w:t xml:space="preserve"> </w:t>
      </w:r>
      <w:r>
        <w:t>for</w:t>
      </w:r>
      <w:r>
        <w:rPr>
          <w:spacing w:val="1"/>
        </w:rPr>
        <w:t xml:space="preserve"> </w:t>
      </w:r>
      <w:r>
        <w:t>recall</w:t>
      </w:r>
      <w:r>
        <w:rPr>
          <w:spacing w:val="1"/>
        </w:rPr>
        <w:t xml:space="preserve"> </w:t>
      </w:r>
      <w:r>
        <w:t>(Kunec,</w:t>
      </w:r>
      <w:r>
        <w:rPr>
          <w:spacing w:val="4"/>
        </w:rPr>
        <w:t xml:space="preserve"> </w:t>
      </w:r>
      <w:r>
        <w:rPr>
          <w:spacing w:val="-4"/>
        </w:rPr>
        <w:t>Has-</w:t>
      </w:r>
    </w:p>
    <w:p w14:paraId="3C28D63E" w14:textId="78028376" w:rsidR="00A529FC" w:rsidRDefault="00000000">
      <w:pPr>
        <w:pStyle w:val="BodyText"/>
        <w:spacing w:before="18" w:line="256" w:lineRule="auto"/>
        <w:ind w:left="120" w:right="119"/>
        <w:jc w:val="both"/>
      </w:pPr>
      <w:r>
        <w:t>selmo,</w:t>
      </w:r>
      <w:r w:rsidRPr="007576F6">
        <w:rPr>
          <w:spacing w:val="-13"/>
        </w:rPr>
        <w:t xml:space="preserve"> </w:t>
      </w:r>
      <w:r>
        <w:t>&amp;</w:t>
      </w:r>
      <w:r w:rsidRPr="007576F6">
        <w:rPr>
          <w:spacing w:val="-13"/>
        </w:rPr>
        <w:t xml:space="preserve"> </w:t>
      </w:r>
      <w:r>
        <w:t>Kopell,</w:t>
      </w:r>
      <w:r w:rsidRPr="007576F6">
        <w:rPr>
          <w:spacing w:val="-13"/>
        </w:rPr>
        <w:t xml:space="preserve"> </w:t>
      </w:r>
      <w:r>
        <w:t>2005;</w:t>
      </w:r>
      <w:r w:rsidRPr="007576F6">
        <w:rPr>
          <w:spacing w:val="-13"/>
        </w:rPr>
        <w:t xml:space="preserve"> </w:t>
      </w:r>
      <w:r>
        <w:t>O’Reilly</w:t>
      </w:r>
      <w:r w:rsidRPr="007576F6">
        <w:rPr>
          <w:spacing w:val="-13"/>
        </w:rPr>
        <w:t xml:space="preserve"> </w:t>
      </w:r>
      <w:r>
        <w:t>&amp;</w:t>
      </w:r>
      <w:r w:rsidRPr="007576F6">
        <w:rPr>
          <w:spacing w:val="-13"/>
        </w:rPr>
        <w:t xml:space="preserve"> </w:t>
      </w:r>
      <w:r>
        <w:t>McClelland,</w:t>
      </w:r>
      <w:r w:rsidRPr="007576F6">
        <w:rPr>
          <w:spacing w:val="-13"/>
        </w:rPr>
        <w:t xml:space="preserve"> </w:t>
      </w:r>
      <w:r>
        <w:t>1994).</w:t>
      </w:r>
      <w:r w:rsidRPr="007576F6">
        <w:t xml:space="preserve"> </w:t>
      </w:r>
      <w:r>
        <w:t>In</w:t>
      </w:r>
      <w:r w:rsidRPr="007576F6">
        <w:rPr>
          <w:spacing w:val="-13"/>
        </w:rPr>
        <w:t xml:space="preserve"> </w:t>
      </w:r>
      <w:r>
        <w:t>addition,</w:t>
      </w:r>
      <w:del w:id="572" w:author="Author" w:date="2022-09-10T01:53:00Z">
        <w:r>
          <w:rPr>
            <w:spacing w:val="-2"/>
          </w:rPr>
          <w:delText xml:space="preserve"> </w:delText>
        </w:r>
        <w:r>
          <w:delText>we</w:delText>
        </w:r>
        <w:r>
          <w:rPr>
            <w:spacing w:val="-3"/>
          </w:rPr>
          <w:delText xml:space="preserve"> </w:delText>
        </w:r>
        <w:r>
          <w:delText>found</w:delText>
        </w:r>
        <w:r>
          <w:rPr>
            <w:spacing w:val="-3"/>
          </w:rPr>
          <w:delText xml:space="preserve"> </w:delText>
        </w:r>
        <w:r>
          <w:delText>that</w:delText>
        </w:r>
      </w:del>
      <w:r w:rsidRPr="007576F6">
        <w:rPr>
          <w:spacing w:val="-13"/>
        </w:rPr>
        <w:t xml:space="preserve"> </w:t>
      </w:r>
      <w:r>
        <w:t>entirely</w:t>
      </w:r>
      <w:r w:rsidRPr="007576F6">
        <w:rPr>
          <w:spacing w:val="-13"/>
        </w:rPr>
        <w:t xml:space="preserve"> </w:t>
      </w:r>
      <w:r>
        <w:t>eliminating</w:t>
      </w:r>
      <w:r w:rsidRPr="007576F6">
        <w:rPr>
          <w:spacing w:val="-13"/>
        </w:rPr>
        <w:t xml:space="preserve"> </w:t>
      </w:r>
      <w:r>
        <w:t>the</w:t>
      </w:r>
      <w:r w:rsidRPr="007576F6">
        <w:rPr>
          <w:spacing w:val="-13"/>
        </w:rPr>
        <w:t xml:space="preserve"> </w:t>
      </w:r>
      <w:r>
        <w:t>MF</w:t>
      </w:r>
      <w:r w:rsidRPr="007576F6">
        <w:rPr>
          <w:spacing w:val="-13"/>
        </w:rPr>
        <w:t xml:space="preserve"> </w:t>
      </w:r>
      <w:r>
        <w:t>projections during testing actually harms memory recall.</w:t>
      </w:r>
      <w:r w:rsidRPr="007576F6">
        <w:rPr>
          <w:spacing w:val="27"/>
        </w:rPr>
        <w:t xml:space="preserve"> </w:t>
      </w:r>
      <w:r>
        <w:t xml:space="preserve">These findings are consistent with data and </w:t>
      </w:r>
      <w:r w:rsidRPr="007576F6">
        <w:t xml:space="preserve">models showing that MF projections are not necessarily needed during recall (Bernier et al., 2017; Nakashiba </w:t>
      </w:r>
      <w:r>
        <w:t>et al., 2012; Rolls,</w:t>
      </w:r>
      <w:r w:rsidRPr="007576F6">
        <w:rPr>
          <w:spacing w:val="-16"/>
        </w:rPr>
        <w:t xml:space="preserve"> </w:t>
      </w:r>
      <w:r>
        <w:t>2013),</w:t>
      </w:r>
      <w:r w:rsidRPr="007576F6">
        <w:rPr>
          <w:spacing w:val="-14"/>
        </w:rPr>
        <w:t xml:space="preserve"> </w:t>
      </w:r>
      <w:r>
        <w:t>but</w:t>
      </w:r>
      <w:r w:rsidRPr="007576F6">
        <w:rPr>
          <w:spacing w:val="-14"/>
        </w:rPr>
        <w:t xml:space="preserve"> </w:t>
      </w:r>
      <w:r>
        <w:t>may</w:t>
      </w:r>
      <w:r w:rsidRPr="007576F6">
        <w:rPr>
          <w:spacing w:val="-13"/>
        </w:rPr>
        <w:t xml:space="preserve"> </w:t>
      </w:r>
      <w:r>
        <w:t>help</w:t>
      </w:r>
      <w:r w:rsidRPr="007576F6">
        <w:rPr>
          <w:spacing w:val="-14"/>
        </w:rPr>
        <w:t xml:space="preserve"> </w:t>
      </w:r>
      <w:r>
        <w:t>increasing</w:t>
      </w:r>
      <w:r w:rsidRPr="007576F6">
        <w:rPr>
          <w:spacing w:val="-14"/>
        </w:rPr>
        <w:t xml:space="preserve"> </w:t>
      </w:r>
      <w:r>
        <w:t>recall</w:t>
      </w:r>
      <w:r w:rsidRPr="007576F6">
        <w:rPr>
          <w:spacing w:val="-14"/>
        </w:rPr>
        <w:t xml:space="preserve"> </w:t>
      </w:r>
      <w:r>
        <w:t>precision</w:t>
      </w:r>
      <w:r w:rsidRPr="007576F6">
        <w:rPr>
          <w:spacing w:val="-13"/>
        </w:rPr>
        <w:t xml:space="preserve"> </w:t>
      </w:r>
      <w:r>
        <w:t>(Bernier</w:t>
      </w:r>
      <w:r w:rsidRPr="007576F6">
        <w:rPr>
          <w:spacing w:val="-14"/>
        </w:rPr>
        <w:t xml:space="preserve"> </w:t>
      </w:r>
      <w:r>
        <w:t>et</w:t>
      </w:r>
      <w:r w:rsidRPr="007576F6">
        <w:rPr>
          <w:spacing w:val="-14"/>
        </w:rPr>
        <w:t xml:space="preserve"> </w:t>
      </w:r>
      <w:r>
        <w:t>al.,</w:t>
      </w:r>
      <w:r w:rsidRPr="007576F6">
        <w:rPr>
          <w:spacing w:val="-14"/>
        </w:rPr>
        <w:t xml:space="preserve"> </w:t>
      </w:r>
      <w:r>
        <w:t>2017;</w:t>
      </w:r>
      <w:r w:rsidRPr="007576F6">
        <w:rPr>
          <w:spacing w:val="-13"/>
        </w:rPr>
        <w:t xml:space="preserve"> </w:t>
      </w:r>
      <w:r>
        <w:t>Nakashiba</w:t>
      </w:r>
      <w:r w:rsidRPr="007576F6">
        <w:rPr>
          <w:spacing w:val="-14"/>
        </w:rPr>
        <w:t xml:space="preserve"> </w:t>
      </w:r>
      <w:r>
        <w:t>et</w:t>
      </w:r>
      <w:r w:rsidRPr="007576F6">
        <w:rPr>
          <w:spacing w:val="-14"/>
        </w:rPr>
        <w:t xml:space="preserve"> </w:t>
      </w:r>
      <w:r>
        <w:t>al.,</w:t>
      </w:r>
      <w:r w:rsidRPr="007576F6">
        <w:rPr>
          <w:spacing w:val="-14"/>
        </w:rPr>
        <w:t xml:space="preserve"> </w:t>
      </w:r>
      <w:r>
        <w:t>2012;</w:t>
      </w:r>
      <w:r w:rsidRPr="007576F6">
        <w:rPr>
          <w:spacing w:val="-13"/>
        </w:rPr>
        <w:t xml:space="preserve"> </w:t>
      </w:r>
      <w:r>
        <w:t>Pignatelli</w:t>
      </w:r>
      <w:r w:rsidRPr="007576F6">
        <w:t xml:space="preserve"> </w:t>
      </w:r>
      <w:r>
        <w:t>et</w:t>
      </w:r>
      <w:r w:rsidRPr="007576F6">
        <w:rPr>
          <w:spacing w:val="-13"/>
        </w:rPr>
        <w:t xml:space="preserve"> </w:t>
      </w:r>
      <w:r>
        <w:t>al.,</w:t>
      </w:r>
      <w:r w:rsidRPr="007576F6">
        <w:rPr>
          <w:spacing w:val="-13"/>
        </w:rPr>
        <w:t xml:space="preserve"> </w:t>
      </w:r>
      <w:r>
        <w:t>2019;</w:t>
      </w:r>
      <w:r w:rsidRPr="007576F6">
        <w:rPr>
          <w:spacing w:val="-13"/>
        </w:rPr>
        <w:t xml:space="preserve"> </w:t>
      </w:r>
      <w:r>
        <w:t>Ruediger</w:t>
      </w:r>
      <w:r w:rsidRPr="007576F6">
        <w:rPr>
          <w:spacing w:val="-14"/>
        </w:rPr>
        <w:t xml:space="preserve"> </w:t>
      </w:r>
      <w:r>
        <w:t>et</w:t>
      </w:r>
      <w:r w:rsidRPr="007576F6">
        <w:rPr>
          <w:spacing w:val="-13"/>
        </w:rPr>
        <w:t xml:space="preserve"> </w:t>
      </w:r>
      <w:r>
        <w:t>al.,</w:t>
      </w:r>
      <w:r w:rsidRPr="007576F6">
        <w:rPr>
          <w:spacing w:val="-13"/>
        </w:rPr>
        <w:t xml:space="preserve"> </w:t>
      </w:r>
      <w:r>
        <w:t>2011). Consistent</w:t>
      </w:r>
      <w:r w:rsidRPr="007576F6">
        <w:rPr>
          <w:spacing w:val="-13"/>
        </w:rPr>
        <w:t xml:space="preserve"> </w:t>
      </w:r>
      <w:r>
        <w:t>with</w:t>
      </w:r>
      <w:r w:rsidRPr="007576F6">
        <w:rPr>
          <w:spacing w:val="-14"/>
        </w:rPr>
        <w:t xml:space="preserve"> </w:t>
      </w:r>
      <w:r>
        <w:t>this</w:t>
      </w:r>
      <w:r w:rsidRPr="007576F6">
        <w:rPr>
          <w:spacing w:val="-13"/>
        </w:rPr>
        <w:t xml:space="preserve"> </w:t>
      </w:r>
      <w:r>
        <w:t>perspective</w:t>
      </w:r>
      <w:r w:rsidRPr="007576F6">
        <w:rPr>
          <w:spacing w:val="-13"/>
        </w:rPr>
        <w:t xml:space="preserve"> </w:t>
      </w:r>
      <w:r>
        <w:t>and</w:t>
      </w:r>
      <w:r w:rsidRPr="007576F6">
        <w:rPr>
          <w:spacing w:val="-13"/>
        </w:rPr>
        <w:t xml:space="preserve"> </w:t>
      </w:r>
      <w:r>
        <w:t>the</w:t>
      </w:r>
      <w:r w:rsidRPr="007576F6">
        <w:rPr>
          <w:spacing w:val="-13"/>
        </w:rPr>
        <w:t xml:space="preserve"> </w:t>
      </w:r>
      <w:r>
        <w:t>contribution</w:t>
      </w:r>
      <w:r w:rsidRPr="007576F6">
        <w:rPr>
          <w:spacing w:val="-13"/>
        </w:rPr>
        <w:t xml:space="preserve"> </w:t>
      </w:r>
      <w:r>
        <w:t>of</w:t>
      </w:r>
      <w:r w:rsidRPr="007576F6">
        <w:rPr>
          <w:spacing w:val="-13"/>
        </w:rPr>
        <w:t xml:space="preserve"> </w:t>
      </w:r>
      <w:r>
        <w:t>DG</w:t>
      </w:r>
      <w:r w:rsidRPr="007576F6">
        <w:rPr>
          <w:spacing w:val="-14"/>
        </w:rPr>
        <w:t xml:space="preserve"> </w:t>
      </w:r>
      <w:r>
        <w:t>to</w:t>
      </w:r>
      <w:r w:rsidRPr="007576F6">
        <w:rPr>
          <w:spacing w:val="-13"/>
        </w:rPr>
        <w:t xml:space="preserve"> </w:t>
      </w:r>
      <w:r>
        <w:t>recall</w:t>
      </w:r>
      <w:r w:rsidRPr="007576F6">
        <w:rPr>
          <w:spacing w:val="-13"/>
        </w:rPr>
        <w:t xml:space="preserve"> </w:t>
      </w:r>
      <w:del w:id="573" w:author="Author" w:date="2022-09-10T01:53:00Z">
        <w:r>
          <w:delText>performance</w:delText>
        </w:r>
      </w:del>
      <w:ins w:id="574" w:author="Author" w:date="2022-09-10T01:53:00Z">
        <w:r>
          <w:t xml:space="preserve">per- </w:t>
        </w:r>
        <w:r>
          <w:rPr>
            <w:w w:val="95"/>
          </w:rPr>
          <w:t>formance</w:t>
        </w:r>
      </w:ins>
      <w:r w:rsidRPr="007576F6">
        <w:rPr>
          <w:spacing w:val="15"/>
        </w:rPr>
        <w:t xml:space="preserve"> </w:t>
      </w:r>
      <w:r w:rsidRPr="007576F6">
        <w:rPr>
          <w:w w:val="95"/>
        </w:rPr>
        <w:t>(going</w:t>
      </w:r>
      <w:r w:rsidRPr="007576F6">
        <w:rPr>
          <w:spacing w:val="16"/>
        </w:rPr>
        <w:t xml:space="preserve"> </w:t>
      </w:r>
      <w:r w:rsidRPr="007576F6">
        <w:rPr>
          <w:w w:val="95"/>
        </w:rPr>
        <w:t>beyond</w:t>
      </w:r>
      <w:r w:rsidRPr="007576F6">
        <w:rPr>
          <w:spacing w:val="16"/>
        </w:rPr>
        <w:t xml:space="preserve"> </w:t>
      </w:r>
      <w:r w:rsidRPr="007576F6">
        <w:rPr>
          <w:w w:val="95"/>
        </w:rPr>
        <w:t>its</w:t>
      </w:r>
      <w:r w:rsidRPr="007576F6">
        <w:rPr>
          <w:spacing w:val="16"/>
        </w:rPr>
        <w:t xml:space="preserve"> </w:t>
      </w:r>
      <w:r w:rsidRPr="007576F6">
        <w:rPr>
          <w:w w:val="95"/>
        </w:rPr>
        <w:t>widely-discussed</w:t>
      </w:r>
      <w:r w:rsidRPr="007576F6">
        <w:rPr>
          <w:spacing w:val="16"/>
        </w:rPr>
        <w:t xml:space="preserve"> </w:t>
      </w:r>
      <w:r w:rsidRPr="007576F6">
        <w:rPr>
          <w:w w:val="95"/>
        </w:rPr>
        <w:t>pattern-separation</w:t>
      </w:r>
      <w:r w:rsidRPr="007576F6">
        <w:rPr>
          <w:spacing w:val="16"/>
        </w:rPr>
        <w:t xml:space="preserve"> </w:t>
      </w:r>
      <w:r w:rsidRPr="007576F6">
        <w:rPr>
          <w:w w:val="95"/>
        </w:rPr>
        <w:t>contributions),</w:t>
      </w:r>
      <w:r w:rsidRPr="007576F6">
        <w:rPr>
          <w:spacing w:val="20"/>
        </w:rPr>
        <w:t xml:space="preserve"> </w:t>
      </w:r>
      <w:r w:rsidRPr="007576F6">
        <w:rPr>
          <w:w w:val="95"/>
        </w:rPr>
        <w:t>we</w:t>
      </w:r>
      <w:r w:rsidRPr="007576F6">
        <w:rPr>
          <w:spacing w:val="15"/>
        </w:rPr>
        <w:t xml:space="preserve"> </w:t>
      </w:r>
      <w:r w:rsidRPr="007576F6">
        <w:rPr>
          <w:w w:val="95"/>
        </w:rPr>
        <w:t>found</w:t>
      </w:r>
      <w:ins w:id="575" w:author="Author" w:date="2022-09-10T01:53:00Z">
        <w:r>
          <w:rPr>
            <w:spacing w:val="16"/>
          </w:rPr>
          <w:t xml:space="preserve"> </w:t>
        </w:r>
        <w:r>
          <w:rPr>
            <w:w w:val="95"/>
          </w:rPr>
          <w:t>that</w:t>
        </w:r>
        <w:r>
          <w:rPr>
            <w:spacing w:val="16"/>
          </w:rPr>
          <w:t xml:space="preserve"> </w:t>
        </w:r>
        <w:r>
          <w:rPr>
            <w:w w:val="95"/>
          </w:rPr>
          <w:t>learning</w:t>
        </w:r>
        <w:r>
          <w:rPr>
            <w:spacing w:val="16"/>
          </w:rPr>
          <w:t xml:space="preserve"> </w:t>
        </w:r>
        <w:r>
          <w:rPr>
            <w:w w:val="95"/>
          </w:rPr>
          <w:t>in</w:t>
        </w:r>
        <w:r>
          <w:rPr>
            <w:spacing w:val="16"/>
          </w:rPr>
          <w:t xml:space="preserve"> </w:t>
        </w:r>
        <w:r>
          <w:rPr>
            <w:spacing w:val="-5"/>
            <w:w w:val="95"/>
          </w:rPr>
          <w:t>the</w:t>
        </w:r>
      </w:ins>
    </w:p>
    <w:p w14:paraId="05AFE164" w14:textId="137A3B0F" w:rsidR="00A529FC" w:rsidRDefault="00000000">
      <w:pPr>
        <w:spacing w:line="256" w:lineRule="auto"/>
        <w:jc w:val="both"/>
        <w:rPr>
          <w:ins w:id="576" w:author="Author" w:date="2022-09-10T01:53:00Z"/>
        </w:rPr>
        <w:sectPr w:rsidR="00A529FC">
          <w:type w:val="continuous"/>
          <w:pgSz w:w="12240" w:h="15840"/>
          <w:pgMar w:top="1180" w:right="1320" w:bottom="280" w:left="1320" w:header="397" w:footer="0" w:gutter="0"/>
          <w:cols w:space="720"/>
        </w:sectPr>
      </w:pPr>
      <w:del w:id="577" w:author="Author" w:date="2022-09-10T01:53:00Z">
        <w:r>
          <w:delText xml:space="preserve">that learning in the </w:delText>
        </w:r>
      </w:del>
    </w:p>
    <w:p w14:paraId="47667D23" w14:textId="53386539" w:rsidR="00A529FC" w:rsidRDefault="00000000" w:rsidP="007576F6">
      <w:pPr>
        <w:pStyle w:val="BodyText"/>
        <w:spacing w:before="163" w:line="175" w:lineRule="auto"/>
        <w:ind w:left="120" w:right="117"/>
        <w:jc w:val="both"/>
      </w:pPr>
      <w:r>
        <w:lastRenderedPageBreak/>
        <w:t>ECin</w:t>
      </w:r>
      <w:r w:rsidRPr="007576F6">
        <w:rPr>
          <w:spacing w:val="-4"/>
        </w:rPr>
        <w:t xml:space="preserve"> </w:t>
      </w:r>
      <w:r>
        <w:rPr>
          <w:rFonts w:ascii="Meiryo" w:hAnsi="Meiryo"/>
          <w:i/>
        </w:rPr>
        <w:t>→</w:t>
      </w:r>
      <w:r w:rsidRPr="007576F6">
        <w:rPr>
          <w:rFonts w:ascii="Meiryo" w:hAnsi="Meiryo"/>
          <w:i/>
          <w:spacing w:val="-19"/>
        </w:rPr>
        <w:t xml:space="preserve"> </w:t>
      </w:r>
      <w:r>
        <w:t>DG</w:t>
      </w:r>
      <w:r w:rsidRPr="007576F6">
        <w:rPr>
          <w:spacing w:val="-1"/>
        </w:rPr>
        <w:t xml:space="preserve"> </w:t>
      </w:r>
      <w:r>
        <w:t>pathway</w:t>
      </w:r>
      <w:r w:rsidRPr="007576F6">
        <w:rPr>
          <w:spacing w:val="-2"/>
        </w:rPr>
        <w:t xml:space="preserve"> </w:t>
      </w:r>
      <w:r>
        <w:t>is</w:t>
      </w:r>
      <w:r w:rsidRPr="007576F6">
        <w:rPr>
          <w:spacing w:val="-2"/>
        </w:rPr>
        <w:t xml:space="preserve"> </w:t>
      </w:r>
      <w:r>
        <w:t>important</w:t>
      </w:r>
      <w:r w:rsidRPr="007576F6">
        <w:rPr>
          <w:spacing w:val="-2"/>
        </w:rPr>
        <w:t xml:space="preserve"> </w:t>
      </w:r>
      <w:r>
        <w:t>for</w:t>
      </w:r>
      <w:r w:rsidRPr="007576F6">
        <w:rPr>
          <w:spacing w:val="-2"/>
        </w:rPr>
        <w:t xml:space="preserve"> </w:t>
      </w:r>
      <w:r>
        <w:t>overall</w:t>
      </w:r>
      <w:r w:rsidRPr="007576F6">
        <w:rPr>
          <w:spacing w:val="-2"/>
        </w:rPr>
        <w:t xml:space="preserve"> </w:t>
      </w:r>
      <w:r>
        <w:t>performance.</w:t>
      </w:r>
      <w:r w:rsidRPr="007576F6">
        <w:rPr>
          <w:spacing w:val="26"/>
        </w:rPr>
        <w:t xml:space="preserve"> </w:t>
      </w:r>
      <w:r>
        <w:t>Furthermore, favoring</w:t>
      </w:r>
      <w:r w:rsidRPr="007576F6">
        <w:rPr>
          <w:spacing w:val="-2"/>
        </w:rPr>
        <w:t xml:space="preserve"> </w:t>
      </w:r>
      <w:r>
        <w:t>of</w:t>
      </w:r>
      <w:r w:rsidRPr="007576F6">
        <w:rPr>
          <w:spacing w:val="-2"/>
        </w:rPr>
        <w:t xml:space="preserve"> </w:t>
      </w:r>
      <w:r>
        <w:t>LTD</w:t>
      </w:r>
      <w:r w:rsidRPr="007576F6">
        <w:rPr>
          <w:spacing w:val="-2"/>
        </w:rPr>
        <w:t xml:space="preserve"> </w:t>
      </w:r>
      <w:r>
        <w:t>over</w:t>
      </w:r>
      <w:r w:rsidRPr="007576F6">
        <w:rPr>
          <w:spacing w:val="-2"/>
        </w:rPr>
        <w:t xml:space="preserve"> </w:t>
      </w:r>
      <w:r>
        <w:t>long-term</w:t>
      </w:r>
      <w:r w:rsidRPr="007576F6">
        <w:t xml:space="preserve"> </w:t>
      </w:r>
      <w:r>
        <w:t>potentiation</w:t>
      </w:r>
      <w:r w:rsidRPr="007576F6">
        <w:rPr>
          <w:spacing w:val="2"/>
        </w:rPr>
        <w:t xml:space="preserve"> </w:t>
      </w:r>
      <w:r>
        <w:t>(LTP)</w:t>
      </w:r>
      <w:r>
        <w:rPr>
          <w:spacing w:val="2"/>
        </w:rPr>
        <w:t xml:space="preserve"> </w:t>
      </w:r>
      <w:r>
        <w:t>in</w:t>
      </w:r>
      <w:r>
        <w:rPr>
          <w:spacing w:val="2"/>
        </w:rPr>
        <w:t xml:space="preserve"> </w:t>
      </w:r>
      <w:r>
        <w:t>this</w:t>
      </w:r>
      <w:r>
        <w:rPr>
          <w:spacing w:val="2"/>
        </w:rPr>
        <w:t xml:space="preserve"> </w:t>
      </w:r>
      <w:r>
        <w:t>pathway</w:t>
      </w:r>
      <w:r>
        <w:rPr>
          <w:spacing w:val="3"/>
        </w:rPr>
        <w:t xml:space="preserve"> </w:t>
      </w:r>
      <w:r>
        <w:t>is</w:t>
      </w:r>
      <w:r>
        <w:rPr>
          <w:spacing w:val="2"/>
        </w:rPr>
        <w:t xml:space="preserve"> </w:t>
      </w:r>
      <w:r>
        <w:t>beneficial</w:t>
      </w:r>
      <w:r>
        <w:rPr>
          <w:spacing w:val="2"/>
        </w:rPr>
        <w:t xml:space="preserve"> </w:t>
      </w:r>
      <w:r>
        <w:t>as</w:t>
      </w:r>
      <w:r>
        <w:rPr>
          <w:spacing w:val="2"/>
        </w:rPr>
        <w:t xml:space="preserve"> </w:t>
      </w:r>
      <w:r>
        <w:t>it</w:t>
      </w:r>
      <w:r>
        <w:rPr>
          <w:spacing w:val="3"/>
        </w:rPr>
        <w:t xml:space="preserve"> </w:t>
      </w:r>
      <w:r>
        <w:t>forces</w:t>
      </w:r>
      <w:r>
        <w:rPr>
          <w:spacing w:val="2"/>
        </w:rPr>
        <w:t xml:space="preserve"> </w:t>
      </w:r>
      <w:r>
        <w:t>DG</w:t>
      </w:r>
      <w:r>
        <w:rPr>
          <w:spacing w:val="2"/>
        </w:rPr>
        <w:t xml:space="preserve"> </w:t>
      </w:r>
      <w:r>
        <w:t>to</w:t>
      </w:r>
      <w:r>
        <w:rPr>
          <w:spacing w:val="2"/>
        </w:rPr>
        <w:t xml:space="preserve"> </w:t>
      </w:r>
      <w:r>
        <w:t>form</w:t>
      </w:r>
      <w:r>
        <w:rPr>
          <w:spacing w:val="3"/>
        </w:rPr>
        <w:t xml:space="preserve"> </w:t>
      </w:r>
      <w:r>
        <w:t>sparse</w:t>
      </w:r>
      <w:r>
        <w:rPr>
          <w:spacing w:val="2"/>
        </w:rPr>
        <w:t xml:space="preserve"> </w:t>
      </w:r>
      <w:del w:id="578" w:author="Author" w:date="2022-09-10T01:53:00Z">
        <w:r>
          <w:rPr>
            <w:spacing w:val="-2"/>
          </w:rPr>
          <w:delText>repre-</w:delText>
        </w:r>
      </w:del>
      <w:ins w:id="579" w:author="Author" w:date="2022-09-10T01:53:00Z">
        <w:r>
          <w:t>representations,</w:t>
        </w:r>
        <w:r>
          <w:rPr>
            <w:spacing w:val="5"/>
          </w:rPr>
          <w:t xml:space="preserve"> </w:t>
        </w:r>
        <w:r>
          <w:rPr>
            <w:spacing w:val="-2"/>
          </w:rPr>
          <w:t>suggesting</w:t>
        </w:r>
      </w:ins>
    </w:p>
    <w:p w14:paraId="41DB9051" w14:textId="35900D15" w:rsidR="00A529FC" w:rsidRDefault="00000000">
      <w:pPr>
        <w:pStyle w:val="BodyText"/>
        <w:spacing w:before="32" w:line="256" w:lineRule="auto"/>
        <w:ind w:left="120" w:right="119"/>
        <w:jc w:val="both"/>
      </w:pPr>
      <w:del w:id="580" w:author="Author" w:date="2022-09-10T01:53:00Z">
        <w:r>
          <w:delText>sentations,</w:delText>
        </w:r>
        <w:r>
          <w:rPr>
            <w:spacing w:val="-6"/>
          </w:rPr>
          <w:delText xml:space="preserve"> </w:delText>
        </w:r>
        <w:r>
          <w:delText>suggesting</w:delText>
        </w:r>
        <w:r>
          <w:rPr>
            <w:spacing w:val="-7"/>
          </w:rPr>
          <w:delText xml:space="preserve"> </w:delText>
        </w:r>
      </w:del>
      <w:r>
        <w:t>that</w:t>
      </w:r>
      <w:r w:rsidRPr="007576F6">
        <w:t xml:space="preserve"> </w:t>
      </w:r>
      <w:r>
        <w:t>learning</w:t>
      </w:r>
      <w:r w:rsidRPr="007576F6">
        <w:t xml:space="preserve"> </w:t>
      </w:r>
      <w:r>
        <w:t>overall</w:t>
      </w:r>
      <w:r w:rsidRPr="007576F6">
        <w:t xml:space="preserve"> </w:t>
      </w:r>
      <w:r>
        <w:t>is</w:t>
      </w:r>
      <w:r w:rsidRPr="007576F6">
        <w:t xml:space="preserve"> </w:t>
      </w:r>
      <w:r>
        <w:t>helping</w:t>
      </w:r>
      <w:r w:rsidRPr="007576F6">
        <w:t xml:space="preserve"> </w:t>
      </w:r>
      <w:r>
        <w:t>with</w:t>
      </w:r>
      <w:r w:rsidRPr="007576F6">
        <w:t xml:space="preserve"> </w:t>
      </w:r>
      <w:r>
        <w:t>the</w:t>
      </w:r>
      <w:r w:rsidRPr="007576F6">
        <w:t xml:space="preserve"> </w:t>
      </w:r>
      <w:r>
        <w:t>DG</w:t>
      </w:r>
      <w:r w:rsidRPr="007576F6">
        <w:t xml:space="preserve"> </w:t>
      </w:r>
      <w:r>
        <w:t>pattern</w:t>
      </w:r>
      <w:r w:rsidRPr="007576F6">
        <w:t xml:space="preserve"> </w:t>
      </w:r>
      <w:r>
        <w:t>separation</w:t>
      </w:r>
      <w:r w:rsidRPr="007576F6">
        <w:t xml:space="preserve"> </w:t>
      </w:r>
      <w:r>
        <w:t>dynamics.</w:t>
      </w:r>
      <w:r w:rsidRPr="007576F6">
        <w:rPr>
          <w:spacing w:val="40"/>
        </w:rPr>
        <w:t xml:space="preserve"> </w:t>
      </w:r>
      <w:r>
        <w:t>This</w:t>
      </w:r>
      <w:r w:rsidRPr="007576F6">
        <w:t xml:space="preserve"> </w:t>
      </w:r>
      <w:r>
        <w:t>echos with the idea that homeostatic synaptic plasticity at this pathway helps convey the most favored patterns (Hsu, 2007).</w:t>
      </w:r>
    </w:p>
    <w:p w14:paraId="72529C24" w14:textId="77777777" w:rsidR="00ED530C" w:rsidRDefault="00ED530C">
      <w:pPr>
        <w:spacing w:line="256" w:lineRule="auto"/>
        <w:jc w:val="both"/>
        <w:rPr>
          <w:del w:id="581" w:author="Author" w:date="2022-09-10T01:53:00Z"/>
        </w:rPr>
        <w:sectPr w:rsidR="00ED530C">
          <w:type w:val="continuous"/>
          <w:pgSz w:w="12240" w:h="15840"/>
          <w:pgMar w:top="1180" w:right="1320" w:bottom="280" w:left="1320" w:header="397" w:footer="0" w:gutter="0"/>
          <w:cols w:space="720"/>
        </w:sectPr>
      </w:pPr>
    </w:p>
    <w:p w14:paraId="1F3C3CC8" w14:textId="77777777" w:rsidR="00A529FC" w:rsidRDefault="00000000" w:rsidP="007576F6">
      <w:pPr>
        <w:pStyle w:val="BodyText"/>
        <w:spacing w:before="41" w:line="256" w:lineRule="auto"/>
        <w:ind w:left="120" w:right="119" w:firstLine="298"/>
        <w:jc w:val="both"/>
      </w:pPr>
      <w:r>
        <w:t>Finally, by doing pretraining, prior semantic knowledge in the CA1 area benefits subsequent learning and</w:t>
      </w:r>
      <w:r>
        <w:rPr>
          <w:spacing w:val="-11"/>
        </w:rPr>
        <w:t xml:space="preserve"> </w:t>
      </w:r>
      <w:r>
        <w:t>memory. Although</w:t>
      </w:r>
      <w:r>
        <w:rPr>
          <w:spacing w:val="-11"/>
        </w:rPr>
        <w:t xml:space="preserve"> </w:t>
      </w:r>
      <w:r>
        <w:t>our</w:t>
      </w:r>
      <w:r>
        <w:rPr>
          <w:spacing w:val="-11"/>
        </w:rPr>
        <w:t xml:space="preserve"> </w:t>
      </w:r>
      <w:r>
        <w:t>previous</w:t>
      </w:r>
      <w:r>
        <w:rPr>
          <w:spacing w:val="-11"/>
        </w:rPr>
        <w:t xml:space="preserve"> </w:t>
      </w:r>
      <w:r>
        <w:t>model</w:t>
      </w:r>
      <w:r>
        <w:rPr>
          <w:spacing w:val="-11"/>
        </w:rPr>
        <w:t xml:space="preserve"> </w:t>
      </w:r>
      <w:r>
        <w:t>without</w:t>
      </w:r>
      <w:r>
        <w:rPr>
          <w:spacing w:val="-11"/>
        </w:rPr>
        <w:t xml:space="preserve"> </w:t>
      </w:r>
      <w:r>
        <w:t>all</w:t>
      </w:r>
      <w:r>
        <w:rPr>
          <w:spacing w:val="-11"/>
        </w:rPr>
        <w:t xml:space="preserve"> </w:t>
      </w:r>
      <w:r>
        <w:t>of</w:t>
      </w:r>
      <w:r>
        <w:rPr>
          <w:spacing w:val="-11"/>
        </w:rPr>
        <w:t xml:space="preserve"> </w:t>
      </w:r>
      <w:r>
        <w:t>these</w:t>
      </w:r>
      <w:r>
        <w:rPr>
          <w:spacing w:val="-11"/>
        </w:rPr>
        <w:t xml:space="preserve"> </w:t>
      </w:r>
      <w:r>
        <w:t>improvements</w:t>
      </w:r>
      <w:r>
        <w:rPr>
          <w:spacing w:val="-11"/>
        </w:rPr>
        <w:t xml:space="preserve"> </w:t>
      </w:r>
      <w:r>
        <w:t>was</w:t>
      </w:r>
      <w:r>
        <w:rPr>
          <w:spacing w:val="-11"/>
        </w:rPr>
        <w:t xml:space="preserve"> </w:t>
      </w:r>
      <w:r>
        <w:t>sufficient</w:t>
      </w:r>
      <w:r>
        <w:rPr>
          <w:spacing w:val="-11"/>
        </w:rPr>
        <w:t xml:space="preserve"> </w:t>
      </w:r>
      <w:r>
        <w:t>for</w:t>
      </w:r>
      <w:r>
        <w:rPr>
          <w:spacing w:val="-11"/>
        </w:rPr>
        <w:t xml:space="preserve"> </w:t>
      </w:r>
      <w:r>
        <w:t>simulating smaller-scale one-off experiments, the significantly improved capacity of the present model opens up the potential to examine longer time-scale learning contributions of the hippocampus, and other larger-scale datasets as emphasized in Kowadlo et al. (2020).</w:t>
      </w:r>
    </w:p>
    <w:p w14:paraId="64F497D3" w14:textId="77777777" w:rsidR="00A529FC" w:rsidRDefault="00000000" w:rsidP="007576F6">
      <w:pPr>
        <w:pStyle w:val="BodyText"/>
        <w:spacing w:before="41" w:line="256" w:lineRule="auto"/>
        <w:ind w:left="120" w:right="119" w:firstLine="298"/>
        <w:jc w:val="both"/>
      </w:pPr>
      <w:r>
        <w:rPr>
          <w:w w:val="95"/>
        </w:rPr>
        <w:t xml:space="preserve">Overall, the Theremin model retains the major tenets of the Hebb-Marr paradigm based on rapid episodic </w:t>
      </w:r>
      <w:r>
        <w:t>learning, while</w:t>
      </w:r>
      <w:r>
        <w:rPr>
          <w:spacing w:val="-2"/>
        </w:rPr>
        <w:t xml:space="preserve"> </w:t>
      </w:r>
      <w:r>
        <w:t>incorporating</w:t>
      </w:r>
      <w:r>
        <w:rPr>
          <w:spacing w:val="-2"/>
        </w:rPr>
        <w:t xml:space="preserve"> </w:t>
      </w:r>
      <w:r>
        <w:t>error-driven</w:t>
      </w:r>
      <w:r>
        <w:rPr>
          <w:spacing w:val="-2"/>
        </w:rPr>
        <w:t xml:space="preserve"> </w:t>
      </w:r>
      <w:r>
        <w:t>learning</w:t>
      </w:r>
      <w:r>
        <w:rPr>
          <w:spacing w:val="-2"/>
        </w:rPr>
        <w:t xml:space="preserve"> </w:t>
      </w:r>
      <w:r>
        <w:t>to</w:t>
      </w:r>
      <w:r>
        <w:rPr>
          <w:spacing w:val="-2"/>
        </w:rPr>
        <w:t xml:space="preserve"> </w:t>
      </w:r>
      <w:r>
        <w:t>optimize</w:t>
      </w:r>
      <w:r>
        <w:rPr>
          <w:spacing w:val="-2"/>
        </w:rPr>
        <w:t xml:space="preserve"> </w:t>
      </w:r>
      <w:r>
        <w:t>the</w:t>
      </w:r>
      <w:r>
        <w:rPr>
          <w:spacing w:val="-2"/>
        </w:rPr>
        <w:t xml:space="preserve"> </w:t>
      </w:r>
      <w:r>
        <w:t>learning</w:t>
      </w:r>
      <w:r>
        <w:rPr>
          <w:spacing w:val="-2"/>
        </w:rPr>
        <w:t xml:space="preserve"> </w:t>
      </w:r>
      <w:r>
        <w:t>capacity</w:t>
      </w:r>
      <w:r>
        <w:rPr>
          <w:spacing w:val="-2"/>
        </w:rPr>
        <w:t xml:space="preserve"> </w:t>
      </w:r>
      <w:r>
        <w:t>of</w:t>
      </w:r>
      <w:r>
        <w:rPr>
          <w:spacing w:val="-2"/>
        </w:rPr>
        <w:t xml:space="preserve"> </w:t>
      </w:r>
      <w:r>
        <w:t>the</w:t>
      </w:r>
      <w:r>
        <w:rPr>
          <w:spacing w:val="-2"/>
        </w:rPr>
        <w:t xml:space="preserve"> </w:t>
      </w:r>
      <w:r>
        <w:t>system</w:t>
      </w:r>
      <w:r>
        <w:rPr>
          <w:spacing w:val="-2"/>
        </w:rPr>
        <w:t xml:space="preserve"> </w:t>
      </w:r>
      <w:r>
        <w:t>relative to</w:t>
      </w:r>
      <w:r>
        <w:rPr>
          <w:spacing w:val="-14"/>
        </w:rPr>
        <w:t xml:space="preserve"> </w:t>
      </w:r>
      <w:r>
        <w:t>the</w:t>
      </w:r>
      <w:r>
        <w:rPr>
          <w:spacing w:val="-14"/>
        </w:rPr>
        <w:t xml:space="preserve"> </w:t>
      </w:r>
      <w:r>
        <w:t>predominant</w:t>
      </w:r>
      <w:r>
        <w:rPr>
          <w:spacing w:val="-13"/>
        </w:rPr>
        <w:t xml:space="preserve"> </w:t>
      </w:r>
      <w:r>
        <w:t>use</w:t>
      </w:r>
      <w:r>
        <w:rPr>
          <w:spacing w:val="-14"/>
        </w:rPr>
        <w:t xml:space="preserve"> </w:t>
      </w:r>
      <w:r>
        <w:t>of</w:t>
      </w:r>
      <w:r>
        <w:rPr>
          <w:spacing w:val="-14"/>
        </w:rPr>
        <w:t xml:space="preserve"> </w:t>
      </w:r>
      <w:r>
        <w:t>Hebbian</w:t>
      </w:r>
      <w:r>
        <w:rPr>
          <w:spacing w:val="-13"/>
        </w:rPr>
        <w:t xml:space="preserve"> </w:t>
      </w:r>
      <w:r>
        <w:t>learning</w:t>
      </w:r>
      <w:r>
        <w:rPr>
          <w:spacing w:val="-14"/>
        </w:rPr>
        <w:t xml:space="preserve"> </w:t>
      </w:r>
      <w:r>
        <w:t>in</w:t>
      </w:r>
      <w:r>
        <w:rPr>
          <w:spacing w:val="-14"/>
        </w:rPr>
        <w:t xml:space="preserve"> </w:t>
      </w:r>
      <w:r>
        <w:t>other</w:t>
      </w:r>
      <w:r>
        <w:rPr>
          <w:spacing w:val="-13"/>
        </w:rPr>
        <w:t xml:space="preserve"> </w:t>
      </w:r>
      <w:r>
        <w:t>models. In</w:t>
      </w:r>
      <w:r>
        <w:rPr>
          <w:spacing w:val="-14"/>
        </w:rPr>
        <w:t xml:space="preserve"> </w:t>
      </w:r>
      <w:r>
        <w:t>the</w:t>
      </w:r>
      <w:r>
        <w:rPr>
          <w:spacing w:val="-14"/>
        </w:rPr>
        <w:t xml:space="preserve"> </w:t>
      </w:r>
      <w:r>
        <w:t>following</w:t>
      </w:r>
      <w:r>
        <w:rPr>
          <w:spacing w:val="-13"/>
        </w:rPr>
        <w:t xml:space="preserve"> </w:t>
      </w:r>
      <w:r>
        <w:t>subsections,</w:t>
      </w:r>
      <w:r>
        <w:rPr>
          <w:spacing w:val="-13"/>
        </w:rPr>
        <w:t xml:space="preserve"> </w:t>
      </w:r>
      <w:r>
        <w:t>we</w:t>
      </w:r>
      <w:r>
        <w:rPr>
          <w:spacing w:val="-14"/>
        </w:rPr>
        <w:t xml:space="preserve"> </w:t>
      </w:r>
      <w:r>
        <w:t>consider</w:t>
      </w:r>
      <w:r>
        <w:rPr>
          <w:spacing w:val="-14"/>
        </w:rPr>
        <w:t xml:space="preserve"> </w:t>
      </w:r>
      <w:r>
        <w:t>other theoretical models of the hippocampus that can usefully be compared with the present model, including a number</w:t>
      </w:r>
      <w:r>
        <w:rPr>
          <w:spacing w:val="-10"/>
        </w:rPr>
        <w:t xml:space="preserve"> </w:t>
      </w:r>
      <w:r>
        <w:t>of</w:t>
      </w:r>
      <w:r>
        <w:rPr>
          <w:spacing w:val="-10"/>
        </w:rPr>
        <w:t xml:space="preserve"> </w:t>
      </w:r>
      <w:r>
        <w:t>widely-cited</w:t>
      </w:r>
      <w:r>
        <w:rPr>
          <w:spacing w:val="-10"/>
        </w:rPr>
        <w:t xml:space="preserve"> </w:t>
      </w:r>
      <w:r>
        <w:t>theories</w:t>
      </w:r>
      <w:r>
        <w:rPr>
          <w:spacing w:val="-10"/>
        </w:rPr>
        <w:t xml:space="preserve"> </w:t>
      </w:r>
      <w:r>
        <w:t>that</w:t>
      </w:r>
      <w:r>
        <w:rPr>
          <w:spacing w:val="-10"/>
        </w:rPr>
        <w:t xml:space="preserve"> </w:t>
      </w:r>
      <w:r>
        <w:t>postulate</w:t>
      </w:r>
      <w:r>
        <w:rPr>
          <w:spacing w:val="-10"/>
        </w:rPr>
        <w:t xml:space="preserve"> </w:t>
      </w:r>
      <w:r>
        <w:t>some</w:t>
      </w:r>
      <w:r>
        <w:rPr>
          <w:spacing w:val="-10"/>
        </w:rPr>
        <w:t xml:space="preserve"> </w:t>
      </w:r>
      <w:r>
        <w:t>form</w:t>
      </w:r>
      <w:r>
        <w:rPr>
          <w:spacing w:val="-10"/>
        </w:rPr>
        <w:t xml:space="preserve"> </w:t>
      </w:r>
      <w:r>
        <w:t>of</w:t>
      </w:r>
      <w:r>
        <w:rPr>
          <w:spacing w:val="-10"/>
        </w:rPr>
        <w:t xml:space="preserve"> </w:t>
      </w:r>
      <w:r>
        <w:t>error-signaling</w:t>
      </w:r>
      <w:r>
        <w:rPr>
          <w:spacing w:val="-10"/>
        </w:rPr>
        <w:t xml:space="preserve"> </w:t>
      </w:r>
      <w:r>
        <w:t>or</w:t>
      </w:r>
      <w:r>
        <w:rPr>
          <w:spacing w:val="-10"/>
        </w:rPr>
        <w:t xml:space="preserve"> </w:t>
      </w:r>
      <w:r>
        <w:t>error-driven</w:t>
      </w:r>
      <w:r>
        <w:rPr>
          <w:spacing w:val="-10"/>
        </w:rPr>
        <w:t xml:space="preserve"> </w:t>
      </w:r>
      <w:r>
        <w:t>learning. At</w:t>
      </w:r>
      <w:r>
        <w:rPr>
          <w:spacing w:val="-10"/>
        </w:rPr>
        <w:t xml:space="preserve"> </w:t>
      </w:r>
      <w:r>
        <w:t>the heart of many of these models is the idea that the hippocampus can generate predictions in order to then compute a novelty or error signal relative to such predictions, or to learn and predict sequences of future states.</w:t>
      </w:r>
      <w:r>
        <w:rPr>
          <w:spacing w:val="25"/>
        </w:rPr>
        <w:t xml:space="preserve"> </w:t>
      </w:r>
      <w:r>
        <w:t>After</w:t>
      </w:r>
      <w:r>
        <w:rPr>
          <w:spacing w:val="-1"/>
        </w:rPr>
        <w:t xml:space="preserve"> </w:t>
      </w:r>
      <w:r>
        <w:t>briefly</w:t>
      </w:r>
      <w:r>
        <w:rPr>
          <w:spacing w:val="-1"/>
        </w:rPr>
        <w:t xml:space="preserve"> </w:t>
      </w:r>
      <w:r>
        <w:t>summarizing</w:t>
      </w:r>
      <w:r>
        <w:rPr>
          <w:spacing w:val="-1"/>
        </w:rPr>
        <w:t xml:space="preserve"> </w:t>
      </w:r>
      <w:r>
        <w:t>these</w:t>
      </w:r>
      <w:r>
        <w:rPr>
          <w:spacing w:val="-1"/>
        </w:rPr>
        <w:t xml:space="preserve"> </w:t>
      </w:r>
      <w:r>
        <w:t>models, we</w:t>
      </w:r>
      <w:r>
        <w:rPr>
          <w:spacing w:val="-1"/>
        </w:rPr>
        <w:t xml:space="preserve"> </w:t>
      </w:r>
      <w:r>
        <w:t>discuss</w:t>
      </w:r>
      <w:r>
        <w:rPr>
          <w:spacing w:val="-1"/>
        </w:rPr>
        <w:t xml:space="preserve"> </w:t>
      </w:r>
      <w:r>
        <w:t>what</w:t>
      </w:r>
      <w:r>
        <w:rPr>
          <w:spacing w:val="-1"/>
        </w:rPr>
        <w:t xml:space="preserve"> </w:t>
      </w:r>
      <w:r>
        <w:t>roles</w:t>
      </w:r>
      <w:r>
        <w:rPr>
          <w:spacing w:val="-1"/>
        </w:rPr>
        <w:t xml:space="preserve"> </w:t>
      </w:r>
      <w:r>
        <w:t>the</w:t>
      </w:r>
      <w:r>
        <w:rPr>
          <w:spacing w:val="-1"/>
        </w:rPr>
        <w:t xml:space="preserve"> </w:t>
      </w:r>
      <w:r>
        <w:t>hippocampus</w:t>
      </w:r>
      <w:r>
        <w:rPr>
          <w:spacing w:val="-1"/>
        </w:rPr>
        <w:t xml:space="preserve"> </w:t>
      </w:r>
      <w:r>
        <w:t>and</w:t>
      </w:r>
      <w:r>
        <w:rPr>
          <w:spacing w:val="-1"/>
        </w:rPr>
        <w:t xml:space="preserve"> </w:t>
      </w:r>
      <w:r>
        <w:t>the</w:t>
      </w:r>
      <w:r>
        <w:rPr>
          <w:spacing w:val="-1"/>
        </w:rPr>
        <w:t xml:space="preserve"> </w:t>
      </w:r>
      <w:r>
        <w:t>neocortex play</w:t>
      </w:r>
      <w:r>
        <w:rPr>
          <w:spacing w:val="-13"/>
        </w:rPr>
        <w:t xml:space="preserve"> </w:t>
      </w:r>
      <w:r>
        <w:t>in</w:t>
      </w:r>
      <w:r>
        <w:rPr>
          <w:spacing w:val="-13"/>
        </w:rPr>
        <w:t xml:space="preserve"> </w:t>
      </w:r>
      <w:r>
        <w:t>generating</w:t>
      </w:r>
      <w:r>
        <w:rPr>
          <w:spacing w:val="-13"/>
        </w:rPr>
        <w:t xml:space="preserve"> </w:t>
      </w:r>
      <w:r>
        <w:t>predictions</w:t>
      </w:r>
      <w:r>
        <w:rPr>
          <w:spacing w:val="-13"/>
        </w:rPr>
        <w:t xml:space="preserve"> </w:t>
      </w:r>
      <w:r>
        <w:t>according</w:t>
      </w:r>
      <w:r>
        <w:rPr>
          <w:spacing w:val="-13"/>
        </w:rPr>
        <w:t xml:space="preserve"> </w:t>
      </w:r>
      <w:r>
        <w:t>to</w:t>
      </w:r>
      <w:r>
        <w:rPr>
          <w:spacing w:val="-13"/>
        </w:rPr>
        <w:t xml:space="preserve"> </w:t>
      </w:r>
      <w:r>
        <w:t>the</w:t>
      </w:r>
      <w:r>
        <w:rPr>
          <w:spacing w:val="-13"/>
        </w:rPr>
        <w:t xml:space="preserve"> </w:t>
      </w:r>
      <w:r>
        <w:t>complementary</w:t>
      </w:r>
      <w:r>
        <w:rPr>
          <w:spacing w:val="-13"/>
        </w:rPr>
        <w:t xml:space="preserve"> </w:t>
      </w:r>
      <w:r>
        <w:t>learning</w:t>
      </w:r>
      <w:r>
        <w:rPr>
          <w:spacing w:val="-13"/>
        </w:rPr>
        <w:t xml:space="preserve"> </w:t>
      </w:r>
      <w:r>
        <w:t>systems</w:t>
      </w:r>
      <w:r>
        <w:rPr>
          <w:spacing w:val="-13"/>
        </w:rPr>
        <w:t xml:space="preserve"> </w:t>
      </w:r>
      <w:r>
        <w:t>(CLS)</w:t>
      </w:r>
      <w:r>
        <w:rPr>
          <w:spacing w:val="-13"/>
        </w:rPr>
        <w:t xml:space="preserve"> </w:t>
      </w:r>
      <w:r>
        <w:t>framework</w:t>
      </w:r>
      <w:r>
        <w:rPr>
          <w:spacing w:val="-13"/>
        </w:rPr>
        <w:t xml:space="preserve"> </w:t>
      </w:r>
      <w:r>
        <w:t>in</w:t>
      </w:r>
      <w:r>
        <w:rPr>
          <w:spacing w:val="-13"/>
        </w:rPr>
        <w:t xml:space="preserve"> </w:t>
      </w:r>
      <w:r>
        <w:t>which the</w:t>
      </w:r>
      <w:r>
        <w:rPr>
          <w:spacing w:val="-3"/>
        </w:rPr>
        <w:t xml:space="preserve"> </w:t>
      </w:r>
      <w:r>
        <w:t>current</w:t>
      </w:r>
      <w:r>
        <w:rPr>
          <w:spacing w:val="-3"/>
        </w:rPr>
        <w:t xml:space="preserve"> </w:t>
      </w:r>
      <w:r>
        <w:t>model</w:t>
      </w:r>
      <w:r>
        <w:rPr>
          <w:spacing w:val="-3"/>
        </w:rPr>
        <w:t xml:space="preserve"> </w:t>
      </w:r>
      <w:r>
        <w:t>is</w:t>
      </w:r>
      <w:r>
        <w:rPr>
          <w:spacing w:val="-3"/>
        </w:rPr>
        <w:t xml:space="preserve"> </w:t>
      </w:r>
      <w:r>
        <w:t>based</w:t>
      </w:r>
      <w:r>
        <w:rPr>
          <w:spacing w:val="-3"/>
        </w:rPr>
        <w:t xml:space="preserve"> </w:t>
      </w:r>
      <w:r>
        <w:t>(McClelland</w:t>
      </w:r>
      <w:r>
        <w:rPr>
          <w:spacing w:val="-3"/>
        </w:rPr>
        <w:t xml:space="preserve"> </w:t>
      </w:r>
      <w:r>
        <w:t>et</w:t>
      </w:r>
      <w:r>
        <w:rPr>
          <w:spacing w:val="-3"/>
        </w:rPr>
        <w:t xml:space="preserve"> </w:t>
      </w:r>
      <w:r>
        <w:t>al.,</w:t>
      </w:r>
      <w:r>
        <w:rPr>
          <w:spacing w:val="-3"/>
        </w:rPr>
        <w:t xml:space="preserve"> </w:t>
      </w:r>
      <w:r>
        <w:t>1995;</w:t>
      </w:r>
      <w:r>
        <w:rPr>
          <w:spacing w:val="-3"/>
        </w:rPr>
        <w:t xml:space="preserve"> </w:t>
      </w:r>
      <w:r>
        <w:t>O’Reilly</w:t>
      </w:r>
      <w:r>
        <w:rPr>
          <w:spacing w:val="-3"/>
        </w:rPr>
        <w:t xml:space="preserve"> </w:t>
      </w:r>
      <w:r>
        <w:t>et</w:t>
      </w:r>
      <w:r>
        <w:rPr>
          <w:spacing w:val="-3"/>
        </w:rPr>
        <w:t xml:space="preserve"> </w:t>
      </w:r>
      <w:r>
        <w:t>al.,</w:t>
      </w:r>
      <w:r>
        <w:rPr>
          <w:spacing w:val="-3"/>
        </w:rPr>
        <w:t xml:space="preserve"> </w:t>
      </w:r>
      <w:r>
        <w:t>2014;</w:t>
      </w:r>
      <w:r>
        <w:rPr>
          <w:spacing w:val="-3"/>
        </w:rPr>
        <w:t xml:space="preserve"> </w:t>
      </w:r>
      <w:r>
        <w:t>O’Reilly,</w:t>
      </w:r>
      <w:r>
        <w:rPr>
          <w:spacing w:val="-2"/>
        </w:rPr>
        <w:t xml:space="preserve"> </w:t>
      </w:r>
      <w:r>
        <w:t>Ranganath,</w:t>
      </w:r>
      <w:r>
        <w:rPr>
          <w:spacing w:val="-3"/>
        </w:rPr>
        <w:t xml:space="preserve"> </w:t>
      </w:r>
      <w:r>
        <w:t>&amp;</w:t>
      </w:r>
      <w:r>
        <w:rPr>
          <w:spacing w:val="-3"/>
        </w:rPr>
        <w:t xml:space="preserve"> </w:t>
      </w:r>
      <w:r>
        <w:t xml:space="preserve">Russin, </w:t>
      </w:r>
      <w:r>
        <w:rPr>
          <w:spacing w:val="-2"/>
        </w:rPr>
        <w:t>2021).</w:t>
      </w:r>
    </w:p>
    <w:p w14:paraId="16716B52" w14:textId="77777777" w:rsidR="00A529FC" w:rsidRDefault="00000000">
      <w:pPr>
        <w:pStyle w:val="Heading2"/>
        <w:spacing w:before="229"/>
      </w:pPr>
      <w:r>
        <w:t>Prediction-based</w:t>
      </w:r>
      <w:r>
        <w:rPr>
          <w:spacing w:val="-11"/>
        </w:rPr>
        <w:t xml:space="preserve"> </w:t>
      </w:r>
      <w:r>
        <w:t>Models</w:t>
      </w:r>
      <w:r>
        <w:rPr>
          <w:spacing w:val="-10"/>
        </w:rPr>
        <w:t xml:space="preserve"> </w:t>
      </w:r>
      <w:r>
        <w:t>of</w:t>
      </w:r>
      <w:r>
        <w:rPr>
          <w:spacing w:val="-11"/>
        </w:rPr>
        <w:t xml:space="preserve"> </w:t>
      </w:r>
      <w:r>
        <w:t>the</w:t>
      </w:r>
      <w:r>
        <w:rPr>
          <w:spacing w:val="-10"/>
        </w:rPr>
        <w:t xml:space="preserve"> </w:t>
      </w:r>
      <w:r>
        <w:rPr>
          <w:spacing w:val="-2"/>
        </w:rPr>
        <w:t>Hippocampus</w:t>
      </w:r>
    </w:p>
    <w:p w14:paraId="182EF153" w14:textId="77777777" w:rsidR="00A529FC" w:rsidRDefault="00000000">
      <w:pPr>
        <w:pStyle w:val="BodyText"/>
        <w:spacing w:before="151" w:line="256" w:lineRule="auto"/>
        <w:ind w:left="120" w:right="117" w:firstLine="298"/>
        <w:jc w:val="both"/>
      </w:pPr>
      <w:r>
        <w:t xml:space="preserve">One longstanding and influential set of theories suggests that the hippocampus acts as a </w:t>
      </w:r>
      <w:r>
        <w:rPr>
          <w:i/>
        </w:rPr>
        <w:t>comparator</w:t>
      </w:r>
      <w:r>
        <w:t>, generating</w:t>
      </w:r>
      <w:r>
        <w:rPr>
          <w:spacing w:val="-3"/>
        </w:rPr>
        <w:t xml:space="preserve"> </w:t>
      </w:r>
      <w:r>
        <w:t>predictions</w:t>
      </w:r>
      <w:r>
        <w:rPr>
          <w:spacing w:val="-3"/>
        </w:rPr>
        <w:t xml:space="preserve"> </w:t>
      </w:r>
      <w:r>
        <w:t>in</w:t>
      </w:r>
      <w:r>
        <w:rPr>
          <w:spacing w:val="-3"/>
        </w:rPr>
        <w:t xml:space="preserve"> </w:t>
      </w:r>
      <w:r>
        <w:t>order</w:t>
      </w:r>
      <w:r>
        <w:rPr>
          <w:spacing w:val="-3"/>
        </w:rPr>
        <w:t xml:space="preserve"> </w:t>
      </w:r>
      <w:r>
        <w:t>to</w:t>
      </w:r>
      <w:r>
        <w:rPr>
          <w:spacing w:val="-3"/>
        </w:rPr>
        <w:t xml:space="preserve"> </w:t>
      </w:r>
      <w:r>
        <w:t>detect</w:t>
      </w:r>
      <w:r>
        <w:rPr>
          <w:spacing w:val="-3"/>
        </w:rPr>
        <w:t xml:space="preserve"> </w:t>
      </w:r>
      <w:r>
        <w:t>and</w:t>
      </w:r>
      <w:r>
        <w:rPr>
          <w:spacing w:val="-3"/>
        </w:rPr>
        <w:t xml:space="preserve"> </w:t>
      </w:r>
      <w:r>
        <w:t>signal</w:t>
      </w:r>
      <w:r>
        <w:rPr>
          <w:spacing w:val="-3"/>
        </w:rPr>
        <w:t xml:space="preserve"> </w:t>
      </w:r>
      <w:r>
        <w:rPr>
          <w:i/>
        </w:rPr>
        <w:t>novelty</w:t>
      </w:r>
      <w:r>
        <w:rPr>
          <w:i/>
          <w:spacing w:val="-3"/>
        </w:rPr>
        <w:t xml:space="preserve"> </w:t>
      </w:r>
      <w:r>
        <w:t>or</w:t>
      </w:r>
      <w:r>
        <w:rPr>
          <w:spacing w:val="-3"/>
        </w:rPr>
        <w:t xml:space="preserve"> </w:t>
      </w:r>
      <w:r>
        <w:rPr>
          <w:i/>
        </w:rPr>
        <w:t>surprise</w:t>
      </w:r>
      <w:r>
        <w:rPr>
          <w:i/>
          <w:spacing w:val="-3"/>
        </w:rPr>
        <w:t xml:space="preserve"> </w:t>
      </w:r>
      <w:r>
        <w:t>(Gray,</w:t>
      </w:r>
      <w:r>
        <w:rPr>
          <w:spacing w:val="-3"/>
        </w:rPr>
        <w:t xml:space="preserve"> </w:t>
      </w:r>
      <w:r>
        <w:t>1982;</w:t>
      </w:r>
      <w:r>
        <w:rPr>
          <w:spacing w:val="-3"/>
        </w:rPr>
        <w:t xml:space="preserve"> </w:t>
      </w:r>
      <w:r>
        <w:t>J.</w:t>
      </w:r>
      <w:r>
        <w:rPr>
          <w:spacing w:val="-3"/>
        </w:rPr>
        <w:t xml:space="preserve"> </w:t>
      </w:r>
      <w:r>
        <w:t>E.</w:t>
      </w:r>
      <w:r>
        <w:rPr>
          <w:spacing w:val="-3"/>
        </w:rPr>
        <w:t xml:space="preserve"> </w:t>
      </w:r>
      <w:r>
        <w:t>Lisman</w:t>
      </w:r>
      <w:r>
        <w:rPr>
          <w:spacing w:val="-3"/>
        </w:rPr>
        <w:t xml:space="preserve"> </w:t>
      </w:r>
      <w:r>
        <w:t>&amp;</w:t>
      </w:r>
      <w:r>
        <w:rPr>
          <w:spacing w:val="-3"/>
        </w:rPr>
        <w:t xml:space="preserve"> </w:t>
      </w:r>
      <w:r>
        <w:t>Grace, 2005;</w:t>
      </w:r>
      <w:r>
        <w:rPr>
          <w:spacing w:val="-5"/>
        </w:rPr>
        <w:t xml:space="preserve"> </w:t>
      </w:r>
      <w:r>
        <w:t>Vinogradova,</w:t>
      </w:r>
      <w:r>
        <w:rPr>
          <w:spacing w:val="-5"/>
        </w:rPr>
        <w:t xml:space="preserve"> </w:t>
      </w:r>
      <w:r>
        <w:t>2001).</w:t>
      </w:r>
      <w:r>
        <w:rPr>
          <w:spacing w:val="18"/>
        </w:rPr>
        <w:t xml:space="preserve"> </w:t>
      </w:r>
      <w:r>
        <w:t>Specifically,</w:t>
      </w:r>
      <w:r>
        <w:rPr>
          <w:spacing w:val="-3"/>
        </w:rPr>
        <w:t xml:space="preserve"> </w:t>
      </w:r>
      <w:r>
        <w:t>the</w:t>
      </w:r>
      <w:r>
        <w:rPr>
          <w:spacing w:val="-5"/>
        </w:rPr>
        <w:t xml:space="preserve"> </w:t>
      </w:r>
      <w:r>
        <w:t>hippocampus</w:t>
      </w:r>
      <w:r>
        <w:rPr>
          <w:spacing w:val="-5"/>
        </w:rPr>
        <w:t xml:space="preserve"> </w:t>
      </w:r>
      <w:r>
        <w:t>in</w:t>
      </w:r>
      <w:r>
        <w:rPr>
          <w:spacing w:val="-5"/>
        </w:rPr>
        <w:t xml:space="preserve"> </w:t>
      </w:r>
      <w:r>
        <w:t>these</w:t>
      </w:r>
      <w:r>
        <w:rPr>
          <w:spacing w:val="-5"/>
        </w:rPr>
        <w:t xml:space="preserve"> </w:t>
      </w:r>
      <w:r>
        <w:t>models</w:t>
      </w:r>
      <w:r>
        <w:rPr>
          <w:spacing w:val="-5"/>
        </w:rPr>
        <w:t xml:space="preserve"> </w:t>
      </w:r>
      <w:r>
        <w:t>generates</w:t>
      </w:r>
      <w:r>
        <w:rPr>
          <w:spacing w:val="-5"/>
        </w:rPr>
        <w:t xml:space="preserve"> </w:t>
      </w:r>
      <w:r>
        <w:t>a</w:t>
      </w:r>
      <w:r>
        <w:rPr>
          <w:spacing w:val="-5"/>
        </w:rPr>
        <w:t xml:space="preserve"> </w:t>
      </w:r>
      <w:r>
        <w:t>global</w:t>
      </w:r>
      <w:r>
        <w:rPr>
          <w:spacing w:val="-5"/>
        </w:rPr>
        <w:t xml:space="preserve"> </w:t>
      </w:r>
      <w:r>
        <w:rPr>
          <w:i/>
        </w:rPr>
        <w:t>scalar</w:t>
      </w:r>
      <w:r>
        <w:rPr>
          <w:i/>
          <w:spacing w:val="-1"/>
        </w:rPr>
        <w:t xml:space="preserve"> </w:t>
      </w:r>
      <w:r>
        <w:t>signal as</w:t>
      </w:r>
      <w:r>
        <w:rPr>
          <w:spacing w:val="-9"/>
        </w:rPr>
        <w:t xml:space="preserve"> </w:t>
      </w:r>
      <w:r>
        <w:t>a</w:t>
      </w:r>
      <w:r>
        <w:rPr>
          <w:spacing w:val="-9"/>
        </w:rPr>
        <w:t xml:space="preserve"> </w:t>
      </w:r>
      <w:r>
        <w:t>function</w:t>
      </w:r>
      <w:r>
        <w:rPr>
          <w:spacing w:val="-9"/>
        </w:rPr>
        <w:t xml:space="preserve"> </w:t>
      </w:r>
      <w:r>
        <w:t>of</w:t>
      </w:r>
      <w:r>
        <w:rPr>
          <w:spacing w:val="-9"/>
        </w:rPr>
        <w:t xml:space="preserve"> </w:t>
      </w:r>
      <w:r>
        <w:t>the</w:t>
      </w:r>
      <w:r>
        <w:rPr>
          <w:spacing w:val="-9"/>
        </w:rPr>
        <w:t xml:space="preserve"> </w:t>
      </w:r>
      <w:r>
        <w:t>relative</w:t>
      </w:r>
      <w:r>
        <w:rPr>
          <w:spacing w:val="-9"/>
        </w:rPr>
        <w:t xml:space="preserve"> </w:t>
      </w:r>
      <w:r>
        <w:t>mismatch</w:t>
      </w:r>
      <w:r>
        <w:rPr>
          <w:spacing w:val="-9"/>
        </w:rPr>
        <w:t xml:space="preserve"> </w:t>
      </w:r>
      <w:r>
        <w:t>between</w:t>
      </w:r>
      <w:r>
        <w:rPr>
          <w:spacing w:val="-9"/>
        </w:rPr>
        <w:t xml:space="preserve"> </w:t>
      </w:r>
      <w:r>
        <w:t>a</w:t>
      </w:r>
      <w:r>
        <w:rPr>
          <w:spacing w:val="-9"/>
        </w:rPr>
        <w:t xml:space="preserve"> </w:t>
      </w:r>
      <w:r>
        <w:t>predicted</w:t>
      </w:r>
      <w:r>
        <w:rPr>
          <w:spacing w:val="-9"/>
        </w:rPr>
        <w:t xml:space="preserve"> </w:t>
      </w:r>
      <w:r>
        <w:t>state</w:t>
      </w:r>
      <w:r>
        <w:rPr>
          <w:spacing w:val="-9"/>
        </w:rPr>
        <w:t xml:space="preserve"> </w:t>
      </w:r>
      <w:r>
        <w:t>and</w:t>
      </w:r>
      <w:r>
        <w:rPr>
          <w:spacing w:val="-9"/>
        </w:rPr>
        <w:t xml:space="preserve"> </w:t>
      </w:r>
      <w:r>
        <w:t>the</w:t>
      </w:r>
      <w:r>
        <w:rPr>
          <w:spacing w:val="-9"/>
        </w:rPr>
        <w:t xml:space="preserve"> </w:t>
      </w:r>
      <w:r>
        <w:t>actual</w:t>
      </w:r>
      <w:r>
        <w:rPr>
          <w:spacing w:val="-9"/>
        </w:rPr>
        <w:t xml:space="preserve"> </w:t>
      </w:r>
      <w:r>
        <w:t>next</w:t>
      </w:r>
      <w:r>
        <w:rPr>
          <w:spacing w:val="-9"/>
        </w:rPr>
        <w:t xml:space="preserve"> </w:t>
      </w:r>
      <w:r>
        <w:t>state. For</w:t>
      </w:r>
      <w:r>
        <w:rPr>
          <w:spacing w:val="-9"/>
        </w:rPr>
        <w:t xml:space="preserve"> </w:t>
      </w:r>
      <w:r>
        <w:t>example</w:t>
      </w:r>
      <w:r>
        <w:rPr>
          <w:spacing w:val="-9"/>
        </w:rPr>
        <w:t xml:space="preserve"> </w:t>
      </w:r>
      <w:r>
        <w:t>Gray (1982)</w:t>
      </w:r>
      <w:r>
        <w:rPr>
          <w:spacing w:val="-8"/>
        </w:rPr>
        <w:t xml:space="preserve"> </w:t>
      </w:r>
      <w:r>
        <w:t>proposed</w:t>
      </w:r>
      <w:r>
        <w:rPr>
          <w:spacing w:val="-8"/>
        </w:rPr>
        <w:t xml:space="preserve"> </w:t>
      </w:r>
      <w:r>
        <w:t>that</w:t>
      </w:r>
      <w:r>
        <w:rPr>
          <w:spacing w:val="-8"/>
        </w:rPr>
        <w:t xml:space="preserve"> </w:t>
      </w:r>
      <w:r>
        <w:t>combining</w:t>
      </w:r>
      <w:r>
        <w:rPr>
          <w:spacing w:val="-8"/>
        </w:rPr>
        <w:t xml:space="preserve"> </w:t>
      </w:r>
      <w:r>
        <w:t>previous</w:t>
      </w:r>
      <w:r>
        <w:rPr>
          <w:spacing w:val="-8"/>
        </w:rPr>
        <w:t xml:space="preserve"> </w:t>
      </w:r>
      <w:r>
        <w:t>sensory</w:t>
      </w:r>
      <w:r>
        <w:rPr>
          <w:spacing w:val="-8"/>
        </w:rPr>
        <w:t xml:space="preserve"> </w:t>
      </w:r>
      <w:r>
        <w:t>information</w:t>
      </w:r>
      <w:r>
        <w:rPr>
          <w:spacing w:val="-8"/>
        </w:rPr>
        <w:t xml:space="preserve"> </w:t>
      </w:r>
      <w:r>
        <w:t>and</w:t>
      </w:r>
      <w:r>
        <w:rPr>
          <w:spacing w:val="-8"/>
        </w:rPr>
        <w:t xml:space="preserve"> </w:t>
      </w:r>
      <w:r>
        <w:t>the</w:t>
      </w:r>
      <w:r>
        <w:rPr>
          <w:spacing w:val="-8"/>
        </w:rPr>
        <w:t xml:space="preserve"> </w:t>
      </w:r>
      <w:r>
        <w:t>motor</w:t>
      </w:r>
      <w:r>
        <w:rPr>
          <w:spacing w:val="-8"/>
        </w:rPr>
        <w:t xml:space="preserve"> </w:t>
      </w:r>
      <w:r>
        <w:t>plan</w:t>
      </w:r>
      <w:r>
        <w:rPr>
          <w:spacing w:val="-8"/>
        </w:rPr>
        <w:t xml:space="preserve"> </w:t>
      </w:r>
      <w:r>
        <w:t>creates</w:t>
      </w:r>
      <w:r>
        <w:rPr>
          <w:spacing w:val="-8"/>
        </w:rPr>
        <w:t xml:space="preserve"> </w:t>
      </w:r>
      <w:r>
        <w:t>predictions</w:t>
      </w:r>
      <w:r>
        <w:rPr>
          <w:spacing w:val="-8"/>
        </w:rPr>
        <w:t xml:space="preserve"> </w:t>
      </w:r>
      <w:r>
        <w:t>about the current state, which are then compared with the actual current sensory information.</w:t>
      </w:r>
      <w:r>
        <w:rPr>
          <w:spacing w:val="32"/>
        </w:rPr>
        <w:t xml:space="preserve"> </w:t>
      </w:r>
      <w:r>
        <w:t>The motor plan is maintained</w:t>
      </w:r>
      <w:r>
        <w:rPr>
          <w:spacing w:val="-1"/>
        </w:rPr>
        <w:t xml:space="preserve"> </w:t>
      </w:r>
      <w:r>
        <w:t>if</w:t>
      </w:r>
      <w:r>
        <w:rPr>
          <w:spacing w:val="-1"/>
        </w:rPr>
        <w:t xml:space="preserve"> </w:t>
      </w:r>
      <w:r>
        <w:t>the</w:t>
      </w:r>
      <w:r>
        <w:rPr>
          <w:spacing w:val="-1"/>
        </w:rPr>
        <w:t xml:space="preserve"> </w:t>
      </w:r>
      <w:r>
        <w:t>two</w:t>
      </w:r>
      <w:r>
        <w:rPr>
          <w:spacing w:val="-1"/>
        </w:rPr>
        <w:t xml:space="preserve"> </w:t>
      </w:r>
      <w:r>
        <w:t>states</w:t>
      </w:r>
      <w:r>
        <w:rPr>
          <w:spacing w:val="-1"/>
        </w:rPr>
        <w:t xml:space="preserve"> </w:t>
      </w:r>
      <w:r>
        <w:t>match, but</w:t>
      </w:r>
      <w:r>
        <w:rPr>
          <w:spacing w:val="-1"/>
        </w:rPr>
        <w:t xml:space="preserve"> </w:t>
      </w:r>
      <w:r>
        <w:t>it</w:t>
      </w:r>
      <w:r>
        <w:rPr>
          <w:spacing w:val="-1"/>
        </w:rPr>
        <w:t xml:space="preserve"> </w:t>
      </w:r>
      <w:r>
        <w:t>is</w:t>
      </w:r>
      <w:r>
        <w:rPr>
          <w:spacing w:val="-1"/>
        </w:rPr>
        <w:t xml:space="preserve"> </w:t>
      </w:r>
      <w:r>
        <w:t>interrupted</w:t>
      </w:r>
      <w:r>
        <w:rPr>
          <w:spacing w:val="-1"/>
        </w:rPr>
        <w:t xml:space="preserve"> </w:t>
      </w:r>
      <w:r>
        <w:t>in</w:t>
      </w:r>
      <w:r>
        <w:rPr>
          <w:spacing w:val="-1"/>
        </w:rPr>
        <w:t xml:space="preserve"> </w:t>
      </w:r>
      <w:r>
        <w:t>the</w:t>
      </w:r>
      <w:r>
        <w:rPr>
          <w:spacing w:val="-1"/>
        </w:rPr>
        <w:t xml:space="preserve"> </w:t>
      </w:r>
      <w:r>
        <w:t>case</w:t>
      </w:r>
      <w:r>
        <w:rPr>
          <w:spacing w:val="-1"/>
        </w:rPr>
        <w:t xml:space="preserve"> </w:t>
      </w:r>
      <w:r>
        <w:t>of</w:t>
      </w:r>
      <w:r>
        <w:rPr>
          <w:spacing w:val="-1"/>
        </w:rPr>
        <w:t xml:space="preserve"> </w:t>
      </w:r>
      <w:r>
        <w:t>incorrect</w:t>
      </w:r>
      <w:r>
        <w:rPr>
          <w:spacing w:val="-1"/>
        </w:rPr>
        <w:t xml:space="preserve"> </w:t>
      </w:r>
      <w:r>
        <w:t>predictions</w:t>
      </w:r>
      <w:r>
        <w:rPr>
          <w:spacing w:val="-1"/>
        </w:rPr>
        <w:t xml:space="preserve"> </w:t>
      </w:r>
      <w:r>
        <w:t>(i.e., surprise</w:t>
      </w:r>
      <w:r>
        <w:rPr>
          <w:spacing w:val="-1"/>
        </w:rPr>
        <w:t xml:space="preserve"> </w:t>
      </w:r>
      <w:r>
        <w:t>or novelty), so that the animal can attempt to solve the problem in a different way.</w:t>
      </w:r>
      <w:r>
        <w:rPr>
          <w:spacing w:val="40"/>
        </w:rPr>
        <w:t xml:space="preserve"> </w:t>
      </w:r>
      <w:r>
        <w:t>In the J. E. Lisman and Grace (2005)</w:t>
      </w:r>
      <w:r>
        <w:rPr>
          <w:spacing w:val="-1"/>
        </w:rPr>
        <w:t xml:space="preserve"> </w:t>
      </w:r>
      <w:r>
        <w:t>model, the hippocampal</w:t>
      </w:r>
      <w:r>
        <w:rPr>
          <w:spacing w:val="-1"/>
        </w:rPr>
        <w:t xml:space="preserve"> </w:t>
      </w:r>
      <w:r>
        <w:t>novelty or surprise signal is</w:t>
      </w:r>
      <w:r>
        <w:rPr>
          <w:spacing w:val="-1"/>
        </w:rPr>
        <w:t xml:space="preserve"> </w:t>
      </w:r>
      <w:r>
        <w:t>hypothesized to</w:t>
      </w:r>
      <w:r>
        <w:rPr>
          <w:spacing w:val="-1"/>
        </w:rPr>
        <w:t xml:space="preserve"> </w:t>
      </w:r>
      <w:r>
        <w:t>drive phasic</w:t>
      </w:r>
      <w:r>
        <w:rPr>
          <w:spacing w:val="-1"/>
        </w:rPr>
        <w:t xml:space="preserve"> </w:t>
      </w:r>
      <w:r>
        <w:t>dopamine firing</w:t>
      </w:r>
      <w:r>
        <w:rPr>
          <w:spacing w:val="-11"/>
        </w:rPr>
        <w:t xml:space="preserve"> </w:t>
      </w:r>
      <w:r>
        <w:t>via</w:t>
      </w:r>
      <w:r>
        <w:rPr>
          <w:spacing w:val="-11"/>
        </w:rPr>
        <w:t xml:space="preserve"> </w:t>
      </w:r>
      <w:r>
        <w:t>its</w:t>
      </w:r>
      <w:r>
        <w:rPr>
          <w:spacing w:val="-11"/>
        </w:rPr>
        <w:t xml:space="preserve"> </w:t>
      </w:r>
      <w:r>
        <w:t>subcortical</w:t>
      </w:r>
      <w:r>
        <w:rPr>
          <w:spacing w:val="-11"/>
        </w:rPr>
        <w:t xml:space="preserve"> </w:t>
      </w:r>
      <w:r>
        <w:t>projection</w:t>
      </w:r>
      <w:r>
        <w:rPr>
          <w:spacing w:val="-11"/>
        </w:rPr>
        <w:t xml:space="preserve"> </w:t>
      </w:r>
      <w:r>
        <w:t>pathway</w:t>
      </w:r>
      <w:r>
        <w:rPr>
          <w:spacing w:val="-11"/>
        </w:rPr>
        <w:t xml:space="preserve"> </w:t>
      </w:r>
      <w:r>
        <w:t>through</w:t>
      </w:r>
      <w:r>
        <w:rPr>
          <w:spacing w:val="-11"/>
        </w:rPr>
        <w:t xml:space="preserve"> </w:t>
      </w:r>
      <w:r>
        <w:t>the</w:t>
      </w:r>
      <w:r>
        <w:rPr>
          <w:spacing w:val="-11"/>
        </w:rPr>
        <w:t xml:space="preserve"> </w:t>
      </w:r>
      <w:r>
        <w:t>subiculum. These</w:t>
      </w:r>
      <w:r>
        <w:rPr>
          <w:spacing w:val="-11"/>
        </w:rPr>
        <w:t xml:space="preserve"> </w:t>
      </w:r>
      <w:r>
        <w:t>different</w:t>
      </w:r>
      <w:r>
        <w:rPr>
          <w:spacing w:val="-11"/>
        </w:rPr>
        <w:t xml:space="preserve"> </w:t>
      </w:r>
      <w:r>
        <w:t>models</w:t>
      </w:r>
      <w:r>
        <w:rPr>
          <w:spacing w:val="-11"/>
        </w:rPr>
        <w:t xml:space="preserve"> </w:t>
      </w:r>
      <w:r>
        <w:t>vary</w:t>
      </w:r>
      <w:r>
        <w:rPr>
          <w:spacing w:val="-11"/>
        </w:rPr>
        <w:t xml:space="preserve"> </w:t>
      </w:r>
      <w:r>
        <w:t>in</w:t>
      </w:r>
      <w:r>
        <w:rPr>
          <w:spacing w:val="-11"/>
        </w:rPr>
        <w:t xml:space="preserve"> </w:t>
      </w:r>
      <w:r>
        <w:t>terms</w:t>
      </w:r>
      <w:r>
        <w:rPr>
          <w:spacing w:val="-11"/>
        </w:rPr>
        <w:t xml:space="preserve"> </w:t>
      </w:r>
      <w:r>
        <w:t>of the exact mechanisms and subfields proposed to compute the mismatch signal (CA3, CA1 or subiculum), but</w:t>
      </w:r>
      <w:r>
        <w:rPr>
          <w:spacing w:val="-3"/>
        </w:rPr>
        <w:t xml:space="preserve"> </w:t>
      </w:r>
      <w:r>
        <w:t>they</w:t>
      </w:r>
      <w:r>
        <w:rPr>
          <w:spacing w:val="-3"/>
        </w:rPr>
        <w:t xml:space="preserve"> </w:t>
      </w:r>
      <w:r>
        <w:t>assume</w:t>
      </w:r>
      <w:r>
        <w:rPr>
          <w:spacing w:val="-3"/>
        </w:rPr>
        <w:t xml:space="preserve"> </w:t>
      </w:r>
      <w:r>
        <w:t>a</w:t>
      </w:r>
      <w:r>
        <w:rPr>
          <w:spacing w:val="-3"/>
        </w:rPr>
        <w:t xml:space="preserve"> </w:t>
      </w:r>
      <w:r>
        <w:t>similar</w:t>
      </w:r>
      <w:r>
        <w:rPr>
          <w:spacing w:val="-3"/>
        </w:rPr>
        <w:t xml:space="preserve"> </w:t>
      </w:r>
      <w:r>
        <w:t>overall</w:t>
      </w:r>
      <w:r>
        <w:rPr>
          <w:spacing w:val="-3"/>
        </w:rPr>
        <w:t xml:space="preserve"> </w:t>
      </w:r>
      <w:r>
        <w:t>functional</w:t>
      </w:r>
      <w:r>
        <w:rPr>
          <w:spacing w:val="-3"/>
        </w:rPr>
        <w:t xml:space="preserve"> </w:t>
      </w:r>
      <w:r>
        <w:t>role</w:t>
      </w:r>
      <w:r>
        <w:rPr>
          <w:spacing w:val="-3"/>
        </w:rPr>
        <w:t xml:space="preserve"> </w:t>
      </w:r>
      <w:r>
        <w:t>for</w:t>
      </w:r>
      <w:r>
        <w:rPr>
          <w:spacing w:val="-3"/>
        </w:rPr>
        <w:t xml:space="preserve"> </w:t>
      </w:r>
      <w:r>
        <w:t>the</w:t>
      </w:r>
      <w:r>
        <w:rPr>
          <w:spacing w:val="-3"/>
        </w:rPr>
        <w:t xml:space="preserve"> </w:t>
      </w:r>
      <w:r>
        <w:t>hippocampus</w:t>
      </w:r>
      <w:r>
        <w:rPr>
          <w:spacing w:val="-3"/>
        </w:rPr>
        <w:t xml:space="preserve"> </w:t>
      </w:r>
      <w:r>
        <w:t>in</w:t>
      </w:r>
      <w:r>
        <w:rPr>
          <w:spacing w:val="-3"/>
        </w:rPr>
        <w:t xml:space="preserve"> </w:t>
      </w:r>
      <w:r>
        <w:t>terms</w:t>
      </w:r>
      <w:r>
        <w:rPr>
          <w:spacing w:val="-3"/>
        </w:rPr>
        <w:t xml:space="preserve"> </w:t>
      </w:r>
      <w:r>
        <w:t>of</w:t>
      </w:r>
      <w:r>
        <w:rPr>
          <w:spacing w:val="-3"/>
        </w:rPr>
        <w:t xml:space="preserve"> </w:t>
      </w:r>
      <w:r>
        <w:t>synthesizing</w:t>
      </w:r>
      <w:r>
        <w:rPr>
          <w:spacing w:val="-3"/>
        </w:rPr>
        <w:t xml:space="preserve"> </w:t>
      </w:r>
      <w:r>
        <w:t>predictions.</w:t>
      </w:r>
    </w:p>
    <w:p w14:paraId="5BECAA08" w14:textId="77777777" w:rsidR="00A529FC" w:rsidRDefault="00000000">
      <w:pPr>
        <w:pStyle w:val="BodyText"/>
        <w:spacing w:before="44" w:line="256" w:lineRule="auto"/>
        <w:ind w:left="120" w:right="119" w:firstLine="298"/>
        <w:jc w:val="both"/>
      </w:pPr>
      <w:r>
        <w:t>In the present model, error signals are not summed, but rather used to optimize learning of specific associations.</w:t>
      </w:r>
      <w:r>
        <w:rPr>
          <w:spacing w:val="26"/>
        </w:rPr>
        <w:t xml:space="preserve"> </w:t>
      </w:r>
      <w:r>
        <w:t>However, it</w:t>
      </w:r>
      <w:r>
        <w:rPr>
          <w:spacing w:val="-1"/>
        </w:rPr>
        <w:t xml:space="preserve"> </w:t>
      </w:r>
      <w:r>
        <w:t>is</w:t>
      </w:r>
      <w:r>
        <w:rPr>
          <w:spacing w:val="-1"/>
        </w:rPr>
        <w:t xml:space="preserve"> </w:t>
      </w:r>
      <w:r>
        <w:t>possible</w:t>
      </w:r>
      <w:r>
        <w:rPr>
          <w:spacing w:val="-1"/>
        </w:rPr>
        <w:t xml:space="preserve"> </w:t>
      </w:r>
      <w:r>
        <w:t>that</w:t>
      </w:r>
      <w:r>
        <w:rPr>
          <w:spacing w:val="-1"/>
        </w:rPr>
        <w:t xml:space="preserve"> </w:t>
      </w:r>
      <w:r>
        <w:t>the</w:t>
      </w:r>
      <w:r>
        <w:rPr>
          <w:spacing w:val="-1"/>
        </w:rPr>
        <w:t xml:space="preserve"> </w:t>
      </w:r>
      <w:r>
        <w:t>temporal-difference</w:t>
      </w:r>
      <w:r>
        <w:rPr>
          <w:spacing w:val="-1"/>
        </w:rPr>
        <w:t xml:space="preserve"> </w:t>
      </w:r>
      <w:r>
        <w:t>error</w:t>
      </w:r>
      <w:r>
        <w:rPr>
          <w:spacing w:val="-1"/>
        </w:rPr>
        <w:t xml:space="preserve"> </w:t>
      </w:r>
      <w:r>
        <w:t>signals</w:t>
      </w:r>
      <w:r>
        <w:rPr>
          <w:spacing w:val="-1"/>
        </w:rPr>
        <w:t xml:space="preserve"> </w:t>
      </w:r>
      <w:r>
        <w:t>present</w:t>
      </w:r>
      <w:r>
        <w:rPr>
          <w:spacing w:val="-1"/>
        </w:rPr>
        <w:t xml:space="preserve"> </w:t>
      </w:r>
      <w:r>
        <w:t>in</w:t>
      </w:r>
      <w:r>
        <w:rPr>
          <w:spacing w:val="-1"/>
        </w:rPr>
        <w:t xml:space="preserve"> </w:t>
      </w:r>
      <w:r>
        <w:t>our</w:t>
      </w:r>
      <w:r>
        <w:rPr>
          <w:spacing w:val="-1"/>
        </w:rPr>
        <w:t xml:space="preserve"> </w:t>
      </w:r>
      <w:r>
        <w:t>hippocampal model could play a role in generating a global novelty signal.</w:t>
      </w:r>
      <w:r>
        <w:rPr>
          <w:spacing w:val="29"/>
        </w:rPr>
        <w:t xml:space="preserve"> </w:t>
      </w:r>
      <w:r>
        <w:t>For example, at different points in the theta phase</w:t>
      </w:r>
      <w:r>
        <w:rPr>
          <w:spacing w:val="-14"/>
        </w:rPr>
        <w:t xml:space="preserve"> </w:t>
      </w:r>
      <w:r>
        <w:t>cycle</w:t>
      </w:r>
      <w:r>
        <w:rPr>
          <w:spacing w:val="-14"/>
        </w:rPr>
        <w:t xml:space="preserve"> </w:t>
      </w:r>
      <w:r>
        <w:t>(Figure</w:t>
      </w:r>
      <w:r>
        <w:rPr>
          <w:spacing w:val="-14"/>
        </w:rPr>
        <w:t xml:space="preserve"> </w:t>
      </w:r>
      <w:r>
        <w:t>1),</w:t>
      </w:r>
      <w:r>
        <w:rPr>
          <w:spacing w:val="-13"/>
        </w:rPr>
        <w:t xml:space="preserve"> </w:t>
      </w:r>
      <w:r>
        <w:t>area</w:t>
      </w:r>
      <w:r>
        <w:rPr>
          <w:spacing w:val="-14"/>
        </w:rPr>
        <w:t xml:space="preserve"> </w:t>
      </w:r>
      <w:r>
        <w:t>CA1</w:t>
      </w:r>
      <w:r>
        <w:rPr>
          <w:spacing w:val="-14"/>
        </w:rPr>
        <w:t xml:space="preserve"> </w:t>
      </w:r>
      <w:r>
        <w:t>and</w:t>
      </w:r>
      <w:r>
        <w:rPr>
          <w:spacing w:val="-14"/>
        </w:rPr>
        <w:t xml:space="preserve"> </w:t>
      </w:r>
      <w:r>
        <w:t>ECout</w:t>
      </w:r>
      <w:r>
        <w:rPr>
          <w:spacing w:val="-13"/>
        </w:rPr>
        <w:t xml:space="preserve"> </w:t>
      </w:r>
      <w:r>
        <w:t>are</w:t>
      </w:r>
      <w:r>
        <w:rPr>
          <w:spacing w:val="-14"/>
        </w:rPr>
        <w:t xml:space="preserve"> </w:t>
      </w:r>
      <w:r>
        <w:t>representing</w:t>
      </w:r>
      <w:r>
        <w:rPr>
          <w:spacing w:val="-14"/>
        </w:rPr>
        <w:t xml:space="preserve"> </w:t>
      </w:r>
      <w:r>
        <w:t>the</w:t>
      </w:r>
      <w:r>
        <w:rPr>
          <w:spacing w:val="-14"/>
        </w:rPr>
        <w:t xml:space="preserve"> </w:t>
      </w:r>
      <w:r>
        <w:t>current</w:t>
      </w:r>
      <w:r>
        <w:rPr>
          <w:spacing w:val="-13"/>
        </w:rPr>
        <w:t xml:space="preserve"> </w:t>
      </w:r>
      <w:r>
        <w:t>information</w:t>
      </w:r>
      <w:r>
        <w:rPr>
          <w:spacing w:val="-14"/>
        </w:rPr>
        <w:t xml:space="preserve"> </w:t>
      </w:r>
      <w:r>
        <w:t>as</w:t>
      </w:r>
      <w:r>
        <w:rPr>
          <w:spacing w:val="-14"/>
        </w:rPr>
        <w:t xml:space="preserve"> </w:t>
      </w:r>
      <w:r>
        <w:t>encoded</w:t>
      </w:r>
      <w:r>
        <w:rPr>
          <w:spacing w:val="-14"/>
        </w:rPr>
        <w:t xml:space="preserve"> </w:t>
      </w:r>
      <w:r>
        <w:t>in</w:t>
      </w:r>
      <w:r>
        <w:rPr>
          <w:spacing w:val="-13"/>
        </w:rPr>
        <w:t xml:space="preserve"> </w:t>
      </w:r>
      <w:r>
        <w:t>CA3</w:t>
      </w:r>
      <w:r>
        <w:rPr>
          <w:spacing w:val="-14"/>
        </w:rPr>
        <w:t xml:space="preserve"> </w:t>
      </w:r>
      <w:r>
        <w:t>and its</w:t>
      </w:r>
      <w:r>
        <w:rPr>
          <w:spacing w:val="-5"/>
        </w:rPr>
        <w:t xml:space="preserve"> </w:t>
      </w:r>
      <w:r>
        <w:t>projections</w:t>
      </w:r>
      <w:r>
        <w:rPr>
          <w:spacing w:val="-5"/>
        </w:rPr>
        <w:t xml:space="preserve"> </w:t>
      </w:r>
      <w:r>
        <w:t>into</w:t>
      </w:r>
      <w:r>
        <w:rPr>
          <w:spacing w:val="-5"/>
        </w:rPr>
        <w:t xml:space="preserve"> </w:t>
      </w:r>
      <w:r>
        <w:t>CA1,</w:t>
      </w:r>
      <w:r>
        <w:rPr>
          <w:spacing w:val="-4"/>
        </w:rPr>
        <w:t xml:space="preserve"> </w:t>
      </w:r>
      <w:r>
        <w:t>versus</w:t>
      </w:r>
      <w:r>
        <w:rPr>
          <w:spacing w:val="-5"/>
        </w:rPr>
        <w:t xml:space="preserve"> </w:t>
      </w:r>
      <w:r>
        <w:t>the</w:t>
      </w:r>
      <w:r>
        <w:rPr>
          <w:spacing w:val="-5"/>
        </w:rPr>
        <w:t xml:space="preserve"> </w:t>
      </w:r>
      <w:r>
        <w:t>bottom-up</w:t>
      </w:r>
      <w:r>
        <w:rPr>
          <w:spacing w:val="-5"/>
        </w:rPr>
        <w:t xml:space="preserve"> </w:t>
      </w:r>
      <w:r>
        <w:t>cortical</w:t>
      </w:r>
      <w:r>
        <w:rPr>
          <w:spacing w:val="-5"/>
        </w:rPr>
        <w:t xml:space="preserve"> </w:t>
      </w:r>
      <w:r>
        <w:t>state</w:t>
      </w:r>
      <w:r>
        <w:rPr>
          <w:spacing w:val="-5"/>
        </w:rPr>
        <w:t xml:space="preserve"> </w:t>
      </w:r>
      <w:r>
        <w:t>present</w:t>
      </w:r>
      <w:r>
        <w:rPr>
          <w:spacing w:val="-5"/>
        </w:rPr>
        <w:t xml:space="preserve"> </w:t>
      </w:r>
      <w:r>
        <w:t>in</w:t>
      </w:r>
      <w:r>
        <w:rPr>
          <w:spacing w:val="-5"/>
        </w:rPr>
        <w:t xml:space="preserve"> </w:t>
      </w:r>
      <w:r>
        <w:t>ECin. The</w:t>
      </w:r>
      <w:r>
        <w:rPr>
          <w:spacing w:val="-5"/>
        </w:rPr>
        <w:t xml:space="preserve"> </w:t>
      </w:r>
      <w:r>
        <w:t>difference</w:t>
      </w:r>
      <w:r>
        <w:rPr>
          <w:spacing w:val="-5"/>
        </w:rPr>
        <w:t xml:space="preserve"> </w:t>
      </w:r>
      <w:r>
        <w:t>between</w:t>
      </w:r>
      <w:r>
        <w:rPr>
          <w:spacing w:val="-5"/>
        </w:rPr>
        <w:t xml:space="preserve"> </w:t>
      </w:r>
      <w:r>
        <w:t>these two</w:t>
      </w:r>
      <w:r>
        <w:rPr>
          <w:spacing w:val="-14"/>
        </w:rPr>
        <w:t xml:space="preserve"> </w:t>
      </w:r>
      <w:r>
        <w:t>activation</w:t>
      </w:r>
      <w:r>
        <w:rPr>
          <w:spacing w:val="-13"/>
        </w:rPr>
        <w:t xml:space="preserve"> </w:t>
      </w:r>
      <w:r>
        <w:t>states</w:t>
      </w:r>
      <w:r>
        <w:rPr>
          <w:spacing w:val="-13"/>
        </w:rPr>
        <w:t xml:space="preserve"> </w:t>
      </w:r>
      <w:r>
        <w:t>could</w:t>
      </w:r>
      <w:r>
        <w:rPr>
          <w:spacing w:val="-14"/>
        </w:rPr>
        <w:t xml:space="preserve"> </w:t>
      </w:r>
      <w:r>
        <w:t>be</w:t>
      </w:r>
      <w:r>
        <w:rPr>
          <w:spacing w:val="-13"/>
        </w:rPr>
        <w:t xml:space="preserve"> </w:t>
      </w:r>
      <w:r>
        <w:t>converted</w:t>
      </w:r>
      <w:r>
        <w:rPr>
          <w:spacing w:val="-13"/>
        </w:rPr>
        <w:t xml:space="preserve"> </w:t>
      </w:r>
      <w:r>
        <w:t>into</w:t>
      </w:r>
      <w:r>
        <w:rPr>
          <w:spacing w:val="-13"/>
        </w:rPr>
        <w:t xml:space="preserve"> </w:t>
      </w:r>
      <w:r>
        <w:t>a</w:t>
      </w:r>
      <w:r>
        <w:rPr>
          <w:spacing w:val="-14"/>
        </w:rPr>
        <w:t xml:space="preserve"> </w:t>
      </w:r>
      <w:r>
        <w:t>global</w:t>
      </w:r>
      <w:r>
        <w:rPr>
          <w:spacing w:val="-13"/>
        </w:rPr>
        <w:t xml:space="preserve"> </w:t>
      </w:r>
      <w:r>
        <w:t>mismatch</w:t>
      </w:r>
      <w:r>
        <w:rPr>
          <w:spacing w:val="-13"/>
        </w:rPr>
        <w:t xml:space="preserve"> </w:t>
      </w:r>
      <w:r>
        <w:t>signal</w:t>
      </w:r>
      <w:r>
        <w:rPr>
          <w:spacing w:val="-13"/>
        </w:rPr>
        <w:t xml:space="preserve"> </w:t>
      </w:r>
      <w:r>
        <w:t>that</w:t>
      </w:r>
      <w:r>
        <w:rPr>
          <w:spacing w:val="-14"/>
        </w:rPr>
        <w:t xml:space="preserve"> </w:t>
      </w:r>
      <w:r>
        <w:t>would</w:t>
      </w:r>
      <w:r>
        <w:rPr>
          <w:spacing w:val="-14"/>
        </w:rPr>
        <w:t xml:space="preserve"> </w:t>
      </w:r>
      <w:r>
        <w:t>reflect</w:t>
      </w:r>
      <w:r>
        <w:rPr>
          <w:spacing w:val="-13"/>
        </w:rPr>
        <w:t xml:space="preserve"> </w:t>
      </w:r>
      <w:r>
        <w:t>the</w:t>
      </w:r>
      <w:r>
        <w:rPr>
          <w:spacing w:val="-13"/>
        </w:rPr>
        <w:t xml:space="preserve"> </w:t>
      </w:r>
      <w:r>
        <w:t>relative</w:t>
      </w:r>
      <w:r>
        <w:rPr>
          <w:spacing w:val="-13"/>
        </w:rPr>
        <w:t xml:space="preserve"> </w:t>
      </w:r>
      <w:r>
        <w:t>novelty of</w:t>
      </w:r>
      <w:r>
        <w:rPr>
          <w:spacing w:val="-7"/>
        </w:rPr>
        <w:t xml:space="preserve"> </w:t>
      </w:r>
      <w:r>
        <w:t>the</w:t>
      </w:r>
      <w:r>
        <w:rPr>
          <w:spacing w:val="-7"/>
        </w:rPr>
        <w:t xml:space="preserve"> </w:t>
      </w:r>
      <w:r>
        <w:t>current</w:t>
      </w:r>
      <w:r>
        <w:rPr>
          <w:spacing w:val="-7"/>
        </w:rPr>
        <w:t xml:space="preserve"> </w:t>
      </w:r>
      <w:r>
        <w:t>state</w:t>
      </w:r>
      <w:r>
        <w:rPr>
          <w:spacing w:val="-7"/>
        </w:rPr>
        <w:t xml:space="preserve"> </w:t>
      </w:r>
      <w:r>
        <w:t>compared</w:t>
      </w:r>
      <w:r>
        <w:rPr>
          <w:spacing w:val="-7"/>
        </w:rPr>
        <w:t xml:space="preserve"> </w:t>
      </w:r>
      <w:r>
        <w:t>to</w:t>
      </w:r>
      <w:r>
        <w:rPr>
          <w:spacing w:val="-7"/>
        </w:rPr>
        <w:t xml:space="preserve"> </w:t>
      </w:r>
      <w:r>
        <w:t>prior</w:t>
      </w:r>
      <w:r>
        <w:rPr>
          <w:spacing w:val="-7"/>
        </w:rPr>
        <w:t xml:space="preserve"> </w:t>
      </w:r>
      <w:r>
        <w:t>episodic</w:t>
      </w:r>
      <w:r>
        <w:rPr>
          <w:spacing w:val="-7"/>
        </w:rPr>
        <w:t xml:space="preserve"> </w:t>
      </w:r>
      <w:r>
        <w:t>memory</w:t>
      </w:r>
      <w:r>
        <w:rPr>
          <w:spacing w:val="-7"/>
        </w:rPr>
        <w:t xml:space="preserve"> </w:t>
      </w:r>
      <w:r>
        <w:t>learning</w:t>
      </w:r>
      <w:r>
        <w:rPr>
          <w:spacing w:val="-7"/>
        </w:rPr>
        <w:t xml:space="preserve"> </w:t>
      </w:r>
      <w:r>
        <w:t>in</w:t>
      </w:r>
      <w:r>
        <w:rPr>
          <w:spacing w:val="-7"/>
        </w:rPr>
        <w:t xml:space="preserve"> </w:t>
      </w:r>
      <w:r>
        <w:t>the</w:t>
      </w:r>
      <w:r>
        <w:rPr>
          <w:spacing w:val="-7"/>
        </w:rPr>
        <w:t xml:space="preserve"> </w:t>
      </w:r>
      <w:r>
        <w:t>CA3</w:t>
      </w:r>
      <w:r>
        <w:rPr>
          <w:spacing w:val="-7"/>
        </w:rPr>
        <w:t xml:space="preserve"> </w:t>
      </w:r>
      <w:r>
        <w:t>of</w:t>
      </w:r>
      <w:r>
        <w:rPr>
          <w:spacing w:val="-7"/>
        </w:rPr>
        <w:t xml:space="preserve"> </w:t>
      </w:r>
      <w:r>
        <w:t>the</w:t>
      </w:r>
      <w:r>
        <w:rPr>
          <w:spacing w:val="-7"/>
        </w:rPr>
        <w:t xml:space="preserve"> </w:t>
      </w:r>
      <w:r>
        <w:t>hippocampus. Likewise, it</w:t>
      </w:r>
      <w:r>
        <w:rPr>
          <w:spacing w:val="-11"/>
        </w:rPr>
        <w:t xml:space="preserve"> </w:t>
      </w:r>
      <w:r>
        <w:t>is</w:t>
      </w:r>
      <w:r>
        <w:rPr>
          <w:spacing w:val="-11"/>
        </w:rPr>
        <w:t xml:space="preserve"> </w:t>
      </w:r>
      <w:r>
        <w:t>possible</w:t>
      </w:r>
      <w:r>
        <w:rPr>
          <w:spacing w:val="-11"/>
        </w:rPr>
        <w:t xml:space="preserve"> </w:t>
      </w:r>
      <w:r>
        <w:t>that</w:t>
      </w:r>
      <w:r>
        <w:rPr>
          <w:spacing w:val="-11"/>
        </w:rPr>
        <w:t xml:space="preserve"> </w:t>
      </w:r>
      <w:r>
        <w:t>a</w:t>
      </w:r>
      <w:r>
        <w:rPr>
          <w:spacing w:val="-11"/>
        </w:rPr>
        <w:t xml:space="preserve"> </w:t>
      </w:r>
      <w:r>
        <w:t>similar</w:t>
      </w:r>
      <w:r>
        <w:rPr>
          <w:spacing w:val="-11"/>
        </w:rPr>
        <w:t xml:space="preserve"> </w:t>
      </w:r>
      <w:r>
        <w:t>global</w:t>
      </w:r>
      <w:r>
        <w:rPr>
          <w:spacing w:val="-11"/>
        </w:rPr>
        <w:t xml:space="preserve"> </w:t>
      </w:r>
      <w:r>
        <w:t>error</w:t>
      </w:r>
      <w:r>
        <w:rPr>
          <w:spacing w:val="-11"/>
        </w:rPr>
        <w:t xml:space="preserve"> </w:t>
      </w:r>
      <w:r>
        <w:t>signal</w:t>
      </w:r>
      <w:r>
        <w:rPr>
          <w:spacing w:val="-11"/>
        </w:rPr>
        <w:t xml:space="preserve"> </w:t>
      </w:r>
      <w:r>
        <w:t>could</w:t>
      </w:r>
      <w:r>
        <w:rPr>
          <w:spacing w:val="-11"/>
        </w:rPr>
        <w:t xml:space="preserve"> </w:t>
      </w:r>
      <w:r>
        <w:t>be</w:t>
      </w:r>
      <w:r>
        <w:rPr>
          <w:spacing w:val="-11"/>
        </w:rPr>
        <w:t xml:space="preserve"> </w:t>
      </w:r>
      <w:r>
        <w:t>computed</w:t>
      </w:r>
      <w:r>
        <w:rPr>
          <w:spacing w:val="-11"/>
        </w:rPr>
        <w:t xml:space="preserve"> </w:t>
      </w:r>
      <w:r>
        <w:t>from</w:t>
      </w:r>
      <w:r>
        <w:rPr>
          <w:spacing w:val="-11"/>
        </w:rPr>
        <w:t xml:space="preserve"> </w:t>
      </w:r>
      <w:r>
        <w:t>the</w:t>
      </w:r>
      <w:r>
        <w:rPr>
          <w:spacing w:val="-11"/>
        </w:rPr>
        <w:t xml:space="preserve"> </w:t>
      </w:r>
      <w:r>
        <w:t>temporal</w:t>
      </w:r>
      <w:r>
        <w:rPr>
          <w:spacing w:val="-11"/>
        </w:rPr>
        <w:t xml:space="preserve"> </w:t>
      </w:r>
      <w:r>
        <w:t>differences</w:t>
      </w:r>
      <w:r>
        <w:rPr>
          <w:spacing w:val="-11"/>
        </w:rPr>
        <w:t xml:space="preserve"> </w:t>
      </w:r>
      <w:r>
        <w:t>over</w:t>
      </w:r>
      <w:r>
        <w:rPr>
          <w:spacing w:val="-11"/>
        </w:rPr>
        <w:t xml:space="preserve"> </w:t>
      </w:r>
      <w:r>
        <w:t>CA3</w:t>
      </w:r>
      <w:r>
        <w:rPr>
          <w:spacing w:val="-11"/>
        </w:rPr>
        <w:t xml:space="preserve"> </w:t>
      </w:r>
      <w:r>
        <w:t>in our</w:t>
      </w:r>
      <w:r>
        <w:rPr>
          <w:spacing w:val="-7"/>
        </w:rPr>
        <w:t xml:space="preserve"> </w:t>
      </w:r>
      <w:r>
        <w:t>model,</w:t>
      </w:r>
      <w:r>
        <w:rPr>
          <w:spacing w:val="-6"/>
        </w:rPr>
        <w:t xml:space="preserve"> </w:t>
      </w:r>
      <w:r>
        <w:t>reflecting</w:t>
      </w:r>
      <w:r>
        <w:rPr>
          <w:spacing w:val="-7"/>
        </w:rPr>
        <w:t xml:space="preserve"> </w:t>
      </w:r>
      <w:r>
        <w:t>the</w:t>
      </w:r>
      <w:r>
        <w:rPr>
          <w:spacing w:val="-7"/>
        </w:rPr>
        <w:t xml:space="preserve"> </w:t>
      </w:r>
      <w:r>
        <w:t>extent</w:t>
      </w:r>
      <w:r>
        <w:rPr>
          <w:spacing w:val="-7"/>
        </w:rPr>
        <w:t xml:space="preserve"> </w:t>
      </w:r>
      <w:r>
        <w:t>to</w:t>
      </w:r>
      <w:r>
        <w:rPr>
          <w:spacing w:val="-7"/>
        </w:rPr>
        <w:t xml:space="preserve"> </w:t>
      </w:r>
      <w:r>
        <w:t>which</w:t>
      </w:r>
      <w:r>
        <w:rPr>
          <w:spacing w:val="-7"/>
        </w:rPr>
        <w:t xml:space="preserve"> </w:t>
      </w:r>
      <w:r>
        <w:t>CA3</w:t>
      </w:r>
      <w:r>
        <w:rPr>
          <w:spacing w:val="-7"/>
        </w:rPr>
        <w:t xml:space="preserve"> </w:t>
      </w:r>
      <w:r>
        <w:t>has</w:t>
      </w:r>
      <w:r>
        <w:rPr>
          <w:spacing w:val="-7"/>
        </w:rPr>
        <w:t xml:space="preserve"> </w:t>
      </w:r>
      <w:r>
        <w:t>learned</w:t>
      </w:r>
      <w:r>
        <w:rPr>
          <w:spacing w:val="-7"/>
        </w:rPr>
        <w:t xml:space="preserve"> </w:t>
      </w:r>
      <w:r>
        <w:t>to</w:t>
      </w:r>
      <w:r>
        <w:rPr>
          <w:spacing w:val="-7"/>
        </w:rPr>
        <w:t xml:space="preserve"> </w:t>
      </w:r>
      <w:r>
        <w:t>encode</w:t>
      </w:r>
      <w:r>
        <w:rPr>
          <w:spacing w:val="-7"/>
        </w:rPr>
        <w:t xml:space="preserve"> </w:t>
      </w:r>
      <w:r>
        <w:t>the</w:t>
      </w:r>
      <w:r>
        <w:rPr>
          <w:spacing w:val="-7"/>
        </w:rPr>
        <w:t xml:space="preserve"> </w:t>
      </w:r>
      <w:r>
        <w:t>more</w:t>
      </w:r>
      <w:r>
        <w:rPr>
          <w:spacing w:val="-7"/>
        </w:rPr>
        <w:t xml:space="preserve"> </w:t>
      </w:r>
      <w:r>
        <w:t>pattern-separated</w:t>
      </w:r>
      <w:r>
        <w:rPr>
          <w:spacing w:val="-7"/>
        </w:rPr>
        <w:t xml:space="preserve"> </w:t>
      </w:r>
      <w:r>
        <w:t>DG-driven pattern,</w:t>
      </w:r>
      <w:r>
        <w:rPr>
          <w:spacing w:val="-14"/>
        </w:rPr>
        <w:t xml:space="preserve"> </w:t>
      </w:r>
      <w:r>
        <w:t>which</w:t>
      </w:r>
      <w:r>
        <w:rPr>
          <w:spacing w:val="-14"/>
        </w:rPr>
        <w:t xml:space="preserve"> </w:t>
      </w:r>
      <w:r>
        <w:t>is</w:t>
      </w:r>
      <w:r>
        <w:rPr>
          <w:spacing w:val="-14"/>
        </w:rPr>
        <w:t xml:space="preserve"> </w:t>
      </w:r>
      <w:r>
        <w:t>likely</w:t>
      </w:r>
      <w:r>
        <w:rPr>
          <w:spacing w:val="-13"/>
        </w:rPr>
        <w:t xml:space="preserve"> </w:t>
      </w:r>
      <w:r>
        <w:t>to</w:t>
      </w:r>
      <w:r>
        <w:rPr>
          <w:spacing w:val="-14"/>
        </w:rPr>
        <w:t xml:space="preserve"> </w:t>
      </w:r>
      <w:r>
        <w:t>also</w:t>
      </w:r>
      <w:r>
        <w:rPr>
          <w:spacing w:val="-14"/>
        </w:rPr>
        <w:t xml:space="preserve"> </w:t>
      </w:r>
      <w:r>
        <w:t>reflect</w:t>
      </w:r>
      <w:r>
        <w:rPr>
          <w:spacing w:val="-14"/>
        </w:rPr>
        <w:t xml:space="preserve"> </w:t>
      </w:r>
      <w:r>
        <w:t>the</w:t>
      </w:r>
      <w:r>
        <w:rPr>
          <w:spacing w:val="-13"/>
        </w:rPr>
        <w:t xml:space="preserve"> </w:t>
      </w:r>
      <w:r>
        <w:t>relative</w:t>
      </w:r>
      <w:r>
        <w:rPr>
          <w:spacing w:val="-14"/>
        </w:rPr>
        <w:t xml:space="preserve"> </w:t>
      </w:r>
      <w:r>
        <w:t>novelty</w:t>
      </w:r>
      <w:r>
        <w:rPr>
          <w:spacing w:val="-14"/>
        </w:rPr>
        <w:t xml:space="preserve"> </w:t>
      </w:r>
      <w:r>
        <w:t>of</w:t>
      </w:r>
      <w:r>
        <w:rPr>
          <w:spacing w:val="-14"/>
        </w:rPr>
        <w:t xml:space="preserve"> </w:t>
      </w:r>
      <w:r>
        <w:t>the</w:t>
      </w:r>
      <w:r>
        <w:rPr>
          <w:spacing w:val="-13"/>
        </w:rPr>
        <w:t xml:space="preserve"> </w:t>
      </w:r>
      <w:r>
        <w:t>current</w:t>
      </w:r>
      <w:r>
        <w:rPr>
          <w:spacing w:val="-14"/>
        </w:rPr>
        <w:t xml:space="preserve"> </w:t>
      </w:r>
      <w:r>
        <w:t>input</w:t>
      </w:r>
      <w:r>
        <w:rPr>
          <w:spacing w:val="-14"/>
        </w:rPr>
        <w:t xml:space="preserve"> </w:t>
      </w:r>
      <w:r>
        <w:t>state.</w:t>
      </w:r>
      <w:r>
        <w:rPr>
          <w:spacing w:val="-1"/>
        </w:rPr>
        <w:t xml:space="preserve"> </w:t>
      </w:r>
      <w:r>
        <w:t>We</w:t>
      </w:r>
      <w:r>
        <w:rPr>
          <w:spacing w:val="-14"/>
        </w:rPr>
        <w:t xml:space="preserve"> </w:t>
      </w:r>
      <w:r>
        <w:t>will</w:t>
      </w:r>
      <w:r>
        <w:rPr>
          <w:spacing w:val="-14"/>
        </w:rPr>
        <w:t xml:space="preserve"> </w:t>
      </w:r>
      <w:r>
        <w:t>investigate</w:t>
      </w:r>
      <w:r>
        <w:rPr>
          <w:spacing w:val="-14"/>
        </w:rPr>
        <w:t xml:space="preserve"> </w:t>
      </w:r>
      <w:r>
        <w:t>these possibilities in future research.</w:t>
      </w:r>
    </w:p>
    <w:p w14:paraId="2143ED8B" w14:textId="663D1626" w:rsidR="00A529FC" w:rsidRDefault="00000000">
      <w:pPr>
        <w:pStyle w:val="BodyText"/>
        <w:spacing w:before="43" w:line="256" w:lineRule="auto"/>
        <w:ind w:left="120" w:right="119" w:firstLine="298"/>
        <w:jc w:val="both"/>
        <w:rPr>
          <w:ins w:id="582" w:author="Author" w:date="2022-09-10T01:53:00Z"/>
        </w:rPr>
      </w:pPr>
      <w:r>
        <w:rPr>
          <w:w w:val="95"/>
        </w:rPr>
        <w:t>Prediction-based learning in the hippocampus is also central to another early computational model,</w:t>
      </w:r>
      <w:r>
        <w:t xml:space="preserve"> </w:t>
      </w:r>
      <w:r>
        <w:rPr>
          <w:w w:val="95"/>
        </w:rPr>
        <w:t>which</w:t>
      </w:r>
      <w:r>
        <w:rPr>
          <w:spacing w:val="80"/>
        </w:rPr>
        <w:t xml:space="preserve"> </w:t>
      </w:r>
      <w:r>
        <w:t>is</w:t>
      </w:r>
      <w:r w:rsidRPr="007576F6">
        <w:rPr>
          <w:spacing w:val="23"/>
        </w:rPr>
        <w:t xml:space="preserve"> </w:t>
      </w:r>
      <w:r>
        <w:t>based</w:t>
      </w:r>
      <w:r w:rsidRPr="007576F6">
        <w:rPr>
          <w:spacing w:val="23"/>
        </w:rPr>
        <w:t xml:space="preserve"> </w:t>
      </w:r>
      <w:r>
        <w:t>on</w:t>
      </w:r>
      <w:r w:rsidRPr="007576F6">
        <w:rPr>
          <w:spacing w:val="23"/>
        </w:rPr>
        <w:t xml:space="preserve"> </w:t>
      </w:r>
      <w:r>
        <w:t>error-driven</w:t>
      </w:r>
      <w:r w:rsidRPr="007576F6">
        <w:rPr>
          <w:spacing w:val="23"/>
        </w:rPr>
        <w:t xml:space="preserve"> </w:t>
      </w:r>
      <w:r>
        <w:t>backpropagation</w:t>
      </w:r>
      <w:r w:rsidRPr="007576F6">
        <w:rPr>
          <w:spacing w:val="23"/>
        </w:rPr>
        <w:t xml:space="preserve"> </w:t>
      </w:r>
      <w:r>
        <w:t>learning</w:t>
      </w:r>
      <w:r w:rsidRPr="007576F6">
        <w:rPr>
          <w:spacing w:val="23"/>
        </w:rPr>
        <w:t xml:space="preserve"> </w:t>
      </w:r>
      <w:r>
        <w:t>in</w:t>
      </w:r>
      <w:r w:rsidRPr="007576F6">
        <w:rPr>
          <w:spacing w:val="23"/>
        </w:rPr>
        <w:t xml:space="preserve"> </w:t>
      </w:r>
      <w:r>
        <w:t>the</w:t>
      </w:r>
      <w:r w:rsidRPr="007576F6">
        <w:rPr>
          <w:spacing w:val="23"/>
        </w:rPr>
        <w:t xml:space="preserve"> </w:t>
      </w:r>
      <w:r>
        <w:t>context</w:t>
      </w:r>
      <w:r w:rsidRPr="007576F6">
        <w:rPr>
          <w:spacing w:val="23"/>
        </w:rPr>
        <w:t xml:space="preserve"> </w:t>
      </w:r>
      <w:r>
        <w:t>of</w:t>
      </w:r>
      <w:r w:rsidRPr="007576F6">
        <w:rPr>
          <w:spacing w:val="23"/>
        </w:rPr>
        <w:t xml:space="preserve"> </w:t>
      </w:r>
      <w:r>
        <w:t>a</w:t>
      </w:r>
      <w:r w:rsidRPr="007576F6">
        <w:rPr>
          <w:spacing w:val="23"/>
        </w:rPr>
        <w:t xml:space="preserve"> </w:t>
      </w:r>
      <w:r>
        <w:t>predictive</w:t>
      </w:r>
      <w:r w:rsidRPr="007576F6">
        <w:rPr>
          <w:spacing w:val="23"/>
        </w:rPr>
        <w:t xml:space="preserve"> </w:t>
      </w:r>
      <w:r>
        <w:t>autoencoder</w:t>
      </w:r>
      <w:r w:rsidRPr="007576F6">
        <w:rPr>
          <w:spacing w:val="23"/>
        </w:rPr>
        <w:t xml:space="preserve"> </w:t>
      </w:r>
      <w:r>
        <w:t>(Myers</w:t>
      </w:r>
      <w:r w:rsidRPr="007576F6">
        <w:rPr>
          <w:spacing w:val="23"/>
        </w:rPr>
        <w:t xml:space="preserve"> </w:t>
      </w:r>
      <w:r w:rsidRPr="007576F6">
        <w:rPr>
          <w:spacing w:val="-10"/>
        </w:rPr>
        <w:t>&amp;</w:t>
      </w:r>
      <w:del w:id="583" w:author="Author" w:date="2022-09-10T01:53:00Z">
        <w:r>
          <w:delText xml:space="preserve"> </w:delText>
        </w:r>
      </w:del>
    </w:p>
    <w:p w14:paraId="45FCB1E8" w14:textId="77777777" w:rsidR="00A529FC" w:rsidRDefault="00A529FC">
      <w:pPr>
        <w:spacing w:line="256" w:lineRule="auto"/>
        <w:jc w:val="both"/>
        <w:rPr>
          <w:ins w:id="584" w:author="Author" w:date="2022-09-10T01:53:00Z"/>
        </w:rPr>
        <w:sectPr w:rsidR="00A529FC">
          <w:pgSz w:w="12240" w:h="15840"/>
          <w:pgMar w:top="1180" w:right="1320" w:bottom="280" w:left="1320" w:header="397" w:footer="0" w:gutter="0"/>
          <w:cols w:space="720"/>
        </w:sectPr>
      </w:pPr>
    </w:p>
    <w:p w14:paraId="5087A06C" w14:textId="77777777" w:rsidR="00ED530C" w:rsidRDefault="00000000">
      <w:pPr>
        <w:pStyle w:val="BodyText"/>
        <w:spacing w:before="43" w:line="256" w:lineRule="auto"/>
        <w:ind w:left="120" w:right="119" w:firstLine="298"/>
        <w:jc w:val="both"/>
        <w:rPr>
          <w:del w:id="585" w:author="Author" w:date="2022-09-10T01:53:00Z"/>
        </w:rPr>
      </w:pPr>
      <w:r>
        <w:lastRenderedPageBreak/>
        <w:t>Gluck,</w:t>
      </w:r>
      <w:r>
        <w:rPr>
          <w:spacing w:val="-2"/>
        </w:rPr>
        <w:t xml:space="preserve"> </w:t>
      </w:r>
      <w:r>
        <w:t>1995).</w:t>
      </w:r>
      <w:r>
        <w:rPr>
          <w:spacing w:val="21"/>
        </w:rPr>
        <w:t xml:space="preserve"> </w:t>
      </w:r>
      <w:r>
        <w:t>In</w:t>
      </w:r>
      <w:r>
        <w:rPr>
          <w:spacing w:val="-2"/>
        </w:rPr>
        <w:t xml:space="preserve"> </w:t>
      </w:r>
      <w:r>
        <w:t>this</w:t>
      </w:r>
      <w:r>
        <w:rPr>
          <w:spacing w:val="-2"/>
        </w:rPr>
        <w:t xml:space="preserve"> </w:t>
      </w:r>
      <w:r>
        <w:t>model, the</w:t>
      </w:r>
      <w:r>
        <w:rPr>
          <w:spacing w:val="-2"/>
        </w:rPr>
        <w:t xml:space="preserve"> </w:t>
      </w:r>
      <w:r>
        <w:t>hippocampal</w:t>
      </w:r>
      <w:r>
        <w:rPr>
          <w:spacing w:val="-2"/>
        </w:rPr>
        <w:t xml:space="preserve"> </w:t>
      </w:r>
      <w:r>
        <w:t>network</w:t>
      </w:r>
      <w:r>
        <w:rPr>
          <w:spacing w:val="-2"/>
        </w:rPr>
        <w:t xml:space="preserve"> </w:t>
      </w:r>
      <w:r>
        <w:t>learns</w:t>
      </w:r>
      <w:r>
        <w:rPr>
          <w:spacing w:val="-2"/>
        </w:rPr>
        <w:t xml:space="preserve"> </w:t>
      </w:r>
      <w:r>
        <w:t>by</w:t>
      </w:r>
      <w:r>
        <w:rPr>
          <w:spacing w:val="-2"/>
        </w:rPr>
        <w:t xml:space="preserve"> </w:t>
      </w:r>
      <w:r>
        <w:t>simultaneously</w:t>
      </w:r>
      <w:r>
        <w:rPr>
          <w:spacing w:val="-2"/>
        </w:rPr>
        <w:t xml:space="preserve"> </w:t>
      </w:r>
      <w:r>
        <w:t>attempting</w:t>
      </w:r>
      <w:r>
        <w:rPr>
          <w:spacing w:val="-2"/>
        </w:rPr>
        <w:t xml:space="preserve"> </w:t>
      </w:r>
      <w:r>
        <w:t>to</w:t>
      </w:r>
      <w:r>
        <w:rPr>
          <w:spacing w:val="-2"/>
        </w:rPr>
        <w:t xml:space="preserve"> </w:t>
      </w:r>
      <w:r>
        <w:t>recreate</w:t>
      </w:r>
      <w:r>
        <w:rPr>
          <w:spacing w:val="-2"/>
        </w:rPr>
        <w:t xml:space="preserve"> </w:t>
      </w:r>
      <w:r>
        <w:t>the current</w:t>
      </w:r>
      <w:r>
        <w:rPr>
          <w:spacing w:val="-14"/>
        </w:rPr>
        <w:t xml:space="preserve"> </w:t>
      </w:r>
      <w:r>
        <w:t>input</w:t>
      </w:r>
      <w:r>
        <w:rPr>
          <w:spacing w:val="-14"/>
        </w:rPr>
        <w:t xml:space="preserve"> </w:t>
      </w:r>
      <w:r>
        <w:t>patterns,</w:t>
      </w:r>
      <w:r>
        <w:rPr>
          <w:spacing w:val="-14"/>
        </w:rPr>
        <w:t xml:space="preserve"> </w:t>
      </w:r>
      <w:r>
        <w:t>and</w:t>
      </w:r>
      <w:r>
        <w:rPr>
          <w:spacing w:val="-13"/>
        </w:rPr>
        <w:t xml:space="preserve"> </w:t>
      </w:r>
      <w:r>
        <w:t>also</w:t>
      </w:r>
      <w:r>
        <w:rPr>
          <w:spacing w:val="-14"/>
        </w:rPr>
        <w:t xml:space="preserve"> </w:t>
      </w:r>
      <w:r>
        <w:t>predict</w:t>
      </w:r>
      <w:r>
        <w:rPr>
          <w:spacing w:val="-14"/>
        </w:rPr>
        <w:t xml:space="preserve"> </w:t>
      </w:r>
      <w:r>
        <w:t>future</w:t>
      </w:r>
      <w:r>
        <w:rPr>
          <w:spacing w:val="-14"/>
        </w:rPr>
        <w:t xml:space="preserve"> </w:t>
      </w:r>
      <w:r>
        <w:t>reinforcement</w:t>
      </w:r>
      <w:r>
        <w:rPr>
          <w:spacing w:val="-13"/>
        </w:rPr>
        <w:t xml:space="preserve"> </w:t>
      </w:r>
      <w:r>
        <w:t>outcomes.</w:t>
      </w:r>
      <w:r>
        <w:rPr>
          <w:spacing w:val="-9"/>
        </w:rPr>
        <w:t xml:space="preserve"> </w:t>
      </w:r>
      <w:r>
        <w:t>The</w:t>
      </w:r>
      <w:r>
        <w:rPr>
          <w:spacing w:val="-14"/>
        </w:rPr>
        <w:t xml:space="preserve"> </w:t>
      </w:r>
      <w:r>
        <w:t>cortical</w:t>
      </w:r>
      <w:r>
        <w:rPr>
          <w:spacing w:val="-14"/>
        </w:rPr>
        <w:t xml:space="preserve"> </w:t>
      </w:r>
      <w:r>
        <w:t>network</w:t>
      </w:r>
      <w:r>
        <w:rPr>
          <w:spacing w:val="-14"/>
        </w:rPr>
        <w:t xml:space="preserve"> </w:t>
      </w:r>
      <w:r>
        <w:t>representations are then shaped by hippocampal training signals, similar in spirit to the scalar novelty / surprise signals. Simulations</w:t>
      </w:r>
      <w:r w:rsidRPr="007576F6">
        <w:t xml:space="preserve"> </w:t>
      </w:r>
      <w:r>
        <w:t>with</w:t>
      </w:r>
      <w:r w:rsidRPr="007576F6">
        <w:t xml:space="preserve"> </w:t>
      </w:r>
      <w:r>
        <w:t>this</w:t>
      </w:r>
      <w:r w:rsidRPr="007576F6">
        <w:t xml:space="preserve"> </w:t>
      </w:r>
      <w:r>
        <w:t>model</w:t>
      </w:r>
      <w:r w:rsidRPr="007576F6">
        <w:t xml:space="preserve"> </w:t>
      </w:r>
      <w:r>
        <w:t>and</w:t>
      </w:r>
      <w:r w:rsidRPr="007576F6">
        <w:t xml:space="preserve"> </w:t>
      </w:r>
      <w:r>
        <w:t>its</w:t>
      </w:r>
      <w:r w:rsidRPr="007576F6">
        <w:t xml:space="preserve"> </w:t>
      </w:r>
      <w:r>
        <w:t>hippocampus-lesioned</w:t>
      </w:r>
      <w:r w:rsidRPr="007576F6">
        <w:t xml:space="preserve"> </w:t>
      </w:r>
      <w:r>
        <w:t>variant</w:t>
      </w:r>
      <w:r w:rsidRPr="007576F6">
        <w:t xml:space="preserve"> </w:t>
      </w:r>
      <w:r>
        <w:t>have</w:t>
      </w:r>
      <w:r w:rsidRPr="007576F6">
        <w:t xml:space="preserve"> </w:t>
      </w:r>
      <w:r>
        <w:t>been</w:t>
      </w:r>
      <w:r w:rsidRPr="007576F6">
        <w:t xml:space="preserve"> </w:t>
      </w:r>
      <w:r>
        <w:t>shown</w:t>
      </w:r>
      <w:r w:rsidRPr="007576F6">
        <w:t xml:space="preserve"> </w:t>
      </w:r>
      <w:r>
        <w:t>to</w:t>
      </w:r>
      <w:r w:rsidRPr="007576F6">
        <w:t xml:space="preserve"> </w:t>
      </w:r>
      <w:r>
        <w:t>replicate</w:t>
      </w:r>
      <w:r w:rsidRPr="007576F6">
        <w:t xml:space="preserve"> </w:t>
      </w:r>
      <w:r>
        <w:t>a</w:t>
      </w:r>
      <w:r w:rsidRPr="007576F6">
        <w:t xml:space="preserve"> wide</w:t>
      </w:r>
    </w:p>
    <w:p w14:paraId="7E22294B" w14:textId="77777777" w:rsidR="00ED530C" w:rsidRDefault="00ED530C">
      <w:pPr>
        <w:spacing w:line="256" w:lineRule="auto"/>
        <w:jc w:val="both"/>
        <w:rPr>
          <w:del w:id="586" w:author="Author" w:date="2022-09-10T01:53:00Z"/>
        </w:rPr>
        <w:sectPr w:rsidR="00ED530C">
          <w:pgSz w:w="12240" w:h="15840"/>
          <w:pgMar w:top="1180" w:right="1320" w:bottom="280" w:left="1320" w:header="397" w:footer="0" w:gutter="0"/>
          <w:cols w:space="720"/>
        </w:sectPr>
      </w:pPr>
    </w:p>
    <w:p w14:paraId="0A41E4E8" w14:textId="7F972F2F" w:rsidR="00A529FC" w:rsidRDefault="00000000">
      <w:pPr>
        <w:pStyle w:val="BodyText"/>
        <w:spacing w:before="149" w:line="256" w:lineRule="auto"/>
        <w:ind w:left="120" w:right="119"/>
        <w:jc w:val="both"/>
      </w:pPr>
      <w:ins w:id="587" w:author="Author" w:date="2022-09-10T01:53:00Z">
        <w:r>
          <w:t xml:space="preserve"> </w:t>
        </w:r>
      </w:ins>
      <w:r>
        <w:t>range</w:t>
      </w:r>
      <w:r>
        <w:rPr>
          <w:spacing w:val="-4"/>
        </w:rPr>
        <w:t xml:space="preserve"> </w:t>
      </w:r>
      <w:r>
        <w:t>of</w:t>
      </w:r>
      <w:r>
        <w:rPr>
          <w:spacing w:val="-4"/>
        </w:rPr>
        <w:t xml:space="preserve"> </w:t>
      </w:r>
      <w:r>
        <w:t>conditioned</w:t>
      </w:r>
      <w:r>
        <w:rPr>
          <w:spacing w:val="-4"/>
        </w:rPr>
        <w:t xml:space="preserve"> </w:t>
      </w:r>
      <w:r>
        <w:t>behaviors</w:t>
      </w:r>
      <w:r>
        <w:rPr>
          <w:spacing w:val="-4"/>
        </w:rPr>
        <w:t xml:space="preserve"> </w:t>
      </w:r>
      <w:r>
        <w:t>in</w:t>
      </w:r>
      <w:r>
        <w:rPr>
          <w:spacing w:val="-4"/>
        </w:rPr>
        <w:t xml:space="preserve"> </w:t>
      </w:r>
      <w:r>
        <w:t>rats</w:t>
      </w:r>
      <w:r>
        <w:rPr>
          <w:spacing w:val="-4"/>
        </w:rPr>
        <w:t xml:space="preserve"> </w:t>
      </w:r>
      <w:r>
        <w:t>and</w:t>
      </w:r>
      <w:r>
        <w:rPr>
          <w:spacing w:val="-4"/>
        </w:rPr>
        <w:t xml:space="preserve"> </w:t>
      </w:r>
      <w:r>
        <w:t>rabbits</w:t>
      </w:r>
      <w:r>
        <w:rPr>
          <w:spacing w:val="-4"/>
        </w:rPr>
        <w:t xml:space="preserve"> </w:t>
      </w:r>
      <w:r>
        <w:t>(Gluck</w:t>
      </w:r>
      <w:r>
        <w:rPr>
          <w:spacing w:val="-4"/>
        </w:rPr>
        <w:t xml:space="preserve"> </w:t>
      </w:r>
      <w:r>
        <w:t>&amp;</w:t>
      </w:r>
      <w:r>
        <w:rPr>
          <w:spacing w:val="-4"/>
        </w:rPr>
        <w:t xml:space="preserve"> </w:t>
      </w:r>
      <w:r>
        <w:t>Myers,</w:t>
      </w:r>
      <w:r>
        <w:rPr>
          <w:spacing w:val="-4"/>
        </w:rPr>
        <w:t xml:space="preserve"> </w:t>
      </w:r>
      <w:r>
        <w:t>1994),</w:t>
      </w:r>
      <w:r>
        <w:rPr>
          <w:spacing w:val="-3"/>
        </w:rPr>
        <w:t xml:space="preserve"> </w:t>
      </w:r>
      <w:r>
        <w:t>although</w:t>
      </w:r>
      <w:r>
        <w:rPr>
          <w:spacing w:val="-4"/>
        </w:rPr>
        <w:t xml:space="preserve"> </w:t>
      </w:r>
      <w:r>
        <w:t>it</w:t>
      </w:r>
      <w:r>
        <w:rPr>
          <w:spacing w:val="-4"/>
        </w:rPr>
        <w:t xml:space="preserve"> </w:t>
      </w:r>
      <w:r>
        <w:t>is</w:t>
      </w:r>
      <w:r>
        <w:rPr>
          <w:spacing w:val="-4"/>
        </w:rPr>
        <w:t xml:space="preserve"> </w:t>
      </w:r>
      <w:r>
        <w:t>notable</w:t>
      </w:r>
      <w:r>
        <w:rPr>
          <w:spacing w:val="-4"/>
        </w:rPr>
        <w:t xml:space="preserve"> </w:t>
      </w:r>
      <w:r>
        <w:t>that</w:t>
      </w:r>
      <w:r>
        <w:rPr>
          <w:spacing w:val="-4"/>
        </w:rPr>
        <w:t xml:space="preserve"> </w:t>
      </w:r>
      <w:r>
        <w:t>many of</w:t>
      </w:r>
      <w:r>
        <w:rPr>
          <w:spacing w:val="-6"/>
        </w:rPr>
        <w:t xml:space="preserve"> </w:t>
      </w:r>
      <w:r>
        <w:t>these</w:t>
      </w:r>
      <w:r>
        <w:rPr>
          <w:spacing w:val="-6"/>
        </w:rPr>
        <w:t xml:space="preserve"> </w:t>
      </w:r>
      <w:r>
        <w:t>same</w:t>
      </w:r>
      <w:r>
        <w:rPr>
          <w:spacing w:val="-6"/>
        </w:rPr>
        <w:t xml:space="preserve"> </w:t>
      </w:r>
      <w:r>
        <w:t>phenomena</w:t>
      </w:r>
      <w:r>
        <w:rPr>
          <w:spacing w:val="-6"/>
        </w:rPr>
        <w:t xml:space="preserve"> </w:t>
      </w:r>
      <w:r>
        <w:t>can</w:t>
      </w:r>
      <w:r>
        <w:rPr>
          <w:spacing w:val="-6"/>
        </w:rPr>
        <w:t xml:space="preserve"> </w:t>
      </w:r>
      <w:r>
        <w:t>also</w:t>
      </w:r>
      <w:r>
        <w:rPr>
          <w:spacing w:val="-6"/>
        </w:rPr>
        <w:t xml:space="preserve"> </w:t>
      </w:r>
      <w:r>
        <w:t>be</w:t>
      </w:r>
      <w:r>
        <w:rPr>
          <w:spacing w:val="-6"/>
        </w:rPr>
        <w:t xml:space="preserve"> </w:t>
      </w:r>
      <w:r>
        <w:t>accounted</w:t>
      </w:r>
      <w:r>
        <w:rPr>
          <w:spacing w:val="-6"/>
        </w:rPr>
        <w:t xml:space="preserve"> </w:t>
      </w:r>
      <w:r>
        <w:t>for</w:t>
      </w:r>
      <w:r>
        <w:rPr>
          <w:spacing w:val="-6"/>
        </w:rPr>
        <w:t xml:space="preserve"> </w:t>
      </w:r>
      <w:r>
        <w:t>using</w:t>
      </w:r>
      <w:r>
        <w:rPr>
          <w:spacing w:val="-6"/>
        </w:rPr>
        <w:t xml:space="preserve"> </w:t>
      </w:r>
      <w:r>
        <w:t>an</w:t>
      </w:r>
      <w:r>
        <w:rPr>
          <w:spacing w:val="-6"/>
        </w:rPr>
        <w:t xml:space="preserve"> </w:t>
      </w:r>
      <w:r>
        <w:t>earlier</w:t>
      </w:r>
      <w:r>
        <w:rPr>
          <w:spacing w:val="-6"/>
        </w:rPr>
        <w:t xml:space="preserve"> </w:t>
      </w:r>
      <w:r>
        <w:t>version</w:t>
      </w:r>
      <w:r>
        <w:rPr>
          <w:spacing w:val="-6"/>
        </w:rPr>
        <w:t xml:space="preserve"> </w:t>
      </w:r>
      <w:r>
        <w:t>of</w:t>
      </w:r>
      <w:r>
        <w:rPr>
          <w:spacing w:val="-6"/>
        </w:rPr>
        <w:t xml:space="preserve"> </w:t>
      </w:r>
      <w:r>
        <w:t>the</w:t>
      </w:r>
      <w:r>
        <w:rPr>
          <w:spacing w:val="-6"/>
        </w:rPr>
        <w:t xml:space="preserve"> </w:t>
      </w:r>
      <w:r>
        <w:t>episodic</w:t>
      </w:r>
      <w:r>
        <w:rPr>
          <w:spacing w:val="-6"/>
        </w:rPr>
        <w:t xml:space="preserve"> </w:t>
      </w:r>
      <w:r>
        <w:t>memory</w:t>
      </w:r>
      <w:r>
        <w:rPr>
          <w:spacing w:val="-6"/>
        </w:rPr>
        <w:t xml:space="preserve"> </w:t>
      </w:r>
      <w:r>
        <w:t>model presented here (O’Reilly &amp; Rudy, 2001).</w:t>
      </w:r>
    </w:p>
    <w:p w14:paraId="1CF740AC" w14:textId="77777777" w:rsidR="00A529FC" w:rsidRDefault="00000000" w:rsidP="007576F6">
      <w:pPr>
        <w:pStyle w:val="BodyText"/>
        <w:spacing w:before="42" w:line="256" w:lineRule="auto"/>
        <w:ind w:left="120" w:right="119" w:firstLine="298"/>
        <w:jc w:val="both"/>
      </w:pPr>
      <w:r>
        <w:t>Another</w:t>
      </w:r>
      <w:r>
        <w:rPr>
          <w:spacing w:val="-2"/>
        </w:rPr>
        <w:t xml:space="preserve"> </w:t>
      </w:r>
      <w:r>
        <w:t>class</w:t>
      </w:r>
      <w:r>
        <w:rPr>
          <w:spacing w:val="-2"/>
        </w:rPr>
        <w:t xml:space="preserve"> </w:t>
      </w:r>
      <w:r>
        <w:t>of</w:t>
      </w:r>
      <w:r>
        <w:rPr>
          <w:spacing w:val="-2"/>
        </w:rPr>
        <w:t xml:space="preserve"> </w:t>
      </w:r>
      <w:r>
        <w:t>models</w:t>
      </w:r>
      <w:r>
        <w:rPr>
          <w:spacing w:val="-2"/>
        </w:rPr>
        <w:t xml:space="preserve"> </w:t>
      </w:r>
      <w:r>
        <w:t>hypothesizes</w:t>
      </w:r>
      <w:r>
        <w:rPr>
          <w:spacing w:val="-2"/>
        </w:rPr>
        <w:t xml:space="preserve"> </w:t>
      </w:r>
      <w:r>
        <w:t>that</w:t>
      </w:r>
      <w:r>
        <w:rPr>
          <w:spacing w:val="-2"/>
        </w:rPr>
        <w:t xml:space="preserve"> </w:t>
      </w:r>
      <w:r>
        <w:t>the</w:t>
      </w:r>
      <w:r>
        <w:rPr>
          <w:spacing w:val="-2"/>
        </w:rPr>
        <w:t xml:space="preserve"> </w:t>
      </w:r>
      <w:r>
        <w:t>hippocampus</w:t>
      </w:r>
      <w:r>
        <w:rPr>
          <w:spacing w:val="-2"/>
        </w:rPr>
        <w:t xml:space="preserve"> </w:t>
      </w:r>
      <w:r>
        <w:t>learns</w:t>
      </w:r>
      <w:r>
        <w:rPr>
          <w:spacing w:val="-2"/>
        </w:rPr>
        <w:t xml:space="preserve"> </w:t>
      </w:r>
      <w:r>
        <w:rPr>
          <w:i/>
        </w:rPr>
        <w:t>sequences</w:t>
      </w:r>
      <w:r>
        <w:rPr>
          <w:i/>
          <w:spacing w:val="-2"/>
        </w:rPr>
        <w:t xml:space="preserve"> </w:t>
      </w:r>
      <w:r>
        <w:t>of</w:t>
      </w:r>
      <w:r>
        <w:rPr>
          <w:spacing w:val="-2"/>
        </w:rPr>
        <w:t xml:space="preserve"> </w:t>
      </w:r>
      <w:r>
        <w:t>events</w:t>
      </w:r>
      <w:r>
        <w:rPr>
          <w:spacing w:val="-2"/>
        </w:rPr>
        <w:t xml:space="preserve"> </w:t>
      </w:r>
      <w:r>
        <w:t>over</w:t>
      </w:r>
      <w:r>
        <w:rPr>
          <w:spacing w:val="-2"/>
        </w:rPr>
        <w:t xml:space="preserve"> </w:t>
      </w:r>
      <w:r>
        <w:t>time,</w:t>
      </w:r>
      <w:r>
        <w:rPr>
          <w:spacing w:val="-1"/>
        </w:rPr>
        <w:t xml:space="preserve"> </w:t>
      </w:r>
      <w:r>
        <w:t>such that, when</w:t>
      </w:r>
      <w:r>
        <w:rPr>
          <w:spacing w:val="-2"/>
        </w:rPr>
        <w:t xml:space="preserve"> </w:t>
      </w:r>
      <w:r>
        <w:t>a</w:t>
      </w:r>
      <w:r>
        <w:rPr>
          <w:spacing w:val="-2"/>
        </w:rPr>
        <w:t xml:space="preserve"> </w:t>
      </w:r>
      <w:r>
        <w:t>past</w:t>
      </w:r>
      <w:r>
        <w:rPr>
          <w:spacing w:val="-2"/>
        </w:rPr>
        <w:t xml:space="preserve"> </w:t>
      </w:r>
      <w:r>
        <w:t>state</w:t>
      </w:r>
      <w:r>
        <w:rPr>
          <w:spacing w:val="-2"/>
        </w:rPr>
        <w:t xml:space="preserve"> </w:t>
      </w:r>
      <w:r>
        <w:t>is</w:t>
      </w:r>
      <w:r>
        <w:rPr>
          <w:spacing w:val="-2"/>
        </w:rPr>
        <w:t xml:space="preserve"> </w:t>
      </w:r>
      <w:r>
        <w:t>encountered, the</w:t>
      </w:r>
      <w:r>
        <w:rPr>
          <w:spacing w:val="-2"/>
        </w:rPr>
        <w:t xml:space="preserve"> </w:t>
      </w:r>
      <w:r>
        <w:t>hippocampus</w:t>
      </w:r>
      <w:r>
        <w:rPr>
          <w:spacing w:val="-2"/>
        </w:rPr>
        <w:t xml:space="preserve"> </w:t>
      </w:r>
      <w:r>
        <w:t>can</w:t>
      </w:r>
      <w:r>
        <w:rPr>
          <w:spacing w:val="-2"/>
        </w:rPr>
        <w:t xml:space="preserve"> </w:t>
      </w:r>
      <w:r>
        <w:t>enable</w:t>
      </w:r>
      <w:r>
        <w:rPr>
          <w:spacing w:val="-2"/>
        </w:rPr>
        <w:t xml:space="preserve"> </w:t>
      </w:r>
      <w:r>
        <w:t>the</w:t>
      </w:r>
      <w:r>
        <w:rPr>
          <w:spacing w:val="-2"/>
        </w:rPr>
        <w:t xml:space="preserve"> </w:t>
      </w:r>
      <w:r>
        <w:t>prediction</w:t>
      </w:r>
      <w:r>
        <w:rPr>
          <w:spacing w:val="-2"/>
        </w:rPr>
        <w:t xml:space="preserve"> </w:t>
      </w:r>
      <w:r>
        <w:t>of</w:t>
      </w:r>
      <w:r>
        <w:rPr>
          <w:spacing w:val="-2"/>
        </w:rPr>
        <w:t xml:space="preserve"> </w:t>
      </w:r>
      <w:r>
        <w:t>potential</w:t>
      </w:r>
      <w:r>
        <w:rPr>
          <w:spacing w:val="-2"/>
        </w:rPr>
        <w:t xml:space="preserve"> </w:t>
      </w:r>
      <w:r>
        <w:t>outcomes</w:t>
      </w:r>
      <w:r>
        <w:rPr>
          <w:spacing w:val="-2"/>
        </w:rPr>
        <w:t xml:space="preserve"> </w:t>
      </w:r>
      <w:r>
        <w:t>of actions taken in novel situations, based on what has happened previously (Jensen &amp; Lisman, 1996; Levy, 1996; Rolls, 2013; Schapiro et al., 2017; Stachenfeld, Botvinick, &amp; Gershman, 2017; Tsodyks, Skaggs, Sejnowski,</w:t>
      </w:r>
      <w:r>
        <w:rPr>
          <w:spacing w:val="-6"/>
        </w:rPr>
        <w:t xml:space="preserve"> </w:t>
      </w:r>
      <w:r>
        <w:t>&amp;</w:t>
      </w:r>
      <w:r>
        <w:rPr>
          <w:spacing w:val="-6"/>
        </w:rPr>
        <w:t xml:space="preserve"> </w:t>
      </w:r>
      <w:r>
        <w:t>McNaughton,</w:t>
      </w:r>
      <w:r>
        <w:rPr>
          <w:spacing w:val="-6"/>
        </w:rPr>
        <w:t xml:space="preserve"> </w:t>
      </w:r>
      <w:r>
        <w:t>1996;</w:t>
      </w:r>
      <w:r>
        <w:rPr>
          <w:spacing w:val="-6"/>
        </w:rPr>
        <w:t xml:space="preserve"> </w:t>
      </w:r>
      <w:r>
        <w:t>Wallenstein</w:t>
      </w:r>
      <w:r>
        <w:rPr>
          <w:spacing w:val="-6"/>
        </w:rPr>
        <w:t xml:space="preserve"> </w:t>
      </w:r>
      <w:r>
        <w:t>&amp;</w:t>
      </w:r>
      <w:r>
        <w:rPr>
          <w:spacing w:val="-6"/>
        </w:rPr>
        <w:t xml:space="preserve"> </w:t>
      </w:r>
      <w:r>
        <w:t>Hasselmo,</w:t>
      </w:r>
      <w:r>
        <w:rPr>
          <w:spacing w:val="-6"/>
        </w:rPr>
        <w:t xml:space="preserve"> </w:t>
      </w:r>
      <w:r>
        <w:t>1997).</w:t>
      </w:r>
      <w:r>
        <w:rPr>
          <w:spacing w:val="13"/>
        </w:rPr>
        <w:t xml:space="preserve"> </w:t>
      </w:r>
      <w:r>
        <w:t>In</w:t>
      </w:r>
      <w:r>
        <w:rPr>
          <w:spacing w:val="-6"/>
        </w:rPr>
        <w:t xml:space="preserve"> </w:t>
      </w:r>
      <w:r>
        <w:t>some</w:t>
      </w:r>
      <w:r>
        <w:rPr>
          <w:spacing w:val="-6"/>
        </w:rPr>
        <w:t xml:space="preserve"> </w:t>
      </w:r>
      <w:r>
        <w:t>of</w:t>
      </w:r>
      <w:r>
        <w:rPr>
          <w:spacing w:val="-6"/>
        </w:rPr>
        <w:t xml:space="preserve"> </w:t>
      </w:r>
      <w:r>
        <w:t>these</w:t>
      </w:r>
      <w:r>
        <w:rPr>
          <w:spacing w:val="-6"/>
        </w:rPr>
        <w:t xml:space="preserve"> </w:t>
      </w:r>
      <w:r>
        <w:t>models,</w:t>
      </w:r>
      <w:r>
        <w:rPr>
          <w:spacing w:val="-5"/>
        </w:rPr>
        <w:t xml:space="preserve"> </w:t>
      </w:r>
      <w:r>
        <w:t>the</w:t>
      </w:r>
      <w:r>
        <w:rPr>
          <w:spacing w:val="-6"/>
        </w:rPr>
        <w:t xml:space="preserve"> </w:t>
      </w:r>
      <w:r>
        <w:t xml:space="preserve">recurrent </w:t>
      </w:r>
      <w:r>
        <w:rPr>
          <w:w w:val="95"/>
        </w:rPr>
        <w:t xml:space="preserve">connections in area CA3 learn to associate prior time step representations with subsequent time step patterns, </w:t>
      </w:r>
      <w:r>
        <w:t>thus</w:t>
      </w:r>
      <w:r>
        <w:rPr>
          <w:spacing w:val="-12"/>
        </w:rPr>
        <w:t xml:space="preserve"> </w:t>
      </w:r>
      <w:r>
        <w:t>learning</w:t>
      </w:r>
      <w:r>
        <w:rPr>
          <w:spacing w:val="-12"/>
        </w:rPr>
        <w:t xml:space="preserve"> </w:t>
      </w:r>
      <w:r>
        <w:t>to</w:t>
      </w:r>
      <w:r>
        <w:rPr>
          <w:spacing w:val="-12"/>
        </w:rPr>
        <w:t xml:space="preserve"> </w:t>
      </w:r>
      <w:r>
        <w:t>predict</w:t>
      </w:r>
      <w:r>
        <w:rPr>
          <w:spacing w:val="-12"/>
        </w:rPr>
        <w:t xml:space="preserve"> </w:t>
      </w:r>
      <w:r>
        <w:t>the</w:t>
      </w:r>
      <w:r>
        <w:rPr>
          <w:spacing w:val="-12"/>
        </w:rPr>
        <w:t xml:space="preserve"> </w:t>
      </w:r>
      <w:r>
        <w:t>next</w:t>
      </w:r>
      <w:r>
        <w:rPr>
          <w:spacing w:val="-12"/>
        </w:rPr>
        <w:t xml:space="preserve"> </w:t>
      </w:r>
      <w:r>
        <w:t>state</w:t>
      </w:r>
      <w:r>
        <w:rPr>
          <w:spacing w:val="-12"/>
        </w:rPr>
        <w:t xml:space="preserve"> </w:t>
      </w:r>
      <w:r>
        <w:t>based</w:t>
      </w:r>
      <w:r>
        <w:rPr>
          <w:spacing w:val="-12"/>
        </w:rPr>
        <w:t xml:space="preserve"> </w:t>
      </w:r>
      <w:r>
        <w:t>on</w:t>
      </w:r>
      <w:r>
        <w:rPr>
          <w:spacing w:val="-12"/>
        </w:rPr>
        <w:t xml:space="preserve"> </w:t>
      </w:r>
      <w:r>
        <w:t>the</w:t>
      </w:r>
      <w:r>
        <w:rPr>
          <w:spacing w:val="-12"/>
        </w:rPr>
        <w:t xml:space="preserve"> </w:t>
      </w:r>
      <w:r>
        <w:t>current</w:t>
      </w:r>
      <w:r>
        <w:rPr>
          <w:spacing w:val="-12"/>
        </w:rPr>
        <w:t xml:space="preserve"> </w:t>
      </w:r>
      <w:r>
        <w:t>state. Other</w:t>
      </w:r>
      <w:r>
        <w:rPr>
          <w:spacing w:val="-12"/>
        </w:rPr>
        <w:t xml:space="preserve"> </w:t>
      </w:r>
      <w:r>
        <w:t>models</w:t>
      </w:r>
      <w:r>
        <w:rPr>
          <w:spacing w:val="-12"/>
        </w:rPr>
        <w:t xml:space="preserve"> </w:t>
      </w:r>
      <w:r>
        <w:t>suggest</w:t>
      </w:r>
      <w:r>
        <w:rPr>
          <w:spacing w:val="-12"/>
        </w:rPr>
        <w:t xml:space="preserve"> </w:t>
      </w:r>
      <w:r>
        <w:t>that</w:t>
      </w:r>
      <w:r>
        <w:rPr>
          <w:spacing w:val="-12"/>
        </w:rPr>
        <w:t xml:space="preserve"> </w:t>
      </w:r>
      <w:r>
        <w:t>the</w:t>
      </w:r>
      <w:r>
        <w:rPr>
          <w:spacing w:val="-12"/>
        </w:rPr>
        <w:t xml:space="preserve"> </w:t>
      </w:r>
      <w:r>
        <w:t xml:space="preserve">hippocampus </w:t>
      </w:r>
      <w:r>
        <w:rPr>
          <w:spacing w:val="-2"/>
        </w:rPr>
        <w:t>learns</w:t>
      </w:r>
      <w:r>
        <w:rPr>
          <w:spacing w:val="-3"/>
        </w:rPr>
        <w:t xml:space="preserve"> </w:t>
      </w:r>
      <w:r>
        <w:rPr>
          <w:spacing w:val="-2"/>
        </w:rPr>
        <w:t>systematic</w:t>
      </w:r>
      <w:r>
        <w:rPr>
          <w:spacing w:val="-3"/>
        </w:rPr>
        <w:t xml:space="preserve"> </w:t>
      </w:r>
      <w:r>
        <w:rPr>
          <w:spacing w:val="-2"/>
        </w:rPr>
        <w:t>predictive</w:t>
      </w:r>
      <w:r>
        <w:rPr>
          <w:spacing w:val="-3"/>
        </w:rPr>
        <w:t xml:space="preserve"> </w:t>
      </w:r>
      <w:r>
        <w:rPr>
          <w:spacing w:val="-2"/>
        </w:rPr>
        <w:t>representations</w:t>
      </w:r>
      <w:r>
        <w:rPr>
          <w:spacing w:val="-3"/>
        </w:rPr>
        <w:t xml:space="preserve"> </w:t>
      </w:r>
      <w:r>
        <w:rPr>
          <w:spacing w:val="-2"/>
        </w:rPr>
        <w:t>(e.g., a</w:t>
      </w:r>
      <w:r>
        <w:rPr>
          <w:spacing w:val="-3"/>
        </w:rPr>
        <w:t xml:space="preserve"> </w:t>
      </w:r>
      <w:r>
        <w:rPr>
          <w:spacing w:val="-2"/>
        </w:rPr>
        <w:t>successor</w:t>
      </w:r>
      <w:r>
        <w:rPr>
          <w:spacing w:val="-3"/>
        </w:rPr>
        <w:t xml:space="preserve"> </w:t>
      </w:r>
      <w:r>
        <w:rPr>
          <w:spacing w:val="-2"/>
        </w:rPr>
        <w:t>map</w:t>
      </w:r>
      <w:r>
        <w:rPr>
          <w:spacing w:val="-3"/>
        </w:rPr>
        <w:t xml:space="preserve"> </w:t>
      </w:r>
      <w:r>
        <w:rPr>
          <w:spacing w:val="-2"/>
        </w:rPr>
        <w:t>of</w:t>
      </w:r>
      <w:r>
        <w:rPr>
          <w:spacing w:val="-3"/>
        </w:rPr>
        <w:t xml:space="preserve"> </w:t>
      </w:r>
      <w:r>
        <w:rPr>
          <w:spacing w:val="-2"/>
        </w:rPr>
        <w:t>subsequent</w:t>
      </w:r>
      <w:r>
        <w:rPr>
          <w:spacing w:val="-3"/>
        </w:rPr>
        <w:t xml:space="preserve"> </w:t>
      </w:r>
      <w:r>
        <w:rPr>
          <w:spacing w:val="-2"/>
        </w:rPr>
        <w:t>states</w:t>
      </w:r>
      <w:r>
        <w:rPr>
          <w:spacing w:val="-3"/>
        </w:rPr>
        <w:t xml:space="preserve"> </w:t>
      </w:r>
      <w:r>
        <w:rPr>
          <w:spacing w:val="-2"/>
        </w:rPr>
        <w:t>following</w:t>
      </w:r>
      <w:r>
        <w:rPr>
          <w:spacing w:val="-3"/>
        </w:rPr>
        <w:t xml:space="preserve"> </w:t>
      </w:r>
      <w:r>
        <w:rPr>
          <w:spacing w:val="-2"/>
        </w:rPr>
        <w:t>the</w:t>
      </w:r>
      <w:r>
        <w:rPr>
          <w:spacing w:val="-3"/>
        </w:rPr>
        <w:t xml:space="preserve"> </w:t>
      </w:r>
      <w:r>
        <w:rPr>
          <w:spacing w:val="-2"/>
        </w:rPr>
        <w:t xml:space="preserve">current </w:t>
      </w:r>
      <w:r>
        <w:t>state in the case of Stachenfeld et al., 2017).</w:t>
      </w:r>
      <w:r>
        <w:rPr>
          <w:spacing w:val="40"/>
        </w:rPr>
        <w:t xml:space="preserve"> </w:t>
      </w:r>
      <w:r>
        <w:t>Most of the models suggest that the hippocampus itself is capable of synthesizing novel predictions based on these learned sequences.</w:t>
      </w:r>
    </w:p>
    <w:p w14:paraId="5478B64A" w14:textId="77777777" w:rsidR="00A529FC" w:rsidRDefault="00000000" w:rsidP="007576F6">
      <w:pPr>
        <w:pStyle w:val="Heading2"/>
        <w:spacing w:before="229"/>
      </w:pPr>
      <w:r>
        <w:t>Neural</w:t>
      </w:r>
      <w:r>
        <w:rPr>
          <w:spacing w:val="-11"/>
        </w:rPr>
        <w:t xml:space="preserve"> </w:t>
      </w:r>
      <w:r>
        <w:t>Mechanisms</w:t>
      </w:r>
      <w:r>
        <w:rPr>
          <w:spacing w:val="-10"/>
        </w:rPr>
        <w:t xml:space="preserve"> </w:t>
      </w:r>
      <w:r>
        <w:t>of</w:t>
      </w:r>
      <w:r>
        <w:rPr>
          <w:spacing w:val="-11"/>
        </w:rPr>
        <w:t xml:space="preserve"> </w:t>
      </w:r>
      <w:r>
        <w:t>Prediction</w:t>
      </w:r>
      <w:r>
        <w:rPr>
          <w:spacing w:val="-10"/>
        </w:rPr>
        <w:t xml:space="preserve"> </w:t>
      </w:r>
      <w:r>
        <w:t>in</w:t>
      </w:r>
      <w:r>
        <w:rPr>
          <w:spacing w:val="-11"/>
        </w:rPr>
        <w:t xml:space="preserve"> </w:t>
      </w:r>
      <w:r>
        <w:t>Hippocampus</w:t>
      </w:r>
      <w:r>
        <w:rPr>
          <w:spacing w:val="-10"/>
        </w:rPr>
        <w:t xml:space="preserve"> </w:t>
      </w:r>
      <w:r>
        <w:t>and</w:t>
      </w:r>
      <w:r>
        <w:rPr>
          <w:spacing w:val="-11"/>
        </w:rPr>
        <w:t xml:space="preserve"> </w:t>
      </w:r>
      <w:r>
        <w:rPr>
          <w:spacing w:val="-2"/>
        </w:rPr>
        <w:t>Cortex</w:t>
      </w:r>
    </w:p>
    <w:p w14:paraId="35F60A60" w14:textId="77777777" w:rsidR="00A529FC" w:rsidRDefault="00000000" w:rsidP="007576F6">
      <w:pPr>
        <w:pStyle w:val="BodyText"/>
        <w:spacing w:before="152" w:line="256" w:lineRule="auto"/>
        <w:ind w:left="120" w:right="119" w:firstLine="298"/>
        <w:jc w:val="both"/>
      </w:pPr>
      <w:r>
        <w:t>The</w:t>
      </w:r>
      <w:r>
        <w:rPr>
          <w:spacing w:val="-2"/>
        </w:rPr>
        <w:t xml:space="preserve"> </w:t>
      </w:r>
      <w:r>
        <w:t>models</w:t>
      </w:r>
      <w:r>
        <w:rPr>
          <w:spacing w:val="-2"/>
        </w:rPr>
        <w:t xml:space="preserve"> </w:t>
      </w:r>
      <w:r>
        <w:t>discussed</w:t>
      </w:r>
      <w:r>
        <w:rPr>
          <w:spacing w:val="-2"/>
        </w:rPr>
        <w:t xml:space="preserve"> </w:t>
      </w:r>
      <w:r>
        <w:t>above</w:t>
      </w:r>
      <w:r>
        <w:rPr>
          <w:spacing w:val="-2"/>
        </w:rPr>
        <w:t xml:space="preserve"> </w:t>
      </w:r>
      <w:r>
        <w:t>emphasize</w:t>
      </w:r>
      <w:r>
        <w:rPr>
          <w:spacing w:val="-2"/>
        </w:rPr>
        <w:t xml:space="preserve"> </w:t>
      </w:r>
      <w:r>
        <w:t>the</w:t>
      </w:r>
      <w:r>
        <w:rPr>
          <w:spacing w:val="-2"/>
        </w:rPr>
        <w:t xml:space="preserve"> </w:t>
      </w:r>
      <w:r>
        <w:t>idea</w:t>
      </w:r>
      <w:r>
        <w:rPr>
          <w:spacing w:val="-2"/>
        </w:rPr>
        <w:t xml:space="preserve"> </w:t>
      </w:r>
      <w:r>
        <w:t>that</w:t>
      </w:r>
      <w:r>
        <w:rPr>
          <w:spacing w:val="-2"/>
        </w:rPr>
        <w:t xml:space="preserve"> </w:t>
      </w:r>
      <w:r>
        <w:t>memory</w:t>
      </w:r>
      <w:r>
        <w:rPr>
          <w:spacing w:val="-2"/>
        </w:rPr>
        <w:t xml:space="preserve"> </w:t>
      </w:r>
      <w:r>
        <w:t>retrieval</w:t>
      </w:r>
      <w:r>
        <w:rPr>
          <w:spacing w:val="-2"/>
        </w:rPr>
        <w:t xml:space="preserve"> </w:t>
      </w:r>
      <w:r>
        <w:t>in</w:t>
      </w:r>
      <w:r>
        <w:rPr>
          <w:spacing w:val="-2"/>
        </w:rPr>
        <w:t xml:space="preserve"> </w:t>
      </w:r>
      <w:r>
        <w:t>the</w:t>
      </w:r>
      <w:r>
        <w:rPr>
          <w:spacing w:val="-2"/>
        </w:rPr>
        <w:t xml:space="preserve"> </w:t>
      </w:r>
      <w:r>
        <w:t>hippocampus</w:t>
      </w:r>
      <w:r>
        <w:rPr>
          <w:spacing w:val="-2"/>
        </w:rPr>
        <w:t xml:space="preserve"> </w:t>
      </w:r>
      <w:r>
        <w:t>is</w:t>
      </w:r>
      <w:r>
        <w:rPr>
          <w:spacing w:val="-2"/>
        </w:rPr>
        <w:t xml:space="preserve"> </w:t>
      </w:r>
      <w:r>
        <w:t>a</w:t>
      </w:r>
      <w:r>
        <w:rPr>
          <w:spacing w:val="-2"/>
        </w:rPr>
        <w:t xml:space="preserve"> </w:t>
      </w:r>
      <w:r>
        <w:t>form</w:t>
      </w:r>
      <w:r>
        <w:rPr>
          <w:spacing w:val="-2"/>
        </w:rPr>
        <w:t xml:space="preserve"> </w:t>
      </w:r>
      <w:r>
        <w:t>of prediction, and at a broader level, many researchers have embraced the idea that the hippocampus might be</w:t>
      </w:r>
      <w:r>
        <w:rPr>
          <w:spacing w:val="-10"/>
        </w:rPr>
        <w:t xml:space="preserve"> </w:t>
      </w:r>
      <w:r>
        <w:t>specialized</w:t>
      </w:r>
      <w:r>
        <w:rPr>
          <w:spacing w:val="-10"/>
        </w:rPr>
        <w:t xml:space="preserve"> </w:t>
      </w:r>
      <w:r>
        <w:t>for</w:t>
      </w:r>
      <w:r>
        <w:rPr>
          <w:spacing w:val="-10"/>
        </w:rPr>
        <w:t xml:space="preserve"> </w:t>
      </w:r>
      <w:r>
        <w:t>generating</w:t>
      </w:r>
      <w:r>
        <w:rPr>
          <w:spacing w:val="-10"/>
        </w:rPr>
        <w:t xml:space="preserve"> </w:t>
      </w:r>
      <w:r>
        <w:t>predictions</w:t>
      </w:r>
      <w:r>
        <w:rPr>
          <w:spacing w:val="-10"/>
        </w:rPr>
        <w:t xml:space="preserve"> </w:t>
      </w:r>
      <w:r>
        <w:t>in</w:t>
      </w:r>
      <w:r>
        <w:rPr>
          <w:spacing w:val="-10"/>
        </w:rPr>
        <w:t xml:space="preserve"> </w:t>
      </w:r>
      <w:r>
        <w:t>the</w:t>
      </w:r>
      <w:r>
        <w:rPr>
          <w:spacing w:val="-10"/>
        </w:rPr>
        <w:t xml:space="preserve"> </w:t>
      </w:r>
      <w:r>
        <w:t>service</w:t>
      </w:r>
      <w:r>
        <w:rPr>
          <w:spacing w:val="-10"/>
        </w:rPr>
        <w:t xml:space="preserve"> </w:t>
      </w:r>
      <w:r>
        <w:t>of</w:t>
      </w:r>
      <w:r>
        <w:rPr>
          <w:spacing w:val="-10"/>
        </w:rPr>
        <w:t xml:space="preserve"> </w:t>
      </w:r>
      <w:r>
        <w:t>navigation,</w:t>
      </w:r>
      <w:r>
        <w:rPr>
          <w:spacing w:val="-10"/>
        </w:rPr>
        <w:t xml:space="preserve"> </w:t>
      </w:r>
      <w:r>
        <w:t>reasoning,</w:t>
      </w:r>
      <w:r>
        <w:rPr>
          <w:spacing w:val="-10"/>
        </w:rPr>
        <w:t xml:space="preserve"> </w:t>
      </w:r>
      <w:r>
        <w:t>and</w:t>
      </w:r>
      <w:r>
        <w:rPr>
          <w:spacing w:val="-10"/>
        </w:rPr>
        <w:t xml:space="preserve"> </w:t>
      </w:r>
      <w:r>
        <w:t>imagination</w:t>
      </w:r>
      <w:r>
        <w:rPr>
          <w:spacing w:val="-10"/>
        </w:rPr>
        <w:t xml:space="preserve"> </w:t>
      </w:r>
      <w:r>
        <w:t xml:space="preserve">(Buckner, </w:t>
      </w:r>
      <w:r>
        <w:rPr>
          <w:spacing w:val="-2"/>
        </w:rPr>
        <w:t>2010;</w:t>
      </w:r>
      <w:r>
        <w:rPr>
          <w:spacing w:val="-9"/>
        </w:rPr>
        <w:t xml:space="preserve"> </w:t>
      </w:r>
      <w:r>
        <w:rPr>
          <w:spacing w:val="-2"/>
        </w:rPr>
        <w:t>Davachi</w:t>
      </w:r>
      <w:r>
        <w:rPr>
          <w:spacing w:val="-9"/>
        </w:rPr>
        <w:t xml:space="preserve"> </w:t>
      </w:r>
      <w:r>
        <w:rPr>
          <w:spacing w:val="-2"/>
        </w:rPr>
        <w:t>&amp;</w:t>
      </w:r>
      <w:r>
        <w:rPr>
          <w:spacing w:val="-9"/>
        </w:rPr>
        <w:t xml:space="preserve"> </w:t>
      </w:r>
      <w:r>
        <w:rPr>
          <w:spacing w:val="-2"/>
        </w:rPr>
        <w:t>DuBrow,</w:t>
      </w:r>
      <w:r>
        <w:rPr>
          <w:spacing w:val="-9"/>
        </w:rPr>
        <w:t xml:space="preserve"> </w:t>
      </w:r>
      <w:r>
        <w:rPr>
          <w:spacing w:val="-2"/>
        </w:rPr>
        <w:t>2015;</w:t>
      </w:r>
      <w:r>
        <w:rPr>
          <w:spacing w:val="-9"/>
        </w:rPr>
        <w:t xml:space="preserve"> </w:t>
      </w:r>
      <w:r>
        <w:rPr>
          <w:spacing w:val="-2"/>
        </w:rPr>
        <w:t>Jung,</w:t>
      </w:r>
      <w:r>
        <w:rPr>
          <w:spacing w:val="-7"/>
        </w:rPr>
        <w:t xml:space="preserve"> </w:t>
      </w:r>
      <w:r>
        <w:rPr>
          <w:spacing w:val="-2"/>
        </w:rPr>
        <w:t>Lee,</w:t>
      </w:r>
      <w:r>
        <w:rPr>
          <w:spacing w:val="-7"/>
        </w:rPr>
        <w:t xml:space="preserve"> </w:t>
      </w:r>
      <w:r>
        <w:rPr>
          <w:spacing w:val="-2"/>
        </w:rPr>
        <w:t>Jeong,</w:t>
      </w:r>
      <w:r>
        <w:rPr>
          <w:spacing w:val="-7"/>
        </w:rPr>
        <w:t xml:space="preserve"> </w:t>
      </w:r>
      <w:r>
        <w:rPr>
          <w:spacing w:val="-2"/>
        </w:rPr>
        <w:t>Lee,</w:t>
      </w:r>
      <w:r>
        <w:rPr>
          <w:spacing w:val="-9"/>
        </w:rPr>
        <w:t xml:space="preserve"> </w:t>
      </w:r>
      <w:r>
        <w:rPr>
          <w:spacing w:val="-2"/>
        </w:rPr>
        <w:t>&amp;</w:t>
      </w:r>
      <w:r>
        <w:rPr>
          <w:spacing w:val="-9"/>
        </w:rPr>
        <w:t xml:space="preserve"> </w:t>
      </w:r>
      <w:r>
        <w:rPr>
          <w:spacing w:val="-2"/>
        </w:rPr>
        <w:t>Lee,</w:t>
      </w:r>
      <w:r>
        <w:rPr>
          <w:spacing w:val="-9"/>
        </w:rPr>
        <w:t xml:space="preserve"> </w:t>
      </w:r>
      <w:r>
        <w:rPr>
          <w:spacing w:val="-2"/>
        </w:rPr>
        <w:t>2018;</w:t>
      </w:r>
      <w:r>
        <w:rPr>
          <w:spacing w:val="-9"/>
        </w:rPr>
        <w:t xml:space="preserve"> </w:t>
      </w:r>
      <w:r>
        <w:rPr>
          <w:spacing w:val="-2"/>
        </w:rPr>
        <w:t>Kok</w:t>
      </w:r>
      <w:r>
        <w:rPr>
          <w:spacing w:val="-9"/>
        </w:rPr>
        <w:t xml:space="preserve"> </w:t>
      </w:r>
      <w:r>
        <w:rPr>
          <w:spacing w:val="-2"/>
        </w:rPr>
        <w:t>&amp;</w:t>
      </w:r>
      <w:r>
        <w:rPr>
          <w:spacing w:val="-9"/>
        </w:rPr>
        <w:t xml:space="preserve"> </w:t>
      </w:r>
      <w:r>
        <w:rPr>
          <w:spacing w:val="-2"/>
        </w:rPr>
        <w:t>Turk-Browne,</w:t>
      </w:r>
      <w:r>
        <w:rPr>
          <w:spacing w:val="-9"/>
        </w:rPr>
        <w:t xml:space="preserve"> </w:t>
      </w:r>
      <w:r>
        <w:rPr>
          <w:spacing w:val="-2"/>
        </w:rPr>
        <w:t>2018;</w:t>
      </w:r>
      <w:r>
        <w:rPr>
          <w:spacing w:val="-9"/>
        </w:rPr>
        <w:t xml:space="preserve"> </w:t>
      </w:r>
      <w:r>
        <w:rPr>
          <w:spacing w:val="-2"/>
        </w:rPr>
        <w:t>J.</w:t>
      </w:r>
      <w:r>
        <w:rPr>
          <w:spacing w:val="-9"/>
        </w:rPr>
        <w:t xml:space="preserve"> </w:t>
      </w:r>
      <w:r>
        <w:rPr>
          <w:spacing w:val="-2"/>
        </w:rPr>
        <w:t>Lisman &amp;</w:t>
      </w:r>
      <w:r>
        <w:rPr>
          <w:spacing w:val="-4"/>
        </w:rPr>
        <w:t xml:space="preserve"> </w:t>
      </w:r>
      <w:r>
        <w:rPr>
          <w:spacing w:val="-2"/>
        </w:rPr>
        <w:t>Redish,</w:t>
      </w:r>
      <w:r>
        <w:rPr>
          <w:spacing w:val="-4"/>
        </w:rPr>
        <w:t xml:space="preserve"> </w:t>
      </w:r>
      <w:r>
        <w:rPr>
          <w:spacing w:val="-2"/>
        </w:rPr>
        <w:t>2009;</w:t>
      </w:r>
      <w:r>
        <w:rPr>
          <w:spacing w:val="-3"/>
        </w:rPr>
        <w:t xml:space="preserve"> </w:t>
      </w:r>
      <w:r>
        <w:rPr>
          <w:spacing w:val="-2"/>
        </w:rPr>
        <w:t>Mack, Love,</w:t>
      </w:r>
      <w:r>
        <w:rPr>
          <w:spacing w:val="-4"/>
        </w:rPr>
        <w:t xml:space="preserve"> </w:t>
      </w:r>
      <w:r>
        <w:rPr>
          <w:spacing w:val="-2"/>
        </w:rPr>
        <w:t>&amp;</w:t>
      </w:r>
      <w:r>
        <w:rPr>
          <w:spacing w:val="-4"/>
        </w:rPr>
        <w:t xml:space="preserve"> </w:t>
      </w:r>
      <w:r>
        <w:rPr>
          <w:spacing w:val="-2"/>
        </w:rPr>
        <w:t>Preston,</w:t>
      </w:r>
      <w:r>
        <w:rPr>
          <w:spacing w:val="-3"/>
        </w:rPr>
        <w:t xml:space="preserve"> </w:t>
      </w:r>
      <w:r>
        <w:rPr>
          <w:spacing w:val="-2"/>
        </w:rPr>
        <w:t>2018;</w:t>
      </w:r>
      <w:r>
        <w:rPr>
          <w:spacing w:val="-4"/>
        </w:rPr>
        <w:t xml:space="preserve"> </w:t>
      </w:r>
      <w:r>
        <w:rPr>
          <w:spacing w:val="-2"/>
        </w:rPr>
        <w:t>Mizumori,</w:t>
      </w:r>
      <w:r>
        <w:rPr>
          <w:spacing w:val="-4"/>
        </w:rPr>
        <w:t xml:space="preserve"> </w:t>
      </w:r>
      <w:r>
        <w:rPr>
          <w:spacing w:val="-2"/>
        </w:rPr>
        <w:t>2013;</w:t>
      </w:r>
      <w:r>
        <w:rPr>
          <w:spacing w:val="-4"/>
        </w:rPr>
        <w:t xml:space="preserve"> </w:t>
      </w:r>
      <w:r>
        <w:rPr>
          <w:spacing w:val="-2"/>
        </w:rPr>
        <w:t>Zeithamova, Schlichting,</w:t>
      </w:r>
      <w:r>
        <w:rPr>
          <w:spacing w:val="-3"/>
        </w:rPr>
        <w:t xml:space="preserve"> </w:t>
      </w:r>
      <w:r>
        <w:rPr>
          <w:spacing w:val="-2"/>
        </w:rPr>
        <w:t>&amp;</w:t>
      </w:r>
      <w:r>
        <w:rPr>
          <w:spacing w:val="-4"/>
        </w:rPr>
        <w:t xml:space="preserve"> </w:t>
      </w:r>
      <w:r>
        <w:rPr>
          <w:spacing w:val="-2"/>
        </w:rPr>
        <w:t>Preston,</w:t>
      </w:r>
      <w:r>
        <w:rPr>
          <w:spacing w:val="-4"/>
        </w:rPr>
        <w:t xml:space="preserve"> </w:t>
      </w:r>
      <w:r>
        <w:rPr>
          <w:spacing w:val="-2"/>
        </w:rPr>
        <w:t xml:space="preserve">2012; </w:t>
      </w:r>
      <w:r>
        <w:t>Zeithamova</w:t>
      </w:r>
      <w:r>
        <w:rPr>
          <w:spacing w:val="-13"/>
        </w:rPr>
        <w:t xml:space="preserve"> </w:t>
      </w:r>
      <w:r>
        <w:t>et</w:t>
      </w:r>
      <w:r>
        <w:rPr>
          <w:spacing w:val="-13"/>
        </w:rPr>
        <w:t xml:space="preserve"> </w:t>
      </w:r>
      <w:r>
        <w:t>al.,</w:t>
      </w:r>
      <w:r>
        <w:rPr>
          <w:spacing w:val="-13"/>
        </w:rPr>
        <w:t xml:space="preserve"> </w:t>
      </w:r>
      <w:r>
        <w:t>2012). These</w:t>
      </w:r>
      <w:r>
        <w:rPr>
          <w:spacing w:val="-13"/>
        </w:rPr>
        <w:t xml:space="preserve"> </w:t>
      </w:r>
      <w:r>
        <w:t>theories,</w:t>
      </w:r>
      <w:r>
        <w:rPr>
          <w:spacing w:val="-12"/>
        </w:rPr>
        <w:t xml:space="preserve"> </w:t>
      </w:r>
      <w:r>
        <w:t>however,</w:t>
      </w:r>
      <w:r>
        <w:rPr>
          <w:spacing w:val="-12"/>
        </w:rPr>
        <w:t xml:space="preserve"> </w:t>
      </w:r>
      <w:r>
        <w:t>tend</w:t>
      </w:r>
      <w:r>
        <w:rPr>
          <w:spacing w:val="-13"/>
        </w:rPr>
        <w:t xml:space="preserve"> </w:t>
      </w:r>
      <w:r>
        <w:t>to</w:t>
      </w:r>
      <w:r>
        <w:rPr>
          <w:spacing w:val="-13"/>
        </w:rPr>
        <w:t xml:space="preserve"> </w:t>
      </w:r>
      <w:r>
        <w:t>describe</w:t>
      </w:r>
      <w:r>
        <w:rPr>
          <w:spacing w:val="-13"/>
        </w:rPr>
        <w:t xml:space="preserve"> </w:t>
      </w:r>
      <w:r>
        <w:t>prediction</w:t>
      </w:r>
      <w:r>
        <w:rPr>
          <w:spacing w:val="-13"/>
        </w:rPr>
        <w:t xml:space="preserve"> </w:t>
      </w:r>
      <w:r>
        <w:t>in</w:t>
      </w:r>
      <w:r>
        <w:rPr>
          <w:spacing w:val="-13"/>
        </w:rPr>
        <w:t xml:space="preserve"> </w:t>
      </w:r>
      <w:r>
        <w:t>broad</w:t>
      </w:r>
      <w:r>
        <w:rPr>
          <w:spacing w:val="-13"/>
        </w:rPr>
        <w:t xml:space="preserve"> </w:t>
      </w:r>
      <w:r>
        <w:t>strokes,</w:t>
      </w:r>
      <w:r>
        <w:rPr>
          <w:spacing w:val="-12"/>
        </w:rPr>
        <w:t xml:space="preserve"> </w:t>
      </w:r>
      <w:r>
        <w:t>and</w:t>
      </w:r>
      <w:r>
        <w:rPr>
          <w:spacing w:val="-13"/>
        </w:rPr>
        <w:t xml:space="preserve"> </w:t>
      </w:r>
      <w:r>
        <w:t>as</w:t>
      </w:r>
      <w:r>
        <w:rPr>
          <w:spacing w:val="-13"/>
        </w:rPr>
        <w:t xml:space="preserve"> </w:t>
      </w:r>
      <w:r>
        <w:t>such, we argue that they do not respect the computational limitations of the hippocampus.</w:t>
      </w:r>
    </w:p>
    <w:p w14:paraId="3AF8E861" w14:textId="77777777" w:rsidR="00A529FC" w:rsidRDefault="00000000" w:rsidP="007576F6">
      <w:pPr>
        <w:pStyle w:val="BodyText"/>
        <w:spacing w:before="41" w:line="256" w:lineRule="auto"/>
        <w:ind w:left="120" w:right="119" w:firstLine="298"/>
        <w:jc w:val="both"/>
      </w:pPr>
      <w:r>
        <w:t>In contrast to the above models, we do not believe that the hippocampus itself is well-suited for gener- ating</w:t>
      </w:r>
      <w:r>
        <w:rPr>
          <w:spacing w:val="-1"/>
        </w:rPr>
        <w:t xml:space="preserve"> </w:t>
      </w:r>
      <w:r>
        <w:t>predictions</w:t>
      </w:r>
      <w:r>
        <w:rPr>
          <w:spacing w:val="-1"/>
        </w:rPr>
        <w:t xml:space="preserve"> </w:t>
      </w:r>
      <w:r>
        <w:t>in</w:t>
      </w:r>
      <w:r>
        <w:rPr>
          <w:spacing w:val="-1"/>
        </w:rPr>
        <w:t xml:space="preserve"> </w:t>
      </w:r>
      <w:r>
        <w:t>novel</w:t>
      </w:r>
      <w:r>
        <w:rPr>
          <w:spacing w:val="-1"/>
        </w:rPr>
        <w:t xml:space="preserve"> </w:t>
      </w:r>
      <w:r>
        <w:t>situations, and</w:t>
      </w:r>
      <w:r>
        <w:rPr>
          <w:spacing w:val="-1"/>
        </w:rPr>
        <w:t xml:space="preserve"> </w:t>
      </w:r>
      <w:r>
        <w:t>instead</w:t>
      </w:r>
      <w:r>
        <w:rPr>
          <w:spacing w:val="-1"/>
        </w:rPr>
        <w:t xml:space="preserve"> </w:t>
      </w:r>
      <w:r>
        <w:t>we</w:t>
      </w:r>
      <w:r>
        <w:rPr>
          <w:spacing w:val="-1"/>
        </w:rPr>
        <w:t xml:space="preserve"> </w:t>
      </w:r>
      <w:r>
        <w:t>think</w:t>
      </w:r>
      <w:r>
        <w:rPr>
          <w:spacing w:val="-1"/>
        </w:rPr>
        <w:t xml:space="preserve"> </w:t>
      </w:r>
      <w:r>
        <w:t>the</w:t>
      </w:r>
      <w:r>
        <w:rPr>
          <w:spacing w:val="-1"/>
        </w:rPr>
        <w:t xml:space="preserve"> </w:t>
      </w:r>
      <w:r>
        <w:t>relevant</w:t>
      </w:r>
      <w:r>
        <w:rPr>
          <w:spacing w:val="-1"/>
        </w:rPr>
        <w:t xml:space="preserve"> </w:t>
      </w:r>
      <w:r>
        <w:t>data</w:t>
      </w:r>
      <w:r>
        <w:rPr>
          <w:spacing w:val="-1"/>
        </w:rPr>
        <w:t xml:space="preserve"> </w:t>
      </w:r>
      <w:r>
        <w:t>can</w:t>
      </w:r>
      <w:r>
        <w:rPr>
          <w:spacing w:val="-1"/>
        </w:rPr>
        <w:t xml:space="preserve"> </w:t>
      </w:r>
      <w:r>
        <w:t>be</w:t>
      </w:r>
      <w:r>
        <w:rPr>
          <w:spacing w:val="-1"/>
        </w:rPr>
        <w:t xml:space="preserve"> </w:t>
      </w:r>
      <w:r>
        <w:t>better</w:t>
      </w:r>
      <w:r>
        <w:rPr>
          <w:spacing w:val="-1"/>
        </w:rPr>
        <w:t xml:space="preserve"> </w:t>
      </w:r>
      <w:r>
        <w:t>captured</w:t>
      </w:r>
      <w:r>
        <w:rPr>
          <w:spacing w:val="-1"/>
        </w:rPr>
        <w:t xml:space="preserve"> </w:t>
      </w:r>
      <w:r>
        <w:t>in</w:t>
      </w:r>
      <w:r>
        <w:rPr>
          <w:spacing w:val="-1"/>
        </w:rPr>
        <w:t xml:space="preserve"> </w:t>
      </w:r>
      <w:r>
        <w:t>terms of the simple episodic memory framework that the Hebb-Marr model embodies (as updated in the present paper).</w:t>
      </w:r>
      <w:r>
        <w:rPr>
          <w:spacing w:val="20"/>
        </w:rPr>
        <w:t xml:space="preserve"> </w:t>
      </w:r>
      <w:r>
        <w:t>Here,</w:t>
      </w:r>
      <w:r>
        <w:rPr>
          <w:spacing w:val="-1"/>
        </w:rPr>
        <w:t xml:space="preserve"> </w:t>
      </w:r>
      <w:r>
        <w:t>the</w:t>
      </w:r>
      <w:r>
        <w:rPr>
          <w:spacing w:val="-2"/>
        </w:rPr>
        <w:t xml:space="preserve"> </w:t>
      </w:r>
      <w:r>
        <w:t>hippocampus</w:t>
      </w:r>
      <w:r>
        <w:rPr>
          <w:spacing w:val="-2"/>
        </w:rPr>
        <w:t xml:space="preserve"> </w:t>
      </w:r>
      <w:r>
        <w:t>is</w:t>
      </w:r>
      <w:r>
        <w:rPr>
          <w:spacing w:val="-2"/>
        </w:rPr>
        <w:t xml:space="preserve"> </w:t>
      </w:r>
      <w:r>
        <w:t>specialized</w:t>
      </w:r>
      <w:r>
        <w:rPr>
          <w:spacing w:val="-2"/>
        </w:rPr>
        <w:t xml:space="preserve"> </w:t>
      </w:r>
      <w:r>
        <w:t>for</w:t>
      </w:r>
      <w:r>
        <w:rPr>
          <w:spacing w:val="-2"/>
        </w:rPr>
        <w:t xml:space="preserve"> </w:t>
      </w:r>
      <w:r>
        <w:t>rapidly</w:t>
      </w:r>
      <w:r>
        <w:rPr>
          <w:spacing w:val="-2"/>
        </w:rPr>
        <w:t xml:space="preserve"> </w:t>
      </w:r>
      <w:r>
        <w:t>encoding</w:t>
      </w:r>
      <w:r>
        <w:rPr>
          <w:spacing w:val="-2"/>
        </w:rPr>
        <w:t xml:space="preserve"> </w:t>
      </w:r>
      <w:r>
        <w:t>memories</w:t>
      </w:r>
      <w:r>
        <w:rPr>
          <w:spacing w:val="-2"/>
        </w:rPr>
        <w:t xml:space="preserve"> </w:t>
      </w:r>
      <w:r>
        <w:t>of</w:t>
      </w:r>
      <w:r>
        <w:rPr>
          <w:spacing w:val="-2"/>
        </w:rPr>
        <w:t xml:space="preserve"> </w:t>
      </w:r>
      <w:r>
        <w:t>distinct</w:t>
      </w:r>
      <w:r>
        <w:rPr>
          <w:spacing w:val="-2"/>
        </w:rPr>
        <w:t xml:space="preserve"> </w:t>
      </w:r>
      <w:r>
        <w:t>events</w:t>
      </w:r>
      <w:r>
        <w:rPr>
          <w:spacing w:val="-2"/>
        </w:rPr>
        <w:t xml:space="preserve"> </w:t>
      </w:r>
      <w:r>
        <w:t>or</w:t>
      </w:r>
      <w:r>
        <w:rPr>
          <w:spacing w:val="-2"/>
        </w:rPr>
        <w:t xml:space="preserve"> </w:t>
      </w:r>
      <w:r>
        <w:t>episodes using highly pattern-separated representations, which can later be recalled through the process of pattern completion. Given</w:t>
      </w:r>
      <w:r>
        <w:rPr>
          <w:spacing w:val="-9"/>
        </w:rPr>
        <w:t xml:space="preserve"> </w:t>
      </w:r>
      <w:r>
        <w:t>the</w:t>
      </w:r>
      <w:r>
        <w:rPr>
          <w:spacing w:val="-9"/>
        </w:rPr>
        <w:t xml:space="preserve"> </w:t>
      </w:r>
      <w:r>
        <w:t>overwhelming</w:t>
      </w:r>
      <w:r>
        <w:rPr>
          <w:spacing w:val="-9"/>
        </w:rPr>
        <w:t xml:space="preserve"> </w:t>
      </w:r>
      <w:r>
        <w:t>empirical</w:t>
      </w:r>
      <w:r>
        <w:rPr>
          <w:spacing w:val="-9"/>
        </w:rPr>
        <w:t xml:space="preserve"> </w:t>
      </w:r>
      <w:r>
        <w:t>support</w:t>
      </w:r>
      <w:r>
        <w:rPr>
          <w:spacing w:val="-9"/>
        </w:rPr>
        <w:t xml:space="preserve"> </w:t>
      </w:r>
      <w:r>
        <w:t>for</w:t>
      </w:r>
      <w:r>
        <w:rPr>
          <w:spacing w:val="-9"/>
        </w:rPr>
        <w:t xml:space="preserve"> </w:t>
      </w:r>
      <w:r>
        <w:t>the</w:t>
      </w:r>
      <w:r>
        <w:rPr>
          <w:spacing w:val="-9"/>
        </w:rPr>
        <w:t xml:space="preserve"> </w:t>
      </w:r>
      <w:r>
        <w:t>idea</w:t>
      </w:r>
      <w:r>
        <w:rPr>
          <w:spacing w:val="-9"/>
        </w:rPr>
        <w:t xml:space="preserve"> </w:t>
      </w:r>
      <w:r>
        <w:t>that</w:t>
      </w:r>
      <w:r>
        <w:rPr>
          <w:spacing w:val="-9"/>
        </w:rPr>
        <w:t xml:space="preserve"> </w:t>
      </w:r>
      <w:r>
        <w:t>the</w:t>
      </w:r>
      <w:r>
        <w:rPr>
          <w:spacing w:val="-9"/>
        </w:rPr>
        <w:t xml:space="preserve"> </w:t>
      </w:r>
      <w:r>
        <w:t>hippocampus</w:t>
      </w:r>
      <w:r>
        <w:rPr>
          <w:spacing w:val="-9"/>
        </w:rPr>
        <w:t xml:space="preserve"> </w:t>
      </w:r>
      <w:r>
        <w:t>is</w:t>
      </w:r>
      <w:r>
        <w:rPr>
          <w:spacing w:val="-9"/>
        </w:rPr>
        <w:t xml:space="preserve"> </w:t>
      </w:r>
      <w:r>
        <w:t>specialized</w:t>
      </w:r>
      <w:r>
        <w:rPr>
          <w:spacing w:val="-9"/>
        </w:rPr>
        <w:t xml:space="preserve"> </w:t>
      </w:r>
      <w:r>
        <w:t>for rapidly</w:t>
      </w:r>
      <w:r>
        <w:rPr>
          <w:spacing w:val="-14"/>
        </w:rPr>
        <w:t xml:space="preserve"> </w:t>
      </w:r>
      <w:r>
        <w:t>learning</w:t>
      </w:r>
      <w:r>
        <w:rPr>
          <w:spacing w:val="-13"/>
        </w:rPr>
        <w:t xml:space="preserve"> </w:t>
      </w:r>
      <w:r>
        <w:t>new</w:t>
      </w:r>
      <w:r>
        <w:rPr>
          <w:spacing w:val="-14"/>
        </w:rPr>
        <w:t xml:space="preserve"> </w:t>
      </w:r>
      <w:r>
        <w:t>episodic</w:t>
      </w:r>
      <w:r>
        <w:rPr>
          <w:spacing w:val="-14"/>
        </w:rPr>
        <w:t xml:space="preserve"> </w:t>
      </w:r>
      <w:r>
        <w:t>memories,</w:t>
      </w:r>
      <w:r>
        <w:rPr>
          <w:spacing w:val="-13"/>
        </w:rPr>
        <w:t xml:space="preserve"> </w:t>
      </w:r>
      <w:r>
        <w:t>we</w:t>
      </w:r>
      <w:r>
        <w:rPr>
          <w:spacing w:val="-13"/>
        </w:rPr>
        <w:t xml:space="preserve"> </w:t>
      </w:r>
      <w:r>
        <w:t>believe</w:t>
      </w:r>
      <w:r>
        <w:rPr>
          <w:spacing w:val="-14"/>
        </w:rPr>
        <w:t xml:space="preserve"> </w:t>
      </w:r>
      <w:r>
        <w:t>that</w:t>
      </w:r>
      <w:r>
        <w:rPr>
          <w:spacing w:val="-14"/>
        </w:rPr>
        <w:t xml:space="preserve"> </w:t>
      </w:r>
      <w:r>
        <w:t>it</w:t>
      </w:r>
      <w:r>
        <w:rPr>
          <w:spacing w:val="-12"/>
        </w:rPr>
        <w:t xml:space="preserve"> </w:t>
      </w:r>
      <w:r>
        <w:t>also</w:t>
      </w:r>
      <w:r>
        <w:rPr>
          <w:spacing w:val="-14"/>
        </w:rPr>
        <w:t xml:space="preserve"> </w:t>
      </w:r>
      <w:r>
        <w:t>cannot</w:t>
      </w:r>
      <w:r>
        <w:rPr>
          <w:spacing w:val="-14"/>
        </w:rPr>
        <w:t xml:space="preserve"> </w:t>
      </w:r>
      <w:r>
        <w:t>support</w:t>
      </w:r>
      <w:r>
        <w:rPr>
          <w:spacing w:val="-13"/>
        </w:rPr>
        <w:t xml:space="preserve"> </w:t>
      </w:r>
      <w:r>
        <w:t>a</w:t>
      </w:r>
      <w:r>
        <w:rPr>
          <w:spacing w:val="-13"/>
        </w:rPr>
        <w:t xml:space="preserve"> </w:t>
      </w:r>
      <w:r>
        <w:t>semantic</w:t>
      </w:r>
      <w:r>
        <w:rPr>
          <w:spacing w:val="-14"/>
        </w:rPr>
        <w:t xml:space="preserve"> </w:t>
      </w:r>
      <w:r>
        <w:t>prediction</w:t>
      </w:r>
      <w:r>
        <w:rPr>
          <w:spacing w:val="-14"/>
        </w:rPr>
        <w:t xml:space="preserve"> </w:t>
      </w:r>
      <w:r>
        <w:t>system capable of generating systematic predictions in novel situations.</w:t>
      </w:r>
    </w:p>
    <w:p w14:paraId="79F7B377" w14:textId="77777777" w:rsidR="00A529FC" w:rsidRDefault="00000000">
      <w:pPr>
        <w:pStyle w:val="BodyText"/>
        <w:spacing w:before="43" w:line="256" w:lineRule="auto"/>
        <w:ind w:left="120" w:right="117" w:firstLine="298"/>
        <w:jc w:val="both"/>
      </w:pPr>
      <w:r>
        <w:rPr>
          <w:w w:val="95"/>
        </w:rPr>
        <w:t xml:space="preserve">Specifically, generating a novel prediction typically requires a cognitive process to synthesize prior expe- </w:t>
      </w:r>
      <w:r>
        <w:t>rience</w:t>
      </w:r>
      <w:r>
        <w:rPr>
          <w:spacing w:val="-13"/>
        </w:rPr>
        <w:t xml:space="preserve"> </w:t>
      </w:r>
      <w:r>
        <w:t>and</w:t>
      </w:r>
      <w:r>
        <w:rPr>
          <w:spacing w:val="-13"/>
        </w:rPr>
        <w:t xml:space="preserve"> </w:t>
      </w:r>
      <w:r>
        <w:t>general</w:t>
      </w:r>
      <w:r>
        <w:rPr>
          <w:spacing w:val="-13"/>
        </w:rPr>
        <w:t xml:space="preserve"> </w:t>
      </w:r>
      <w:r>
        <w:t>principles</w:t>
      </w:r>
      <w:r>
        <w:rPr>
          <w:spacing w:val="-13"/>
        </w:rPr>
        <w:t xml:space="preserve"> </w:t>
      </w:r>
      <w:r>
        <w:t>(e.g.,</w:t>
      </w:r>
      <w:r>
        <w:rPr>
          <w:spacing w:val="-13"/>
        </w:rPr>
        <w:t xml:space="preserve"> </w:t>
      </w:r>
      <w:r>
        <w:t>a</w:t>
      </w:r>
      <w:r>
        <w:rPr>
          <w:spacing w:val="-13"/>
        </w:rPr>
        <w:t xml:space="preserve"> </w:t>
      </w:r>
      <w:r>
        <w:t>scientific</w:t>
      </w:r>
      <w:r>
        <w:rPr>
          <w:spacing w:val="-13"/>
        </w:rPr>
        <w:t xml:space="preserve"> </w:t>
      </w:r>
      <w:r>
        <w:t>theory,</w:t>
      </w:r>
      <w:r>
        <w:rPr>
          <w:spacing w:val="-13"/>
        </w:rPr>
        <w:t xml:space="preserve"> </w:t>
      </w:r>
      <w:r>
        <w:t>or</w:t>
      </w:r>
      <w:r>
        <w:rPr>
          <w:spacing w:val="-13"/>
        </w:rPr>
        <w:t xml:space="preserve"> </w:t>
      </w:r>
      <w:r>
        <w:t>implicitly-learned</w:t>
      </w:r>
      <w:r>
        <w:rPr>
          <w:spacing w:val="-13"/>
        </w:rPr>
        <w:t xml:space="preserve"> </w:t>
      </w:r>
      <w:r>
        <w:t>regularities</w:t>
      </w:r>
      <w:r>
        <w:rPr>
          <w:spacing w:val="-13"/>
        </w:rPr>
        <w:t xml:space="preserve"> </w:t>
      </w:r>
      <w:r>
        <w:t>of</w:t>
      </w:r>
      <w:r>
        <w:rPr>
          <w:spacing w:val="-13"/>
        </w:rPr>
        <w:t xml:space="preserve"> </w:t>
      </w:r>
      <w:r>
        <w:t>the</w:t>
      </w:r>
      <w:r>
        <w:rPr>
          <w:spacing w:val="-13"/>
        </w:rPr>
        <w:t xml:space="preserve"> </w:t>
      </w:r>
      <w:r>
        <w:t>world,</w:t>
      </w:r>
      <w:r>
        <w:rPr>
          <w:spacing w:val="-13"/>
        </w:rPr>
        <w:t xml:space="preserve"> </w:t>
      </w:r>
      <w:r>
        <w:t>such</w:t>
      </w:r>
      <w:r>
        <w:rPr>
          <w:spacing w:val="-13"/>
        </w:rPr>
        <w:t xml:space="preserve"> </w:t>
      </w:r>
      <w:r>
        <w:t xml:space="preserve">as </w:t>
      </w:r>
      <w:r>
        <w:rPr>
          <w:spacing w:val="-2"/>
        </w:rPr>
        <w:t>intuitive</w:t>
      </w:r>
      <w:r>
        <w:rPr>
          <w:spacing w:val="-6"/>
        </w:rPr>
        <w:t xml:space="preserve"> </w:t>
      </w:r>
      <w:r>
        <w:rPr>
          <w:spacing w:val="-2"/>
        </w:rPr>
        <w:t>physics)</w:t>
      </w:r>
      <w:r>
        <w:rPr>
          <w:spacing w:val="-6"/>
        </w:rPr>
        <w:t xml:space="preserve"> </w:t>
      </w:r>
      <w:r>
        <w:rPr>
          <w:spacing w:val="-2"/>
        </w:rPr>
        <w:t>to</w:t>
      </w:r>
      <w:r>
        <w:rPr>
          <w:spacing w:val="-6"/>
        </w:rPr>
        <w:t xml:space="preserve"> </w:t>
      </w:r>
      <w:r>
        <w:rPr>
          <w:spacing w:val="-2"/>
        </w:rPr>
        <w:t>specify</w:t>
      </w:r>
      <w:r>
        <w:rPr>
          <w:spacing w:val="-6"/>
        </w:rPr>
        <w:t xml:space="preserve"> </w:t>
      </w:r>
      <w:r>
        <w:rPr>
          <w:spacing w:val="-2"/>
        </w:rPr>
        <w:t>what</w:t>
      </w:r>
      <w:r>
        <w:rPr>
          <w:spacing w:val="-6"/>
        </w:rPr>
        <w:t xml:space="preserve"> </w:t>
      </w:r>
      <w:r>
        <w:rPr>
          <w:spacing w:val="-2"/>
        </w:rPr>
        <w:t>will</w:t>
      </w:r>
      <w:r>
        <w:rPr>
          <w:spacing w:val="-6"/>
        </w:rPr>
        <w:t xml:space="preserve"> </w:t>
      </w:r>
      <w:r>
        <w:rPr>
          <w:spacing w:val="-2"/>
        </w:rPr>
        <w:t>happen</w:t>
      </w:r>
      <w:r>
        <w:rPr>
          <w:spacing w:val="-6"/>
        </w:rPr>
        <w:t xml:space="preserve"> </w:t>
      </w:r>
      <w:r>
        <w:rPr>
          <w:spacing w:val="-2"/>
        </w:rPr>
        <w:t>in</w:t>
      </w:r>
      <w:r>
        <w:rPr>
          <w:spacing w:val="-6"/>
        </w:rPr>
        <w:t xml:space="preserve"> </w:t>
      </w:r>
      <w:r>
        <w:rPr>
          <w:spacing w:val="-2"/>
        </w:rPr>
        <w:t>the</w:t>
      </w:r>
      <w:r>
        <w:rPr>
          <w:spacing w:val="-6"/>
        </w:rPr>
        <w:t xml:space="preserve"> </w:t>
      </w:r>
      <w:r>
        <w:rPr>
          <w:spacing w:val="-2"/>
        </w:rPr>
        <w:t>future.</w:t>
      </w:r>
      <w:r>
        <w:rPr>
          <w:spacing w:val="15"/>
        </w:rPr>
        <w:t xml:space="preserve"> </w:t>
      </w:r>
      <w:r>
        <w:rPr>
          <w:spacing w:val="-2"/>
        </w:rPr>
        <w:t>This</w:t>
      </w:r>
      <w:r>
        <w:rPr>
          <w:spacing w:val="-6"/>
        </w:rPr>
        <w:t xml:space="preserve"> </w:t>
      </w:r>
      <w:r>
        <w:rPr>
          <w:spacing w:val="-2"/>
        </w:rPr>
        <w:t>kind</w:t>
      </w:r>
      <w:r>
        <w:rPr>
          <w:spacing w:val="-6"/>
        </w:rPr>
        <w:t xml:space="preserve"> </w:t>
      </w:r>
      <w:r>
        <w:rPr>
          <w:spacing w:val="-2"/>
        </w:rPr>
        <w:t>of</w:t>
      </w:r>
      <w:r>
        <w:rPr>
          <w:spacing w:val="-6"/>
        </w:rPr>
        <w:t xml:space="preserve"> </w:t>
      </w:r>
      <w:r>
        <w:rPr>
          <w:spacing w:val="-2"/>
        </w:rPr>
        <w:t>systematic</w:t>
      </w:r>
      <w:r>
        <w:rPr>
          <w:spacing w:val="-6"/>
        </w:rPr>
        <w:t xml:space="preserve"> </w:t>
      </w:r>
      <w:r>
        <w:rPr>
          <w:spacing w:val="-2"/>
        </w:rPr>
        <w:t>generalization</w:t>
      </w:r>
      <w:r>
        <w:rPr>
          <w:spacing w:val="-6"/>
        </w:rPr>
        <w:t xml:space="preserve"> </w:t>
      </w:r>
      <w:r>
        <w:rPr>
          <w:spacing w:val="-2"/>
        </w:rPr>
        <w:t>from</w:t>
      </w:r>
      <w:r>
        <w:rPr>
          <w:spacing w:val="-6"/>
        </w:rPr>
        <w:t xml:space="preserve"> </w:t>
      </w:r>
      <w:r>
        <w:rPr>
          <w:spacing w:val="-2"/>
        </w:rPr>
        <w:t xml:space="preserve">prior </w:t>
      </w:r>
      <w:r>
        <w:t>experience to novel situations is precisely what the neocortex is thought to be optimized for according to the</w:t>
      </w:r>
      <w:r>
        <w:rPr>
          <w:spacing w:val="-10"/>
        </w:rPr>
        <w:t xml:space="preserve"> </w:t>
      </w:r>
      <w:r>
        <w:t>CLS</w:t>
      </w:r>
      <w:r>
        <w:rPr>
          <w:spacing w:val="-10"/>
        </w:rPr>
        <w:t xml:space="preserve"> </w:t>
      </w:r>
      <w:r>
        <w:t>theory</w:t>
      </w:r>
      <w:r>
        <w:rPr>
          <w:spacing w:val="-10"/>
        </w:rPr>
        <w:t xml:space="preserve"> </w:t>
      </w:r>
      <w:r>
        <w:t>(McClelland</w:t>
      </w:r>
      <w:r>
        <w:rPr>
          <w:spacing w:val="-10"/>
        </w:rPr>
        <w:t xml:space="preserve"> </w:t>
      </w:r>
      <w:r>
        <w:t>et</w:t>
      </w:r>
      <w:r>
        <w:rPr>
          <w:spacing w:val="-10"/>
        </w:rPr>
        <w:t xml:space="preserve"> </w:t>
      </w:r>
      <w:r>
        <w:t>al.,</w:t>
      </w:r>
      <w:r>
        <w:rPr>
          <w:spacing w:val="-10"/>
        </w:rPr>
        <w:t xml:space="preserve"> </w:t>
      </w:r>
      <w:r>
        <w:t>1995;</w:t>
      </w:r>
      <w:r>
        <w:rPr>
          <w:spacing w:val="-10"/>
        </w:rPr>
        <w:t xml:space="preserve"> </w:t>
      </w:r>
      <w:r>
        <w:t>O’Reilly</w:t>
      </w:r>
      <w:r>
        <w:rPr>
          <w:spacing w:val="-10"/>
        </w:rPr>
        <w:t xml:space="preserve"> </w:t>
      </w:r>
      <w:r>
        <w:t>et</w:t>
      </w:r>
      <w:r>
        <w:rPr>
          <w:spacing w:val="-10"/>
        </w:rPr>
        <w:t xml:space="preserve"> </w:t>
      </w:r>
      <w:r>
        <w:t>al.,</w:t>
      </w:r>
      <w:r>
        <w:rPr>
          <w:spacing w:val="-10"/>
        </w:rPr>
        <w:t xml:space="preserve"> </w:t>
      </w:r>
      <w:r>
        <w:t>2014;</w:t>
      </w:r>
      <w:r>
        <w:rPr>
          <w:spacing w:val="-10"/>
        </w:rPr>
        <w:t xml:space="preserve"> </w:t>
      </w:r>
      <w:r>
        <w:t>O’Reilly,</w:t>
      </w:r>
      <w:r>
        <w:rPr>
          <w:spacing w:val="-10"/>
        </w:rPr>
        <w:t xml:space="preserve"> </w:t>
      </w:r>
      <w:r>
        <w:t>Ranganath,</w:t>
      </w:r>
      <w:r>
        <w:rPr>
          <w:spacing w:val="-10"/>
        </w:rPr>
        <w:t xml:space="preserve"> </w:t>
      </w:r>
      <w:r>
        <w:t>&amp;</w:t>
      </w:r>
      <w:r>
        <w:rPr>
          <w:spacing w:val="-10"/>
        </w:rPr>
        <w:t xml:space="preserve"> </w:t>
      </w:r>
      <w:r>
        <w:t>Russin,</w:t>
      </w:r>
      <w:r>
        <w:rPr>
          <w:spacing w:val="-10"/>
        </w:rPr>
        <w:t xml:space="preserve"> </w:t>
      </w:r>
      <w:r>
        <w:t>2021). This is</w:t>
      </w:r>
      <w:r>
        <w:rPr>
          <w:spacing w:val="-4"/>
        </w:rPr>
        <w:t xml:space="preserve"> </w:t>
      </w:r>
      <w:r>
        <w:t>because</w:t>
      </w:r>
      <w:r>
        <w:rPr>
          <w:spacing w:val="-4"/>
        </w:rPr>
        <w:t xml:space="preserve"> </w:t>
      </w:r>
      <w:r>
        <w:t>the</w:t>
      </w:r>
      <w:r>
        <w:rPr>
          <w:spacing w:val="-4"/>
        </w:rPr>
        <w:t xml:space="preserve"> </w:t>
      </w:r>
      <w:r>
        <w:t>overlapping</w:t>
      </w:r>
      <w:r>
        <w:rPr>
          <w:spacing w:val="-4"/>
        </w:rPr>
        <w:t xml:space="preserve"> </w:t>
      </w:r>
      <w:r>
        <w:t>representations</w:t>
      </w:r>
      <w:r>
        <w:rPr>
          <w:spacing w:val="-4"/>
        </w:rPr>
        <w:t xml:space="preserve"> </w:t>
      </w:r>
      <w:r>
        <w:t>of</w:t>
      </w:r>
      <w:r>
        <w:rPr>
          <w:spacing w:val="-4"/>
        </w:rPr>
        <w:t xml:space="preserve"> </w:t>
      </w:r>
      <w:r>
        <w:t>cortical</w:t>
      </w:r>
      <w:r>
        <w:rPr>
          <w:spacing w:val="-4"/>
        </w:rPr>
        <w:t xml:space="preserve"> </w:t>
      </w:r>
      <w:r>
        <w:t>networks</w:t>
      </w:r>
      <w:r>
        <w:rPr>
          <w:spacing w:val="-4"/>
        </w:rPr>
        <w:t xml:space="preserve"> </w:t>
      </w:r>
      <w:r>
        <w:t>are</w:t>
      </w:r>
      <w:r>
        <w:rPr>
          <w:spacing w:val="-4"/>
        </w:rPr>
        <w:t xml:space="preserve"> </w:t>
      </w:r>
      <w:r>
        <w:t>optimized</w:t>
      </w:r>
      <w:r>
        <w:rPr>
          <w:spacing w:val="-4"/>
        </w:rPr>
        <w:t xml:space="preserve"> </w:t>
      </w:r>
      <w:r>
        <w:t>to</w:t>
      </w:r>
      <w:r>
        <w:rPr>
          <w:spacing w:val="-4"/>
        </w:rPr>
        <w:t xml:space="preserve"> </w:t>
      </w:r>
      <w:r>
        <w:t>slowly</w:t>
      </w:r>
      <w:r>
        <w:rPr>
          <w:spacing w:val="-4"/>
        </w:rPr>
        <w:t xml:space="preserve"> </w:t>
      </w:r>
      <w:r>
        <w:t>integrate</w:t>
      </w:r>
      <w:r>
        <w:rPr>
          <w:spacing w:val="-4"/>
        </w:rPr>
        <w:t xml:space="preserve"> </w:t>
      </w:r>
      <w:r>
        <w:t>statistical regularities</w:t>
      </w:r>
      <w:r>
        <w:rPr>
          <w:spacing w:val="-5"/>
        </w:rPr>
        <w:t xml:space="preserve"> </w:t>
      </w:r>
      <w:r>
        <w:t>across</w:t>
      </w:r>
      <w:r>
        <w:rPr>
          <w:spacing w:val="-3"/>
        </w:rPr>
        <w:t xml:space="preserve"> </w:t>
      </w:r>
      <w:r>
        <w:t>many</w:t>
      </w:r>
      <w:r>
        <w:rPr>
          <w:spacing w:val="-3"/>
        </w:rPr>
        <w:t xml:space="preserve"> </w:t>
      </w:r>
      <w:r>
        <w:t>different</w:t>
      </w:r>
      <w:r>
        <w:rPr>
          <w:spacing w:val="-3"/>
        </w:rPr>
        <w:t xml:space="preserve"> </w:t>
      </w:r>
      <w:r>
        <w:t>experiences</w:t>
      </w:r>
      <w:r>
        <w:rPr>
          <w:spacing w:val="-3"/>
        </w:rPr>
        <w:t xml:space="preserve"> </w:t>
      </w:r>
      <w:r>
        <w:t>to</w:t>
      </w:r>
      <w:r>
        <w:rPr>
          <w:spacing w:val="-3"/>
        </w:rPr>
        <w:t xml:space="preserve"> </w:t>
      </w:r>
      <w:r>
        <w:t>learn</w:t>
      </w:r>
      <w:r>
        <w:rPr>
          <w:spacing w:val="-3"/>
        </w:rPr>
        <w:t xml:space="preserve"> </w:t>
      </w:r>
      <w:r>
        <w:rPr>
          <w:i/>
        </w:rPr>
        <w:t>semantic</w:t>
      </w:r>
      <w:r>
        <w:rPr>
          <w:i/>
          <w:spacing w:val="-3"/>
        </w:rPr>
        <w:t xml:space="preserve"> </w:t>
      </w:r>
      <w:r>
        <w:t>representations</w:t>
      </w:r>
      <w:r>
        <w:rPr>
          <w:spacing w:val="-3"/>
        </w:rPr>
        <w:t xml:space="preserve"> </w:t>
      </w:r>
      <w:r>
        <w:t>capable</w:t>
      </w:r>
      <w:r>
        <w:rPr>
          <w:spacing w:val="-3"/>
        </w:rPr>
        <w:t xml:space="preserve"> </w:t>
      </w:r>
      <w:r>
        <w:t>of</w:t>
      </w:r>
      <w:r>
        <w:rPr>
          <w:spacing w:val="-3"/>
        </w:rPr>
        <w:t xml:space="preserve"> </w:t>
      </w:r>
      <w:r>
        <w:t>supporting</w:t>
      </w:r>
      <w:r>
        <w:rPr>
          <w:spacing w:val="-3"/>
        </w:rPr>
        <w:t xml:space="preserve"> </w:t>
      </w:r>
      <w:r>
        <w:t xml:space="preserve">sys- </w:t>
      </w:r>
      <w:r>
        <w:rPr>
          <w:w w:val="95"/>
        </w:rPr>
        <w:t>tematic generalization in novel situations.</w:t>
      </w:r>
      <w:r>
        <w:rPr>
          <w:spacing w:val="40"/>
        </w:rPr>
        <w:t xml:space="preserve"> </w:t>
      </w:r>
      <w:r>
        <w:rPr>
          <w:w w:val="95"/>
        </w:rPr>
        <w:t>Indeed there are various models of error-driven predictive learning</w:t>
      </w:r>
      <w:r>
        <w:rPr>
          <w:spacing w:val="40"/>
        </w:rPr>
        <w:t xml:space="preserve"> </w:t>
      </w:r>
      <w:r>
        <w:t>in the neocortex capable of learning such systematic predictive abilities, including a biologically-detailed proposal based on thalamocortical loops (O’Reilly, Russin, et al., 2021).</w:t>
      </w:r>
    </w:p>
    <w:p w14:paraId="2EACE174" w14:textId="65FA1189" w:rsidR="00A529FC" w:rsidRDefault="00000000">
      <w:pPr>
        <w:pStyle w:val="BodyText"/>
        <w:spacing w:before="43" w:line="256" w:lineRule="auto"/>
        <w:ind w:left="120" w:right="119" w:firstLine="298"/>
        <w:jc w:val="both"/>
        <w:rPr>
          <w:ins w:id="588" w:author="Author" w:date="2022-09-10T01:53:00Z"/>
        </w:rPr>
      </w:pPr>
      <w:r>
        <w:rPr>
          <w:spacing w:val="-2"/>
        </w:rPr>
        <w:t>Although</w:t>
      </w:r>
      <w:r>
        <w:rPr>
          <w:spacing w:val="-4"/>
        </w:rPr>
        <w:t xml:space="preserve"> </w:t>
      </w:r>
      <w:r>
        <w:rPr>
          <w:spacing w:val="-2"/>
        </w:rPr>
        <w:t>the</w:t>
      </w:r>
      <w:r>
        <w:rPr>
          <w:spacing w:val="-5"/>
        </w:rPr>
        <w:t xml:space="preserve"> </w:t>
      </w:r>
      <w:r>
        <w:rPr>
          <w:spacing w:val="-2"/>
        </w:rPr>
        <w:t>computational</w:t>
      </w:r>
      <w:r>
        <w:rPr>
          <w:spacing w:val="-4"/>
        </w:rPr>
        <w:t xml:space="preserve"> </w:t>
      </w:r>
      <w:r>
        <w:rPr>
          <w:spacing w:val="-2"/>
        </w:rPr>
        <w:t>architecture</w:t>
      </w:r>
      <w:r>
        <w:rPr>
          <w:spacing w:val="-4"/>
        </w:rPr>
        <w:t xml:space="preserve"> </w:t>
      </w:r>
      <w:r>
        <w:rPr>
          <w:spacing w:val="-2"/>
        </w:rPr>
        <w:t>of</w:t>
      </w:r>
      <w:r>
        <w:rPr>
          <w:spacing w:val="-5"/>
        </w:rPr>
        <w:t xml:space="preserve"> </w:t>
      </w:r>
      <w:r>
        <w:rPr>
          <w:spacing w:val="-2"/>
        </w:rPr>
        <w:t>the</w:t>
      </w:r>
      <w:r>
        <w:rPr>
          <w:spacing w:val="-4"/>
        </w:rPr>
        <w:t xml:space="preserve"> </w:t>
      </w:r>
      <w:r>
        <w:rPr>
          <w:spacing w:val="-2"/>
        </w:rPr>
        <w:t>hippocampus</w:t>
      </w:r>
      <w:r>
        <w:rPr>
          <w:spacing w:val="-4"/>
        </w:rPr>
        <w:t xml:space="preserve"> </w:t>
      </w:r>
      <w:r>
        <w:rPr>
          <w:spacing w:val="-2"/>
        </w:rPr>
        <w:t>is</w:t>
      </w:r>
      <w:r>
        <w:rPr>
          <w:spacing w:val="-4"/>
        </w:rPr>
        <w:t xml:space="preserve"> </w:t>
      </w:r>
      <w:r>
        <w:rPr>
          <w:spacing w:val="-2"/>
        </w:rPr>
        <w:t>not</w:t>
      </w:r>
      <w:r>
        <w:rPr>
          <w:spacing w:val="-5"/>
        </w:rPr>
        <w:t xml:space="preserve"> </w:t>
      </w:r>
      <w:r>
        <w:rPr>
          <w:spacing w:val="-2"/>
        </w:rPr>
        <w:t>well-suited</w:t>
      </w:r>
      <w:r>
        <w:rPr>
          <w:spacing w:val="-4"/>
        </w:rPr>
        <w:t xml:space="preserve"> </w:t>
      </w:r>
      <w:r>
        <w:rPr>
          <w:spacing w:val="-2"/>
        </w:rPr>
        <w:t>for</w:t>
      </w:r>
      <w:r>
        <w:rPr>
          <w:spacing w:val="-4"/>
        </w:rPr>
        <w:t xml:space="preserve"> </w:t>
      </w:r>
      <w:r>
        <w:rPr>
          <w:spacing w:val="-2"/>
        </w:rPr>
        <w:t>generating</w:t>
      </w:r>
      <w:r>
        <w:rPr>
          <w:spacing w:val="-5"/>
        </w:rPr>
        <w:t xml:space="preserve"> </w:t>
      </w:r>
      <w:r>
        <w:rPr>
          <w:spacing w:val="-2"/>
        </w:rPr>
        <w:t xml:space="preserve">predictions </w:t>
      </w:r>
      <w:r>
        <w:t>on</w:t>
      </w:r>
      <w:r>
        <w:rPr>
          <w:spacing w:val="-10"/>
        </w:rPr>
        <w:t xml:space="preserve"> </w:t>
      </w:r>
      <w:r>
        <w:t>its</w:t>
      </w:r>
      <w:r>
        <w:rPr>
          <w:spacing w:val="-10"/>
        </w:rPr>
        <w:t xml:space="preserve"> </w:t>
      </w:r>
      <w:r>
        <w:t>own,</w:t>
      </w:r>
      <w:r>
        <w:rPr>
          <w:spacing w:val="-10"/>
        </w:rPr>
        <w:t xml:space="preserve"> </w:t>
      </w:r>
      <w:r>
        <w:t>it</w:t>
      </w:r>
      <w:r>
        <w:rPr>
          <w:spacing w:val="-10"/>
        </w:rPr>
        <w:t xml:space="preserve"> </w:t>
      </w:r>
      <w:r>
        <w:t>can</w:t>
      </w:r>
      <w:r>
        <w:rPr>
          <w:spacing w:val="-10"/>
        </w:rPr>
        <w:t xml:space="preserve"> </w:t>
      </w:r>
      <w:r>
        <w:t>certainly</w:t>
      </w:r>
      <w:r>
        <w:rPr>
          <w:spacing w:val="-10"/>
        </w:rPr>
        <w:t xml:space="preserve"> </w:t>
      </w:r>
      <w:r>
        <w:t>provide</w:t>
      </w:r>
      <w:r>
        <w:rPr>
          <w:spacing w:val="-10"/>
        </w:rPr>
        <w:t xml:space="preserve"> </w:t>
      </w:r>
      <w:r>
        <w:t>relevant</w:t>
      </w:r>
      <w:r>
        <w:rPr>
          <w:spacing w:val="-10"/>
        </w:rPr>
        <w:t xml:space="preserve"> </w:t>
      </w:r>
      <w:r>
        <w:t>episodic</w:t>
      </w:r>
      <w:r>
        <w:rPr>
          <w:spacing w:val="-10"/>
        </w:rPr>
        <w:t xml:space="preserve"> </w:t>
      </w:r>
      <w:r>
        <w:t>memories</w:t>
      </w:r>
      <w:r>
        <w:rPr>
          <w:spacing w:val="-10"/>
        </w:rPr>
        <w:t xml:space="preserve"> </w:t>
      </w:r>
      <w:r>
        <w:t>as</w:t>
      </w:r>
      <w:r>
        <w:rPr>
          <w:spacing w:val="-10"/>
        </w:rPr>
        <w:t xml:space="preserve"> </w:t>
      </w:r>
      <w:r>
        <w:t>input</w:t>
      </w:r>
      <w:r>
        <w:rPr>
          <w:spacing w:val="-10"/>
        </w:rPr>
        <w:t xml:space="preserve"> </w:t>
      </w:r>
      <w:r>
        <w:t>to</w:t>
      </w:r>
      <w:r>
        <w:rPr>
          <w:spacing w:val="-10"/>
        </w:rPr>
        <w:t xml:space="preserve"> </w:t>
      </w:r>
      <w:r>
        <w:t>the</w:t>
      </w:r>
      <w:r>
        <w:rPr>
          <w:spacing w:val="-10"/>
        </w:rPr>
        <w:t xml:space="preserve"> </w:t>
      </w:r>
      <w:r>
        <w:t>cortical</w:t>
      </w:r>
      <w:r>
        <w:rPr>
          <w:spacing w:val="-10"/>
        </w:rPr>
        <w:t xml:space="preserve"> </w:t>
      </w:r>
      <w:r>
        <w:t>prediction</w:t>
      </w:r>
      <w:r>
        <w:rPr>
          <w:spacing w:val="-10"/>
        </w:rPr>
        <w:t xml:space="preserve"> </w:t>
      </w:r>
      <w:r>
        <w:t>generation process.</w:t>
      </w:r>
      <w:r w:rsidRPr="007576F6">
        <w:rPr>
          <w:spacing w:val="66"/>
          <w:w w:val="150"/>
        </w:rPr>
        <w:t xml:space="preserve"> </w:t>
      </w:r>
      <w:r>
        <w:t>For</w:t>
      </w:r>
      <w:r w:rsidRPr="007576F6">
        <w:rPr>
          <w:spacing w:val="24"/>
        </w:rPr>
        <w:t xml:space="preserve"> </w:t>
      </w:r>
      <w:r>
        <w:t>example,</w:t>
      </w:r>
      <w:r w:rsidRPr="007576F6">
        <w:rPr>
          <w:spacing w:val="31"/>
        </w:rPr>
        <w:t xml:space="preserve"> </w:t>
      </w:r>
      <w:r>
        <w:t>strategic</w:t>
      </w:r>
      <w:r w:rsidRPr="007576F6">
        <w:rPr>
          <w:spacing w:val="24"/>
        </w:rPr>
        <w:t xml:space="preserve"> </w:t>
      </w:r>
      <w:r>
        <w:t>recall</w:t>
      </w:r>
      <w:r w:rsidRPr="007576F6">
        <w:rPr>
          <w:spacing w:val="25"/>
        </w:rPr>
        <w:t xml:space="preserve"> </w:t>
      </w:r>
      <w:r>
        <w:t>of</w:t>
      </w:r>
      <w:r w:rsidRPr="007576F6">
        <w:rPr>
          <w:spacing w:val="24"/>
        </w:rPr>
        <w:t xml:space="preserve"> </w:t>
      </w:r>
      <w:r>
        <w:t>particular</w:t>
      </w:r>
      <w:r w:rsidRPr="007576F6">
        <w:rPr>
          <w:spacing w:val="24"/>
        </w:rPr>
        <w:t xml:space="preserve"> </w:t>
      </w:r>
      <w:r>
        <w:t>memories,</w:t>
      </w:r>
      <w:r w:rsidRPr="007576F6">
        <w:rPr>
          <w:spacing w:val="31"/>
        </w:rPr>
        <w:t xml:space="preserve"> </w:t>
      </w:r>
      <w:r>
        <w:t>followed</w:t>
      </w:r>
      <w:r w:rsidRPr="007576F6">
        <w:rPr>
          <w:spacing w:val="24"/>
        </w:rPr>
        <w:t xml:space="preserve"> </w:t>
      </w:r>
      <w:r>
        <w:t>by</w:t>
      </w:r>
      <w:r w:rsidRPr="007576F6">
        <w:rPr>
          <w:spacing w:val="24"/>
        </w:rPr>
        <w:t xml:space="preserve"> </w:t>
      </w:r>
      <w:r>
        <w:t>appropriate</w:t>
      </w:r>
      <w:r w:rsidRPr="007576F6">
        <w:rPr>
          <w:spacing w:val="24"/>
        </w:rPr>
        <w:t xml:space="preserve"> </w:t>
      </w:r>
      <w:r>
        <w:t>updating</w:t>
      </w:r>
      <w:r w:rsidRPr="007576F6">
        <w:rPr>
          <w:spacing w:val="24"/>
        </w:rPr>
        <w:t xml:space="preserve"> </w:t>
      </w:r>
      <w:r>
        <w:t>of</w:t>
      </w:r>
      <w:r w:rsidRPr="007576F6">
        <w:rPr>
          <w:spacing w:val="24"/>
        </w:rPr>
        <w:t xml:space="preserve"> </w:t>
      </w:r>
      <w:r w:rsidRPr="007576F6">
        <w:rPr>
          <w:spacing w:val="-5"/>
        </w:rPr>
        <w:t>the</w:t>
      </w:r>
      <w:del w:id="589" w:author="Author" w:date="2022-09-10T01:53:00Z">
        <w:r>
          <w:delText xml:space="preserve"> </w:delText>
        </w:r>
      </w:del>
    </w:p>
    <w:p w14:paraId="3951F77B" w14:textId="77777777" w:rsidR="00A529FC" w:rsidRDefault="00A529FC">
      <w:pPr>
        <w:spacing w:line="256" w:lineRule="auto"/>
        <w:jc w:val="both"/>
        <w:rPr>
          <w:ins w:id="590" w:author="Author" w:date="2022-09-10T01:53:00Z"/>
        </w:rPr>
        <w:sectPr w:rsidR="00A529FC">
          <w:pgSz w:w="12240" w:h="15840"/>
          <w:pgMar w:top="1180" w:right="1320" w:bottom="280" w:left="1320" w:header="397" w:footer="0" w:gutter="0"/>
          <w:cols w:space="720"/>
        </w:sectPr>
      </w:pPr>
    </w:p>
    <w:p w14:paraId="18900972" w14:textId="77777777" w:rsidR="00A529FC" w:rsidRDefault="00000000" w:rsidP="007576F6">
      <w:pPr>
        <w:pStyle w:val="BodyText"/>
        <w:spacing w:before="149" w:line="256" w:lineRule="auto"/>
        <w:ind w:left="120" w:right="119"/>
        <w:jc w:val="both"/>
      </w:pPr>
      <w:r>
        <w:lastRenderedPageBreak/>
        <w:t>details to better match the current circumstances, could produce a more generative predictive system that can</w:t>
      </w:r>
      <w:r>
        <w:rPr>
          <w:spacing w:val="-8"/>
        </w:rPr>
        <w:t xml:space="preserve"> </w:t>
      </w:r>
      <w:r>
        <w:t>synthesize</w:t>
      </w:r>
      <w:r>
        <w:rPr>
          <w:spacing w:val="-8"/>
        </w:rPr>
        <w:t xml:space="preserve"> </w:t>
      </w:r>
      <w:r>
        <w:t>novel</w:t>
      </w:r>
      <w:r>
        <w:rPr>
          <w:spacing w:val="-8"/>
        </w:rPr>
        <w:t xml:space="preserve"> </w:t>
      </w:r>
      <w:r>
        <w:t>predictions</w:t>
      </w:r>
      <w:r>
        <w:rPr>
          <w:spacing w:val="-8"/>
        </w:rPr>
        <w:t xml:space="preserve"> </w:t>
      </w:r>
      <w:r>
        <w:t>for</w:t>
      </w:r>
      <w:r>
        <w:rPr>
          <w:spacing w:val="-8"/>
        </w:rPr>
        <w:t xml:space="preserve"> </w:t>
      </w:r>
      <w:r>
        <w:t>new</w:t>
      </w:r>
      <w:r>
        <w:rPr>
          <w:spacing w:val="-8"/>
        </w:rPr>
        <w:t xml:space="preserve"> </w:t>
      </w:r>
      <w:r>
        <w:t>situations. These</w:t>
      </w:r>
      <w:r>
        <w:rPr>
          <w:spacing w:val="-8"/>
        </w:rPr>
        <w:t xml:space="preserve"> </w:t>
      </w:r>
      <w:r>
        <w:t>kinds</w:t>
      </w:r>
      <w:r>
        <w:rPr>
          <w:spacing w:val="-8"/>
        </w:rPr>
        <w:t xml:space="preserve"> </w:t>
      </w:r>
      <w:r>
        <w:t>of</w:t>
      </w:r>
      <w:r>
        <w:rPr>
          <w:spacing w:val="-8"/>
        </w:rPr>
        <w:t xml:space="preserve"> </w:t>
      </w:r>
      <w:r>
        <w:t>complex</w:t>
      </w:r>
      <w:r>
        <w:rPr>
          <w:spacing w:val="-8"/>
        </w:rPr>
        <w:t xml:space="preserve"> </w:t>
      </w:r>
      <w:r>
        <w:t>interactions,</w:t>
      </w:r>
      <w:r>
        <w:rPr>
          <w:spacing w:val="-8"/>
        </w:rPr>
        <w:t xml:space="preserve"> </w:t>
      </w:r>
      <w:r>
        <w:t>however,</w:t>
      </w:r>
      <w:r>
        <w:rPr>
          <w:spacing w:val="-8"/>
        </w:rPr>
        <w:t xml:space="preserve"> </w:t>
      </w:r>
      <w:r>
        <w:t>go</w:t>
      </w:r>
      <w:r>
        <w:rPr>
          <w:spacing w:val="-8"/>
        </w:rPr>
        <w:t xml:space="preserve"> </w:t>
      </w:r>
      <w:r>
        <w:t>well beyond</w:t>
      </w:r>
      <w:r>
        <w:rPr>
          <w:spacing w:val="-5"/>
        </w:rPr>
        <w:t xml:space="preserve"> </w:t>
      </w:r>
      <w:r>
        <w:t>the</w:t>
      </w:r>
      <w:r>
        <w:rPr>
          <w:spacing w:val="-5"/>
        </w:rPr>
        <w:t xml:space="preserve"> </w:t>
      </w:r>
      <w:r>
        <w:t>capabilities</w:t>
      </w:r>
      <w:r>
        <w:rPr>
          <w:spacing w:val="-5"/>
        </w:rPr>
        <w:t xml:space="preserve"> </w:t>
      </w:r>
      <w:r>
        <w:t>of</w:t>
      </w:r>
      <w:r>
        <w:rPr>
          <w:spacing w:val="-5"/>
        </w:rPr>
        <w:t xml:space="preserve"> </w:t>
      </w:r>
      <w:r>
        <w:t>the</w:t>
      </w:r>
      <w:r>
        <w:rPr>
          <w:spacing w:val="-5"/>
        </w:rPr>
        <w:t xml:space="preserve"> </w:t>
      </w:r>
      <w:r>
        <w:t>hippocampal</w:t>
      </w:r>
      <w:r>
        <w:rPr>
          <w:spacing w:val="-5"/>
        </w:rPr>
        <w:t xml:space="preserve"> </w:t>
      </w:r>
      <w:r>
        <w:t>circuit</w:t>
      </w:r>
      <w:r>
        <w:rPr>
          <w:spacing w:val="-5"/>
        </w:rPr>
        <w:t xml:space="preserve"> </w:t>
      </w:r>
      <w:r>
        <w:t>by</w:t>
      </w:r>
      <w:r>
        <w:rPr>
          <w:spacing w:val="-5"/>
        </w:rPr>
        <w:t xml:space="preserve"> </w:t>
      </w:r>
      <w:r>
        <w:t>itself,</w:t>
      </w:r>
      <w:r>
        <w:rPr>
          <w:spacing w:val="-5"/>
        </w:rPr>
        <w:t xml:space="preserve"> </w:t>
      </w:r>
      <w:r>
        <w:t>as</w:t>
      </w:r>
      <w:r>
        <w:rPr>
          <w:spacing w:val="-5"/>
        </w:rPr>
        <w:t xml:space="preserve"> </w:t>
      </w:r>
      <w:r>
        <w:t>captured</w:t>
      </w:r>
      <w:r>
        <w:rPr>
          <w:spacing w:val="-5"/>
        </w:rPr>
        <w:t xml:space="preserve"> </w:t>
      </w:r>
      <w:r>
        <w:t>in</w:t>
      </w:r>
      <w:r>
        <w:rPr>
          <w:spacing w:val="-5"/>
        </w:rPr>
        <w:t xml:space="preserve"> </w:t>
      </w:r>
      <w:r>
        <w:t>any</w:t>
      </w:r>
      <w:r>
        <w:rPr>
          <w:spacing w:val="-5"/>
        </w:rPr>
        <w:t xml:space="preserve"> </w:t>
      </w:r>
      <w:r>
        <w:t>implemented</w:t>
      </w:r>
      <w:r>
        <w:rPr>
          <w:spacing w:val="-5"/>
        </w:rPr>
        <w:t xml:space="preserve"> </w:t>
      </w:r>
      <w:r>
        <w:t xml:space="preserve">computational </w:t>
      </w:r>
      <w:r>
        <w:rPr>
          <w:spacing w:val="-2"/>
        </w:rPr>
        <w:t>model.</w:t>
      </w:r>
    </w:p>
    <w:p w14:paraId="457FB186" w14:textId="77777777" w:rsidR="00ED530C" w:rsidRDefault="00ED530C">
      <w:pPr>
        <w:spacing w:line="256" w:lineRule="auto"/>
        <w:jc w:val="both"/>
        <w:rPr>
          <w:del w:id="591" w:author="Author" w:date="2022-09-10T01:53:00Z"/>
        </w:rPr>
        <w:sectPr w:rsidR="00ED530C">
          <w:pgSz w:w="12240" w:h="15840"/>
          <w:pgMar w:top="1180" w:right="1320" w:bottom="280" w:left="1320" w:header="397" w:footer="0" w:gutter="0"/>
          <w:cols w:space="720"/>
        </w:sectPr>
      </w:pPr>
    </w:p>
    <w:p w14:paraId="68C71322" w14:textId="77777777" w:rsidR="00A529FC" w:rsidRDefault="00000000" w:rsidP="007576F6">
      <w:pPr>
        <w:pStyle w:val="Heading2"/>
        <w:spacing w:before="224"/>
      </w:pPr>
      <w:r>
        <w:t>Nonmonotonic</w:t>
      </w:r>
      <w:r>
        <w:rPr>
          <w:spacing w:val="-14"/>
        </w:rPr>
        <w:t xml:space="preserve"> </w:t>
      </w:r>
      <w:r>
        <w:t>Plasticity</w:t>
      </w:r>
      <w:r>
        <w:rPr>
          <w:spacing w:val="-14"/>
        </w:rPr>
        <w:t xml:space="preserve"> </w:t>
      </w:r>
      <w:r>
        <w:t>vs.</w:t>
      </w:r>
      <w:r>
        <w:rPr>
          <w:spacing w:val="-2"/>
        </w:rPr>
        <w:t xml:space="preserve"> </w:t>
      </w:r>
      <w:r>
        <w:t>Error-driven</w:t>
      </w:r>
      <w:r>
        <w:rPr>
          <w:spacing w:val="-14"/>
        </w:rPr>
        <w:t xml:space="preserve"> </w:t>
      </w:r>
      <w:r>
        <w:rPr>
          <w:spacing w:val="-2"/>
        </w:rPr>
        <w:t>Learning</w:t>
      </w:r>
    </w:p>
    <w:p w14:paraId="3835EC73" w14:textId="77777777" w:rsidR="00A529FC" w:rsidRDefault="00000000">
      <w:pPr>
        <w:pStyle w:val="BodyText"/>
        <w:spacing w:before="151" w:line="256" w:lineRule="auto"/>
        <w:ind w:left="120" w:right="119" w:firstLine="298"/>
        <w:jc w:val="both"/>
      </w:pPr>
      <w:r>
        <w:t>The</w:t>
      </w:r>
      <w:r>
        <w:rPr>
          <w:spacing w:val="-11"/>
        </w:rPr>
        <w:t xml:space="preserve"> </w:t>
      </w:r>
      <w:r>
        <w:t>temporal</w:t>
      </w:r>
      <w:r>
        <w:rPr>
          <w:spacing w:val="-11"/>
        </w:rPr>
        <w:t xml:space="preserve"> </w:t>
      </w:r>
      <w:r>
        <w:t>difference</w:t>
      </w:r>
      <w:r>
        <w:rPr>
          <w:spacing w:val="-11"/>
        </w:rPr>
        <w:t xml:space="preserve"> </w:t>
      </w:r>
      <w:r>
        <w:t>error</w:t>
      </w:r>
      <w:r>
        <w:rPr>
          <w:spacing w:val="-11"/>
        </w:rPr>
        <w:t xml:space="preserve"> </w:t>
      </w:r>
      <w:r>
        <w:t>signals</w:t>
      </w:r>
      <w:r>
        <w:rPr>
          <w:spacing w:val="-11"/>
        </w:rPr>
        <w:t xml:space="preserve"> </w:t>
      </w:r>
      <w:r>
        <w:t>that</w:t>
      </w:r>
      <w:r>
        <w:rPr>
          <w:spacing w:val="-11"/>
        </w:rPr>
        <w:t xml:space="preserve"> </w:t>
      </w:r>
      <w:r>
        <w:t>drive</w:t>
      </w:r>
      <w:r>
        <w:rPr>
          <w:spacing w:val="-11"/>
        </w:rPr>
        <w:t xml:space="preserve"> </w:t>
      </w:r>
      <w:r>
        <w:t>learning</w:t>
      </w:r>
      <w:r>
        <w:rPr>
          <w:spacing w:val="-11"/>
        </w:rPr>
        <w:t xml:space="preserve"> </w:t>
      </w:r>
      <w:r>
        <w:t>in</w:t>
      </w:r>
      <w:r>
        <w:rPr>
          <w:spacing w:val="-11"/>
        </w:rPr>
        <w:t xml:space="preserve"> </w:t>
      </w:r>
      <w:r>
        <w:t>our</w:t>
      </w:r>
      <w:r>
        <w:rPr>
          <w:spacing w:val="-11"/>
        </w:rPr>
        <w:t xml:space="preserve"> </w:t>
      </w:r>
      <w:r>
        <w:t>model</w:t>
      </w:r>
      <w:r>
        <w:rPr>
          <w:spacing w:val="-11"/>
        </w:rPr>
        <w:t xml:space="preserve"> </w:t>
      </w:r>
      <w:r>
        <w:t>can</w:t>
      </w:r>
      <w:r>
        <w:rPr>
          <w:spacing w:val="-11"/>
        </w:rPr>
        <w:t xml:space="preserve"> </w:t>
      </w:r>
      <w:r>
        <w:t>be</w:t>
      </w:r>
      <w:r>
        <w:rPr>
          <w:spacing w:val="-11"/>
        </w:rPr>
        <w:t xml:space="preserve"> </w:t>
      </w:r>
      <w:r>
        <w:t>related</w:t>
      </w:r>
      <w:r>
        <w:rPr>
          <w:spacing w:val="-11"/>
        </w:rPr>
        <w:t xml:space="preserve"> </w:t>
      </w:r>
      <w:r>
        <w:t>to</w:t>
      </w:r>
      <w:r>
        <w:rPr>
          <w:spacing w:val="-11"/>
        </w:rPr>
        <w:t xml:space="preserve"> </w:t>
      </w:r>
      <w:r>
        <w:t>the</w:t>
      </w:r>
      <w:r>
        <w:rPr>
          <w:spacing w:val="-11"/>
        </w:rPr>
        <w:t xml:space="preserve"> </w:t>
      </w:r>
      <w:r>
        <w:t>neural</w:t>
      </w:r>
      <w:r>
        <w:rPr>
          <w:spacing w:val="-11"/>
        </w:rPr>
        <w:t xml:space="preserve"> </w:t>
      </w:r>
      <w:r>
        <w:t>activa- tion</w:t>
      </w:r>
      <w:r>
        <w:rPr>
          <w:spacing w:val="-1"/>
        </w:rPr>
        <w:t xml:space="preserve"> </w:t>
      </w:r>
      <w:r>
        <w:t>signals</w:t>
      </w:r>
      <w:r>
        <w:rPr>
          <w:spacing w:val="-1"/>
        </w:rPr>
        <w:t xml:space="preserve"> </w:t>
      </w:r>
      <w:r>
        <w:t>that</w:t>
      </w:r>
      <w:r>
        <w:rPr>
          <w:spacing w:val="-1"/>
        </w:rPr>
        <w:t xml:space="preserve"> </w:t>
      </w:r>
      <w:r>
        <w:t>drive</w:t>
      </w:r>
      <w:r>
        <w:rPr>
          <w:spacing w:val="-1"/>
        </w:rPr>
        <w:t xml:space="preserve"> </w:t>
      </w:r>
      <w:r>
        <w:t>nonmonotonic</w:t>
      </w:r>
      <w:r>
        <w:rPr>
          <w:spacing w:val="-1"/>
        </w:rPr>
        <w:t xml:space="preserve"> </w:t>
      </w:r>
      <w:r>
        <w:t>plasticity</w:t>
      </w:r>
      <w:r>
        <w:rPr>
          <w:spacing w:val="-1"/>
        </w:rPr>
        <w:t xml:space="preserve"> </w:t>
      </w:r>
      <w:r>
        <w:t>(NMP)</w:t>
      </w:r>
      <w:r>
        <w:rPr>
          <w:spacing w:val="-1"/>
        </w:rPr>
        <w:t xml:space="preserve"> </w:t>
      </w:r>
      <w:r>
        <w:t>learning</w:t>
      </w:r>
      <w:r>
        <w:rPr>
          <w:spacing w:val="-1"/>
        </w:rPr>
        <w:t xml:space="preserve"> </w:t>
      </w:r>
      <w:r>
        <w:t>dynamics</w:t>
      </w:r>
      <w:r>
        <w:rPr>
          <w:spacing w:val="-1"/>
        </w:rPr>
        <w:t xml:space="preserve"> </w:t>
      </w:r>
      <w:r>
        <w:t>as</w:t>
      </w:r>
      <w:r>
        <w:rPr>
          <w:spacing w:val="-1"/>
        </w:rPr>
        <w:t xml:space="preserve"> </w:t>
      </w:r>
      <w:r>
        <w:t>explored</w:t>
      </w:r>
      <w:r>
        <w:rPr>
          <w:spacing w:val="-1"/>
        </w:rPr>
        <w:t xml:space="preserve"> </w:t>
      </w:r>
      <w:r>
        <w:t>by</w:t>
      </w:r>
      <w:r>
        <w:rPr>
          <w:spacing w:val="-1"/>
        </w:rPr>
        <w:t xml:space="preserve"> </w:t>
      </w:r>
      <w:r>
        <w:t>Norman</w:t>
      </w:r>
      <w:r>
        <w:rPr>
          <w:spacing w:val="-1"/>
        </w:rPr>
        <w:t xml:space="preserve"> </w:t>
      </w:r>
      <w:r>
        <w:t>and</w:t>
      </w:r>
      <w:r>
        <w:rPr>
          <w:spacing w:val="-1"/>
        </w:rPr>
        <w:t xml:space="preserve"> </w:t>
      </w:r>
      <w:r>
        <w:t>col- leagues</w:t>
      </w:r>
      <w:r>
        <w:rPr>
          <w:spacing w:val="-7"/>
        </w:rPr>
        <w:t xml:space="preserve"> </w:t>
      </w:r>
      <w:r>
        <w:t>(Ritvo,</w:t>
      </w:r>
      <w:r>
        <w:rPr>
          <w:spacing w:val="-6"/>
        </w:rPr>
        <w:t xml:space="preserve"> </w:t>
      </w:r>
      <w:r>
        <w:t>Turk-Browne,</w:t>
      </w:r>
      <w:r>
        <w:rPr>
          <w:spacing w:val="-7"/>
        </w:rPr>
        <w:t xml:space="preserve"> </w:t>
      </w:r>
      <w:r>
        <w:t>&amp;</w:t>
      </w:r>
      <w:r>
        <w:rPr>
          <w:spacing w:val="-7"/>
        </w:rPr>
        <w:t xml:space="preserve"> </w:t>
      </w:r>
      <w:r>
        <w:t>Norman,</w:t>
      </w:r>
      <w:r>
        <w:rPr>
          <w:spacing w:val="-7"/>
        </w:rPr>
        <w:t xml:space="preserve"> </w:t>
      </w:r>
      <w:r>
        <w:t>2019).</w:t>
      </w:r>
      <w:r>
        <w:rPr>
          <w:spacing w:val="14"/>
        </w:rPr>
        <w:t xml:space="preserve"> </w:t>
      </w:r>
      <w:r>
        <w:t>Specifically,</w:t>
      </w:r>
      <w:r>
        <w:rPr>
          <w:spacing w:val="-6"/>
        </w:rPr>
        <w:t xml:space="preserve"> </w:t>
      </w:r>
      <w:r>
        <w:t>the</w:t>
      </w:r>
      <w:r>
        <w:rPr>
          <w:spacing w:val="-7"/>
        </w:rPr>
        <w:t xml:space="preserve"> </w:t>
      </w:r>
      <w:r>
        <w:t>nonmonotonic</w:t>
      </w:r>
      <w:r>
        <w:rPr>
          <w:spacing w:val="-7"/>
        </w:rPr>
        <w:t xml:space="preserve"> </w:t>
      </w:r>
      <w:r>
        <w:t>plasticity</w:t>
      </w:r>
      <w:r>
        <w:rPr>
          <w:spacing w:val="-7"/>
        </w:rPr>
        <w:t xml:space="preserve"> </w:t>
      </w:r>
      <w:r>
        <w:t>function</w:t>
      </w:r>
      <w:r>
        <w:rPr>
          <w:spacing w:val="-7"/>
        </w:rPr>
        <w:t xml:space="preserve"> </w:t>
      </w:r>
      <w:r>
        <w:t xml:space="preserve">drives </w:t>
      </w:r>
      <w:r>
        <w:rPr>
          <w:spacing w:val="-2"/>
        </w:rPr>
        <w:t>LTD</w:t>
      </w:r>
      <w:r>
        <w:rPr>
          <w:spacing w:val="-9"/>
        </w:rPr>
        <w:t xml:space="preserve"> </w:t>
      </w:r>
      <w:r>
        <w:rPr>
          <w:spacing w:val="-2"/>
        </w:rPr>
        <w:t>when</w:t>
      </w:r>
      <w:r>
        <w:rPr>
          <w:spacing w:val="-9"/>
        </w:rPr>
        <w:t xml:space="preserve"> </w:t>
      </w:r>
      <w:r>
        <w:rPr>
          <w:spacing w:val="-2"/>
        </w:rPr>
        <w:t>activations</w:t>
      </w:r>
      <w:r>
        <w:rPr>
          <w:spacing w:val="-9"/>
        </w:rPr>
        <w:t xml:space="preserve"> </w:t>
      </w:r>
      <w:r>
        <w:rPr>
          <w:spacing w:val="-2"/>
        </w:rPr>
        <w:t>are</w:t>
      </w:r>
      <w:r>
        <w:rPr>
          <w:spacing w:val="-9"/>
        </w:rPr>
        <w:t xml:space="preserve"> </w:t>
      </w:r>
      <w:r>
        <w:rPr>
          <w:spacing w:val="-2"/>
        </w:rPr>
        <w:t>at</w:t>
      </w:r>
      <w:r>
        <w:rPr>
          <w:spacing w:val="-9"/>
        </w:rPr>
        <w:t xml:space="preserve"> </w:t>
      </w:r>
      <w:r>
        <w:rPr>
          <w:spacing w:val="-2"/>
        </w:rPr>
        <w:t>a</w:t>
      </w:r>
      <w:r>
        <w:rPr>
          <w:spacing w:val="-9"/>
        </w:rPr>
        <w:t xml:space="preserve"> </w:t>
      </w:r>
      <w:r>
        <w:rPr>
          <w:spacing w:val="-2"/>
        </w:rPr>
        <w:t>middling,</w:t>
      </w:r>
      <w:r>
        <w:rPr>
          <w:spacing w:val="-7"/>
        </w:rPr>
        <w:t xml:space="preserve"> </w:t>
      </w:r>
      <w:r>
        <w:rPr>
          <w:spacing w:val="-2"/>
        </w:rPr>
        <w:t>above-zero</w:t>
      </w:r>
      <w:r>
        <w:rPr>
          <w:spacing w:val="-9"/>
        </w:rPr>
        <w:t xml:space="preserve"> </w:t>
      </w:r>
      <w:r>
        <w:rPr>
          <w:spacing w:val="-2"/>
        </w:rPr>
        <w:t>level,</w:t>
      </w:r>
      <w:r>
        <w:rPr>
          <w:spacing w:val="-7"/>
        </w:rPr>
        <w:t xml:space="preserve"> </w:t>
      </w:r>
      <w:r>
        <w:rPr>
          <w:spacing w:val="-2"/>
        </w:rPr>
        <w:t>while</w:t>
      </w:r>
      <w:r>
        <w:rPr>
          <w:spacing w:val="-9"/>
        </w:rPr>
        <w:t xml:space="preserve"> </w:t>
      </w:r>
      <w:r>
        <w:rPr>
          <w:spacing w:val="-2"/>
        </w:rPr>
        <w:t>LTP</w:t>
      </w:r>
      <w:r>
        <w:rPr>
          <w:spacing w:val="-9"/>
        </w:rPr>
        <w:t xml:space="preserve"> </w:t>
      </w:r>
      <w:r>
        <w:rPr>
          <w:spacing w:val="-2"/>
        </w:rPr>
        <w:t>occurs</w:t>
      </w:r>
      <w:r>
        <w:rPr>
          <w:spacing w:val="-9"/>
        </w:rPr>
        <w:t xml:space="preserve"> </w:t>
      </w:r>
      <w:r>
        <w:rPr>
          <w:spacing w:val="-2"/>
        </w:rPr>
        <w:t>for</w:t>
      </w:r>
      <w:r>
        <w:rPr>
          <w:spacing w:val="-9"/>
        </w:rPr>
        <w:t xml:space="preserve"> </w:t>
      </w:r>
      <w:r>
        <w:rPr>
          <w:spacing w:val="-2"/>
        </w:rPr>
        <w:t>more</w:t>
      </w:r>
      <w:r>
        <w:rPr>
          <w:spacing w:val="-9"/>
        </w:rPr>
        <w:t xml:space="preserve"> </w:t>
      </w:r>
      <w:r>
        <w:rPr>
          <w:spacing w:val="-2"/>
        </w:rPr>
        <w:t>strongly</w:t>
      </w:r>
      <w:r>
        <w:rPr>
          <w:spacing w:val="-9"/>
        </w:rPr>
        <w:t xml:space="preserve"> </w:t>
      </w:r>
      <w:r>
        <w:rPr>
          <w:spacing w:val="-2"/>
        </w:rPr>
        <w:t>activated</w:t>
      </w:r>
      <w:r>
        <w:rPr>
          <w:spacing w:val="-9"/>
        </w:rPr>
        <w:t xml:space="preserve"> </w:t>
      </w:r>
      <w:r>
        <w:rPr>
          <w:spacing w:val="-2"/>
        </w:rPr>
        <w:t xml:space="preserve">neu- </w:t>
      </w:r>
      <w:r>
        <w:t>rons. This</w:t>
      </w:r>
      <w:r>
        <w:rPr>
          <w:spacing w:val="-13"/>
        </w:rPr>
        <w:t xml:space="preserve"> </w:t>
      </w:r>
      <w:r>
        <w:t>is</w:t>
      </w:r>
      <w:r>
        <w:rPr>
          <w:spacing w:val="-13"/>
        </w:rPr>
        <w:t xml:space="preserve"> </w:t>
      </w:r>
      <w:r>
        <w:t>the</w:t>
      </w:r>
      <w:r>
        <w:rPr>
          <w:spacing w:val="-13"/>
        </w:rPr>
        <w:t xml:space="preserve"> </w:t>
      </w:r>
      <w:r>
        <w:t>same</w:t>
      </w:r>
      <w:r>
        <w:rPr>
          <w:spacing w:val="-13"/>
        </w:rPr>
        <w:t xml:space="preserve"> </w:t>
      </w:r>
      <w:r>
        <w:t>underlying</w:t>
      </w:r>
      <w:r>
        <w:rPr>
          <w:spacing w:val="-13"/>
        </w:rPr>
        <w:t xml:space="preserve"> </w:t>
      </w:r>
      <w:r>
        <w:t>learning</w:t>
      </w:r>
      <w:r>
        <w:rPr>
          <w:spacing w:val="-13"/>
        </w:rPr>
        <w:t xml:space="preserve"> </w:t>
      </w:r>
      <w:r>
        <w:t>function</w:t>
      </w:r>
      <w:r>
        <w:rPr>
          <w:spacing w:val="-13"/>
        </w:rPr>
        <w:t xml:space="preserve"> </w:t>
      </w:r>
      <w:r>
        <w:t>that</w:t>
      </w:r>
      <w:r>
        <w:rPr>
          <w:spacing w:val="-13"/>
        </w:rPr>
        <w:t xml:space="preserve"> </w:t>
      </w:r>
      <w:r>
        <w:t>we</w:t>
      </w:r>
      <w:r>
        <w:rPr>
          <w:spacing w:val="-13"/>
        </w:rPr>
        <w:t xml:space="preserve"> </w:t>
      </w:r>
      <w:r>
        <w:t>use</w:t>
      </w:r>
      <w:r>
        <w:rPr>
          <w:spacing w:val="-13"/>
        </w:rPr>
        <w:t xml:space="preserve"> </w:t>
      </w:r>
      <w:r>
        <w:t>in</w:t>
      </w:r>
      <w:r>
        <w:rPr>
          <w:spacing w:val="-13"/>
        </w:rPr>
        <w:t xml:space="preserve"> </w:t>
      </w:r>
      <w:r>
        <w:t>our</w:t>
      </w:r>
      <w:r>
        <w:rPr>
          <w:spacing w:val="-13"/>
        </w:rPr>
        <w:t xml:space="preserve"> </w:t>
      </w:r>
      <w:r>
        <w:t>error-driven</w:t>
      </w:r>
      <w:r>
        <w:rPr>
          <w:spacing w:val="-13"/>
        </w:rPr>
        <w:t xml:space="preserve"> </w:t>
      </w:r>
      <w:r>
        <w:t>learning</w:t>
      </w:r>
      <w:r>
        <w:rPr>
          <w:spacing w:val="-13"/>
        </w:rPr>
        <w:t xml:space="preserve"> </w:t>
      </w:r>
      <w:r>
        <w:t>model</w:t>
      </w:r>
      <w:r>
        <w:rPr>
          <w:spacing w:val="-13"/>
        </w:rPr>
        <w:t xml:space="preserve"> </w:t>
      </w:r>
      <w:r>
        <w:t>(O’Reilly et</w:t>
      </w:r>
      <w:r>
        <w:rPr>
          <w:spacing w:val="-4"/>
        </w:rPr>
        <w:t xml:space="preserve"> </w:t>
      </w:r>
      <w:r>
        <w:t>al.,</w:t>
      </w:r>
      <w:r>
        <w:rPr>
          <w:spacing w:val="-4"/>
        </w:rPr>
        <w:t xml:space="preserve"> </w:t>
      </w:r>
      <w:r>
        <w:t>2012),</w:t>
      </w:r>
      <w:r>
        <w:rPr>
          <w:spacing w:val="-3"/>
        </w:rPr>
        <w:t xml:space="preserve"> </w:t>
      </w:r>
      <w:r>
        <w:t>and</w:t>
      </w:r>
      <w:r>
        <w:rPr>
          <w:spacing w:val="-4"/>
        </w:rPr>
        <w:t xml:space="preserve"> </w:t>
      </w:r>
      <w:r>
        <w:t>thus</w:t>
      </w:r>
      <w:r>
        <w:rPr>
          <w:spacing w:val="-4"/>
        </w:rPr>
        <w:t xml:space="preserve"> </w:t>
      </w:r>
      <w:r>
        <w:t>it</w:t>
      </w:r>
      <w:r>
        <w:rPr>
          <w:spacing w:val="-4"/>
        </w:rPr>
        <w:t xml:space="preserve"> </w:t>
      </w:r>
      <w:r>
        <w:t>can</w:t>
      </w:r>
      <w:r>
        <w:rPr>
          <w:spacing w:val="-4"/>
        </w:rPr>
        <w:t xml:space="preserve"> </w:t>
      </w:r>
      <w:r>
        <w:t>be</w:t>
      </w:r>
      <w:r>
        <w:rPr>
          <w:spacing w:val="-4"/>
        </w:rPr>
        <w:t xml:space="preserve"> </w:t>
      </w:r>
      <w:r>
        <w:t>difficult</w:t>
      </w:r>
      <w:r>
        <w:rPr>
          <w:spacing w:val="-4"/>
        </w:rPr>
        <w:t xml:space="preserve"> </w:t>
      </w:r>
      <w:r>
        <w:t>to</w:t>
      </w:r>
      <w:r>
        <w:rPr>
          <w:spacing w:val="-4"/>
        </w:rPr>
        <w:t xml:space="preserve"> </w:t>
      </w:r>
      <w:r>
        <w:t>strongly</w:t>
      </w:r>
      <w:r>
        <w:rPr>
          <w:spacing w:val="-4"/>
        </w:rPr>
        <w:t xml:space="preserve"> </w:t>
      </w:r>
      <w:r>
        <w:t>distinguish</w:t>
      </w:r>
      <w:r>
        <w:rPr>
          <w:spacing w:val="-4"/>
        </w:rPr>
        <w:t xml:space="preserve"> </w:t>
      </w:r>
      <w:r>
        <w:t>the</w:t>
      </w:r>
      <w:r>
        <w:rPr>
          <w:spacing w:val="-4"/>
        </w:rPr>
        <w:t xml:space="preserve"> </w:t>
      </w:r>
      <w:r>
        <w:t>predictions</w:t>
      </w:r>
      <w:r>
        <w:rPr>
          <w:spacing w:val="-4"/>
        </w:rPr>
        <w:t xml:space="preserve"> </w:t>
      </w:r>
      <w:r>
        <w:t>of</w:t>
      </w:r>
      <w:r>
        <w:rPr>
          <w:spacing w:val="-4"/>
        </w:rPr>
        <w:t xml:space="preserve"> </w:t>
      </w:r>
      <w:r>
        <w:t>these</w:t>
      </w:r>
      <w:r>
        <w:rPr>
          <w:spacing w:val="-4"/>
        </w:rPr>
        <w:t xml:space="preserve"> </w:t>
      </w:r>
      <w:r>
        <w:t>two</w:t>
      </w:r>
      <w:r>
        <w:rPr>
          <w:spacing w:val="-4"/>
        </w:rPr>
        <w:t xml:space="preserve"> </w:t>
      </w:r>
      <w:r>
        <w:t>models.</w:t>
      </w:r>
      <w:r>
        <w:rPr>
          <w:spacing w:val="15"/>
        </w:rPr>
        <w:t xml:space="preserve"> </w:t>
      </w:r>
      <w:r>
        <w:t>In</w:t>
      </w:r>
      <w:r>
        <w:rPr>
          <w:spacing w:val="-4"/>
        </w:rPr>
        <w:t xml:space="preserve"> </w:t>
      </w:r>
      <w:r>
        <w:t>par- ticular,</w:t>
      </w:r>
      <w:r>
        <w:rPr>
          <w:spacing w:val="-14"/>
        </w:rPr>
        <w:t xml:space="preserve"> </w:t>
      </w:r>
      <w:r>
        <w:t>the</w:t>
      </w:r>
      <w:r>
        <w:rPr>
          <w:spacing w:val="-12"/>
        </w:rPr>
        <w:t xml:space="preserve"> </w:t>
      </w:r>
      <w:r>
        <w:t>conditions</w:t>
      </w:r>
      <w:r>
        <w:rPr>
          <w:spacing w:val="-12"/>
        </w:rPr>
        <w:t xml:space="preserve"> </w:t>
      </w:r>
      <w:r>
        <w:t>under</w:t>
      </w:r>
      <w:r>
        <w:rPr>
          <w:spacing w:val="-12"/>
        </w:rPr>
        <w:t xml:space="preserve"> </w:t>
      </w:r>
      <w:r>
        <w:t>which</w:t>
      </w:r>
      <w:r>
        <w:rPr>
          <w:spacing w:val="-12"/>
        </w:rPr>
        <w:t xml:space="preserve"> </w:t>
      </w:r>
      <w:r>
        <w:t>errors</w:t>
      </w:r>
      <w:r>
        <w:rPr>
          <w:spacing w:val="-12"/>
        </w:rPr>
        <w:t xml:space="preserve"> </w:t>
      </w:r>
      <w:r>
        <w:t>drive</w:t>
      </w:r>
      <w:r>
        <w:rPr>
          <w:spacing w:val="-12"/>
        </w:rPr>
        <w:t xml:space="preserve"> </w:t>
      </w:r>
      <w:r>
        <w:t>LTD</w:t>
      </w:r>
      <w:r>
        <w:rPr>
          <w:spacing w:val="-12"/>
        </w:rPr>
        <w:t xml:space="preserve"> </w:t>
      </w:r>
      <w:r>
        <w:t>in</w:t>
      </w:r>
      <w:r>
        <w:rPr>
          <w:spacing w:val="-12"/>
        </w:rPr>
        <w:t xml:space="preserve"> </w:t>
      </w:r>
      <w:r>
        <w:t>our</w:t>
      </w:r>
      <w:r>
        <w:rPr>
          <w:spacing w:val="-12"/>
        </w:rPr>
        <w:t xml:space="preserve"> </w:t>
      </w:r>
      <w:r>
        <w:t>model</w:t>
      </w:r>
      <w:r>
        <w:rPr>
          <w:spacing w:val="-12"/>
        </w:rPr>
        <w:t xml:space="preserve"> </w:t>
      </w:r>
      <w:r>
        <w:t>can</w:t>
      </w:r>
      <w:r>
        <w:rPr>
          <w:spacing w:val="-12"/>
        </w:rPr>
        <w:t xml:space="preserve"> </w:t>
      </w:r>
      <w:r>
        <w:t>be</w:t>
      </w:r>
      <w:r>
        <w:rPr>
          <w:spacing w:val="-12"/>
        </w:rPr>
        <w:t xml:space="preserve"> </w:t>
      </w:r>
      <w:r>
        <w:t>construed</w:t>
      </w:r>
      <w:r>
        <w:rPr>
          <w:spacing w:val="-12"/>
        </w:rPr>
        <w:t xml:space="preserve"> </w:t>
      </w:r>
      <w:r>
        <w:t>as</w:t>
      </w:r>
      <w:r>
        <w:rPr>
          <w:spacing w:val="-12"/>
        </w:rPr>
        <w:t xml:space="preserve"> </w:t>
      </w:r>
      <w:r>
        <w:t>being</w:t>
      </w:r>
      <w:r>
        <w:rPr>
          <w:spacing w:val="-12"/>
        </w:rPr>
        <w:t xml:space="preserve"> </w:t>
      </w:r>
      <w:r>
        <w:t>within</w:t>
      </w:r>
      <w:r>
        <w:rPr>
          <w:spacing w:val="-12"/>
        </w:rPr>
        <w:t xml:space="preserve"> </w:t>
      </w:r>
      <w:r>
        <w:t>the</w:t>
      </w:r>
      <w:r>
        <w:rPr>
          <w:spacing w:val="-12"/>
        </w:rPr>
        <w:t xml:space="preserve"> </w:t>
      </w:r>
      <w:r>
        <w:t>LTD range of the nonmonotonic plasticity function, under various additional assumptions.</w:t>
      </w:r>
      <w:r>
        <w:rPr>
          <w:spacing w:val="38"/>
        </w:rPr>
        <w:t xml:space="preserve"> </w:t>
      </w:r>
      <w:r>
        <w:t>However, the NMP models have not been implemented within the context of a full hippocampal circuit, and it is unclear how those models might actually perform in specific conditions.</w:t>
      </w:r>
    </w:p>
    <w:p w14:paraId="07BCBD3D" w14:textId="77777777" w:rsidR="00A529FC" w:rsidRDefault="00000000" w:rsidP="007576F6">
      <w:pPr>
        <w:pStyle w:val="Heading2"/>
        <w:spacing w:before="225"/>
      </w:pPr>
      <w:r>
        <w:t>Novel</w:t>
      </w:r>
      <w:r>
        <w:rPr>
          <w:spacing w:val="-10"/>
        </w:rPr>
        <w:t xml:space="preserve"> </w:t>
      </w:r>
      <w:r>
        <w:rPr>
          <w:spacing w:val="-2"/>
        </w:rPr>
        <w:t>Predictions</w:t>
      </w:r>
    </w:p>
    <w:p w14:paraId="6EB48F3F" w14:textId="77777777" w:rsidR="00A529FC" w:rsidRDefault="00000000" w:rsidP="007576F6">
      <w:pPr>
        <w:pStyle w:val="BodyText"/>
        <w:spacing w:before="152" w:line="256" w:lineRule="auto"/>
        <w:ind w:left="120" w:right="118" w:firstLine="298"/>
        <w:jc w:val="both"/>
      </w:pPr>
      <w:r>
        <w:t>There</w:t>
      </w:r>
      <w:r>
        <w:rPr>
          <w:spacing w:val="-16"/>
        </w:rPr>
        <w:t xml:space="preserve"> </w:t>
      </w:r>
      <w:r>
        <w:t>are</w:t>
      </w:r>
      <w:r>
        <w:rPr>
          <w:spacing w:val="-14"/>
        </w:rPr>
        <w:t xml:space="preserve"> </w:t>
      </w:r>
      <w:r>
        <w:t>several</w:t>
      </w:r>
      <w:r>
        <w:rPr>
          <w:spacing w:val="-14"/>
        </w:rPr>
        <w:t xml:space="preserve"> </w:t>
      </w:r>
      <w:r>
        <w:t>novel,</w:t>
      </w:r>
      <w:r>
        <w:rPr>
          <w:spacing w:val="-13"/>
        </w:rPr>
        <w:t xml:space="preserve"> </w:t>
      </w:r>
      <w:r>
        <w:t>testable</w:t>
      </w:r>
      <w:r>
        <w:rPr>
          <w:spacing w:val="-14"/>
        </w:rPr>
        <w:t xml:space="preserve"> </w:t>
      </w:r>
      <w:r>
        <w:t>predictions</w:t>
      </w:r>
      <w:r>
        <w:rPr>
          <w:spacing w:val="-14"/>
        </w:rPr>
        <w:t xml:space="preserve"> </w:t>
      </w:r>
      <w:r>
        <w:t>from</w:t>
      </w:r>
      <w:r>
        <w:rPr>
          <w:spacing w:val="-14"/>
        </w:rPr>
        <w:t xml:space="preserve"> </w:t>
      </w:r>
      <w:r>
        <w:t>our</w:t>
      </w:r>
      <w:r>
        <w:rPr>
          <w:spacing w:val="-13"/>
        </w:rPr>
        <w:t xml:space="preserve"> </w:t>
      </w:r>
      <w:r>
        <w:t>model</w:t>
      </w:r>
      <w:r>
        <w:rPr>
          <w:spacing w:val="-14"/>
        </w:rPr>
        <w:t xml:space="preserve"> </w:t>
      </w:r>
      <w:r>
        <w:t>that</w:t>
      </w:r>
      <w:r>
        <w:rPr>
          <w:spacing w:val="-14"/>
        </w:rPr>
        <w:t xml:space="preserve"> </w:t>
      </w:r>
      <w:r>
        <w:t>can</w:t>
      </w:r>
      <w:r>
        <w:rPr>
          <w:spacing w:val="-14"/>
        </w:rPr>
        <w:t xml:space="preserve"> </w:t>
      </w:r>
      <w:r>
        <w:t>distinguish</w:t>
      </w:r>
      <w:r>
        <w:rPr>
          <w:spacing w:val="-13"/>
        </w:rPr>
        <w:t xml:space="preserve"> </w:t>
      </w:r>
      <w:r>
        <w:t>it</w:t>
      </w:r>
      <w:r>
        <w:rPr>
          <w:spacing w:val="-14"/>
        </w:rPr>
        <w:t xml:space="preserve"> </w:t>
      </w:r>
      <w:r>
        <w:t>from</w:t>
      </w:r>
      <w:r>
        <w:rPr>
          <w:spacing w:val="-14"/>
        </w:rPr>
        <w:t xml:space="preserve"> </w:t>
      </w:r>
      <w:r>
        <w:t>a</w:t>
      </w:r>
      <w:r>
        <w:rPr>
          <w:spacing w:val="-14"/>
        </w:rPr>
        <w:t xml:space="preserve"> </w:t>
      </w:r>
      <w:r>
        <w:t>more</w:t>
      </w:r>
      <w:r>
        <w:rPr>
          <w:spacing w:val="-13"/>
        </w:rPr>
        <w:t xml:space="preserve"> </w:t>
      </w:r>
      <w:r>
        <w:t>Hebbian- based model:</w:t>
      </w:r>
    </w:p>
    <w:p w14:paraId="1FE845AC" w14:textId="77777777" w:rsidR="00A529FC" w:rsidRPr="007576F6" w:rsidRDefault="00A529FC" w:rsidP="007576F6">
      <w:pPr>
        <w:pStyle w:val="BodyText"/>
        <w:spacing w:before="5"/>
      </w:pPr>
    </w:p>
    <w:p w14:paraId="2CC58C9C" w14:textId="77777777" w:rsidR="00A529FC" w:rsidRDefault="00000000" w:rsidP="007576F6">
      <w:pPr>
        <w:pStyle w:val="ListParagraph"/>
        <w:numPr>
          <w:ilvl w:val="0"/>
          <w:numId w:val="2"/>
        </w:numPr>
        <w:tabs>
          <w:tab w:val="left" w:pos="666"/>
        </w:tabs>
        <w:spacing w:line="256" w:lineRule="auto"/>
        <w:ind w:right="117"/>
        <w:jc w:val="both"/>
      </w:pPr>
      <w:r>
        <w:t>As shown in Figure 5, the error-driven learning in area CA3 serves to drive pattern separation over time among otherwise similar representations, whereas the Hebbian version of the model showed increasing</w:t>
      </w:r>
      <w:r>
        <w:rPr>
          <w:spacing w:val="-12"/>
        </w:rPr>
        <w:t xml:space="preserve"> </w:t>
      </w:r>
      <w:r>
        <w:t>patterns</w:t>
      </w:r>
      <w:r>
        <w:rPr>
          <w:spacing w:val="-12"/>
        </w:rPr>
        <w:t xml:space="preserve"> </w:t>
      </w:r>
      <w:r>
        <w:t>similarity</w:t>
      </w:r>
      <w:r>
        <w:rPr>
          <w:spacing w:val="-12"/>
        </w:rPr>
        <w:t xml:space="preserve"> </w:t>
      </w:r>
      <w:r>
        <w:t>over</w:t>
      </w:r>
      <w:r>
        <w:rPr>
          <w:spacing w:val="-12"/>
        </w:rPr>
        <w:t xml:space="preserve"> </w:t>
      </w:r>
      <w:r>
        <w:t>learning.</w:t>
      </w:r>
      <w:r>
        <w:rPr>
          <w:spacing w:val="-1"/>
        </w:rPr>
        <w:t xml:space="preserve"> </w:t>
      </w:r>
      <w:r>
        <w:t>Thus,</w:t>
      </w:r>
      <w:r>
        <w:rPr>
          <w:spacing w:val="-11"/>
        </w:rPr>
        <w:t xml:space="preserve"> </w:t>
      </w:r>
      <w:r>
        <w:t>experiments</w:t>
      </w:r>
      <w:r>
        <w:rPr>
          <w:spacing w:val="-12"/>
        </w:rPr>
        <w:t xml:space="preserve"> </w:t>
      </w:r>
      <w:r>
        <w:t>that</w:t>
      </w:r>
      <w:r>
        <w:rPr>
          <w:spacing w:val="-12"/>
        </w:rPr>
        <w:t xml:space="preserve"> </w:t>
      </w:r>
      <w:r>
        <w:t>track</w:t>
      </w:r>
      <w:r>
        <w:rPr>
          <w:spacing w:val="-12"/>
        </w:rPr>
        <w:t xml:space="preserve"> </w:t>
      </w:r>
      <w:r>
        <w:t>the</w:t>
      </w:r>
      <w:r>
        <w:rPr>
          <w:spacing w:val="-12"/>
        </w:rPr>
        <w:t xml:space="preserve"> </w:t>
      </w:r>
      <w:r>
        <w:t>progression</w:t>
      </w:r>
      <w:r>
        <w:rPr>
          <w:spacing w:val="-12"/>
        </w:rPr>
        <w:t xml:space="preserve"> </w:t>
      </w:r>
      <w:r>
        <w:t>of</w:t>
      </w:r>
      <w:r>
        <w:rPr>
          <w:spacing w:val="-12"/>
        </w:rPr>
        <w:t xml:space="preserve"> </w:t>
      </w:r>
      <w:r>
        <w:t>represen- tational similarity over the course of learning could distinguish these two patterns.</w:t>
      </w:r>
    </w:p>
    <w:p w14:paraId="31B00E32" w14:textId="77777777" w:rsidR="00A529FC" w:rsidRDefault="00000000" w:rsidP="007576F6">
      <w:pPr>
        <w:pStyle w:val="ListParagraph"/>
        <w:numPr>
          <w:ilvl w:val="0"/>
          <w:numId w:val="2"/>
        </w:numPr>
        <w:tabs>
          <w:tab w:val="left" w:pos="666"/>
        </w:tabs>
        <w:spacing w:before="188" w:line="175" w:lineRule="auto"/>
        <w:ind w:right="117"/>
        <w:jc w:val="both"/>
      </w:pPr>
      <w:r>
        <w:t xml:space="preserve">By experimentally canceling the temporal difference of DG </w:t>
      </w:r>
      <w:r>
        <w:rPr>
          <w:rFonts w:ascii="Meiryo" w:hAnsi="Meiryo"/>
          <w:i/>
        </w:rPr>
        <w:t xml:space="preserve">→ </w:t>
      </w:r>
      <w:r>
        <w:t xml:space="preserve">CA3 and ECin </w:t>
      </w:r>
      <w:r>
        <w:rPr>
          <w:rFonts w:ascii="Meiryo" w:hAnsi="Meiryo"/>
          <w:i/>
        </w:rPr>
        <w:t xml:space="preserve">→ </w:t>
      </w:r>
      <w:r>
        <w:t>CA3, learning might still be preserved but impaired to a large extent.</w:t>
      </w:r>
      <w:r>
        <w:rPr>
          <w:spacing w:val="40"/>
        </w:rPr>
        <w:t xml:space="preserve"> </w:t>
      </w:r>
      <w:r>
        <w:t>Similarly,</w:t>
      </w:r>
      <w:r>
        <w:rPr>
          <w:spacing w:val="13"/>
        </w:rPr>
        <w:t xml:space="preserve"> </w:t>
      </w:r>
      <w:r>
        <w:t>CA1 error-driven learning (Ketz</w:t>
      </w:r>
    </w:p>
    <w:p w14:paraId="4A1D5F9E" w14:textId="77777777" w:rsidR="00A529FC" w:rsidRDefault="00000000" w:rsidP="007576F6">
      <w:pPr>
        <w:pStyle w:val="BodyText"/>
        <w:spacing w:before="31" w:line="256" w:lineRule="auto"/>
        <w:ind w:left="665" w:right="117"/>
        <w:jc w:val="both"/>
      </w:pPr>
      <w:r>
        <w:t>et al., 2013) depends critically on the modulation of different pathways of connectivity within the hippocampus,</w:t>
      </w:r>
      <w:r>
        <w:rPr>
          <w:spacing w:val="-1"/>
        </w:rPr>
        <w:t xml:space="preserve"> </w:t>
      </w:r>
      <w:r>
        <w:t>organized</w:t>
      </w:r>
      <w:r>
        <w:rPr>
          <w:spacing w:val="-3"/>
        </w:rPr>
        <w:t xml:space="preserve"> </w:t>
      </w:r>
      <w:r>
        <w:t>according</w:t>
      </w:r>
      <w:r>
        <w:rPr>
          <w:spacing w:val="-3"/>
        </w:rPr>
        <w:t xml:space="preserve"> </w:t>
      </w:r>
      <w:r>
        <w:t>to</w:t>
      </w:r>
      <w:r>
        <w:rPr>
          <w:spacing w:val="-2"/>
        </w:rPr>
        <w:t xml:space="preserve"> </w:t>
      </w:r>
      <w:r>
        <w:t>the</w:t>
      </w:r>
      <w:r>
        <w:rPr>
          <w:spacing w:val="-3"/>
        </w:rPr>
        <w:t xml:space="preserve"> </w:t>
      </w:r>
      <w:r>
        <w:t>theta</w:t>
      </w:r>
      <w:r>
        <w:rPr>
          <w:spacing w:val="-3"/>
        </w:rPr>
        <w:t xml:space="preserve"> </w:t>
      </w:r>
      <w:r>
        <w:t>cycle</w:t>
      </w:r>
      <w:r>
        <w:rPr>
          <w:spacing w:val="-2"/>
        </w:rPr>
        <w:t xml:space="preserve"> </w:t>
      </w:r>
      <w:r>
        <w:t>in</w:t>
      </w:r>
      <w:r>
        <w:rPr>
          <w:spacing w:val="-3"/>
        </w:rPr>
        <w:t xml:space="preserve"> </w:t>
      </w:r>
      <w:r>
        <w:t>rodents</w:t>
      </w:r>
      <w:r>
        <w:rPr>
          <w:spacing w:val="-3"/>
        </w:rPr>
        <w:t xml:space="preserve"> </w:t>
      </w:r>
      <w:r>
        <w:t>according</w:t>
      </w:r>
      <w:r>
        <w:rPr>
          <w:spacing w:val="-2"/>
        </w:rPr>
        <w:t xml:space="preserve"> </w:t>
      </w:r>
      <w:r>
        <w:t>to</w:t>
      </w:r>
      <w:r>
        <w:rPr>
          <w:spacing w:val="-3"/>
        </w:rPr>
        <w:t xml:space="preserve"> </w:t>
      </w:r>
      <w:r>
        <w:t>Hasselmo</w:t>
      </w:r>
      <w:r>
        <w:rPr>
          <w:spacing w:val="-3"/>
        </w:rPr>
        <w:t xml:space="preserve"> </w:t>
      </w:r>
      <w:r>
        <w:t>et</w:t>
      </w:r>
      <w:r>
        <w:rPr>
          <w:spacing w:val="-2"/>
        </w:rPr>
        <w:t xml:space="preserve"> </w:t>
      </w:r>
      <w:r>
        <w:t>al.</w:t>
      </w:r>
      <w:r>
        <w:rPr>
          <w:spacing w:val="-3"/>
        </w:rPr>
        <w:t xml:space="preserve"> </w:t>
      </w:r>
      <w:r>
        <w:t>(2002), creating the temporal differences that drive CA1 learning.</w:t>
      </w:r>
      <w:r>
        <w:rPr>
          <w:spacing w:val="40"/>
        </w:rPr>
        <w:t xml:space="preserve"> </w:t>
      </w:r>
      <w:r>
        <w:t>It was proposed that CA3 might also have encoding and retrieval modes at troughs and peaks of a theta cycle (Kunec et al., 2005), but it is unclear how such model would benefit CA3 learning without an explicit role of DG, which was lacking</w:t>
      </w:r>
      <w:r>
        <w:rPr>
          <w:spacing w:val="-9"/>
        </w:rPr>
        <w:t xml:space="preserve"> </w:t>
      </w:r>
      <w:r>
        <w:t>in</w:t>
      </w:r>
      <w:r>
        <w:rPr>
          <w:spacing w:val="-10"/>
        </w:rPr>
        <w:t xml:space="preserve"> </w:t>
      </w:r>
      <w:r>
        <w:t>the</w:t>
      </w:r>
      <w:r>
        <w:rPr>
          <w:spacing w:val="-9"/>
        </w:rPr>
        <w:t xml:space="preserve"> </w:t>
      </w:r>
      <w:r>
        <w:t>only</w:t>
      </w:r>
      <w:r>
        <w:rPr>
          <w:spacing w:val="-10"/>
        </w:rPr>
        <w:t xml:space="preserve"> </w:t>
      </w:r>
      <w:r>
        <w:t>one</w:t>
      </w:r>
      <w:r>
        <w:rPr>
          <w:spacing w:val="-9"/>
        </w:rPr>
        <w:t xml:space="preserve"> </w:t>
      </w:r>
      <w:r>
        <w:t>experimental</w:t>
      </w:r>
      <w:r>
        <w:rPr>
          <w:spacing w:val="-10"/>
        </w:rPr>
        <w:t xml:space="preserve"> </w:t>
      </w:r>
      <w:r>
        <w:t>confirmation</w:t>
      </w:r>
      <w:r>
        <w:rPr>
          <w:spacing w:val="-9"/>
        </w:rPr>
        <w:t xml:space="preserve"> </w:t>
      </w:r>
      <w:r>
        <w:t>of</w:t>
      </w:r>
      <w:r>
        <w:rPr>
          <w:spacing w:val="-10"/>
        </w:rPr>
        <w:t xml:space="preserve"> </w:t>
      </w:r>
      <w:r>
        <w:t>this</w:t>
      </w:r>
      <w:r>
        <w:rPr>
          <w:spacing w:val="-9"/>
        </w:rPr>
        <w:t xml:space="preserve"> </w:t>
      </w:r>
      <w:r>
        <w:t>model</w:t>
      </w:r>
      <w:r>
        <w:rPr>
          <w:spacing w:val="-10"/>
        </w:rPr>
        <w:t xml:space="preserve"> </w:t>
      </w:r>
      <w:r>
        <w:t>(Villarreal,</w:t>
      </w:r>
      <w:r>
        <w:rPr>
          <w:spacing w:val="-9"/>
        </w:rPr>
        <w:t xml:space="preserve"> </w:t>
      </w:r>
      <w:r>
        <w:t>Gross,</w:t>
      </w:r>
      <w:r>
        <w:rPr>
          <w:spacing w:val="-9"/>
        </w:rPr>
        <w:t xml:space="preserve"> </w:t>
      </w:r>
      <w:r>
        <w:t>&amp;</w:t>
      </w:r>
      <w:r>
        <w:rPr>
          <w:spacing w:val="-9"/>
        </w:rPr>
        <w:t xml:space="preserve"> </w:t>
      </w:r>
      <w:r>
        <w:t>Derrick,</w:t>
      </w:r>
      <w:r>
        <w:rPr>
          <w:spacing w:val="-9"/>
        </w:rPr>
        <w:t xml:space="preserve"> </w:t>
      </w:r>
      <w:r>
        <w:t>2007). Thus, neural manipulations that selectively disrupt the theta cycle and / or these pathway-specific modulations should disrupt error-driven learning, therefore decreasing learning ability, but may not affect recall of previously-learned information to the same extent.</w:t>
      </w:r>
      <w:r>
        <w:rPr>
          <w:spacing w:val="40"/>
        </w:rPr>
        <w:t xml:space="preserve"> </w:t>
      </w:r>
      <w:r>
        <w:t>By contrast, it is not clear why from the purely Hebbian learning framework that disrupting the theta cycle should impair that form of learning.</w:t>
      </w:r>
      <w:r>
        <w:rPr>
          <w:spacing w:val="32"/>
        </w:rPr>
        <w:t xml:space="preserve"> </w:t>
      </w:r>
      <w:r>
        <w:t>Intriguingly, a recent report appears to be consistent with the predictions of our model: Quirk et al. (2021) found that a highly selective disruption of the timing of the theta cycle produced selective deficits in learning, but not retrieval.</w:t>
      </w:r>
    </w:p>
    <w:p w14:paraId="63EA06DD" w14:textId="4ECA4C14" w:rsidR="00A529FC" w:rsidRDefault="00000000">
      <w:pPr>
        <w:pStyle w:val="ListParagraph"/>
        <w:numPr>
          <w:ilvl w:val="0"/>
          <w:numId w:val="2"/>
        </w:numPr>
        <w:tabs>
          <w:tab w:val="left" w:pos="666"/>
        </w:tabs>
        <w:spacing w:before="176" w:line="256" w:lineRule="auto"/>
        <w:ind w:right="117"/>
        <w:jc w:val="both"/>
        <w:rPr>
          <w:ins w:id="592" w:author="Author" w:date="2022-09-10T01:53:00Z"/>
        </w:rPr>
      </w:pPr>
      <w:r>
        <w:rPr>
          <w:w w:val="95"/>
        </w:rPr>
        <w:t>Our model also generates novel predictions about the functional characteristics of human memory.</w:t>
      </w:r>
      <w:r>
        <w:rPr>
          <w:spacing w:val="40"/>
        </w:rPr>
        <w:t xml:space="preserve"> </w:t>
      </w:r>
      <w:r>
        <w:rPr>
          <w:w w:val="95"/>
        </w:rPr>
        <w:t xml:space="preserve">For </w:t>
      </w:r>
      <w:r>
        <w:t>instance,</w:t>
      </w:r>
      <w:r>
        <w:rPr>
          <w:spacing w:val="-4"/>
        </w:rPr>
        <w:t xml:space="preserve"> </w:t>
      </w:r>
      <w:r>
        <w:t>there</w:t>
      </w:r>
      <w:r>
        <w:rPr>
          <w:spacing w:val="-5"/>
        </w:rPr>
        <w:t xml:space="preserve"> </w:t>
      </w:r>
      <w:r>
        <w:t>is</w:t>
      </w:r>
      <w:r>
        <w:rPr>
          <w:spacing w:val="-5"/>
        </w:rPr>
        <w:t xml:space="preserve"> </w:t>
      </w:r>
      <w:r>
        <w:t>a</w:t>
      </w:r>
      <w:r>
        <w:rPr>
          <w:spacing w:val="-5"/>
        </w:rPr>
        <w:t xml:space="preserve"> </w:t>
      </w:r>
      <w:r>
        <w:t>large</w:t>
      </w:r>
      <w:r>
        <w:rPr>
          <w:spacing w:val="-5"/>
        </w:rPr>
        <w:t xml:space="preserve"> </w:t>
      </w:r>
      <w:r>
        <w:t>body</w:t>
      </w:r>
      <w:r>
        <w:rPr>
          <w:spacing w:val="-5"/>
        </w:rPr>
        <w:t xml:space="preserve"> </w:t>
      </w:r>
      <w:r>
        <w:t>of</w:t>
      </w:r>
      <w:r>
        <w:rPr>
          <w:spacing w:val="-5"/>
        </w:rPr>
        <w:t xml:space="preserve"> </w:t>
      </w:r>
      <w:r>
        <w:t>evidence</w:t>
      </w:r>
      <w:r>
        <w:rPr>
          <w:spacing w:val="-5"/>
        </w:rPr>
        <w:t xml:space="preserve"> </w:t>
      </w:r>
      <w:r>
        <w:t>about</w:t>
      </w:r>
      <w:r>
        <w:rPr>
          <w:spacing w:val="-5"/>
        </w:rPr>
        <w:t xml:space="preserve"> </w:t>
      </w:r>
      <w:r>
        <w:t>the</w:t>
      </w:r>
      <w:r>
        <w:rPr>
          <w:spacing w:val="-5"/>
        </w:rPr>
        <w:t xml:space="preserve"> </w:t>
      </w:r>
      <w:r>
        <w:rPr>
          <w:i/>
        </w:rPr>
        <w:t>testing</w:t>
      </w:r>
      <w:r>
        <w:rPr>
          <w:i/>
          <w:spacing w:val="-5"/>
        </w:rPr>
        <w:t xml:space="preserve"> </w:t>
      </w:r>
      <w:r>
        <w:rPr>
          <w:i/>
        </w:rPr>
        <w:t>effect</w:t>
      </w:r>
      <w:r>
        <w:t>,</w:t>
      </w:r>
      <w:r>
        <w:rPr>
          <w:spacing w:val="-4"/>
        </w:rPr>
        <w:t xml:space="preserve"> </w:t>
      </w:r>
      <w:r>
        <w:t>in</w:t>
      </w:r>
      <w:r>
        <w:rPr>
          <w:spacing w:val="-5"/>
        </w:rPr>
        <w:t xml:space="preserve"> </w:t>
      </w:r>
      <w:r>
        <w:t>which</w:t>
      </w:r>
      <w:r>
        <w:rPr>
          <w:spacing w:val="-5"/>
        </w:rPr>
        <w:t xml:space="preserve"> </w:t>
      </w:r>
      <w:r>
        <w:t>items</w:t>
      </w:r>
      <w:r>
        <w:rPr>
          <w:spacing w:val="-5"/>
        </w:rPr>
        <w:t xml:space="preserve"> </w:t>
      </w:r>
      <w:r>
        <w:t>that</w:t>
      </w:r>
      <w:r>
        <w:rPr>
          <w:spacing w:val="-5"/>
        </w:rPr>
        <w:t xml:space="preserve"> </w:t>
      </w:r>
      <w:r>
        <w:t>are</w:t>
      </w:r>
      <w:r>
        <w:rPr>
          <w:spacing w:val="-5"/>
        </w:rPr>
        <w:t xml:space="preserve"> </w:t>
      </w:r>
      <w:r>
        <w:t>tested</w:t>
      </w:r>
      <w:r>
        <w:rPr>
          <w:spacing w:val="-5"/>
        </w:rPr>
        <w:t xml:space="preserve"> </w:t>
      </w:r>
      <w:r>
        <w:t>with partial</w:t>
      </w:r>
      <w:r>
        <w:rPr>
          <w:spacing w:val="-1"/>
        </w:rPr>
        <w:t xml:space="preserve"> </w:t>
      </w:r>
      <w:r>
        <w:t>information</w:t>
      </w:r>
      <w:r>
        <w:rPr>
          <w:spacing w:val="-1"/>
        </w:rPr>
        <w:t xml:space="preserve"> </w:t>
      </w:r>
      <w:r>
        <w:t>(as</w:t>
      </w:r>
      <w:r>
        <w:rPr>
          <w:spacing w:val="-1"/>
        </w:rPr>
        <w:t xml:space="preserve"> </w:t>
      </w:r>
      <w:r>
        <w:t>compared</w:t>
      </w:r>
      <w:r>
        <w:rPr>
          <w:spacing w:val="-1"/>
        </w:rPr>
        <w:t xml:space="preserve"> </w:t>
      </w:r>
      <w:r>
        <w:t>to</w:t>
      </w:r>
      <w:r>
        <w:rPr>
          <w:spacing w:val="-1"/>
        </w:rPr>
        <w:t xml:space="preserve"> </w:t>
      </w:r>
      <w:r>
        <w:t>restudy</w:t>
      </w:r>
      <w:r>
        <w:rPr>
          <w:spacing w:val="-1"/>
        </w:rPr>
        <w:t xml:space="preserve"> </w:t>
      </w:r>
      <w:r>
        <w:t>of</w:t>
      </w:r>
      <w:r>
        <w:rPr>
          <w:spacing w:val="-1"/>
        </w:rPr>
        <w:t xml:space="preserve"> </w:t>
      </w:r>
      <w:r>
        <w:t>the</w:t>
      </w:r>
      <w:r>
        <w:rPr>
          <w:spacing w:val="-1"/>
        </w:rPr>
        <w:t xml:space="preserve"> </w:t>
      </w:r>
      <w:r>
        <w:t>complete</w:t>
      </w:r>
      <w:r>
        <w:rPr>
          <w:spacing w:val="-1"/>
        </w:rPr>
        <w:t xml:space="preserve"> </w:t>
      </w:r>
      <w:r>
        <w:t>original</w:t>
      </w:r>
      <w:r>
        <w:rPr>
          <w:spacing w:val="-1"/>
        </w:rPr>
        <w:t xml:space="preserve"> </w:t>
      </w:r>
      <w:r>
        <w:t>information)</w:t>
      </w:r>
      <w:r>
        <w:rPr>
          <w:spacing w:val="-1"/>
        </w:rPr>
        <w:t xml:space="preserve"> </w:t>
      </w:r>
      <w:r>
        <w:t>are</w:t>
      </w:r>
      <w:r>
        <w:rPr>
          <w:spacing w:val="-1"/>
        </w:rPr>
        <w:t xml:space="preserve"> </w:t>
      </w:r>
      <w:r>
        <w:t>better</w:t>
      </w:r>
      <w:r>
        <w:rPr>
          <w:spacing w:val="-1"/>
        </w:rPr>
        <w:t xml:space="preserve"> </w:t>
      </w:r>
      <w:r>
        <w:t>retained than items that are re-studied (Liu et al., 2021).</w:t>
      </w:r>
      <w:r>
        <w:rPr>
          <w:spacing w:val="40"/>
        </w:rPr>
        <w:t xml:space="preserve"> </w:t>
      </w:r>
      <w:r>
        <w:t xml:space="preserve">The superiority of testing over restudy presents a </w:t>
      </w:r>
      <w:r>
        <w:rPr>
          <w:spacing w:val="-2"/>
        </w:rPr>
        <w:t>challenge</w:t>
      </w:r>
      <w:r>
        <w:rPr>
          <w:spacing w:val="-5"/>
        </w:rPr>
        <w:t xml:space="preserve"> </w:t>
      </w:r>
      <w:r>
        <w:rPr>
          <w:spacing w:val="-2"/>
        </w:rPr>
        <w:t>to</w:t>
      </w:r>
      <w:r>
        <w:rPr>
          <w:spacing w:val="-5"/>
        </w:rPr>
        <w:t xml:space="preserve"> </w:t>
      </w:r>
      <w:r>
        <w:rPr>
          <w:spacing w:val="-2"/>
        </w:rPr>
        <w:t>models</w:t>
      </w:r>
      <w:r>
        <w:rPr>
          <w:spacing w:val="-5"/>
        </w:rPr>
        <w:t xml:space="preserve"> </w:t>
      </w:r>
      <w:r>
        <w:rPr>
          <w:spacing w:val="-2"/>
        </w:rPr>
        <w:t>depending</w:t>
      </w:r>
      <w:r>
        <w:rPr>
          <w:spacing w:val="-5"/>
        </w:rPr>
        <w:t xml:space="preserve"> </w:t>
      </w:r>
      <w:r>
        <w:rPr>
          <w:spacing w:val="-2"/>
        </w:rPr>
        <w:t>on</w:t>
      </w:r>
      <w:r>
        <w:rPr>
          <w:spacing w:val="-5"/>
        </w:rPr>
        <w:t xml:space="preserve"> </w:t>
      </w:r>
      <w:r>
        <w:rPr>
          <w:spacing w:val="-2"/>
        </w:rPr>
        <w:t>Hebbian</w:t>
      </w:r>
      <w:r>
        <w:rPr>
          <w:spacing w:val="-5"/>
        </w:rPr>
        <w:t xml:space="preserve"> </w:t>
      </w:r>
      <w:r>
        <w:rPr>
          <w:spacing w:val="-2"/>
        </w:rPr>
        <w:t>learning</w:t>
      </w:r>
      <w:r>
        <w:rPr>
          <w:spacing w:val="-5"/>
        </w:rPr>
        <w:t xml:space="preserve"> </w:t>
      </w:r>
      <w:r>
        <w:rPr>
          <w:spacing w:val="-2"/>
        </w:rPr>
        <w:t>because</w:t>
      </w:r>
      <w:r>
        <w:rPr>
          <w:spacing w:val="-5"/>
        </w:rPr>
        <w:t xml:space="preserve"> </w:t>
      </w:r>
      <w:r>
        <w:rPr>
          <w:spacing w:val="-2"/>
        </w:rPr>
        <w:t>learning</w:t>
      </w:r>
      <w:r>
        <w:rPr>
          <w:spacing w:val="-5"/>
        </w:rPr>
        <w:t xml:space="preserve"> </w:t>
      </w:r>
      <w:r>
        <w:rPr>
          <w:spacing w:val="-2"/>
        </w:rPr>
        <w:t>a</w:t>
      </w:r>
      <w:r>
        <w:rPr>
          <w:spacing w:val="-5"/>
        </w:rPr>
        <w:t xml:space="preserve"> </w:t>
      </w:r>
      <w:r>
        <w:rPr>
          <w:spacing w:val="-2"/>
        </w:rPr>
        <w:t>precise</w:t>
      </w:r>
      <w:r>
        <w:rPr>
          <w:spacing w:val="-5"/>
        </w:rPr>
        <w:t xml:space="preserve"> </w:t>
      </w:r>
      <w:r>
        <w:rPr>
          <w:spacing w:val="-2"/>
        </w:rPr>
        <w:t>input</w:t>
      </w:r>
      <w:r>
        <w:rPr>
          <w:spacing w:val="-5"/>
        </w:rPr>
        <w:t xml:space="preserve"> </w:t>
      </w:r>
      <w:r>
        <w:rPr>
          <w:spacing w:val="-2"/>
        </w:rPr>
        <w:t>pattern</w:t>
      </w:r>
      <w:r>
        <w:rPr>
          <w:spacing w:val="-5"/>
        </w:rPr>
        <w:t xml:space="preserve"> </w:t>
      </w:r>
      <w:r>
        <w:rPr>
          <w:spacing w:val="-2"/>
        </w:rPr>
        <w:t>should</w:t>
      </w:r>
      <w:r>
        <w:rPr>
          <w:spacing w:val="-5"/>
        </w:rPr>
        <w:t xml:space="preserve"> </w:t>
      </w:r>
      <w:r>
        <w:rPr>
          <w:spacing w:val="-2"/>
        </w:rPr>
        <w:t xml:space="preserve">be </w:t>
      </w:r>
      <w:r>
        <w:t>as</w:t>
      </w:r>
      <w:r>
        <w:rPr>
          <w:spacing w:val="-9"/>
        </w:rPr>
        <w:t xml:space="preserve"> </w:t>
      </w:r>
      <w:r>
        <w:t>good</w:t>
      </w:r>
      <w:r>
        <w:rPr>
          <w:spacing w:val="-9"/>
        </w:rPr>
        <w:t xml:space="preserve"> </w:t>
      </w:r>
      <w:r>
        <w:t>or</w:t>
      </w:r>
      <w:r>
        <w:rPr>
          <w:spacing w:val="-9"/>
        </w:rPr>
        <w:t xml:space="preserve"> </w:t>
      </w:r>
      <w:r>
        <w:t>better</w:t>
      </w:r>
      <w:r>
        <w:rPr>
          <w:spacing w:val="-9"/>
        </w:rPr>
        <w:t xml:space="preserve"> </w:t>
      </w:r>
      <w:r>
        <w:t>than</w:t>
      </w:r>
      <w:r>
        <w:rPr>
          <w:spacing w:val="-9"/>
        </w:rPr>
        <w:t xml:space="preserve"> </w:t>
      </w:r>
      <w:r>
        <w:t>learning</w:t>
      </w:r>
      <w:r>
        <w:rPr>
          <w:spacing w:val="-9"/>
        </w:rPr>
        <w:t xml:space="preserve"> </w:t>
      </w:r>
      <w:r>
        <w:t>from</w:t>
      </w:r>
      <w:r>
        <w:rPr>
          <w:spacing w:val="-9"/>
        </w:rPr>
        <w:t xml:space="preserve"> </w:t>
      </w:r>
      <w:r>
        <w:t>a</w:t>
      </w:r>
      <w:r>
        <w:rPr>
          <w:spacing w:val="-9"/>
        </w:rPr>
        <w:t xml:space="preserve"> </w:t>
      </w:r>
      <w:r>
        <w:t>partial</w:t>
      </w:r>
      <w:r>
        <w:rPr>
          <w:spacing w:val="-9"/>
        </w:rPr>
        <w:t xml:space="preserve"> </w:t>
      </w:r>
      <w:r>
        <w:t>cue. Theremin,</w:t>
      </w:r>
      <w:r>
        <w:rPr>
          <w:spacing w:val="-9"/>
        </w:rPr>
        <w:t xml:space="preserve"> </w:t>
      </w:r>
      <w:r>
        <w:t>however,</w:t>
      </w:r>
      <w:r>
        <w:rPr>
          <w:spacing w:val="-9"/>
        </w:rPr>
        <w:t xml:space="preserve"> </w:t>
      </w:r>
      <w:r>
        <w:t>provides</w:t>
      </w:r>
      <w:r>
        <w:rPr>
          <w:spacing w:val="-9"/>
        </w:rPr>
        <w:t xml:space="preserve"> </w:t>
      </w:r>
      <w:r>
        <w:t>a</w:t>
      </w:r>
      <w:r>
        <w:rPr>
          <w:spacing w:val="-9"/>
        </w:rPr>
        <w:t xml:space="preserve"> </w:t>
      </w:r>
      <w:r>
        <w:t>natural</w:t>
      </w:r>
      <w:r>
        <w:rPr>
          <w:spacing w:val="-9"/>
        </w:rPr>
        <w:t xml:space="preserve"> </w:t>
      </w:r>
      <w:r>
        <w:t>explanation</w:t>
      </w:r>
      <w:del w:id="593" w:author="Author" w:date="2022-09-10T01:53:00Z">
        <w:r>
          <w:delText xml:space="preserve"> </w:delText>
        </w:r>
      </w:del>
    </w:p>
    <w:p w14:paraId="24163DA7" w14:textId="77777777" w:rsidR="00A529FC" w:rsidRDefault="00A529FC">
      <w:pPr>
        <w:spacing w:line="256" w:lineRule="auto"/>
        <w:jc w:val="both"/>
        <w:rPr>
          <w:ins w:id="594" w:author="Author" w:date="2022-09-10T01:53:00Z"/>
        </w:rPr>
        <w:sectPr w:rsidR="00A529FC">
          <w:pgSz w:w="12240" w:h="15840"/>
          <w:pgMar w:top="1180" w:right="1320" w:bottom="280" w:left="1320" w:header="397" w:footer="0" w:gutter="0"/>
          <w:cols w:space="720"/>
        </w:sectPr>
      </w:pPr>
    </w:p>
    <w:p w14:paraId="044802B1" w14:textId="77777777" w:rsidR="00A529FC" w:rsidRDefault="00000000" w:rsidP="007576F6">
      <w:pPr>
        <w:pStyle w:val="BodyText"/>
        <w:spacing w:before="149" w:line="256" w:lineRule="auto"/>
        <w:ind w:left="665" w:right="117"/>
        <w:jc w:val="both"/>
      </w:pPr>
      <w:r>
        <w:rPr>
          <w:w w:val="95"/>
        </w:rPr>
        <w:lastRenderedPageBreak/>
        <w:t xml:space="preserve">for the testing effect, as the difference between an initial guess and subsequent correct answer provides </w:t>
      </w:r>
      <w:r>
        <w:t>an</w:t>
      </w:r>
      <w:r>
        <w:rPr>
          <w:spacing w:val="-6"/>
        </w:rPr>
        <w:t xml:space="preserve"> </w:t>
      </w:r>
      <w:r>
        <w:t>opportunity</w:t>
      </w:r>
      <w:r>
        <w:rPr>
          <w:spacing w:val="-5"/>
        </w:rPr>
        <w:t xml:space="preserve"> </w:t>
      </w:r>
      <w:r>
        <w:t>for</w:t>
      </w:r>
      <w:r>
        <w:rPr>
          <w:spacing w:val="-6"/>
        </w:rPr>
        <w:t xml:space="preserve"> </w:t>
      </w:r>
      <w:r>
        <w:t>error-driven</w:t>
      </w:r>
      <w:r>
        <w:rPr>
          <w:spacing w:val="-6"/>
        </w:rPr>
        <w:t xml:space="preserve"> </w:t>
      </w:r>
      <w:r>
        <w:t>learning,</w:t>
      </w:r>
      <w:r>
        <w:rPr>
          <w:spacing w:val="-4"/>
        </w:rPr>
        <w:t xml:space="preserve"> </w:t>
      </w:r>
      <w:r>
        <w:t>whereas</w:t>
      </w:r>
      <w:r>
        <w:rPr>
          <w:spacing w:val="-6"/>
        </w:rPr>
        <w:t xml:space="preserve"> </w:t>
      </w:r>
      <w:r>
        <w:t>restudy</w:t>
      </w:r>
      <w:r>
        <w:rPr>
          <w:spacing w:val="-6"/>
        </w:rPr>
        <w:t xml:space="preserve"> </w:t>
      </w:r>
      <w:r>
        <w:t>provides</w:t>
      </w:r>
      <w:r>
        <w:rPr>
          <w:spacing w:val="-5"/>
        </w:rPr>
        <w:t xml:space="preserve"> </w:t>
      </w:r>
      <w:r>
        <w:t>no</w:t>
      </w:r>
      <w:r>
        <w:rPr>
          <w:spacing w:val="-6"/>
        </w:rPr>
        <w:t xml:space="preserve"> </w:t>
      </w:r>
      <w:r>
        <w:t>opportunity</w:t>
      </w:r>
      <w:r>
        <w:rPr>
          <w:spacing w:val="-6"/>
        </w:rPr>
        <w:t xml:space="preserve"> </w:t>
      </w:r>
      <w:r>
        <w:t>to</w:t>
      </w:r>
      <w:r>
        <w:rPr>
          <w:spacing w:val="-6"/>
        </w:rPr>
        <w:t xml:space="preserve"> </w:t>
      </w:r>
      <w:r>
        <w:t>make</w:t>
      </w:r>
      <w:r>
        <w:rPr>
          <w:spacing w:val="-5"/>
        </w:rPr>
        <w:t xml:space="preserve"> </w:t>
      </w:r>
      <w:r>
        <w:t>the</w:t>
      </w:r>
      <w:r>
        <w:rPr>
          <w:spacing w:val="-6"/>
        </w:rPr>
        <w:t xml:space="preserve"> </w:t>
      </w:r>
      <w:r>
        <w:t>initial guess needed in order to optimize weights.</w:t>
      </w:r>
      <w:r>
        <w:rPr>
          <w:spacing w:val="40"/>
        </w:rPr>
        <w:t xml:space="preserve"> </w:t>
      </w:r>
      <w:r>
        <w:t>We illustrated this idea in a concrete simulation and suggest</w:t>
      </w:r>
      <w:r>
        <w:rPr>
          <w:spacing w:val="-8"/>
        </w:rPr>
        <w:t xml:space="preserve"> </w:t>
      </w:r>
      <w:r>
        <w:t>that</w:t>
      </w:r>
      <w:r>
        <w:rPr>
          <w:spacing w:val="-8"/>
        </w:rPr>
        <w:t xml:space="preserve"> </w:t>
      </w:r>
      <w:r>
        <w:t>error-driven</w:t>
      </w:r>
      <w:r>
        <w:rPr>
          <w:spacing w:val="-8"/>
        </w:rPr>
        <w:t xml:space="preserve"> </w:t>
      </w:r>
      <w:r>
        <w:t>learning</w:t>
      </w:r>
      <w:r>
        <w:rPr>
          <w:spacing w:val="-8"/>
        </w:rPr>
        <w:t xml:space="preserve"> </w:t>
      </w:r>
      <w:r>
        <w:t>might</w:t>
      </w:r>
      <w:r>
        <w:rPr>
          <w:spacing w:val="-8"/>
        </w:rPr>
        <w:t xml:space="preserve"> </w:t>
      </w:r>
      <w:r>
        <w:t>be</w:t>
      </w:r>
      <w:r>
        <w:rPr>
          <w:spacing w:val="-8"/>
        </w:rPr>
        <w:t xml:space="preserve"> </w:t>
      </w:r>
      <w:r>
        <w:t>a</w:t>
      </w:r>
      <w:r>
        <w:rPr>
          <w:spacing w:val="-8"/>
        </w:rPr>
        <w:t xml:space="preserve"> </w:t>
      </w:r>
      <w:r>
        <w:t>key</w:t>
      </w:r>
      <w:r>
        <w:rPr>
          <w:spacing w:val="-8"/>
        </w:rPr>
        <w:t xml:space="preserve"> </w:t>
      </w:r>
      <w:r>
        <w:t>component</w:t>
      </w:r>
      <w:r>
        <w:rPr>
          <w:spacing w:val="-8"/>
        </w:rPr>
        <w:t xml:space="preserve"> </w:t>
      </w:r>
      <w:r>
        <w:t>to</w:t>
      </w:r>
      <w:r>
        <w:rPr>
          <w:spacing w:val="-8"/>
        </w:rPr>
        <w:t xml:space="preserve"> </w:t>
      </w:r>
      <w:r>
        <w:t>the</w:t>
      </w:r>
      <w:r>
        <w:rPr>
          <w:spacing w:val="-8"/>
        </w:rPr>
        <w:t xml:space="preserve"> </w:t>
      </w:r>
      <w:r>
        <w:t>underlying</w:t>
      </w:r>
      <w:r>
        <w:rPr>
          <w:spacing w:val="-8"/>
        </w:rPr>
        <w:t xml:space="preserve"> </w:t>
      </w:r>
      <w:r>
        <w:t>neural</w:t>
      </w:r>
      <w:r>
        <w:rPr>
          <w:spacing w:val="-8"/>
        </w:rPr>
        <w:t xml:space="preserve"> </w:t>
      </w:r>
      <w:r>
        <w:t>computation</w:t>
      </w:r>
      <w:r>
        <w:rPr>
          <w:spacing w:val="-8"/>
        </w:rPr>
        <w:t xml:space="preserve"> </w:t>
      </w:r>
      <w:r>
        <w:t>of testing effect.</w:t>
      </w:r>
    </w:p>
    <w:p w14:paraId="41D57268" w14:textId="77777777" w:rsidR="00ED530C" w:rsidRDefault="00ED530C">
      <w:pPr>
        <w:spacing w:line="256" w:lineRule="auto"/>
        <w:jc w:val="both"/>
        <w:rPr>
          <w:del w:id="595" w:author="Author" w:date="2022-09-10T01:53:00Z"/>
        </w:rPr>
        <w:sectPr w:rsidR="00ED530C">
          <w:pgSz w:w="12240" w:h="15840"/>
          <w:pgMar w:top="1180" w:right="1320" w:bottom="280" w:left="1320" w:header="397" w:footer="0" w:gutter="0"/>
          <w:cols w:space="720"/>
        </w:sectPr>
      </w:pPr>
    </w:p>
    <w:p w14:paraId="599BFDAA" w14:textId="77777777" w:rsidR="00A529FC" w:rsidRDefault="00A529FC">
      <w:pPr>
        <w:pStyle w:val="BodyText"/>
        <w:spacing w:before="5"/>
        <w:rPr>
          <w:ins w:id="596" w:author="Author" w:date="2022-09-10T01:53:00Z"/>
          <w:sz w:val="23"/>
        </w:rPr>
      </w:pPr>
    </w:p>
    <w:p w14:paraId="505F59E5" w14:textId="77777777" w:rsidR="00A529FC" w:rsidRDefault="00000000" w:rsidP="007576F6">
      <w:pPr>
        <w:pStyle w:val="Heading2"/>
        <w:spacing w:before="1"/>
        <w:jc w:val="left"/>
      </w:pPr>
      <w:r>
        <w:rPr>
          <w:spacing w:val="-2"/>
        </w:rPr>
        <w:t>Conclusions</w:t>
      </w:r>
    </w:p>
    <w:p w14:paraId="750878AF" w14:textId="77777777" w:rsidR="00A529FC" w:rsidRDefault="00000000">
      <w:pPr>
        <w:pStyle w:val="BodyText"/>
        <w:spacing w:before="151" w:line="256" w:lineRule="auto"/>
        <w:ind w:left="120" w:right="119" w:firstLine="298"/>
        <w:jc w:val="both"/>
      </w:pPr>
      <w:r>
        <w:t>In</w:t>
      </w:r>
      <w:r>
        <w:rPr>
          <w:spacing w:val="-7"/>
        </w:rPr>
        <w:t xml:space="preserve"> </w:t>
      </w:r>
      <w:r>
        <w:t>summary,</w:t>
      </w:r>
      <w:r>
        <w:rPr>
          <w:spacing w:val="-6"/>
        </w:rPr>
        <w:t xml:space="preserve"> </w:t>
      </w:r>
      <w:r>
        <w:t>results</w:t>
      </w:r>
      <w:r>
        <w:rPr>
          <w:spacing w:val="-7"/>
        </w:rPr>
        <w:t xml:space="preserve"> </w:t>
      </w:r>
      <w:r>
        <w:t>from</w:t>
      </w:r>
      <w:r>
        <w:rPr>
          <w:spacing w:val="-7"/>
        </w:rPr>
        <w:t xml:space="preserve"> </w:t>
      </w:r>
      <w:r>
        <w:t>our</w:t>
      </w:r>
      <w:r>
        <w:rPr>
          <w:spacing w:val="-7"/>
        </w:rPr>
        <w:t xml:space="preserve"> </w:t>
      </w:r>
      <w:r>
        <w:t>simulations</w:t>
      </w:r>
      <w:r>
        <w:rPr>
          <w:spacing w:val="-7"/>
        </w:rPr>
        <w:t xml:space="preserve"> </w:t>
      </w:r>
      <w:r>
        <w:t>show</w:t>
      </w:r>
      <w:r>
        <w:rPr>
          <w:spacing w:val="-7"/>
        </w:rPr>
        <w:t xml:space="preserve"> </w:t>
      </w:r>
      <w:r>
        <w:t>that</w:t>
      </w:r>
      <w:r>
        <w:rPr>
          <w:spacing w:val="-7"/>
        </w:rPr>
        <w:t xml:space="preserve"> </w:t>
      </w:r>
      <w:r>
        <w:t>error-driven</w:t>
      </w:r>
      <w:r>
        <w:rPr>
          <w:spacing w:val="-7"/>
        </w:rPr>
        <w:t xml:space="preserve"> </w:t>
      </w:r>
      <w:r>
        <w:t>learning</w:t>
      </w:r>
      <w:r>
        <w:rPr>
          <w:spacing w:val="-7"/>
        </w:rPr>
        <w:t xml:space="preserve"> </w:t>
      </w:r>
      <w:r>
        <w:t>mechanisms</w:t>
      </w:r>
      <w:r>
        <w:rPr>
          <w:spacing w:val="-7"/>
        </w:rPr>
        <w:t xml:space="preserve"> </w:t>
      </w:r>
      <w:r>
        <w:t>can</w:t>
      </w:r>
      <w:r>
        <w:rPr>
          <w:spacing w:val="-7"/>
        </w:rPr>
        <w:t xml:space="preserve"> </w:t>
      </w:r>
      <w:r>
        <w:t>dramatically improves both memory capacity and learning speed by reducing competition between learned representa- tions.</w:t>
      </w:r>
      <w:r>
        <w:rPr>
          <w:spacing w:val="40"/>
        </w:rPr>
        <w:t xml:space="preserve"> </w:t>
      </w:r>
      <w:r>
        <w:t>Furthermore, these mechanisms can potentially explain a wide range of learning and memory phe- nomena.</w:t>
      </w:r>
      <w:r>
        <w:rPr>
          <w:spacing w:val="68"/>
        </w:rPr>
        <w:t xml:space="preserve"> </w:t>
      </w:r>
      <w:r>
        <w:t>Error-driven</w:t>
      </w:r>
      <w:r>
        <w:rPr>
          <w:spacing w:val="15"/>
        </w:rPr>
        <w:t xml:space="preserve"> </w:t>
      </w:r>
      <w:r>
        <w:t>learning</w:t>
      </w:r>
      <w:r>
        <w:rPr>
          <w:spacing w:val="14"/>
        </w:rPr>
        <w:t xml:space="preserve"> </w:t>
      </w:r>
      <w:r>
        <w:t>in</w:t>
      </w:r>
      <w:r>
        <w:rPr>
          <w:spacing w:val="15"/>
        </w:rPr>
        <w:t xml:space="preserve"> </w:t>
      </w:r>
      <w:r>
        <w:t>CA3</w:t>
      </w:r>
      <w:r>
        <w:rPr>
          <w:spacing w:val="14"/>
        </w:rPr>
        <w:t xml:space="preserve"> </w:t>
      </w:r>
      <w:r>
        <w:t>can</w:t>
      </w:r>
      <w:r>
        <w:rPr>
          <w:spacing w:val="15"/>
        </w:rPr>
        <w:t xml:space="preserve"> </w:t>
      </w:r>
      <w:r>
        <w:t>emerge</w:t>
      </w:r>
      <w:r>
        <w:rPr>
          <w:spacing w:val="14"/>
        </w:rPr>
        <w:t xml:space="preserve"> </w:t>
      </w:r>
      <w:r>
        <w:t>naturally</w:t>
      </w:r>
      <w:r>
        <w:rPr>
          <w:spacing w:val="15"/>
        </w:rPr>
        <w:t xml:space="preserve"> </w:t>
      </w:r>
      <w:r>
        <w:t>out</w:t>
      </w:r>
      <w:r>
        <w:rPr>
          <w:spacing w:val="14"/>
        </w:rPr>
        <w:t xml:space="preserve"> </w:t>
      </w:r>
      <w:r>
        <w:t>of</w:t>
      </w:r>
      <w:r>
        <w:rPr>
          <w:spacing w:val="15"/>
        </w:rPr>
        <w:t xml:space="preserve"> </w:t>
      </w:r>
      <w:r>
        <w:t>neurophysiological</w:t>
      </w:r>
      <w:r>
        <w:rPr>
          <w:spacing w:val="14"/>
        </w:rPr>
        <w:t xml:space="preserve"> </w:t>
      </w:r>
      <w:r>
        <w:t>properties</w:t>
      </w:r>
      <w:r>
        <w:rPr>
          <w:spacing w:val="15"/>
        </w:rPr>
        <w:t xml:space="preserve"> </w:t>
      </w:r>
      <w:r>
        <w:t>of</w:t>
      </w:r>
      <w:r>
        <w:rPr>
          <w:spacing w:val="14"/>
        </w:rPr>
        <w:t xml:space="preserve"> </w:t>
      </w:r>
      <w:r>
        <w:rPr>
          <w:spacing w:val="-5"/>
        </w:rPr>
        <w:t>the</w:t>
      </w:r>
    </w:p>
    <w:p w14:paraId="610AD140" w14:textId="77777777" w:rsidR="00A529FC" w:rsidRDefault="00000000">
      <w:pPr>
        <w:pStyle w:val="BodyText"/>
        <w:spacing w:before="16" w:line="175" w:lineRule="auto"/>
        <w:ind w:left="120" w:right="119"/>
        <w:jc w:val="both"/>
      </w:pPr>
      <w:r>
        <w:t>hippocampal</w:t>
      </w:r>
      <w:r>
        <w:rPr>
          <w:spacing w:val="-11"/>
        </w:rPr>
        <w:t xml:space="preserve"> </w:t>
      </w:r>
      <w:r>
        <w:t>circuits,</w:t>
      </w:r>
      <w:r>
        <w:rPr>
          <w:spacing w:val="-11"/>
        </w:rPr>
        <w:t xml:space="preserve"> </w:t>
      </w:r>
      <w:r>
        <w:t>building</w:t>
      </w:r>
      <w:r>
        <w:rPr>
          <w:spacing w:val="-11"/>
        </w:rPr>
        <w:t xml:space="preserve"> </w:t>
      </w:r>
      <w:r>
        <w:t>on</w:t>
      </w:r>
      <w:r>
        <w:rPr>
          <w:spacing w:val="-11"/>
        </w:rPr>
        <w:t xml:space="preserve"> </w:t>
      </w:r>
      <w:r>
        <w:t>the</w:t>
      </w:r>
      <w:r>
        <w:rPr>
          <w:spacing w:val="-11"/>
        </w:rPr>
        <w:t xml:space="preserve"> </w:t>
      </w:r>
      <w:r>
        <w:t>basic</w:t>
      </w:r>
      <w:r>
        <w:rPr>
          <w:spacing w:val="-11"/>
        </w:rPr>
        <w:t xml:space="preserve"> </w:t>
      </w:r>
      <w:r>
        <w:t>framework</w:t>
      </w:r>
      <w:r>
        <w:rPr>
          <w:spacing w:val="-11"/>
        </w:rPr>
        <w:t xml:space="preserve"> </w:t>
      </w:r>
      <w:r>
        <w:t>for</w:t>
      </w:r>
      <w:r>
        <w:rPr>
          <w:spacing w:val="-11"/>
        </w:rPr>
        <w:t xml:space="preserve"> </w:t>
      </w:r>
      <w:r>
        <w:t>error-driven</w:t>
      </w:r>
      <w:r>
        <w:rPr>
          <w:spacing w:val="-11"/>
        </w:rPr>
        <w:t xml:space="preserve"> </w:t>
      </w:r>
      <w:r>
        <w:t>learning</w:t>
      </w:r>
      <w:r>
        <w:rPr>
          <w:spacing w:val="-11"/>
        </w:rPr>
        <w:t xml:space="preserve"> </w:t>
      </w:r>
      <w:r>
        <w:t>in</w:t>
      </w:r>
      <w:r>
        <w:rPr>
          <w:spacing w:val="-11"/>
        </w:rPr>
        <w:t xml:space="preserve"> </w:t>
      </w:r>
      <w:r>
        <w:t>the</w:t>
      </w:r>
      <w:r>
        <w:rPr>
          <w:spacing w:val="-11"/>
        </w:rPr>
        <w:t xml:space="preserve"> </w:t>
      </w:r>
      <w:r>
        <w:t>monosynaptic</w:t>
      </w:r>
      <w:r>
        <w:rPr>
          <w:spacing w:val="-11"/>
        </w:rPr>
        <w:t xml:space="preserve"> </w:t>
      </w:r>
      <w:r>
        <w:t>EC</w:t>
      </w:r>
      <w:r>
        <w:rPr>
          <w:spacing w:val="-11"/>
        </w:rPr>
        <w:t xml:space="preserve"> </w:t>
      </w:r>
      <w:r>
        <w:rPr>
          <w:rFonts w:ascii="Meiryo" w:hAnsi="Meiryo"/>
          <w:i/>
        </w:rPr>
        <w:t xml:space="preserve">↔ </w:t>
      </w:r>
      <w:r>
        <w:t>CA1</w:t>
      </w:r>
      <w:r>
        <w:rPr>
          <w:spacing w:val="7"/>
        </w:rPr>
        <w:t xml:space="preserve"> </w:t>
      </w:r>
      <w:r>
        <w:t>pathway</w:t>
      </w:r>
      <w:r>
        <w:rPr>
          <w:spacing w:val="7"/>
        </w:rPr>
        <w:t xml:space="preserve"> </w:t>
      </w:r>
      <w:r>
        <w:t>(Ketz</w:t>
      </w:r>
      <w:r>
        <w:rPr>
          <w:spacing w:val="7"/>
        </w:rPr>
        <w:t xml:space="preserve"> </w:t>
      </w:r>
      <w:r>
        <w:t>et</w:t>
      </w:r>
      <w:r>
        <w:rPr>
          <w:spacing w:val="7"/>
        </w:rPr>
        <w:t xml:space="preserve"> </w:t>
      </w:r>
      <w:r>
        <w:t>al.,</w:t>
      </w:r>
      <w:r>
        <w:rPr>
          <w:spacing w:val="8"/>
        </w:rPr>
        <w:t xml:space="preserve"> </w:t>
      </w:r>
      <w:r>
        <w:t>2013).</w:t>
      </w:r>
      <w:r>
        <w:rPr>
          <w:spacing w:val="44"/>
        </w:rPr>
        <w:t xml:space="preserve"> </w:t>
      </w:r>
      <w:r>
        <w:t>There</w:t>
      </w:r>
      <w:r>
        <w:rPr>
          <w:spacing w:val="7"/>
        </w:rPr>
        <w:t xml:space="preserve"> </w:t>
      </w:r>
      <w:r>
        <w:t>are</w:t>
      </w:r>
      <w:r>
        <w:rPr>
          <w:spacing w:val="7"/>
        </w:rPr>
        <w:t xml:space="preserve"> </w:t>
      </w:r>
      <w:r>
        <w:t>many</w:t>
      </w:r>
      <w:r>
        <w:rPr>
          <w:spacing w:val="7"/>
        </w:rPr>
        <w:t xml:space="preserve"> </w:t>
      </w:r>
      <w:r>
        <w:t>further</w:t>
      </w:r>
      <w:r>
        <w:rPr>
          <w:spacing w:val="7"/>
        </w:rPr>
        <w:t xml:space="preserve"> </w:t>
      </w:r>
      <w:r>
        <w:t>implications</w:t>
      </w:r>
      <w:r>
        <w:rPr>
          <w:spacing w:val="8"/>
        </w:rPr>
        <w:t xml:space="preserve"> </w:t>
      </w:r>
      <w:r>
        <w:t>and</w:t>
      </w:r>
      <w:r>
        <w:rPr>
          <w:spacing w:val="7"/>
        </w:rPr>
        <w:t xml:space="preserve"> </w:t>
      </w:r>
      <w:r>
        <w:t>applications</w:t>
      </w:r>
      <w:r>
        <w:rPr>
          <w:spacing w:val="7"/>
        </w:rPr>
        <w:t xml:space="preserve"> </w:t>
      </w:r>
      <w:r>
        <w:t>of</w:t>
      </w:r>
      <w:r>
        <w:rPr>
          <w:spacing w:val="7"/>
        </w:rPr>
        <w:t xml:space="preserve"> </w:t>
      </w:r>
      <w:r>
        <w:t>this</w:t>
      </w:r>
      <w:r>
        <w:rPr>
          <w:spacing w:val="8"/>
        </w:rPr>
        <w:t xml:space="preserve"> </w:t>
      </w:r>
      <w:r>
        <w:t>work,</w:t>
      </w:r>
      <w:r>
        <w:rPr>
          <w:spacing w:val="10"/>
        </w:rPr>
        <w:t xml:space="preserve"> </w:t>
      </w:r>
      <w:r>
        <w:rPr>
          <w:spacing w:val="-5"/>
        </w:rPr>
        <w:t>and</w:t>
      </w:r>
    </w:p>
    <w:p w14:paraId="770A71DE" w14:textId="77777777" w:rsidR="00A529FC" w:rsidRDefault="00000000">
      <w:pPr>
        <w:pStyle w:val="BodyText"/>
        <w:spacing w:before="31" w:line="256" w:lineRule="auto"/>
        <w:ind w:left="120" w:right="119"/>
        <w:jc w:val="both"/>
      </w:pPr>
      <w:r>
        <w:t>many</w:t>
      </w:r>
      <w:r>
        <w:rPr>
          <w:spacing w:val="-3"/>
        </w:rPr>
        <w:t xml:space="preserve"> </w:t>
      </w:r>
      <w:r>
        <w:t>important</w:t>
      </w:r>
      <w:r>
        <w:rPr>
          <w:spacing w:val="-3"/>
        </w:rPr>
        <w:t xml:space="preserve"> </w:t>
      </w:r>
      <w:r>
        <w:t>empirical</w:t>
      </w:r>
      <w:r>
        <w:rPr>
          <w:spacing w:val="-3"/>
        </w:rPr>
        <w:t xml:space="preserve"> </w:t>
      </w:r>
      <w:r>
        <w:t>tests</w:t>
      </w:r>
      <w:r>
        <w:rPr>
          <w:spacing w:val="-3"/>
        </w:rPr>
        <w:t xml:space="preserve"> </w:t>
      </w:r>
      <w:r>
        <w:t>needed</w:t>
      </w:r>
      <w:r>
        <w:rPr>
          <w:spacing w:val="-3"/>
        </w:rPr>
        <w:t xml:space="preserve"> </w:t>
      </w:r>
      <w:r>
        <w:t>to</w:t>
      </w:r>
      <w:r>
        <w:rPr>
          <w:spacing w:val="-3"/>
        </w:rPr>
        <w:t xml:space="preserve"> </w:t>
      </w:r>
      <w:r>
        <w:t>more</w:t>
      </w:r>
      <w:r>
        <w:rPr>
          <w:spacing w:val="-3"/>
        </w:rPr>
        <w:t xml:space="preserve"> </w:t>
      </w:r>
      <w:r>
        <w:t>fully</w:t>
      </w:r>
      <w:r>
        <w:rPr>
          <w:spacing w:val="-3"/>
        </w:rPr>
        <w:t xml:space="preserve"> </w:t>
      </w:r>
      <w:r>
        <w:t>establish</w:t>
      </w:r>
      <w:r>
        <w:rPr>
          <w:spacing w:val="-3"/>
        </w:rPr>
        <w:t xml:space="preserve"> </w:t>
      </w:r>
      <w:r>
        <w:t>its</w:t>
      </w:r>
      <w:r>
        <w:rPr>
          <w:spacing w:val="-3"/>
        </w:rPr>
        <w:t xml:space="preserve"> </w:t>
      </w:r>
      <w:r>
        <w:t>validity.</w:t>
      </w:r>
      <w:r>
        <w:rPr>
          <w:spacing w:val="20"/>
        </w:rPr>
        <w:t xml:space="preserve"> </w:t>
      </w:r>
      <w:r>
        <w:t>Hopefully,</w:t>
      </w:r>
      <w:r>
        <w:rPr>
          <w:spacing w:val="-2"/>
        </w:rPr>
        <w:t xml:space="preserve"> </w:t>
      </w:r>
      <w:r>
        <w:t>the</w:t>
      </w:r>
      <w:r>
        <w:rPr>
          <w:spacing w:val="-3"/>
        </w:rPr>
        <w:t xml:space="preserve"> </w:t>
      </w:r>
      <w:r>
        <w:t>results</w:t>
      </w:r>
      <w:r>
        <w:rPr>
          <w:spacing w:val="-3"/>
        </w:rPr>
        <w:t xml:space="preserve"> </w:t>
      </w:r>
      <w:r>
        <w:t>presented here provide sufficient motivation to undertake this important future research.</w:t>
      </w:r>
    </w:p>
    <w:p w14:paraId="66BF47E2" w14:textId="77777777" w:rsidR="00A529FC" w:rsidRDefault="00A529FC">
      <w:pPr>
        <w:pStyle w:val="BodyText"/>
        <w:spacing w:before="6"/>
        <w:rPr>
          <w:sz w:val="32"/>
        </w:rPr>
      </w:pPr>
    </w:p>
    <w:p w14:paraId="53359B37" w14:textId="77777777" w:rsidR="00A529FC" w:rsidRDefault="00000000">
      <w:pPr>
        <w:pStyle w:val="Heading1"/>
      </w:pPr>
      <w:r>
        <w:rPr>
          <w:spacing w:val="-2"/>
        </w:rPr>
        <w:t>Appendix</w:t>
      </w:r>
    </w:p>
    <w:p w14:paraId="4A907F52" w14:textId="77777777" w:rsidR="00A529FC" w:rsidRDefault="00A529FC">
      <w:pPr>
        <w:pStyle w:val="BodyText"/>
        <w:spacing w:before="3"/>
        <w:rPr>
          <w:sz w:val="24"/>
        </w:rPr>
      </w:pPr>
    </w:p>
    <w:p w14:paraId="24714DAC" w14:textId="3492E323" w:rsidR="00A529FC" w:rsidRDefault="002F233B">
      <w:pPr>
        <w:pStyle w:val="BodyText"/>
        <w:spacing w:line="252" w:lineRule="auto"/>
        <w:ind w:left="120" w:right="117" w:firstLine="298"/>
        <w:jc w:val="both"/>
      </w:pPr>
      <w:del w:id="597" w:author="Author" w:date="2022-09-10T01:53:00Z">
        <w:r>
          <w:rPr>
            <w:noProof/>
          </w:rPr>
          <mc:AlternateContent>
            <mc:Choice Requires="wps">
              <w:drawing>
                <wp:anchor distT="0" distB="0" distL="114300" distR="114300" simplePos="0" relativeHeight="487675904" behindDoc="1" locked="0" layoutInCell="1" allowOverlap="1" wp14:anchorId="02208A03" wp14:editId="355B55D4">
                  <wp:simplePos x="0" y="0"/>
                  <wp:positionH relativeFrom="page">
                    <wp:posOffset>919480</wp:posOffset>
                  </wp:positionH>
                  <wp:positionV relativeFrom="paragraph">
                    <wp:posOffset>997585</wp:posOffset>
                  </wp:positionV>
                  <wp:extent cx="1816735" cy="344170"/>
                  <wp:effectExtent l="0" t="0" r="24765" b="24130"/>
                  <wp:wrapNone/>
                  <wp:docPr id="1056"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F0C95D" id="Line 18" o:spid="_x0000_s1026" style="position:absolute;z-index:-15640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4pt,78.55pt" to="215.45pt,10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" strokeweight=".14058mm">
                  <o:lock v:ext="edit" shapetype="f"/>
                  <w10:wrap anchorx="page"/>
                </v:line>
              </w:pict>
            </mc:Fallback>
          </mc:AlternateContent>
        </w:r>
      </w:del>
      <w:ins w:id="598" w:author="Author" w:date="2022-09-10T01:53:00Z">
        <w:r w:rsidR="006228F8">
          <w:rPr>
            <w:noProof/>
          </w:rPr>
          <mc:AlternateContent>
            <mc:Choice Requires="wps">
              <w:drawing>
                <wp:anchor distT="0" distB="0" distL="114300" distR="114300" simplePos="0" relativeHeight="486599680" behindDoc="1" locked="0" layoutInCell="1" allowOverlap="1" wp14:anchorId="35E55041" wp14:editId="39449A6A">
                  <wp:simplePos x="0" y="0"/>
                  <wp:positionH relativeFrom="page">
                    <wp:posOffset>919480</wp:posOffset>
                  </wp:positionH>
                  <wp:positionV relativeFrom="paragraph">
                    <wp:posOffset>997585</wp:posOffset>
                  </wp:positionV>
                  <wp:extent cx="1816735" cy="344170"/>
                  <wp:effectExtent l="0" t="0" r="24765" b="24130"/>
                  <wp:wrapNone/>
                  <wp:docPr id="2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1816735" cy="344170"/>
                          </a:xfrm>
                          <a:prstGeom prst="line">
                            <a:avLst/>
                          </a:prstGeom>
                          <a:noFill/>
                          <a:ln w="506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FC835" id="Line 18" o:spid="_x0000_s1026" style="position:absolute;z-index:-16716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2.4pt,78.55pt" to="215.45pt,10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" strokeweight=".14058mm">
                  <o:lock v:ext="edit" shapetype="f"/>
                  <w10:wrap anchorx="page"/>
                </v:line>
              </w:pict>
            </mc:Fallback>
          </mc:AlternateContent>
        </w:r>
      </w:ins>
      <w:r w:rsidR="00000000">
        <w:t>In this appendix we provide some of the key parameters to understanding how the Theremin model is structured,</w:t>
      </w:r>
      <w:r w:rsidR="00000000">
        <w:rPr>
          <w:spacing w:val="-10"/>
        </w:rPr>
        <w:t xml:space="preserve"> </w:t>
      </w:r>
      <w:r w:rsidR="00000000">
        <w:t>and</w:t>
      </w:r>
      <w:r w:rsidR="00000000">
        <w:rPr>
          <w:spacing w:val="-11"/>
        </w:rPr>
        <w:t xml:space="preserve"> </w:t>
      </w:r>
      <w:r w:rsidR="00000000">
        <w:t>organized</w:t>
      </w:r>
      <w:r w:rsidR="00000000">
        <w:rPr>
          <w:spacing w:val="-11"/>
        </w:rPr>
        <w:t xml:space="preserve"> </w:t>
      </w:r>
      <w:r w:rsidR="00000000">
        <w:t>to</w:t>
      </w:r>
      <w:r w:rsidR="00000000">
        <w:rPr>
          <w:spacing w:val="-11"/>
        </w:rPr>
        <w:t xml:space="preserve"> </w:t>
      </w:r>
      <w:r w:rsidR="00000000">
        <w:t>do</w:t>
      </w:r>
      <w:r w:rsidR="00000000">
        <w:rPr>
          <w:spacing w:val="-11"/>
        </w:rPr>
        <w:t xml:space="preserve"> </w:t>
      </w:r>
      <w:r w:rsidR="00000000">
        <w:t>the</w:t>
      </w:r>
      <w:r w:rsidR="00000000">
        <w:rPr>
          <w:spacing w:val="-11"/>
        </w:rPr>
        <w:t xml:space="preserve"> </w:t>
      </w:r>
      <w:r w:rsidR="00000000">
        <w:t>AB-AC</w:t>
      </w:r>
      <w:r w:rsidR="00000000">
        <w:rPr>
          <w:spacing w:val="-11"/>
        </w:rPr>
        <w:t xml:space="preserve"> </w:t>
      </w:r>
      <w:r w:rsidR="00000000">
        <w:t>memory</w:t>
      </w:r>
      <w:r w:rsidR="00000000">
        <w:rPr>
          <w:spacing w:val="-11"/>
        </w:rPr>
        <w:t xml:space="preserve"> </w:t>
      </w:r>
      <w:r w:rsidR="00000000">
        <w:t>task. See</w:t>
      </w:r>
      <w:r w:rsidR="00000000">
        <w:rPr>
          <w:spacing w:val="-11"/>
        </w:rPr>
        <w:t xml:space="preserve"> </w:t>
      </w:r>
      <w:r w:rsidR="00000000">
        <w:t>table</w:t>
      </w:r>
      <w:r w:rsidR="00000000">
        <w:rPr>
          <w:spacing w:val="-11"/>
        </w:rPr>
        <w:t xml:space="preserve"> </w:t>
      </w:r>
      <w:r w:rsidR="00000000">
        <w:t>captions</w:t>
      </w:r>
      <w:r w:rsidR="00000000">
        <w:rPr>
          <w:spacing w:val="-11"/>
        </w:rPr>
        <w:t xml:space="preserve"> </w:t>
      </w:r>
      <w:r w:rsidR="00000000">
        <w:t>for</w:t>
      </w:r>
      <w:r w:rsidR="00000000">
        <w:rPr>
          <w:spacing w:val="-11"/>
        </w:rPr>
        <w:t xml:space="preserve"> </w:t>
      </w:r>
      <w:r w:rsidR="00000000">
        <w:t>detailed</w:t>
      </w:r>
      <w:r w:rsidR="00000000">
        <w:rPr>
          <w:spacing w:val="-11"/>
        </w:rPr>
        <w:t xml:space="preserve"> </w:t>
      </w:r>
      <w:r w:rsidR="00000000">
        <w:t>descriptions</w:t>
      </w:r>
      <w:r w:rsidR="00000000">
        <w:rPr>
          <w:spacing w:val="-11"/>
        </w:rPr>
        <w:t xml:space="preserve"> </w:t>
      </w:r>
      <w:r w:rsidR="00000000">
        <w:t>on</w:t>
      </w:r>
      <w:r w:rsidR="00000000">
        <w:rPr>
          <w:spacing w:val="-11"/>
        </w:rPr>
        <w:t xml:space="preserve"> </w:t>
      </w:r>
      <w:r w:rsidR="00000000">
        <w:t>pa- rameters/diagrams.</w:t>
      </w:r>
      <w:r w:rsidR="00000000">
        <w:rPr>
          <w:spacing w:val="40"/>
        </w:rPr>
        <w:t xml:space="preserve"> </w:t>
      </w:r>
      <w:r w:rsidR="00000000">
        <w:t>The best documentation for those interested in all the details is the fully-functioning Theremin model along with further detailed documentation, available at:</w:t>
      </w:r>
      <w:r w:rsidR="00000000">
        <w:rPr>
          <w:spacing w:val="40"/>
        </w:rPr>
        <w:t xml:space="preserve"> </w:t>
      </w:r>
      <w:r w:rsidR="00000000">
        <w:rPr>
          <w:rFonts w:ascii="Courier New"/>
        </w:rPr>
        <w:t xml:space="preserve">https://github.com/ </w:t>
      </w:r>
      <w:r w:rsidR="00000000">
        <w:rPr>
          <w:rFonts w:ascii="Courier New"/>
          <w:spacing w:val="-2"/>
        </w:rPr>
        <w:t>ccnlab/hip-edl</w:t>
      </w:r>
      <w:r w:rsidR="00000000">
        <w:rPr>
          <w:spacing w:val="-2"/>
        </w:rPr>
        <w:t>.</w:t>
      </w:r>
    </w:p>
    <w:p w14:paraId="29BD9401" w14:textId="77777777" w:rsidR="00A529FC" w:rsidRDefault="00A529FC">
      <w:pPr>
        <w:pStyle w:val="BodyText"/>
        <w:spacing w:before="2"/>
        <w:rPr>
          <w:sz w:val="17"/>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69"/>
        <w:gridCol w:w="792"/>
        <w:gridCol w:w="986"/>
        <w:gridCol w:w="792"/>
      </w:tblGrid>
      <w:tr w:rsidR="00A529FC" w14:paraId="75482662" w14:textId="77777777">
        <w:trPr>
          <w:trHeight w:val="539"/>
        </w:trPr>
        <w:tc>
          <w:tcPr>
            <w:tcW w:w="2869" w:type="dxa"/>
          </w:tcPr>
          <w:p w14:paraId="68E3C001" w14:textId="77777777" w:rsidR="00A529FC" w:rsidRDefault="00000000">
            <w:pPr>
              <w:pStyle w:val="TableParagraph"/>
              <w:ind w:left="1553"/>
            </w:pPr>
            <w:r>
              <w:t>Network</w:t>
            </w:r>
            <w:r>
              <w:rPr>
                <w:spacing w:val="-12"/>
              </w:rPr>
              <w:t xml:space="preserve"> </w:t>
            </w:r>
            <w:r>
              <w:rPr>
                <w:spacing w:val="-4"/>
              </w:rPr>
              <w:t>Size</w:t>
            </w:r>
          </w:p>
          <w:p w14:paraId="0449D7CF" w14:textId="77777777" w:rsidR="00A529FC" w:rsidRDefault="00000000">
            <w:pPr>
              <w:pStyle w:val="TableParagraph"/>
              <w:spacing w:before="18" w:line="240" w:lineRule="auto"/>
            </w:pPr>
            <w:r>
              <w:rPr>
                <w:spacing w:val="-2"/>
              </w:rPr>
              <w:t>Parameter</w:t>
            </w:r>
          </w:p>
        </w:tc>
        <w:tc>
          <w:tcPr>
            <w:tcW w:w="792" w:type="dxa"/>
          </w:tcPr>
          <w:p w14:paraId="1FE8D3D4" w14:textId="77777777" w:rsidR="00A529FC" w:rsidRDefault="00000000">
            <w:pPr>
              <w:pStyle w:val="TableParagraph"/>
              <w:spacing w:before="119" w:line="240" w:lineRule="auto"/>
              <w:ind w:left="104" w:right="96"/>
              <w:jc w:val="center"/>
            </w:pPr>
            <w:r>
              <w:rPr>
                <w:spacing w:val="-2"/>
              </w:rPr>
              <w:t>Small</w:t>
            </w:r>
          </w:p>
        </w:tc>
        <w:tc>
          <w:tcPr>
            <w:tcW w:w="986" w:type="dxa"/>
          </w:tcPr>
          <w:p w14:paraId="42132543" w14:textId="77777777" w:rsidR="00A529FC" w:rsidRDefault="00000000">
            <w:pPr>
              <w:pStyle w:val="TableParagraph"/>
              <w:spacing w:before="119" w:line="240" w:lineRule="auto"/>
              <w:ind w:left="105" w:right="96"/>
              <w:jc w:val="center"/>
            </w:pPr>
            <w:r>
              <w:rPr>
                <w:spacing w:val="-2"/>
              </w:rPr>
              <w:t>Medium</w:t>
            </w:r>
          </w:p>
        </w:tc>
        <w:tc>
          <w:tcPr>
            <w:tcW w:w="792" w:type="dxa"/>
          </w:tcPr>
          <w:p w14:paraId="73894C7C" w14:textId="77777777" w:rsidR="00A529FC" w:rsidRDefault="00000000">
            <w:pPr>
              <w:pStyle w:val="TableParagraph"/>
              <w:spacing w:before="119" w:line="240" w:lineRule="auto"/>
              <w:ind w:left="105" w:right="95"/>
              <w:jc w:val="center"/>
            </w:pPr>
            <w:r>
              <w:rPr>
                <w:spacing w:val="-2"/>
              </w:rPr>
              <w:t>Large</w:t>
            </w:r>
          </w:p>
        </w:tc>
      </w:tr>
      <w:tr w:rsidR="00A529FC" w14:paraId="2BC510A7" w14:textId="77777777">
        <w:trPr>
          <w:trHeight w:val="268"/>
        </w:trPr>
        <w:tc>
          <w:tcPr>
            <w:tcW w:w="2869" w:type="dxa"/>
          </w:tcPr>
          <w:p w14:paraId="6BF568D2" w14:textId="77777777" w:rsidR="00A529FC" w:rsidRDefault="00000000">
            <w:pPr>
              <w:pStyle w:val="TableParagraph"/>
            </w:pPr>
            <w:r>
              <w:t>Input</w:t>
            </w:r>
            <w:r>
              <w:rPr>
                <w:spacing w:val="-6"/>
              </w:rPr>
              <w:t xml:space="preserve"> </w:t>
            </w:r>
            <w:r>
              <w:t>Pool</w:t>
            </w:r>
            <w:r>
              <w:rPr>
                <w:spacing w:val="-5"/>
              </w:rPr>
              <w:t xml:space="preserve"> </w:t>
            </w:r>
            <w:r>
              <w:rPr>
                <w:spacing w:val="-4"/>
              </w:rPr>
              <w:t>Size</w:t>
            </w:r>
          </w:p>
        </w:tc>
        <w:tc>
          <w:tcPr>
            <w:tcW w:w="792" w:type="dxa"/>
          </w:tcPr>
          <w:p w14:paraId="40C33DCB" w14:textId="77777777" w:rsidR="00A529FC" w:rsidRDefault="00000000">
            <w:pPr>
              <w:pStyle w:val="TableParagraph"/>
              <w:ind w:left="104" w:right="96"/>
              <w:jc w:val="center"/>
            </w:pPr>
            <w:r>
              <w:rPr>
                <w:spacing w:val="-5"/>
              </w:rPr>
              <w:t>7x7</w:t>
            </w:r>
          </w:p>
        </w:tc>
        <w:tc>
          <w:tcPr>
            <w:tcW w:w="986" w:type="dxa"/>
          </w:tcPr>
          <w:p w14:paraId="1D26782E" w14:textId="77777777" w:rsidR="00A529FC" w:rsidRDefault="00000000">
            <w:pPr>
              <w:pStyle w:val="TableParagraph"/>
              <w:ind w:left="105" w:right="96"/>
              <w:jc w:val="center"/>
            </w:pPr>
            <w:r>
              <w:rPr>
                <w:spacing w:val="-5"/>
              </w:rPr>
              <w:t>7x7</w:t>
            </w:r>
          </w:p>
        </w:tc>
        <w:tc>
          <w:tcPr>
            <w:tcW w:w="792" w:type="dxa"/>
          </w:tcPr>
          <w:p w14:paraId="67DD319C" w14:textId="77777777" w:rsidR="00A529FC" w:rsidRDefault="00000000">
            <w:pPr>
              <w:pStyle w:val="TableParagraph"/>
              <w:ind w:left="105" w:right="95"/>
              <w:jc w:val="center"/>
            </w:pPr>
            <w:r>
              <w:rPr>
                <w:spacing w:val="-5"/>
              </w:rPr>
              <w:t>7x7</w:t>
            </w:r>
          </w:p>
        </w:tc>
      </w:tr>
      <w:tr w:rsidR="00A529FC" w14:paraId="730DFFDD" w14:textId="77777777">
        <w:trPr>
          <w:trHeight w:val="268"/>
        </w:trPr>
        <w:tc>
          <w:tcPr>
            <w:tcW w:w="2869" w:type="dxa"/>
          </w:tcPr>
          <w:p w14:paraId="421CAE7C" w14:textId="77777777" w:rsidR="00A529FC" w:rsidRDefault="00000000">
            <w:pPr>
              <w:pStyle w:val="TableParagraph"/>
            </w:pPr>
            <w:r>
              <w:t>Input</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615EA063" w14:textId="77777777" w:rsidR="00A529FC" w:rsidRDefault="00000000">
            <w:pPr>
              <w:pStyle w:val="TableParagraph"/>
              <w:ind w:left="104" w:right="96"/>
              <w:jc w:val="center"/>
            </w:pPr>
            <w:r>
              <w:rPr>
                <w:spacing w:val="-5"/>
              </w:rPr>
              <w:t>2x3</w:t>
            </w:r>
          </w:p>
        </w:tc>
        <w:tc>
          <w:tcPr>
            <w:tcW w:w="986" w:type="dxa"/>
          </w:tcPr>
          <w:p w14:paraId="063BF1E6" w14:textId="77777777" w:rsidR="00A529FC" w:rsidRDefault="00000000">
            <w:pPr>
              <w:pStyle w:val="TableParagraph"/>
              <w:ind w:left="105" w:right="96"/>
              <w:jc w:val="center"/>
            </w:pPr>
            <w:r>
              <w:rPr>
                <w:spacing w:val="-5"/>
              </w:rPr>
              <w:t>2x3</w:t>
            </w:r>
          </w:p>
        </w:tc>
        <w:tc>
          <w:tcPr>
            <w:tcW w:w="792" w:type="dxa"/>
          </w:tcPr>
          <w:p w14:paraId="44BBC8AA" w14:textId="77777777" w:rsidR="00A529FC" w:rsidRDefault="00000000">
            <w:pPr>
              <w:pStyle w:val="TableParagraph"/>
              <w:ind w:left="105" w:right="95"/>
              <w:jc w:val="center"/>
            </w:pPr>
            <w:r>
              <w:rPr>
                <w:spacing w:val="-5"/>
              </w:rPr>
              <w:t>2x3</w:t>
            </w:r>
          </w:p>
        </w:tc>
      </w:tr>
      <w:tr w:rsidR="00A529FC" w14:paraId="1167DD6A" w14:textId="77777777">
        <w:trPr>
          <w:trHeight w:val="268"/>
        </w:trPr>
        <w:tc>
          <w:tcPr>
            <w:tcW w:w="2869" w:type="dxa"/>
          </w:tcPr>
          <w:p w14:paraId="7B1DC6E1" w14:textId="77777777" w:rsidR="00A529FC" w:rsidRDefault="00000000">
            <w:pPr>
              <w:pStyle w:val="TableParagraph"/>
            </w:pPr>
            <w:r>
              <w:t>ECin</w:t>
            </w:r>
            <w:r>
              <w:rPr>
                <w:spacing w:val="-6"/>
              </w:rPr>
              <w:t xml:space="preserve"> </w:t>
            </w:r>
            <w:r>
              <w:t>Pool</w:t>
            </w:r>
            <w:r>
              <w:rPr>
                <w:spacing w:val="-5"/>
              </w:rPr>
              <w:t xml:space="preserve"> </w:t>
            </w:r>
            <w:r>
              <w:rPr>
                <w:spacing w:val="-4"/>
              </w:rPr>
              <w:t>Size</w:t>
            </w:r>
          </w:p>
        </w:tc>
        <w:tc>
          <w:tcPr>
            <w:tcW w:w="792" w:type="dxa"/>
          </w:tcPr>
          <w:p w14:paraId="4063A0D9" w14:textId="77777777" w:rsidR="00A529FC" w:rsidRDefault="00000000">
            <w:pPr>
              <w:pStyle w:val="TableParagraph"/>
              <w:ind w:left="104" w:right="96"/>
              <w:jc w:val="center"/>
            </w:pPr>
            <w:r>
              <w:rPr>
                <w:spacing w:val="-5"/>
              </w:rPr>
              <w:t>7x7</w:t>
            </w:r>
          </w:p>
        </w:tc>
        <w:tc>
          <w:tcPr>
            <w:tcW w:w="986" w:type="dxa"/>
          </w:tcPr>
          <w:p w14:paraId="491E6917" w14:textId="77777777" w:rsidR="00A529FC" w:rsidRDefault="00000000">
            <w:pPr>
              <w:pStyle w:val="TableParagraph"/>
              <w:ind w:left="105" w:right="96"/>
              <w:jc w:val="center"/>
            </w:pPr>
            <w:r>
              <w:rPr>
                <w:spacing w:val="-5"/>
              </w:rPr>
              <w:t>7x7</w:t>
            </w:r>
          </w:p>
        </w:tc>
        <w:tc>
          <w:tcPr>
            <w:tcW w:w="792" w:type="dxa"/>
          </w:tcPr>
          <w:p w14:paraId="2EB28367" w14:textId="77777777" w:rsidR="00A529FC" w:rsidRDefault="00000000">
            <w:pPr>
              <w:pStyle w:val="TableParagraph"/>
              <w:ind w:left="105" w:right="95"/>
              <w:jc w:val="center"/>
            </w:pPr>
            <w:r>
              <w:rPr>
                <w:spacing w:val="-5"/>
              </w:rPr>
              <w:t>7x7</w:t>
            </w:r>
          </w:p>
        </w:tc>
      </w:tr>
      <w:tr w:rsidR="00A529FC" w14:paraId="32EADB67" w14:textId="77777777">
        <w:trPr>
          <w:trHeight w:val="268"/>
        </w:trPr>
        <w:tc>
          <w:tcPr>
            <w:tcW w:w="2869" w:type="dxa"/>
          </w:tcPr>
          <w:p w14:paraId="58A5DA90" w14:textId="77777777" w:rsidR="00A529FC" w:rsidRDefault="00000000">
            <w:pPr>
              <w:pStyle w:val="TableParagraph"/>
            </w:pPr>
            <w:r>
              <w:t>ECin</w:t>
            </w:r>
            <w:r>
              <w:rPr>
                <w:spacing w:val="-6"/>
              </w:rPr>
              <w:t xml:space="preserve"> </w:t>
            </w:r>
            <w:r>
              <w:t>Number</w:t>
            </w:r>
            <w:r>
              <w:rPr>
                <w:spacing w:val="-6"/>
              </w:rPr>
              <w:t xml:space="preserve"> </w:t>
            </w:r>
            <w:r>
              <w:t>of</w:t>
            </w:r>
            <w:r>
              <w:rPr>
                <w:spacing w:val="-5"/>
              </w:rPr>
              <w:t xml:space="preserve"> </w:t>
            </w:r>
            <w:r>
              <w:rPr>
                <w:spacing w:val="-2"/>
              </w:rPr>
              <w:t>Pools</w:t>
            </w:r>
          </w:p>
        </w:tc>
        <w:tc>
          <w:tcPr>
            <w:tcW w:w="792" w:type="dxa"/>
          </w:tcPr>
          <w:p w14:paraId="6DBEA2D9" w14:textId="77777777" w:rsidR="00A529FC" w:rsidRDefault="00000000">
            <w:pPr>
              <w:pStyle w:val="TableParagraph"/>
              <w:ind w:left="104" w:right="96"/>
              <w:jc w:val="center"/>
            </w:pPr>
            <w:r>
              <w:rPr>
                <w:spacing w:val="-5"/>
              </w:rPr>
              <w:t>2x3</w:t>
            </w:r>
          </w:p>
        </w:tc>
        <w:tc>
          <w:tcPr>
            <w:tcW w:w="986" w:type="dxa"/>
          </w:tcPr>
          <w:p w14:paraId="457A452F" w14:textId="77777777" w:rsidR="00A529FC" w:rsidRDefault="00000000">
            <w:pPr>
              <w:pStyle w:val="TableParagraph"/>
              <w:ind w:left="105" w:right="96"/>
              <w:jc w:val="center"/>
            </w:pPr>
            <w:r>
              <w:rPr>
                <w:spacing w:val="-5"/>
              </w:rPr>
              <w:t>2x3</w:t>
            </w:r>
          </w:p>
        </w:tc>
        <w:tc>
          <w:tcPr>
            <w:tcW w:w="792" w:type="dxa"/>
          </w:tcPr>
          <w:p w14:paraId="7EBCFAB5" w14:textId="77777777" w:rsidR="00A529FC" w:rsidRDefault="00000000">
            <w:pPr>
              <w:pStyle w:val="TableParagraph"/>
              <w:ind w:left="105" w:right="95"/>
              <w:jc w:val="center"/>
            </w:pPr>
            <w:r>
              <w:rPr>
                <w:spacing w:val="-5"/>
              </w:rPr>
              <w:t>2x3</w:t>
            </w:r>
          </w:p>
        </w:tc>
      </w:tr>
      <w:tr w:rsidR="00A529FC" w14:paraId="7DA8985E" w14:textId="77777777">
        <w:trPr>
          <w:trHeight w:val="268"/>
        </w:trPr>
        <w:tc>
          <w:tcPr>
            <w:tcW w:w="2869" w:type="dxa"/>
          </w:tcPr>
          <w:p w14:paraId="76EFDCC0" w14:textId="77777777" w:rsidR="00A529FC" w:rsidRDefault="00000000">
            <w:pPr>
              <w:pStyle w:val="TableParagraph"/>
            </w:pPr>
            <w:r>
              <w:t>ECout</w:t>
            </w:r>
            <w:r>
              <w:rPr>
                <w:spacing w:val="-6"/>
              </w:rPr>
              <w:t xml:space="preserve"> </w:t>
            </w:r>
            <w:r>
              <w:t>Pool</w:t>
            </w:r>
            <w:r>
              <w:rPr>
                <w:spacing w:val="-6"/>
              </w:rPr>
              <w:t xml:space="preserve"> </w:t>
            </w:r>
            <w:r>
              <w:rPr>
                <w:spacing w:val="-4"/>
              </w:rPr>
              <w:t>Size</w:t>
            </w:r>
          </w:p>
        </w:tc>
        <w:tc>
          <w:tcPr>
            <w:tcW w:w="792" w:type="dxa"/>
          </w:tcPr>
          <w:p w14:paraId="6AF4A5E3" w14:textId="77777777" w:rsidR="00A529FC" w:rsidRDefault="00000000">
            <w:pPr>
              <w:pStyle w:val="TableParagraph"/>
              <w:ind w:left="104" w:right="96"/>
              <w:jc w:val="center"/>
            </w:pPr>
            <w:r>
              <w:rPr>
                <w:spacing w:val="-5"/>
              </w:rPr>
              <w:t>7x7</w:t>
            </w:r>
          </w:p>
        </w:tc>
        <w:tc>
          <w:tcPr>
            <w:tcW w:w="986" w:type="dxa"/>
          </w:tcPr>
          <w:p w14:paraId="468CE449" w14:textId="77777777" w:rsidR="00A529FC" w:rsidRDefault="00000000">
            <w:pPr>
              <w:pStyle w:val="TableParagraph"/>
              <w:ind w:left="105" w:right="96"/>
              <w:jc w:val="center"/>
            </w:pPr>
            <w:r>
              <w:rPr>
                <w:spacing w:val="-5"/>
              </w:rPr>
              <w:t>7x7</w:t>
            </w:r>
          </w:p>
        </w:tc>
        <w:tc>
          <w:tcPr>
            <w:tcW w:w="792" w:type="dxa"/>
          </w:tcPr>
          <w:p w14:paraId="261E90E0" w14:textId="77777777" w:rsidR="00A529FC" w:rsidRDefault="00000000">
            <w:pPr>
              <w:pStyle w:val="TableParagraph"/>
              <w:ind w:left="105" w:right="95"/>
              <w:jc w:val="center"/>
            </w:pPr>
            <w:r>
              <w:rPr>
                <w:spacing w:val="-5"/>
              </w:rPr>
              <w:t>7x7</w:t>
            </w:r>
          </w:p>
        </w:tc>
      </w:tr>
      <w:tr w:rsidR="00A529FC" w14:paraId="53FC73A1" w14:textId="77777777">
        <w:trPr>
          <w:trHeight w:val="268"/>
        </w:trPr>
        <w:tc>
          <w:tcPr>
            <w:tcW w:w="2869" w:type="dxa"/>
          </w:tcPr>
          <w:p w14:paraId="47EA5ACA" w14:textId="77777777" w:rsidR="00A529FC" w:rsidRDefault="00000000">
            <w:pPr>
              <w:pStyle w:val="TableParagraph"/>
            </w:pPr>
            <w:r>
              <w:t>ECout</w:t>
            </w:r>
            <w:r>
              <w:rPr>
                <w:spacing w:val="-6"/>
              </w:rPr>
              <w:t xml:space="preserve"> </w:t>
            </w:r>
            <w:r>
              <w:t>Number</w:t>
            </w:r>
            <w:r>
              <w:rPr>
                <w:spacing w:val="-6"/>
              </w:rPr>
              <w:t xml:space="preserve"> </w:t>
            </w:r>
            <w:r>
              <w:t>of</w:t>
            </w:r>
            <w:r>
              <w:rPr>
                <w:spacing w:val="-6"/>
              </w:rPr>
              <w:t xml:space="preserve"> </w:t>
            </w:r>
            <w:r>
              <w:rPr>
                <w:spacing w:val="-2"/>
              </w:rPr>
              <w:t>Pools</w:t>
            </w:r>
          </w:p>
        </w:tc>
        <w:tc>
          <w:tcPr>
            <w:tcW w:w="792" w:type="dxa"/>
          </w:tcPr>
          <w:p w14:paraId="04A9CEFA" w14:textId="77777777" w:rsidR="00A529FC" w:rsidRDefault="00000000">
            <w:pPr>
              <w:pStyle w:val="TableParagraph"/>
              <w:ind w:left="104" w:right="96"/>
              <w:jc w:val="center"/>
            </w:pPr>
            <w:r>
              <w:rPr>
                <w:spacing w:val="-5"/>
              </w:rPr>
              <w:t>2x3</w:t>
            </w:r>
          </w:p>
        </w:tc>
        <w:tc>
          <w:tcPr>
            <w:tcW w:w="986" w:type="dxa"/>
          </w:tcPr>
          <w:p w14:paraId="01760D43" w14:textId="77777777" w:rsidR="00A529FC" w:rsidRDefault="00000000">
            <w:pPr>
              <w:pStyle w:val="TableParagraph"/>
              <w:ind w:left="105" w:right="96"/>
              <w:jc w:val="center"/>
            </w:pPr>
            <w:r>
              <w:rPr>
                <w:spacing w:val="-5"/>
              </w:rPr>
              <w:t>2x3</w:t>
            </w:r>
          </w:p>
        </w:tc>
        <w:tc>
          <w:tcPr>
            <w:tcW w:w="792" w:type="dxa"/>
          </w:tcPr>
          <w:p w14:paraId="28E77EE9" w14:textId="77777777" w:rsidR="00A529FC" w:rsidRDefault="00000000">
            <w:pPr>
              <w:pStyle w:val="TableParagraph"/>
              <w:ind w:left="105" w:right="95"/>
              <w:jc w:val="center"/>
            </w:pPr>
            <w:r>
              <w:rPr>
                <w:spacing w:val="-5"/>
              </w:rPr>
              <w:t>2x3</w:t>
            </w:r>
          </w:p>
        </w:tc>
      </w:tr>
      <w:tr w:rsidR="00A529FC" w14:paraId="2964CEBB" w14:textId="77777777">
        <w:trPr>
          <w:trHeight w:val="268"/>
        </w:trPr>
        <w:tc>
          <w:tcPr>
            <w:tcW w:w="2869" w:type="dxa"/>
          </w:tcPr>
          <w:p w14:paraId="16ECDBAB" w14:textId="77777777" w:rsidR="00A529FC" w:rsidRDefault="00000000">
            <w:pPr>
              <w:pStyle w:val="TableParagraph"/>
            </w:pPr>
            <w:r>
              <w:t>DG</w:t>
            </w:r>
            <w:r>
              <w:rPr>
                <w:spacing w:val="-5"/>
              </w:rPr>
              <w:t xml:space="preserve"> </w:t>
            </w:r>
            <w:r>
              <w:rPr>
                <w:spacing w:val="-4"/>
              </w:rPr>
              <w:t>Size</w:t>
            </w:r>
          </w:p>
        </w:tc>
        <w:tc>
          <w:tcPr>
            <w:tcW w:w="792" w:type="dxa"/>
          </w:tcPr>
          <w:p w14:paraId="17B3E7C5" w14:textId="77777777" w:rsidR="00A529FC" w:rsidRDefault="00000000">
            <w:pPr>
              <w:pStyle w:val="TableParagraph"/>
              <w:ind w:left="104" w:right="96"/>
              <w:jc w:val="center"/>
            </w:pPr>
            <w:r>
              <w:rPr>
                <w:spacing w:val="-2"/>
              </w:rPr>
              <w:t>44x44</w:t>
            </w:r>
          </w:p>
        </w:tc>
        <w:tc>
          <w:tcPr>
            <w:tcW w:w="986" w:type="dxa"/>
          </w:tcPr>
          <w:p w14:paraId="6BCF3054" w14:textId="77777777" w:rsidR="00A529FC" w:rsidRDefault="00000000">
            <w:pPr>
              <w:pStyle w:val="TableParagraph"/>
              <w:ind w:left="105" w:right="96"/>
              <w:jc w:val="center"/>
            </w:pPr>
            <w:r>
              <w:rPr>
                <w:spacing w:val="-2"/>
              </w:rPr>
              <w:t>67x67</w:t>
            </w:r>
          </w:p>
        </w:tc>
        <w:tc>
          <w:tcPr>
            <w:tcW w:w="792" w:type="dxa"/>
          </w:tcPr>
          <w:p w14:paraId="067DF676" w14:textId="77777777" w:rsidR="00A529FC" w:rsidRDefault="00000000">
            <w:pPr>
              <w:pStyle w:val="TableParagraph"/>
              <w:ind w:left="105" w:right="95"/>
              <w:jc w:val="center"/>
            </w:pPr>
            <w:r>
              <w:rPr>
                <w:spacing w:val="-2"/>
              </w:rPr>
              <w:t>89x89</w:t>
            </w:r>
          </w:p>
        </w:tc>
      </w:tr>
      <w:tr w:rsidR="00A529FC" w14:paraId="0D64D497" w14:textId="77777777">
        <w:trPr>
          <w:trHeight w:val="268"/>
        </w:trPr>
        <w:tc>
          <w:tcPr>
            <w:tcW w:w="2869" w:type="dxa"/>
          </w:tcPr>
          <w:p w14:paraId="1B5BA8D0" w14:textId="77777777" w:rsidR="00A529FC" w:rsidRDefault="00000000">
            <w:pPr>
              <w:pStyle w:val="TableParagraph"/>
            </w:pPr>
            <w:r>
              <w:t>CA3</w:t>
            </w:r>
            <w:r>
              <w:rPr>
                <w:spacing w:val="-6"/>
              </w:rPr>
              <w:t xml:space="preserve"> </w:t>
            </w:r>
            <w:r>
              <w:rPr>
                <w:spacing w:val="-4"/>
              </w:rPr>
              <w:t>Size</w:t>
            </w:r>
          </w:p>
        </w:tc>
        <w:tc>
          <w:tcPr>
            <w:tcW w:w="792" w:type="dxa"/>
          </w:tcPr>
          <w:p w14:paraId="2667F4FA" w14:textId="77777777" w:rsidR="00A529FC" w:rsidRDefault="00000000">
            <w:pPr>
              <w:pStyle w:val="TableParagraph"/>
              <w:ind w:left="104" w:right="96"/>
              <w:jc w:val="center"/>
            </w:pPr>
            <w:r>
              <w:rPr>
                <w:spacing w:val="-2"/>
              </w:rPr>
              <w:t>20x20</w:t>
            </w:r>
          </w:p>
        </w:tc>
        <w:tc>
          <w:tcPr>
            <w:tcW w:w="986" w:type="dxa"/>
          </w:tcPr>
          <w:p w14:paraId="7D2DE43F" w14:textId="77777777" w:rsidR="00A529FC" w:rsidRDefault="00000000">
            <w:pPr>
              <w:pStyle w:val="TableParagraph"/>
              <w:ind w:left="105" w:right="96"/>
              <w:jc w:val="center"/>
            </w:pPr>
            <w:r>
              <w:rPr>
                <w:spacing w:val="-2"/>
              </w:rPr>
              <w:t>30x30</w:t>
            </w:r>
          </w:p>
        </w:tc>
        <w:tc>
          <w:tcPr>
            <w:tcW w:w="792" w:type="dxa"/>
          </w:tcPr>
          <w:p w14:paraId="649A4563" w14:textId="77777777" w:rsidR="00A529FC" w:rsidRDefault="00000000">
            <w:pPr>
              <w:pStyle w:val="TableParagraph"/>
              <w:ind w:left="105" w:right="95"/>
              <w:jc w:val="center"/>
            </w:pPr>
            <w:r>
              <w:rPr>
                <w:spacing w:val="-2"/>
              </w:rPr>
              <w:t>40x40</w:t>
            </w:r>
          </w:p>
        </w:tc>
      </w:tr>
      <w:tr w:rsidR="00A529FC" w14:paraId="32F924E8" w14:textId="77777777">
        <w:trPr>
          <w:trHeight w:val="268"/>
        </w:trPr>
        <w:tc>
          <w:tcPr>
            <w:tcW w:w="2869" w:type="dxa"/>
          </w:tcPr>
          <w:p w14:paraId="703C4E5D" w14:textId="77777777" w:rsidR="00A529FC" w:rsidRDefault="00000000">
            <w:pPr>
              <w:pStyle w:val="TableParagraph"/>
            </w:pPr>
            <w:r>
              <w:t>CA1</w:t>
            </w:r>
            <w:r>
              <w:rPr>
                <w:spacing w:val="-6"/>
              </w:rPr>
              <w:t xml:space="preserve"> </w:t>
            </w:r>
            <w:r>
              <w:t>Pool</w:t>
            </w:r>
            <w:r>
              <w:rPr>
                <w:spacing w:val="-5"/>
              </w:rPr>
              <w:t xml:space="preserve"> </w:t>
            </w:r>
            <w:r>
              <w:rPr>
                <w:spacing w:val="-4"/>
              </w:rPr>
              <w:t>Size</w:t>
            </w:r>
          </w:p>
        </w:tc>
        <w:tc>
          <w:tcPr>
            <w:tcW w:w="792" w:type="dxa"/>
          </w:tcPr>
          <w:p w14:paraId="549737C0" w14:textId="77777777" w:rsidR="00A529FC" w:rsidRDefault="00000000">
            <w:pPr>
              <w:pStyle w:val="TableParagraph"/>
              <w:ind w:left="104" w:right="96"/>
              <w:jc w:val="center"/>
            </w:pPr>
            <w:r>
              <w:rPr>
                <w:spacing w:val="-2"/>
              </w:rPr>
              <w:t>10x10</w:t>
            </w:r>
          </w:p>
        </w:tc>
        <w:tc>
          <w:tcPr>
            <w:tcW w:w="986" w:type="dxa"/>
          </w:tcPr>
          <w:p w14:paraId="4842A53B" w14:textId="77777777" w:rsidR="00A529FC" w:rsidRDefault="00000000">
            <w:pPr>
              <w:pStyle w:val="TableParagraph"/>
              <w:ind w:left="105" w:right="96"/>
              <w:jc w:val="center"/>
            </w:pPr>
            <w:r>
              <w:rPr>
                <w:spacing w:val="-2"/>
              </w:rPr>
              <w:t>15x15</w:t>
            </w:r>
          </w:p>
        </w:tc>
        <w:tc>
          <w:tcPr>
            <w:tcW w:w="792" w:type="dxa"/>
          </w:tcPr>
          <w:p w14:paraId="3FC9922A" w14:textId="77777777" w:rsidR="00A529FC" w:rsidRDefault="00000000">
            <w:pPr>
              <w:pStyle w:val="TableParagraph"/>
              <w:ind w:left="105" w:right="95"/>
              <w:jc w:val="center"/>
            </w:pPr>
            <w:r>
              <w:rPr>
                <w:spacing w:val="-2"/>
              </w:rPr>
              <w:t>20x20</w:t>
            </w:r>
          </w:p>
        </w:tc>
      </w:tr>
      <w:tr w:rsidR="00A529FC" w14:paraId="724D5FDF" w14:textId="77777777">
        <w:trPr>
          <w:trHeight w:val="268"/>
        </w:trPr>
        <w:tc>
          <w:tcPr>
            <w:tcW w:w="2869" w:type="dxa"/>
          </w:tcPr>
          <w:p w14:paraId="1B09B558" w14:textId="77777777" w:rsidR="00A529FC" w:rsidRDefault="00000000">
            <w:pPr>
              <w:pStyle w:val="TableParagraph"/>
            </w:pPr>
            <w:r>
              <w:t>CA1</w:t>
            </w:r>
            <w:r>
              <w:rPr>
                <w:spacing w:val="-6"/>
              </w:rPr>
              <w:t xml:space="preserve"> </w:t>
            </w:r>
            <w:r>
              <w:t>Number</w:t>
            </w:r>
            <w:r>
              <w:rPr>
                <w:spacing w:val="-5"/>
              </w:rPr>
              <w:t xml:space="preserve"> </w:t>
            </w:r>
            <w:r>
              <w:t>of</w:t>
            </w:r>
            <w:r>
              <w:rPr>
                <w:spacing w:val="-6"/>
              </w:rPr>
              <w:t xml:space="preserve"> </w:t>
            </w:r>
            <w:r>
              <w:rPr>
                <w:spacing w:val="-2"/>
              </w:rPr>
              <w:t>Pools</w:t>
            </w:r>
          </w:p>
        </w:tc>
        <w:tc>
          <w:tcPr>
            <w:tcW w:w="792" w:type="dxa"/>
          </w:tcPr>
          <w:p w14:paraId="5E7EBB5F" w14:textId="77777777" w:rsidR="00A529FC" w:rsidRDefault="00000000">
            <w:pPr>
              <w:pStyle w:val="TableParagraph"/>
              <w:ind w:left="104" w:right="96"/>
              <w:jc w:val="center"/>
            </w:pPr>
            <w:r>
              <w:rPr>
                <w:spacing w:val="-5"/>
              </w:rPr>
              <w:t>2x3</w:t>
            </w:r>
          </w:p>
        </w:tc>
        <w:tc>
          <w:tcPr>
            <w:tcW w:w="986" w:type="dxa"/>
          </w:tcPr>
          <w:p w14:paraId="3EE71383" w14:textId="77777777" w:rsidR="00A529FC" w:rsidRDefault="00000000">
            <w:pPr>
              <w:pStyle w:val="TableParagraph"/>
              <w:ind w:left="105" w:right="96"/>
              <w:jc w:val="center"/>
            </w:pPr>
            <w:r>
              <w:rPr>
                <w:spacing w:val="-5"/>
              </w:rPr>
              <w:t>2x3</w:t>
            </w:r>
          </w:p>
        </w:tc>
        <w:tc>
          <w:tcPr>
            <w:tcW w:w="792" w:type="dxa"/>
          </w:tcPr>
          <w:p w14:paraId="41E466ED" w14:textId="77777777" w:rsidR="00A529FC" w:rsidRDefault="00000000">
            <w:pPr>
              <w:pStyle w:val="TableParagraph"/>
              <w:ind w:left="105" w:right="95"/>
              <w:jc w:val="center"/>
            </w:pPr>
            <w:r>
              <w:rPr>
                <w:spacing w:val="-5"/>
              </w:rPr>
              <w:t>2x3</w:t>
            </w:r>
          </w:p>
        </w:tc>
      </w:tr>
    </w:tbl>
    <w:p w14:paraId="1D63DCAF" w14:textId="77777777" w:rsidR="00A529FC" w:rsidRDefault="00000000">
      <w:pPr>
        <w:pStyle w:val="BodyText"/>
        <w:spacing w:before="171" w:line="256" w:lineRule="auto"/>
        <w:ind w:left="120" w:right="119"/>
        <w:jc w:val="both"/>
      </w:pPr>
      <w:r>
        <w:t>Table</w:t>
      </w:r>
      <w:r>
        <w:rPr>
          <w:spacing w:val="-16"/>
        </w:rPr>
        <w:t xml:space="preserve"> </w:t>
      </w:r>
      <w:r>
        <w:t>1:</w:t>
      </w:r>
      <w:r>
        <w:rPr>
          <w:spacing w:val="-14"/>
        </w:rPr>
        <w:t xml:space="preserve"> </w:t>
      </w:r>
      <w:r>
        <w:t>Parameters</w:t>
      </w:r>
      <w:r>
        <w:rPr>
          <w:spacing w:val="-14"/>
        </w:rPr>
        <w:t xml:space="preserve"> </w:t>
      </w:r>
      <w:r>
        <w:t>for</w:t>
      </w:r>
      <w:r>
        <w:rPr>
          <w:spacing w:val="-13"/>
        </w:rPr>
        <w:t xml:space="preserve"> </w:t>
      </w:r>
      <w:r>
        <w:t>network</w:t>
      </w:r>
      <w:r>
        <w:rPr>
          <w:spacing w:val="-14"/>
        </w:rPr>
        <w:t xml:space="preserve"> </w:t>
      </w:r>
      <w:r>
        <w:t>sizes.</w:t>
      </w:r>
      <w:r>
        <w:rPr>
          <w:spacing w:val="-14"/>
        </w:rPr>
        <w:t xml:space="preserve"> </w:t>
      </w:r>
      <w:r>
        <w:t>In</w:t>
      </w:r>
      <w:r>
        <w:rPr>
          <w:spacing w:val="-14"/>
        </w:rPr>
        <w:t xml:space="preserve"> </w:t>
      </w:r>
      <w:r>
        <w:t>neural</w:t>
      </w:r>
      <w:r>
        <w:rPr>
          <w:spacing w:val="-13"/>
        </w:rPr>
        <w:t xml:space="preserve"> </w:t>
      </w:r>
      <w:r>
        <w:t>networks,</w:t>
      </w:r>
      <w:r>
        <w:rPr>
          <w:spacing w:val="-14"/>
        </w:rPr>
        <w:t xml:space="preserve"> </w:t>
      </w:r>
      <w:r>
        <w:t>larger</w:t>
      </w:r>
      <w:r>
        <w:rPr>
          <w:spacing w:val="-14"/>
        </w:rPr>
        <w:t xml:space="preserve"> </w:t>
      </w:r>
      <w:r>
        <w:t>network</w:t>
      </w:r>
      <w:r>
        <w:rPr>
          <w:spacing w:val="-14"/>
        </w:rPr>
        <w:t xml:space="preserve"> </w:t>
      </w:r>
      <w:r>
        <w:t>size</w:t>
      </w:r>
      <w:r>
        <w:rPr>
          <w:spacing w:val="-13"/>
        </w:rPr>
        <w:t xml:space="preserve"> </w:t>
      </w:r>
      <w:r>
        <w:t>usually</w:t>
      </w:r>
      <w:r>
        <w:rPr>
          <w:spacing w:val="-14"/>
        </w:rPr>
        <w:t xml:space="preserve"> </w:t>
      </w:r>
      <w:r>
        <w:t>leads</w:t>
      </w:r>
      <w:r>
        <w:rPr>
          <w:spacing w:val="-14"/>
        </w:rPr>
        <w:t xml:space="preserve"> </w:t>
      </w:r>
      <w:r>
        <w:t>to</w:t>
      </w:r>
      <w:r>
        <w:rPr>
          <w:spacing w:val="-14"/>
        </w:rPr>
        <w:t xml:space="preserve"> </w:t>
      </w:r>
      <w:r>
        <w:t>higher</w:t>
      </w:r>
      <w:r>
        <w:rPr>
          <w:spacing w:val="-13"/>
        </w:rPr>
        <w:t xml:space="preserve"> </w:t>
      </w:r>
      <w:r>
        <w:t xml:space="preserve">capac- </w:t>
      </w:r>
      <w:r>
        <w:rPr>
          <w:spacing w:val="-2"/>
        </w:rPr>
        <w:t>ity,</w:t>
      </w:r>
      <w:r>
        <w:rPr>
          <w:spacing w:val="-5"/>
        </w:rPr>
        <w:t xml:space="preserve"> </w:t>
      </w:r>
      <w:r>
        <w:rPr>
          <w:spacing w:val="-2"/>
        </w:rPr>
        <w:t>when</w:t>
      </w:r>
      <w:r>
        <w:rPr>
          <w:spacing w:val="-7"/>
        </w:rPr>
        <w:t xml:space="preserve"> </w:t>
      </w:r>
      <w:r>
        <w:rPr>
          <w:spacing w:val="-2"/>
        </w:rPr>
        <w:t>controlled</w:t>
      </w:r>
      <w:r>
        <w:rPr>
          <w:spacing w:val="-7"/>
        </w:rPr>
        <w:t xml:space="preserve"> </w:t>
      </w:r>
      <w:r>
        <w:rPr>
          <w:spacing w:val="-2"/>
        </w:rPr>
        <w:t>for</w:t>
      </w:r>
      <w:r>
        <w:rPr>
          <w:spacing w:val="-7"/>
        </w:rPr>
        <w:t xml:space="preserve"> </w:t>
      </w:r>
      <w:r>
        <w:rPr>
          <w:spacing w:val="-2"/>
        </w:rPr>
        <w:t>other</w:t>
      </w:r>
      <w:r>
        <w:rPr>
          <w:spacing w:val="-7"/>
        </w:rPr>
        <w:t xml:space="preserve"> </w:t>
      </w:r>
      <w:r>
        <w:rPr>
          <w:spacing w:val="-2"/>
        </w:rPr>
        <w:t>settings.</w:t>
      </w:r>
      <w:r>
        <w:rPr>
          <w:spacing w:val="13"/>
        </w:rPr>
        <w:t xml:space="preserve"> </w:t>
      </w:r>
      <w:r>
        <w:rPr>
          <w:spacing w:val="-2"/>
        </w:rPr>
        <w:t>In</w:t>
      </w:r>
      <w:r>
        <w:rPr>
          <w:spacing w:val="-7"/>
        </w:rPr>
        <w:t xml:space="preserve"> </w:t>
      </w:r>
      <w:r>
        <w:rPr>
          <w:spacing w:val="-2"/>
        </w:rPr>
        <w:t>the</w:t>
      </w:r>
      <w:r>
        <w:rPr>
          <w:spacing w:val="-7"/>
        </w:rPr>
        <w:t xml:space="preserve"> </w:t>
      </w:r>
      <w:r>
        <w:rPr>
          <w:spacing w:val="-2"/>
        </w:rPr>
        <w:t>current</w:t>
      </w:r>
      <w:r>
        <w:rPr>
          <w:spacing w:val="-7"/>
        </w:rPr>
        <w:t xml:space="preserve"> </w:t>
      </w:r>
      <w:r>
        <w:rPr>
          <w:spacing w:val="-2"/>
        </w:rPr>
        <w:t>study,</w:t>
      </w:r>
      <w:r>
        <w:rPr>
          <w:spacing w:val="-5"/>
        </w:rPr>
        <w:t xml:space="preserve"> </w:t>
      </w:r>
      <w:r>
        <w:rPr>
          <w:spacing w:val="-2"/>
        </w:rPr>
        <w:t>we</w:t>
      </w:r>
      <w:r>
        <w:rPr>
          <w:spacing w:val="-7"/>
        </w:rPr>
        <w:t xml:space="preserve"> </w:t>
      </w:r>
      <w:r>
        <w:rPr>
          <w:spacing w:val="-2"/>
        </w:rPr>
        <w:t>tested</w:t>
      </w:r>
      <w:r>
        <w:rPr>
          <w:spacing w:val="-7"/>
        </w:rPr>
        <w:t xml:space="preserve"> </w:t>
      </w:r>
      <w:r>
        <w:rPr>
          <w:spacing w:val="-2"/>
        </w:rPr>
        <w:t>different</w:t>
      </w:r>
      <w:r>
        <w:rPr>
          <w:spacing w:val="-7"/>
        </w:rPr>
        <w:t xml:space="preserve"> </w:t>
      </w:r>
      <w:r>
        <w:rPr>
          <w:spacing w:val="-2"/>
        </w:rPr>
        <w:t>variations</w:t>
      </w:r>
      <w:r>
        <w:rPr>
          <w:spacing w:val="-7"/>
        </w:rPr>
        <w:t xml:space="preserve"> </w:t>
      </w:r>
      <w:r>
        <w:rPr>
          <w:spacing w:val="-2"/>
        </w:rPr>
        <w:t>of</w:t>
      </w:r>
      <w:r>
        <w:rPr>
          <w:spacing w:val="-7"/>
        </w:rPr>
        <w:t xml:space="preserve"> </w:t>
      </w:r>
      <w:r>
        <w:rPr>
          <w:spacing w:val="-2"/>
        </w:rPr>
        <w:t>the</w:t>
      </w:r>
      <w:r>
        <w:rPr>
          <w:spacing w:val="-7"/>
        </w:rPr>
        <w:t xml:space="preserve"> </w:t>
      </w:r>
      <w:r>
        <w:rPr>
          <w:spacing w:val="-2"/>
        </w:rPr>
        <w:t xml:space="preserve">hippocampus </w:t>
      </w:r>
      <w:r>
        <w:t>model</w:t>
      </w:r>
      <w:r>
        <w:rPr>
          <w:spacing w:val="-14"/>
        </w:rPr>
        <w:t xml:space="preserve"> </w:t>
      </w:r>
      <w:r>
        <w:t>for</w:t>
      </w:r>
      <w:r>
        <w:rPr>
          <w:spacing w:val="-14"/>
        </w:rPr>
        <w:t xml:space="preserve"> </w:t>
      </w:r>
      <w:r>
        <w:t>three</w:t>
      </w:r>
      <w:r>
        <w:rPr>
          <w:spacing w:val="-14"/>
        </w:rPr>
        <w:t xml:space="preserve"> </w:t>
      </w:r>
      <w:r>
        <w:t>different</w:t>
      </w:r>
      <w:r>
        <w:rPr>
          <w:spacing w:val="-13"/>
        </w:rPr>
        <w:t xml:space="preserve"> </w:t>
      </w:r>
      <w:r>
        <w:t>network</w:t>
      </w:r>
      <w:r>
        <w:rPr>
          <w:spacing w:val="-14"/>
        </w:rPr>
        <w:t xml:space="preserve"> </w:t>
      </w:r>
      <w:r>
        <w:t>sizes</w:t>
      </w:r>
      <w:r>
        <w:rPr>
          <w:spacing w:val="-14"/>
        </w:rPr>
        <w:t xml:space="preserve"> </w:t>
      </w:r>
      <w:r>
        <w:t>to</w:t>
      </w:r>
      <w:r>
        <w:rPr>
          <w:spacing w:val="-14"/>
        </w:rPr>
        <w:t xml:space="preserve"> </w:t>
      </w:r>
      <w:r>
        <w:t>show</w:t>
      </w:r>
      <w:r>
        <w:rPr>
          <w:spacing w:val="-13"/>
        </w:rPr>
        <w:t xml:space="preserve"> </w:t>
      </w:r>
      <w:r>
        <w:t>the</w:t>
      </w:r>
      <w:r>
        <w:rPr>
          <w:spacing w:val="-14"/>
        </w:rPr>
        <w:t xml:space="preserve"> </w:t>
      </w:r>
      <w:r>
        <w:t>benefit</w:t>
      </w:r>
      <w:r>
        <w:rPr>
          <w:spacing w:val="-14"/>
        </w:rPr>
        <w:t xml:space="preserve"> </w:t>
      </w:r>
      <w:r>
        <w:t>of</w:t>
      </w:r>
      <w:r>
        <w:rPr>
          <w:spacing w:val="-14"/>
        </w:rPr>
        <w:t xml:space="preserve"> </w:t>
      </w:r>
      <w:r>
        <w:t>error-driven</w:t>
      </w:r>
      <w:r>
        <w:rPr>
          <w:spacing w:val="-13"/>
        </w:rPr>
        <w:t xml:space="preserve"> </w:t>
      </w:r>
      <w:r>
        <w:t>learning</w:t>
      </w:r>
      <w:r>
        <w:rPr>
          <w:spacing w:val="-14"/>
        </w:rPr>
        <w:t xml:space="preserve"> </w:t>
      </w:r>
      <w:r>
        <w:t>for</w:t>
      </w:r>
      <w:r>
        <w:rPr>
          <w:spacing w:val="-14"/>
        </w:rPr>
        <w:t xml:space="preserve"> </w:t>
      </w:r>
      <w:r>
        <w:t>hippocampus</w:t>
      </w:r>
      <w:r>
        <w:rPr>
          <w:spacing w:val="-14"/>
        </w:rPr>
        <w:t xml:space="preserve"> </w:t>
      </w:r>
      <w:r>
        <w:t>regard- less of sizes, meaning the mechanism is generalizable.</w:t>
      </w:r>
      <w:r>
        <w:rPr>
          <w:spacing w:val="40"/>
        </w:rPr>
        <w:t xml:space="preserve"> </w:t>
      </w:r>
      <w:r>
        <w:t>For pool sizes, the numbers in the table refer to number of neurons in that specific pool.</w:t>
      </w:r>
      <w:r>
        <w:rPr>
          <w:spacing w:val="40"/>
        </w:rPr>
        <w:t xml:space="preserve"> </w:t>
      </w:r>
      <w:r>
        <w:t>Note: DG size is around five times CA3 size as specified in our previous model (Ketz et al., 2013)</w:t>
      </w:r>
    </w:p>
    <w:p w14:paraId="1B15E3FE" w14:textId="77777777" w:rsidR="00A529FC" w:rsidRDefault="00A529FC">
      <w:pPr>
        <w:pStyle w:val="BodyText"/>
      </w:pPr>
    </w:p>
    <w:p w14:paraId="31D84684" w14:textId="77777777" w:rsidR="00A529FC" w:rsidRDefault="00000000">
      <w:pPr>
        <w:pStyle w:val="BodyText"/>
        <w:spacing w:before="1" w:line="256" w:lineRule="auto"/>
        <w:ind w:left="120" w:right="118" w:firstLine="298"/>
        <w:jc w:val="both"/>
      </w:pPr>
      <w:r>
        <w:t>Table</w:t>
      </w:r>
      <w:r>
        <w:rPr>
          <w:spacing w:val="-2"/>
        </w:rPr>
        <w:t xml:space="preserve"> </w:t>
      </w:r>
      <w:r>
        <w:t>1</w:t>
      </w:r>
      <w:r>
        <w:rPr>
          <w:spacing w:val="-1"/>
        </w:rPr>
        <w:t xml:space="preserve"> </w:t>
      </w:r>
      <w:r>
        <w:t>shows</w:t>
      </w:r>
      <w:r>
        <w:rPr>
          <w:spacing w:val="-2"/>
        </w:rPr>
        <w:t xml:space="preserve"> </w:t>
      </w:r>
      <w:r>
        <w:t>the</w:t>
      </w:r>
      <w:r>
        <w:rPr>
          <w:spacing w:val="-2"/>
        </w:rPr>
        <w:t xml:space="preserve"> </w:t>
      </w:r>
      <w:r>
        <w:t>specific</w:t>
      </w:r>
      <w:r>
        <w:rPr>
          <w:spacing w:val="-2"/>
        </w:rPr>
        <w:t xml:space="preserve"> </w:t>
      </w:r>
      <w:r>
        <w:t>layer</w:t>
      </w:r>
      <w:r>
        <w:rPr>
          <w:spacing w:val="-1"/>
        </w:rPr>
        <w:t xml:space="preserve"> </w:t>
      </w:r>
      <w:r>
        <w:t>sizes</w:t>
      </w:r>
      <w:r>
        <w:rPr>
          <w:spacing w:val="-2"/>
        </w:rPr>
        <w:t xml:space="preserve"> </w:t>
      </w:r>
      <w:r>
        <w:t>associated</w:t>
      </w:r>
      <w:r>
        <w:rPr>
          <w:spacing w:val="-2"/>
        </w:rPr>
        <w:t xml:space="preserve"> </w:t>
      </w:r>
      <w:r>
        <w:t>with</w:t>
      </w:r>
      <w:r>
        <w:rPr>
          <w:spacing w:val="-1"/>
        </w:rPr>
        <w:t xml:space="preserve"> </w:t>
      </w:r>
      <w:r>
        <w:t>the</w:t>
      </w:r>
      <w:r>
        <w:rPr>
          <w:spacing w:val="-1"/>
        </w:rPr>
        <w:t xml:space="preserve"> </w:t>
      </w:r>
      <w:r>
        <w:t>small, medium, and</w:t>
      </w:r>
      <w:r>
        <w:rPr>
          <w:spacing w:val="-1"/>
        </w:rPr>
        <w:t xml:space="preserve"> </w:t>
      </w:r>
      <w:r>
        <w:t>large</w:t>
      </w:r>
      <w:r>
        <w:rPr>
          <w:spacing w:val="-2"/>
        </w:rPr>
        <w:t xml:space="preserve"> </w:t>
      </w:r>
      <w:r>
        <w:t>networks, and</w:t>
      </w:r>
      <w:r>
        <w:rPr>
          <w:spacing w:val="-2"/>
        </w:rPr>
        <w:t xml:space="preserve"> </w:t>
      </w:r>
      <w:r>
        <w:t>Fig- ure 8 shows an example of training and testing patterns representing pools of EC layer activations.</w:t>
      </w:r>
    </w:p>
    <w:p w14:paraId="5115F51E" w14:textId="77777777" w:rsidR="00A529FC" w:rsidRDefault="00A529FC">
      <w:pPr>
        <w:spacing w:line="256" w:lineRule="auto"/>
        <w:jc w:val="both"/>
        <w:rPr>
          <w:ins w:id="599" w:author="Author" w:date="2022-09-10T01:53:00Z"/>
        </w:rPr>
        <w:sectPr w:rsidR="00A529FC">
          <w:pgSz w:w="12240" w:h="15840"/>
          <w:pgMar w:top="1180" w:right="1320" w:bottom="280" w:left="1320" w:header="397" w:footer="0" w:gutter="0"/>
          <w:cols w:space="720"/>
        </w:sectPr>
      </w:pPr>
    </w:p>
    <w:p w14:paraId="52695E75" w14:textId="77777777" w:rsidR="00A529FC" w:rsidRDefault="00A529FC">
      <w:pPr>
        <w:pStyle w:val="BodyText"/>
        <w:rPr>
          <w:ins w:id="600" w:author="Author" w:date="2022-09-10T01:53:00Z"/>
          <w:sz w:val="20"/>
        </w:rPr>
      </w:pPr>
    </w:p>
    <w:p w14:paraId="2F599130" w14:textId="77777777" w:rsidR="00A529FC" w:rsidRDefault="00A529FC">
      <w:pPr>
        <w:pStyle w:val="BodyText"/>
        <w:rPr>
          <w:ins w:id="601" w:author="Author" w:date="2022-09-10T01:53:00Z"/>
          <w:sz w:val="20"/>
        </w:rPr>
      </w:pPr>
    </w:p>
    <w:p w14:paraId="1A239A62" w14:textId="77777777" w:rsidR="00A529FC" w:rsidRDefault="00A529FC">
      <w:pPr>
        <w:pStyle w:val="BodyText"/>
        <w:rPr>
          <w:ins w:id="602" w:author="Author" w:date="2022-09-10T01:53:00Z"/>
          <w:sz w:val="20"/>
        </w:rPr>
      </w:pPr>
    </w:p>
    <w:p w14:paraId="62E66110" w14:textId="77777777" w:rsidR="00A529FC" w:rsidRDefault="00A529FC">
      <w:pPr>
        <w:pStyle w:val="BodyText"/>
        <w:spacing w:before="4"/>
        <w:rPr>
          <w:ins w:id="603" w:author="Author" w:date="2022-09-10T01:53:00Z"/>
          <w:sz w:val="23"/>
        </w:rPr>
      </w:pPr>
    </w:p>
    <w:p w14:paraId="3B269D3F" w14:textId="77777777" w:rsidR="00A529FC" w:rsidRDefault="006228F8">
      <w:pPr>
        <w:tabs>
          <w:tab w:val="left" w:pos="4760"/>
        </w:tabs>
        <w:ind w:left="2093"/>
        <w:rPr>
          <w:moveTo w:id="604" w:author="Author" w:date="2022-09-10T01:53:00Z"/>
          <w:rFonts w:ascii="Myriad Pro"/>
          <w:sz w:val="15"/>
        </w:rPr>
      </w:pPr>
      <w:ins w:id="605" w:author="Author" w:date="2022-09-10T01:53:00Z">
        <w:r>
          <w:rPr>
            <w:noProof/>
          </w:rPr>
          <mc:AlternateContent>
            <mc:Choice Requires="wpg">
              <w:drawing>
                <wp:anchor distT="0" distB="0" distL="114300" distR="114300" simplePos="0" relativeHeight="486600192" behindDoc="1" locked="0" layoutInCell="1" allowOverlap="1" wp14:anchorId="17E4B551" wp14:editId="3C0CB1FA">
                  <wp:simplePos x="0" y="0"/>
                  <wp:positionH relativeFrom="page">
                    <wp:posOffset>2738755</wp:posOffset>
                  </wp:positionH>
                  <wp:positionV relativeFrom="paragraph">
                    <wp:posOffset>-509270</wp:posOffset>
                  </wp:positionV>
                  <wp:extent cx="812800" cy="1235075"/>
                  <wp:effectExtent l="0" t="12700" r="0" b="9525"/>
                  <wp:wrapNone/>
                  <wp:docPr id="21" name="docshapegroup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075"/>
                            <a:chOff x="4313" y="-802"/>
                            <a:chExt cx="1280" cy="1945"/>
                          </a:xfrm>
                        </wpg:grpSpPr>
                        <pic:pic xmlns:pic="http://schemas.openxmlformats.org/drawingml/2006/picture">
                          <pic:nvPicPr>
                            <pic:cNvPr id="22" name="docshape476"/>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4313" y="-803"/>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 name="docshape477"/>
                          <wps:cNvSpPr txBox="1">
                            <a:spLocks/>
                          </wps:cNvSpPr>
                          <wps:spPr bwMode="auto">
                            <a:xfrm>
                              <a:off x="4313" y="-803"/>
                              <a:ext cx="1280" cy="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D7848" w14:textId="77777777" w:rsidR="00A529FC" w:rsidRDefault="00000000">
                                <w:pPr>
                                  <w:spacing w:before="61" w:line="244" w:lineRule="auto"/>
                                  <w:ind w:left="377" w:right="368"/>
                                  <w:jc w:val="center"/>
                                  <w:rPr>
                                    <w:ins w:id="606" w:author="Author" w:date="2022-09-10T01:53:00Z"/>
                                    <w:rFonts w:ascii="Myriad Pro"/>
                                    <w:sz w:val="30"/>
                                  </w:rPr>
                                </w:pPr>
                                <w:ins w:id="607" w:author="Author" w:date="2022-09-10T01:53:00Z">
                                  <w:r>
                                    <w:rPr>
                                      <w:rFonts w:ascii="Myriad Pro"/>
                                      <w:color w:val="ED1C24"/>
                                      <w:spacing w:val="-4"/>
                                      <w:sz w:val="30"/>
                                    </w:rPr>
                                    <w:t xml:space="preserve">LIST </w:t>
                                  </w:r>
                                  <w:r>
                                    <w:rPr>
                                      <w:rFonts w:ascii="Myriad Pro"/>
                                      <w:color w:val="ED1C24"/>
                                      <w:spacing w:val="-6"/>
                                      <w:sz w:val="30"/>
                                    </w:rPr>
                                    <w:t>AB</w:t>
                                  </w:r>
                                </w:ins>
                              </w:p>
                              <w:p w14:paraId="117C394D" w14:textId="77777777" w:rsidR="00A529FC" w:rsidRDefault="00000000">
                                <w:pPr>
                                  <w:spacing w:before="4"/>
                                  <w:ind w:left="29" w:right="23"/>
                                  <w:jc w:val="center"/>
                                  <w:rPr>
                                    <w:ins w:id="608" w:author="Author" w:date="2022-09-10T01:53:00Z"/>
                                    <w:rFonts w:ascii="Myriad Pro"/>
                                    <w:sz w:val="30"/>
                                  </w:rPr>
                                </w:pPr>
                                <w:ins w:id="609" w:author="Author" w:date="2022-09-10T01:53:00Z">
                                  <w:r>
                                    <w:rPr>
                                      <w:rFonts w:ascii="Myriad Pro"/>
                                      <w:color w:val="ED1C24"/>
                                      <w:spacing w:val="-2"/>
                                      <w:sz w:val="30"/>
                                    </w:rPr>
                                    <w:t>CONTEXT</w:t>
                                  </w:r>
                                </w:ins>
                              </w:p>
                              <w:p w14:paraId="65AEFBF6" w14:textId="77777777" w:rsidR="00A529FC" w:rsidRDefault="00000000">
                                <w:pPr>
                                  <w:tabs>
                                    <w:tab w:val="left" w:pos="654"/>
                                  </w:tabs>
                                  <w:spacing w:before="132"/>
                                  <w:ind w:right="34"/>
                                  <w:jc w:val="center"/>
                                  <w:rPr>
                                    <w:ins w:id="610" w:author="Author" w:date="2022-09-10T01:53:00Z"/>
                                    <w:rFonts w:ascii="Myriad Pro"/>
                                    <w:sz w:val="54"/>
                                  </w:rPr>
                                </w:pPr>
                                <w:ins w:id="611" w:author="Author" w:date="2022-09-10T01:53: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7E4B551" id="docshapegroup475" o:spid="_x0000_s1640" style="position:absolute;left:0;text-align:left;margin-left:215.65pt;margin-top:-40.1pt;width:64pt;height:97.25pt;z-index:-16716288;mso-position-horizontal-relative:page" coordorigin="4313,-802" coordsize="1280,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">
                  <v:shape id="docshape476" o:spid="_x0000_s1641" type="#_x0000_t75" style="position:absolute;left:4313;top:-803;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">
                    <v:imagedata r:id="rId75" o:title=""/>
                    <v:path arrowok="t"/>
                    <o:lock v:ext="edit" aspectratio="f"/>
                  </v:shape>
                  <v:shape id="docshape477" o:spid="_x0000_s1642" type="#_x0000_t202" style="position:absolute;left:4313;top:-803;width:1280;height:1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" filled="f" stroked="f">
                    <v:path arrowok="t"/>
                    <v:textbox inset="0,0,0,0">
                      <w:txbxContent>
                        <w:p w14:paraId="3D7D7848" w14:textId="77777777" w:rsidR="00A529FC" w:rsidRDefault="00000000">
                          <w:pPr>
                            <w:spacing w:before="61" w:line="244" w:lineRule="auto"/>
                            <w:ind w:left="377" w:right="368"/>
                            <w:jc w:val="center"/>
                            <w:rPr>
                              <w:ins w:id="612" w:author="Author" w:date="2022-09-10T01:53:00Z"/>
                              <w:rFonts w:ascii="Myriad Pro"/>
                              <w:sz w:val="30"/>
                            </w:rPr>
                          </w:pPr>
                          <w:ins w:id="613" w:author="Author" w:date="2022-09-10T01:53:00Z">
                            <w:r>
                              <w:rPr>
                                <w:rFonts w:ascii="Myriad Pro"/>
                                <w:color w:val="ED1C24"/>
                                <w:spacing w:val="-4"/>
                                <w:sz w:val="30"/>
                              </w:rPr>
                              <w:t xml:space="preserve">LIST </w:t>
                            </w:r>
                            <w:r>
                              <w:rPr>
                                <w:rFonts w:ascii="Myriad Pro"/>
                                <w:color w:val="ED1C24"/>
                                <w:spacing w:val="-6"/>
                                <w:sz w:val="30"/>
                              </w:rPr>
                              <w:t>AB</w:t>
                            </w:r>
                          </w:ins>
                        </w:p>
                        <w:p w14:paraId="117C394D" w14:textId="77777777" w:rsidR="00A529FC" w:rsidRDefault="00000000">
                          <w:pPr>
                            <w:spacing w:before="4"/>
                            <w:ind w:left="29" w:right="23"/>
                            <w:jc w:val="center"/>
                            <w:rPr>
                              <w:ins w:id="614" w:author="Author" w:date="2022-09-10T01:53:00Z"/>
                              <w:rFonts w:ascii="Myriad Pro"/>
                              <w:sz w:val="30"/>
                            </w:rPr>
                          </w:pPr>
                          <w:ins w:id="615" w:author="Author" w:date="2022-09-10T01:53:00Z">
                            <w:r>
                              <w:rPr>
                                <w:rFonts w:ascii="Myriad Pro"/>
                                <w:color w:val="ED1C24"/>
                                <w:spacing w:val="-2"/>
                                <w:sz w:val="30"/>
                              </w:rPr>
                              <w:t>CONTEXT</w:t>
                            </w:r>
                          </w:ins>
                        </w:p>
                        <w:p w14:paraId="65AEFBF6" w14:textId="77777777" w:rsidR="00A529FC" w:rsidRDefault="00000000">
                          <w:pPr>
                            <w:tabs>
                              <w:tab w:val="left" w:pos="654"/>
                            </w:tabs>
                            <w:spacing w:before="132"/>
                            <w:ind w:right="34"/>
                            <w:jc w:val="center"/>
                            <w:rPr>
                              <w:ins w:id="616" w:author="Author" w:date="2022-09-10T01:53:00Z"/>
                              <w:rFonts w:ascii="Myriad Pro"/>
                              <w:sz w:val="54"/>
                            </w:rPr>
                          </w:pPr>
                          <w:ins w:id="617" w:author="Author" w:date="2022-09-10T01:53:00Z">
                            <w:r>
                              <w:rPr>
                                <w:rFonts w:ascii="Myriad Pro"/>
                                <w:color w:val="ED1C24"/>
                                <w:spacing w:val="-10"/>
                                <w:sz w:val="54"/>
                              </w:rPr>
                              <w:t>A</w:t>
                            </w:r>
                            <w:r>
                              <w:rPr>
                                <w:rFonts w:ascii="Myriad Pro"/>
                                <w:color w:val="ED1C24"/>
                                <w:sz w:val="54"/>
                              </w:rPr>
                              <w:tab/>
                            </w:r>
                            <w:r>
                              <w:rPr>
                                <w:rFonts w:ascii="Myriad Pro"/>
                                <w:color w:val="ED1C24"/>
                                <w:spacing w:val="-10"/>
                                <w:sz w:val="54"/>
                              </w:rPr>
                              <w:t>B</w:t>
                            </w:r>
                          </w:ins>
                        </w:p>
                      </w:txbxContent>
                    </v:textbox>
                  </v:shape>
                  <w10:wrap anchorx="page"/>
                </v:group>
              </w:pict>
            </mc:Fallback>
          </mc:AlternateContent>
        </w:r>
        <w:r>
          <w:rPr>
            <w:noProof/>
          </w:rPr>
          <mc:AlternateContent>
            <mc:Choice Requires="wpg">
              <w:drawing>
                <wp:anchor distT="0" distB="0" distL="114300" distR="114300" simplePos="0" relativeHeight="15769088" behindDoc="0" locked="0" layoutInCell="1" allowOverlap="1" wp14:anchorId="4E149D95" wp14:editId="07EE4E33">
                  <wp:simplePos x="0" y="0"/>
                  <wp:positionH relativeFrom="page">
                    <wp:posOffset>4413885</wp:posOffset>
                  </wp:positionH>
                  <wp:positionV relativeFrom="paragraph">
                    <wp:posOffset>-509905</wp:posOffset>
                  </wp:positionV>
                  <wp:extent cx="812800" cy="1235710"/>
                  <wp:effectExtent l="12700" t="0" r="0" b="8890"/>
                  <wp:wrapNone/>
                  <wp:docPr id="18" name="docshapegroup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710"/>
                            <a:chOff x="6951" y="-803"/>
                            <a:chExt cx="1280" cy="1946"/>
                          </a:xfrm>
                        </wpg:grpSpPr>
                        <pic:pic xmlns:pic="http://schemas.openxmlformats.org/drawingml/2006/picture">
                          <pic:nvPicPr>
                            <pic:cNvPr id="19" name="docshape479"/>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6950" y="-803"/>
                              <a:ext cx="1280" cy="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 name="docshape480"/>
                          <wps:cNvSpPr txBox="1">
                            <a:spLocks/>
                          </wps:cNvSpPr>
                          <wps:spPr bwMode="auto">
                            <a:xfrm>
                              <a:off x="6950" y="-803"/>
                              <a:ext cx="1280"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EB5848" w14:textId="77777777" w:rsidR="00A529FC" w:rsidRDefault="00000000">
                                <w:pPr>
                                  <w:spacing w:before="62" w:line="244" w:lineRule="auto"/>
                                  <w:ind w:left="377" w:right="368"/>
                                  <w:jc w:val="center"/>
                                  <w:rPr>
                                    <w:ins w:id="618" w:author="Author" w:date="2022-09-10T01:53:00Z"/>
                                    <w:rFonts w:ascii="Myriad Pro"/>
                                    <w:sz w:val="30"/>
                                  </w:rPr>
                                </w:pPr>
                                <w:ins w:id="619" w:author="Author" w:date="2022-09-10T01:53:00Z">
                                  <w:r>
                                    <w:rPr>
                                      <w:rFonts w:ascii="Myriad Pro"/>
                                      <w:color w:val="ED1C24"/>
                                      <w:spacing w:val="-4"/>
                                      <w:sz w:val="30"/>
                                    </w:rPr>
                                    <w:t xml:space="preserve">LIST </w:t>
                                  </w:r>
                                  <w:r>
                                    <w:rPr>
                                      <w:rFonts w:ascii="Myriad Pro"/>
                                      <w:color w:val="ED1C24"/>
                                      <w:spacing w:val="-6"/>
                                      <w:sz w:val="30"/>
                                    </w:rPr>
                                    <w:t>AB</w:t>
                                  </w:r>
                                </w:ins>
                              </w:p>
                              <w:p w14:paraId="5BA69999" w14:textId="77777777" w:rsidR="00A529FC" w:rsidRDefault="00000000">
                                <w:pPr>
                                  <w:spacing w:before="3"/>
                                  <w:ind w:left="29" w:right="23"/>
                                  <w:jc w:val="center"/>
                                  <w:rPr>
                                    <w:ins w:id="620" w:author="Author" w:date="2022-09-10T01:53:00Z"/>
                                    <w:rFonts w:ascii="Myriad Pro"/>
                                    <w:sz w:val="30"/>
                                  </w:rPr>
                                </w:pPr>
                                <w:ins w:id="621" w:author="Author" w:date="2022-09-10T01:53:00Z">
                                  <w:r>
                                    <w:rPr>
                                      <w:rFonts w:ascii="Myriad Pro"/>
                                      <w:color w:val="ED1C24"/>
                                      <w:spacing w:val="-2"/>
                                      <w:sz w:val="30"/>
                                    </w:rPr>
                                    <w:t>CONTEXT</w:t>
                                  </w:r>
                                </w:ins>
                              </w:p>
                              <w:p w14:paraId="215F5B73" w14:textId="77777777" w:rsidR="00A529FC" w:rsidRDefault="00000000">
                                <w:pPr>
                                  <w:spacing w:before="133"/>
                                  <w:ind w:left="145"/>
                                  <w:rPr>
                                    <w:ins w:id="622" w:author="Author" w:date="2022-09-10T01:53:00Z"/>
                                    <w:rFonts w:ascii="Myriad Pro"/>
                                    <w:sz w:val="54"/>
                                  </w:rPr>
                                </w:pPr>
                                <w:ins w:id="623" w:author="Author" w:date="2022-09-10T01:53: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E149D95" id="docshapegroup478" o:spid="_x0000_s1643" style="position:absolute;left:0;text-align:left;margin-left:347.55pt;margin-top:-40.15pt;width:64pt;height:97.3pt;z-index:15769088;mso-position-horizontal-relative:page" coordorigin="6951,-803" coordsize="1280,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">
                  <v:shape id="docshape479" o:spid="_x0000_s1644" type="#_x0000_t75" style="position:absolute;left:6950;top:-803;width:1280;height:1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">
                    <v:imagedata r:id="rId77" o:title=""/>
                    <v:path arrowok="t"/>
                    <o:lock v:ext="edit" aspectratio="f"/>
                  </v:shape>
                  <v:shape id="docshape480" o:spid="_x0000_s1645" type="#_x0000_t202" style="position:absolute;left:6950;top:-803;width:1280;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" filled="f" stroked="f">
                    <v:path arrowok="t"/>
                    <v:textbox inset="0,0,0,0">
                      <w:txbxContent>
                        <w:p w14:paraId="2CEB5848" w14:textId="77777777" w:rsidR="00A529FC" w:rsidRDefault="00000000">
                          <w:pPr>
                            <w:spacing w:before="62" w:line="244" w:lineRule="auto"/>
                            <w:ind w:left="377" w:right="368"/>
                            <w:jc w:val="center"/>
                            <w:rPr>
                              <w:ins w:id="624" w:author="Author" w:date="2022-09-10T01:53:00Z"/>
                              <w:rFonts w:ascii="Myriad Pro"/>
                              <w:sz w:val="30"/>
                            </w:rPr>
                          </w:pPr>
                          <w:ins w:id="625" w:author="Author" w:date="2022-09-10T01:53:00Z">
                            <w:r>
                              <w:rPr>
                                <w:rFonts w:ascii="Myriad Pro"/>
                                <w:color w:val="ED1C24"/>
                                <w:spacing w:val="-4"/>
                                <w:sz w:val="30"/>
                              </w:rPr>
                              <w:t xml:space="preserve">LIST </w:t>
                            </w:r>
                            <w:r>
                              <w:rPr>
                                <w:rFonts w:ascii="Myriad Pro"/>
                                <w:color w:val="ED1C24"/>
                                <w:spacing w:val="-6"/>
                                <w:sz w:val="30"/>
                              </w:rPr>
                              <w:t>AB</w:t>
                            </w:r>
                          </w:ins>
                        </w:p>
                        <w:p w14:paraId="5BA69999" w14:textId="77777777" w:rsidR="00A529FC" w:rsidRDefault="00000000">
                          <w:pPr>
                            <w:spacing w:before="3"/>
                            <w:ind w:left="29" w:right="23"/>
                            <w:jc w:val="center"/>
                            <w:rPr>
                              <w:ins w:id="626" w:author="Author" w:date="2022-09-10T01:53:00Z"/>
                              <w:rFonts w:ascii="Myriad Pro"/>
                              <w:sz w:val="30"/>
                            </w:rPr>
                          </w:pPr>
                          <w:ins w:id="627" w:author="Author" w:date="2022-09-10T01:53:00Z">
                            <w:r>
                              <w:rPr>
                                <w:rFonts w:ascii="Myriad Pro"/>
                                <w:color w:val="ED1C24"/>
                                <w:spacing w:val="-2"/>
                                <w:sz w:val="30"/>
                              </w:rPr>
                              <w:t>CONTEXT</w:t>
                            </w:r>
                          </w:ins>
                        </w:p>
                        <w:p w14:paraId="215F5B73" w14:textId="77777777" w:rsidR="00A529FC" w:rsidRDefault="00000000">
                          <w:pPr>
                            <w:spacing w:before="133"/>
                            <w:ind w:left="145"/>
                            <w:rPr>
                              <w:ins w:id="628" w:author="Author" w:date="2022-09-10T01:53:00Z"/>
                              <w:rFonts w:ascii="Myriad Pro"/>
                              <w:sz w:val="54"/>
                            </w:rPr>
                          </w:pPr>
                          <w:ins w:id="629" w:author="Author" w:date="2022-09-10T01:53:00Z">
                            <w:r>
                              <w:rPr>
                                <w:rFonts w:ascii="Myriad Pro"/>
                                <w:color w:val="ED1C24"/>
                                <w:w w:val="101"/>
                                <w:sz w:val="54"/>
                              </w:rPr>
                              <w:t>A</w:t>
                            </w:r>
                          </w:ins>
                        </w:p>
                      </w:txbxContent>
                    </v:textbox>
                  </v:shape>
                  <w10:wrap anchorx="page"/>
                </v:group>
              </w:pict>
            </mc:Fallback>
          </mc:AlternateContent>
        </w:r>
      </w:ins>
      <w:moveToRangeStart w:id="630" w:author="Author" w:date="2022-09-10T01:53:00Z" w:name="move113667231"/>
      <w:moveTo w:id="631" w:author="Author" w:date="2022-09-10T01:53:00Z">
        <w:r w:rsidR="00000000">
          <w:rPr>
            <w:rFonts w:ascii="Myriad Pro"/>
            <w:color w:val="231F20"/>
            <w:spacing w:val="-2"/>
            <w:sz w:val="15"/>
          </w:rPr>
          <w:t>Train</w:t>
        </w:r>
        <w:r w:rsidR="00000000">
          <w:rPr>
            <w:rFonts w:ascii="Myriad Pro"/>
            <w:color w:val="231F20"/>
            <w:sz w:val="15"/>
          </w:rPr>
          <w:t xml:space="preserve"> </w:t>
        </w:r>
        <w:r w:rsidR="00000000">
          <w:rPr>
            <w:rFonts w:ascii="Myriad Pro"/>
            <w:color w:val="231F20"/>
            <w:spacing w:val="-5"/>
            <w:sz w:val="15"/>
          </w:rPr>
          <w:t>AB</w:t>
        </w:r>
        <w:r w:rsidR="00000000">
          <w:rPr>
            <w:rFonts w:ascii="Myriad Pro"/>
            <w:color w:val="231F20"/>
            <w:sz w:val="15"/>
          </w:rPr>
          <w:tab/>
        </w:r>
        <w:r w:rsidR="00000000">
          <w:rPr>
            <w:rFonts w:ascii="Myriad Pro"/>
            <w:color w:val="231F20"/>
            <w:spacing w:val="-2"/>
            <w:sz w:val="15"/>
          </w:rPr>
          <w:t>Test</w:t>
        </w:r>
        <w:r w:rsidR="00000000">
          <w:rPr>
            <w:rFonts w:ascii="Myriad Pro"/>
            <w:color w:val="231F20"/>
            <w:spacing w:val="-3"/>
            <w:sz w:val="15"/>
          </w:rPr>
          <w:t xml:space="preserve"> </w:t>
        </w:r>
        <w:r w:rsidR="00000000">
          <w:rPr>
            <w:rFonts w:ascii="Myriad Pro"/>
            <w:color w:val="231F20"/>
            <w:spacing w:val="-5"/>
            <w:sz w:val="15"/>
          </w:rPr>
          <w:t>AB</w:t>
        </w:r>
      </w:moveTo>
    </w:p>
    <w:p w14:paraId="536B4C15" w14:textId="77777777" w:rsidR="00A529FC" w:rsidRDefault="00A529FC">
      <w:pPr>
        <w:pStyle w:val="BodyText"/>
        <w:rPr>
          <w:moveTo w:id="632" w:author="Author" w:date="2022-09-10T01:53:00Z"/>
          <w:rFonts w:ascii="Myriad Pro"/>
          <w:sz w:val="20"/>
        </w:rPr>
      </w:pPr>
    </w:p>
    <w:p w14:paraId="5652A56F" w14:textId="77777777" w:rsidR="00A529FC" w:rsidRDefault="00A529FC">
      <w:pPr>
        <w:pStyle w:val="BodyText"/>
        <w:rPr>
          <w:moveTo w:id="633" w:author="Author" w:date="2022-09-10T01:53:00Z"/>
          <w:rFonts w:ascii="Myriad Pro"/>
          <w:sz w:val="20"/>
        </w:rPr>
      </w:pPr>
    </w:p>
    <w:p w14:paraId="3BA16B11" w14:textId="77777777" w:rsidR="00A529FC" w:rsidRDefault="00A529FC">
      <w:pPr>
        <w:pStyle w:val="BodyText"/>
        <w:rPr>
          <w:moveTo w:id="634" w:author="Author" w:date="2022-09-10T01:53:00Z"/>
          <w:rFonts w:ascii="Myriad Pro"/>
          <w:sz w:val="20"/>
        </w:rPr>
      </w:pPr>
    </w:p>
    <w:p w14:paraId="3A95398D" w14:textId="77777777" w:rsidR="00A529FC" w:rsidRDefault="00A529FC">
      <w:pPr>
        <w:pStyle w:val="BodyText"/>
        <w:rPr>
          <w:moveTo w:id="635" w:author="Author" w:date="2022-09-10T01:53:00Z"/>
          <w:rFonts w:ascii="Myriad Pro"/>
          <w:sz w:val="20"/>
        </w:rPr>
      </w:pPr>
    </w:p>
    <w:p w14:paraId="09CDAFEA" w14:textId="77777777" w:rsidR="00A529FC" w:rsidRDefault="00A529FC">
      <w:pPr>
        <w:pStyle w:val="BodyText"/>
        <w:rPr>
          <w:moveTo w:id="636" w:author="Author" w:date="2022-09-10T01:53:00Z"/>
          <w:rFonts w:ascii="Myriad Pro"/>
          <w:sz w:val="20"/>
        </w:rPr>
      </w:pPr>
    </w:p>
    <w:p w14:paraId="32E267BE" w14:textId="77777777" w:rsidR="00A529FC" w:rsidRDefault="00A529FC">
      <w:pPr>
        <w:pStyle w:val="BodyText"/>
        <w:rPr>
          <w:moveTo w:id="637" w:author="Author" w:date="2022-09-10T01:53:00Z"/>
          <w:rFonts w:ascii="Myriad Pro"/>
          <w:sz w:val="20"/>
        </w:rPr>
      </w:pPr>
    </w:p>
    <w:p w14:paraId="32B2C5A8" w14:textId="77777777" w:rsidR="00A529FC" w:rsidRDefault="00A529FC">
      <w:pPr>
        <w:pStyle w:val="BodyText"/>
        <w:rPr>
          <w:moveTo w:id="638" w:author="Author" w:date="2022-09-10T01:53:00Z"/>
          <w:rFonts w:ascii="Myriad Pro"/>
          <w:sz w:val="20"/>
        </w:rPr>
      </w:pPr>
    </w:p>
    <w:p w14:paraId="0F558B83" w14:textId="77777777" w:rsidR="00A529FC" w:rsidRDefault="00A529FC">
      <w:pPr>
        <w:pStyle w:val="BodyText"/>
        <w:spacing w:before="11"/>
        <w:rPr>
          <w:moveTo w:id="639" w:author="Author" w:date="2022-09-10T01:53:00Z"/>
          <w:rFonts w:ascii="Myriad Pro"/>
          <w:sz w:val="21"/>
        </w:rPr>
      </w:pPr>
    </w:p>
    <w:p w14:paraId="5FD5CD05" w14:textId="77777777" w:rsidR="00A529FC" w:rsidRDefault="00A529FC">
      <w:pPr>
        <w:rPr>
          <w:moveTo w:id="640" w:author="Author" w:date="2022-09-10T01:53:00Z"/>
          <w:rFonts w:ascii="Myriad Pro"/>
          <w:sz w:val="21"/>
        </w:rPr>
        <w:sectPr w:rsidR="00A529FC">
          <w:pgSz w:w="12240" w:h="15840"/>
          <w:pgMar w:top="1180" w:right="1320" w:bottom="280" w:left="1320" w:header="397" w:footer="0" w:gutter="0"/>
          <w:cols w:space="720"/>
        </w:sectPr>
      </w:pPr>
    </w:p>
    <w:p w14:paraId="28272E02" w14:textId="77777777" w:rsidR="00A529FC" w:rsidRDefault="00000000">
      <w:pPr>
        <w:spacing w:before="101"/>
        <w:ind w:right="38"/>
        <w:jc w:val="right"/>
        <w:rPr>
          <w:moveTo w:id="641" w:author="Author" w:date="2022-09-10T01:53:00Z"/>
          <w:rFonts w:ascii="Myriad Pro"/>
          <w:sz w:val="15"/>
        </w:rPr>
      </w:pPr>
      <w:moveTo w:id="642" w:author="Author" w:date="2022-09-10T01:53:00Z">
        <w:r>
          <w:rPr>
            <w:rFonts w:ascii="Myriad Pro"/>
            <w:color w:val="231F20"/>
            <w:spacing w:val="-2"/>
            <w:sz w:val="15"/>
          </w:rPr>
          <w:t>Train</w:t>
        </w:r>
        <w:r>
          <w:rPr>
            <w:rFonts w:ascii="Myriad Pro"/>
            <w:color w:val="231F20"/>
            <w:sz w:val="15"/>
          </w:rPr>
          <w:t xml:space="preserve"> </w:t>
        </w:r>
        <w:r>
          <w:rPr>
            <w:rFonts w:ascii="Myriad Pro"/>
            <w:color w:val="231F20"/>
            <w:spacing w:val="-5"/>
            <w:sz w:val="15"/>
          </w:rPr>
          <w:t>AC</w:t>
        </w:r>
      </w:moveTo>
    </w:p>
    <w:p w14:paraId="021CB981" w14:textId="77777777" w:rsidR="00A529FC" w:rsidRDefault="00000000">
      <w:pPr>
        <w:spacing w:before="126"/>
        <w:ind w:left="2093"/>
        <w:rPr>
          <w:moveTo w:id="643" w:author="Author" w:date="2022-09-10T01:53:00Z"/>
          <w:rFonts w:ascii="Myriad Pro"/>
          <w:sz w:val="15"/>
        </w:rPr>
      </w:pPr>
      <w:moveTo w:id="644" w:author="Author" w:date="2022-09-10T01:53:00Z">
        <w:r>
          <w:br w:type="column"/>
        </w:r>
        <w:r>
          <w:rPr>
            <w:rFonts w:ascii="Myriad Pro"/>
            <w:color w:val="231F20"/>
            <w:spacing w:val="-2"/>
            <w:sz w:val="15"/>
          </w:rPr>
          <w:t>Test</w:t>
        </w:r>
        <w:r>
          <w:rPr>
            <w:rFonts w:ascii="Myriad Pro"/>
            <w:color w:val="231F20"/>
            <w:spacing w:val="-3"/>
            <w:sz w:val="15"/>
          </w:rPr>
          <w:t xml:space="preserve"> </w:t>
        </w:r>
        <w:r>
          <w:rPr>
            <w:rFonts w:ascii="Myriad Pro"/>
            <w:color w:val="231F20"/>
            <w:spacing w:val="-7"/>
            <w:sz w:val="15"/>
          </w:rPr>
          <w:t>AC</w:t>
        </w:r>
      </w:moveTo>
    </w:p>
    <w:p w14:paraId="230534E0" w14:textId="77777777" w:rsidR="00A529FC" w:rsidRDefault="00A529FC">
      <w:pPr>
        <w:rPr>
          <w:moveTo w:id="645" w:author="Author" w:date="2022-09-10T01:53:00Z"/>
          <w:rFonts w:ascii="Myriad Pro"/>
          <w:sz w:val="15"/>
        </w:rPr>
        <w:sectPr w:rsidR="00A529FC">
          <w:type w:val="continuous"/>
          <w:pgSz w:w="12240" w:h="15840"/>
          <w:pgMar w:top="1180" w:right="1320" w:bottom="280" w:left="1320" w:header="397" w:footer="0" w:gutter="0"/>
          <w:cols w:num="2" w:space="720" w:equalWidth="0">
            <w:col w:w="2651" w:space="81"/>
            <w:col w:w="6868"/>
          </w:cols>
        </w:sectPr>
      </w:pPr>
    </w:p>
    <w:p w14:paraId="19CA32E5" w14:textId="77777777" w:rsidR="00A529FC" w:rsidRDefault="00A529FC">
      <w:pPr>
        <w:pStyle w:val="BodyText"/>
        <w:rPr>
          <w:moveTo w:id="646" w:author="Author" w:date="2022-09-10T01:53:00Z"/>
          <w:rFonts w:ascii="Myriad Pro"/>
          <w:sz w:val="20"/>
        </w:rPr>
      </w:pPr>
    </w:p>
    <w:p w14:paraId="7D0F4A89" w14:textId="77777777" w:rsidR="00A529FC" w:rsidRDefault="00A529FC">
      <w:pPr>
        <w:pStyle w:val="BodyText"/>
        <w:rPr>
          <w:moveTo w:id="647" w:author="Author" w:date="2022-09-10T01:53:00Z"/>
          <w:rFonts w:ascii="Myriad Pro"/>
          <w:sz w:val="20"/>
        </w:rPr>
      </w:pPr>
    </w:p>
    <w:p w14:paraId="4EAB77AF" w14:textId="77777777" w:rsidR="00A529FC" w:rsidRDefault="00A529FC">
      <w:pPr>
        <w:pStyle w:val="BodyText"/>
        <w:rPr>
          <w:moveTo w:id="648" w:author="Author" w:date="2022-09-10T01:53:00Z"/>
          <w:rFonts w:ascii="Myriad Pro"/>
          <w:sz w:val="20"/>
        </w:rPr>
      </w:pPr>
    </w:p>
    <w:p w14:paraId="231B4F9D" w14:textId="77777777" w:rsidR="00A529FC" w:rsidRDefault="00A529FC">
      <w:pPr>
        <w:pStyle w:val="BodyText"/>
        <w:spacing w:before="8"/>
        <w:rPr>
          <w:moveTo w:id="649" w:author="Author" w:date="2022-09-10T01:53:00Z"/>
          <w:rFonts w:ascii="Myriad Pro"/>
          <w:sz w:val="17"/>
        </w:rPr>
      </w:pPr>
    </w:p>
    <w:moveToRangeEnd w:id="630"/>
    <w:p w14:paraId="69CA081C" w14:textId="77777777" w:rsidR="00A529FC" w:rsidRDefault="006228F8">
      <w:pPr>
        <w:spacing w:before="97" w:line="252" w:lineRule="auto"/>
        <w:ind w:left="120" w:right="117"/>
        <w:jc w:val="both"/>
        <w:rPr>
          <w:ins w:id="650" w:author="Author" w:date="2022-09-10T01:53:00Z"/>
          <w:sz w:val="18"/>
        </w:rPr>
      </w:pPr>
      <w:ins w:id="651" w:author="Author" w:date="2022-09-10T01:53:00Z">
        <w:r>
          <w:rPr>
            <w:noProof/>
          </w:rPr>
          <mc:AlternateContent>
            <mc:Choice Requires="wpg">
              <w:drawing>
                <wp:anchor distT="0" distB="0" distL="114300" distR="114300" simplePos="0" relativeHeight="15769600" behindDoc="0" locked="0" layoutInCell="1" allowOverlap="1" wp14:anchorId="5C3AB1AC" wp14:editId="52BF07B3">
                  <wp:simplePos x="0" y="0"/>
                  <wp:positionH relativeFrom="page">
                    <wp:posOffset>4415790</wp:posOffset>
                  </wp:positionH>
                  <wp:positionV relativeFrom="paragraph">
                    <wp:posOffset>-1312545</wp:posOffset>
                  </wp:positionV>
                  <wp:extent cx="812800" cy="1247140"/>
                  <wp:effectExtent l="0" t="12700" r="0" b="10160"/>
                  <wp:wrapNone/>
                  <wp:docPr id="15" name="docshapegroup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47140"/>
                            <a:chOff x="6954" y="-2067"/>
                            <a:chExt cx="1280" cy="1964"/>
                          </a:xfrm>
                        </wpg:grpSpPr>
                        <pic:pic xmlns:pic="http://schemas.openxmlformats.org/drawingml/2006/picture">
                          <pic:nvPicPr>
                            <pic:cNvPr id="16" name="docshape482"/>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6954" y="-2068"/>
                              <a:ext cx="128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 name="docshape483"/>
                          <wps:cNvSpPr txBox="1">
                            <a:spLocks/>
                          </wps:cNvSpPr>
                          <wps:spPr bwMode="auto">
                            <a:xfrm>
                              <a:off x="6954" y="-2068"/>
                              <a:ext cx="1280"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07917" w14:textId="77777777" w:rsidR="00A529FC" w:rsidRDefault="00000000">
                                <w:pPr>
                                  <w:spacing w:before="47" w:line="244" w:lineRule="auto"/>
                                  <w:ind w:left="374" w:right="372"/>
                                  <w:jc w:val="center"/>
                                  <w:rPr>
                                    <w:ins w:id="652" w:author="Author" w:date="2022-09-10T01:53:00Z"/>
                                    <w:rFonts w:ascii="Myriad Pro"/>
                                    <w:sz w:val="30"/>
                                  </w:rPr>
                                </w:pPr>
                                <w:ins w:id="653" w:author="Author" w:date="2022-09-10T01:53:00Z">
                                  <w:r>
                                    <w:rPr>
                                      <w:rFonts w:ascii="Myriad Pro"/>
                                      <w:color w:val="ED1C24"/>
                                      <w:spacing w:val="-4"/>
                                      <w:sz w:val="30"/>
                                    </w:rPr>
                                    <w:t xml:space="preserve">LIST </w:t>
                                  </w:r>
                                  <w:r>
                                    <w:rPr>
                                      <w:rFonts w:ascii="Myriad Pro"/>
                                      <w:color w:val="ED1C24"/>
                                      <w:spacing w:val="-6"/>
                                      <w:sz w:val="30"/>
                                    </w:rPr>
                                    <w:t>AC</w:t>
                                  </w:r>
                                </w:ins>
                              </w:p>
                              <w:p w14:paraId="0F625714" w14:textId="77777777" w:rsidR="00A529FC" w:rsidRDefault="00000000">
                                <w:pPr>
                                  <w:spacing w:before="3"/>
                                  <w:ind w:left="26" w:right="26"/>
                                  <w:jc w:val="center"/>
                                  <w:rPr>
                                    <w:ins w:id="654" w:author="Author" w:date="2022-09-10T01:53:00Z"/>
                                    <w:rFonts w:ascii="Myriad Pro"/>
                                    <w:sz w:val="30"/>
                                  </w:rPr>
                                </w:pPr>
                                <w:ins w:id="655" w:author="Author" w:date="2022-09-10T01:53:00Z">
                                  <w:r>
                                    <w:rPr>
                                      <w:rFonts w:ascii="Myriad Pro"/>
                                      <w:color w:val="ED1C24"/>
                                      <w:spacing w:val="-2"/>
                                      <w:sz w:val="30"/>
                                    </w:rPr>
                                    <w:t>CONTEXT</w:t>
                                  </w:r>
                                </w:ins>
                              </w:p>
                              <w:p w14:paraId="4AB34713" w14:textId="77777777" w:rsidR="00A529FC" w:rsidRDefault="00000000">
                                <w:pPr>
                                  <w:spacing w:before="167"/>
                                  <w:ind w:left="142"/>
                                  <w:rPr>
                                    <w:ins w:id="656" w:author="Author" w:date="2022-09-10T01:53:00Z"/>
                                    <w:rFonts w:ascii="Myriad Pro"/>
                                    <w:sz w:val="54"/>
                                  </w:rPr>
                                </w:pPr>
                                <w:ins w:id="657" w:author="Author" w:date="2022-09-10T01:53:00Z">
                                  <w:r>
                                    <w:rPr>
                                      <w:rFonts w:ascii="Myriad Pro"/>
                                      <w:color w:val="ED1C24"/>
                                      <w:w w:val="101"/>
                                      <w:sz w:val="54"/>
                                    </w:rPr>
                                    <w:t>A</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3AB1AC" id="docshapegroup481" o:spid="_x0000_s1646" style="position:absolute;left:0;text-align:left;margin-left:347.7pt;margin-top:-103.35pt;width:64pt;height:98.2pt;z-index:15769600;mso-position-horizontal-relative:page" coordorigin="6954,-2067" coordsize="1280,1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">
                  <v:shape id="docshape482" o:spid="_x0000_s1647" type="#_x0000_t75" style="position:absolute;left:6954;top:-2068;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">
                    <v:imagedata r:id="rId79" o:title=""/>
                    <v:path arrowok="t"/>
                    <o:lock v:ext="edit" aspectratio="f"/>
                  </v:shape>
                  <v:shape id="docshape483" o:spid="_x0000_s1648" type="#_x0000_t202" style="position:absolute;left:6954;top:-2068;width:1280;height: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" filled="f" stroked="f">
                    <v:path arrowok="t"/>
                    <v:textbox inset="0,0,0,0">
                      <w:txbxContent>
                        <w:p w14:paraId="67F07917" w14:textId="77777777" w:rsidR="00A529FC" w:rsidRDefault="00000000">
                          <w:pPr>
                            <w:spacing w:before="47" w:line="244" w:lineRule="auto"/>
                            <w:ind w:left="374" w:right="372"/>
                            <w:jc w:val="center"/>
                            <w:rPr>
                              <w:ins w:id="658" w:author="Author" w:date="2022-09-10T01:53:00Z"/>
                              <w:rFonts w:ascii="Myriad Pro"/>
                              <w:sz w:val="30"/>
                            </w:rPr>
                          </w:pPr>
                          <w:ins w:id="659" w:author="Author" w:date="2022-09-10T01:53:00Z">
                            <w:r>
                              <w:rPr>
                                <w:rFonts w:ascii="Myriad Pro"/>
                                <w:color w:val="ED1C24"/>
                                <w:spacing w:val="-4"/>
                                <w:sz w:val="30"/>
                              </w:rPr>
                              <w:t xml:space="preserve">LIST </w:t>
                            </w:r>
                            <w:r>
                              <w:rPr>
                                <w:rFonts w:ascii="Myriad Pro"/>
                                <w:color w:val="ED1C24"/>
                                <w:spacing w:val="-6"/>
                                <w:sz w:val="30"/>
                              </w:rPr>
                              <w:t>AC</w:t>
                            </w:r>
                          </w:ins>
                        </w:p>
                        <w:p w14:paraId="0F625714" w14:textId="77777777" w:rsidR="00A529FC" w:rsidRDefault="00000000">
                          <w:pPr>
                            <w:spacing w:before="3"/>
                            <w:ind w:left="26" w:right="26"/>
                            <w:jc w:val="center"/>
                            <w:rPr>
                              <w:ins w:id="660" w:author="Author" w:date="2022-09-10T01:53:00Z"/>
                              <w:rFonts w:ascii="Myriad Pro"/>
                              <w:sz w:val="30"/>
                            </w:rPr>
                          </w:pPr>
                          <w:ins w:id="661" w:author="Author" w:date="2022-09-10T01:53:00Z">
                            <w:r>
                              <w:rPr>
                                <w:rFonts w:ascii="Myriad Pro"/>
                                <w:color w:val="ED1C24"/>
                                <w:spacing w:val="-2"/>
                                <w:sz w:val="30"/>
                              </w:rPr>
                              <w:t>CONTEXT</w:t>
                            </w:r>
                          </w:ins>
                        </w:p>
                        <w:p w14:paraId="4AB34713" w14:textId="77777777" w:rsidR="00A529FC" w:rsidRDefault="00000000">
                          <w:pPr>
                            <w:spacing w:before="167"/>
                            <w:ind w:left="142"/>
                            <w:rPr>
                              <w:ins w:id="662" w:author="Author" w:date="2022-09-10T01:53:00Z"/>
                              <w:rFonts w:ascii="Myriad Pro"/>
                              <w:sz w:val="54"/>
                            </w:rPr>
                          </w:pPr>
                          <w:ins w:id="663" w:author="Author" w:date="2022-09-10T01:53:00Z">
                            <w:r>
                              <w:rPr>
                                <w:rFonts w:ascii="Myriad Pro"/>
                                <w:color w:val="ED1C24"/>
                                <w:w w:val="101"/>
                                <w:sz w:val="54"/>
                              </w:rPr>
                              <w:t>A</w:t>
                            </w:r>
                          </w:ins>
                        </w:p>
                      </w:txbxContent>
                    </v:textbox>
                  </v:shape>
                  <w10:wrap anchorx="page"/>
                </v:group>
              </w:pict>
            </mc:Fallback>
          </mc:AlternateContent>
        </w:r>
        <w:r>
          <w:rPr>
            <w:noProof/>
          </w:rPr>
          <mc:AlternateContent>
            <mc:Choice Requires="wpg">
              <w:drawing>
                <wp:anchor distT="0" distB="0" distL="114300" distR="114300" simplePos="0" relativeHeight="15770112" behindDoc="0" locked="0" layoutInCell="1" allowOverlap="1" wp14:anchorId="05972D4E" wp14:editId="13B1C38F">
                  <wp:simplePos x="0" y="0"/>
                  <wp:positionH relativeFrom="page">
                    <wp:posOffset>2741295</wp:posOffset>
                  </wp:positionH>
                  <wp:positionV relativeFrom="paragraph">
                    <wp:posOffset>-1301115</wp:posOffset>
                  </wp:positionV>
                  <wp:extent cx="808355" cy="1235710"/>
                  <wp:effectExtent l="12700" t="0" r="4445" b="8890"/>
                  <wp:wrapNone/>
                  <wp:docPr id="10" name="docshapegroup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355" cy="1235710"/>
                            <a:chOff x="4317" y="-2049"/>
                            <a:chExt cx="1273" cy="1946"/>
                          </a:xfrm>
                        </wpg:grpSpPr>
                        <pic:pic xmlns:pic="http://schemas.openxmlformats.org/drawingml/2006/picture">
                          <pic:nvPicPr>
                            <pic:cNvPr id="12" name="docshape485"/>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4316" y="-2049"/>
                              <a:ext cx="1273" cy="1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 name="docshape486"/>
                          <wps:cNvSpPr txBox="1">
                            <a:spLocks/>
                          </wps:cNvSpPr>
                          <wps:spPr bwMode="auto">
                            <a:xfrm>
                              <a:off x="4316" y="-2049"/>
                              <a:ext cx="1273"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90CC9" w14:textId="77777777" w:rsidR="00A529FC" w:rsidRDefault="00000000">
                                <w:pPr>
                                  <w:spacing w:before="28" w:line="244" w:lineRule="auto"/>
                                  <w:ind w:left="377" w:right="369"/>
                                  <w:jc w:val="center"/>
                                  <w:rPr>
                                    <w:ins w:id="664" w:author="Author" w:date="2022-09-10T01:53:00Z"/>
                                    <w:rFonts w:ascii="Myriad Pro"/>
                                    <w:sz w:val="30"/>
                                  </w:rPr>
                                </w:pPr>
                                <w:ins w:id="665" w:author="Author" w:date="2022-09-10T01:53:00Z">
                                  <w:r>
                                    <w:rPr>
                                      <w:rFonts w:ascii="Myriad Pro"/>
                                      <w:color w:val="ED1C24"/>
                                      <w:spacing w:val="-4"/>
                                      <w:sz w:val="30"/>
                                    </w:rPr>
                                    <w:t xml:space="preserve">LIST </w:t>
                                  </w:r>
                                  <w:r>
                                    <w:rPr>
                                      <w:rFonts w:ascii="Myriad Pro"/>
                                      <w:color w:val="ED1C24"/>
                                      <w:spacing w:val="-6"/>
                                      <w:sz w:val="30"/>
                                    </w:rPr>
                                    <w:t>AC</w:t>
                                  </w:r>
                                </w:ins>
                              </w:p>
                              <w:p w14:paraId="367C4E44" w14:textId="77777777" w:rsidR="00A529FC" w:rsidRDefault="00000000">
                                <w:pPr>
                                  <w:spacing w:before="4"/>
                                  <w:ind w:left="19" w:right="13"/>
                                  <w:jc w:val="center"/>
                                  <w:rPr>
                                    <w:ins w:id="666" w:author="Author" w:date="2022-09-10T01:53:00Z"/>
                                    <w:rFonts w:ascii="Myriad Pro"/>
                                    <w:sz w:val="30"/>
                                  </w:rPr>
                                </w:pPr>
                                <w:ins w:id="667" w:author="Author" w:date="2022-09-10T01:53:00Z">
                                  <w:r>
                                    <w:rPr>
                                      <w:rFonts w:ascii="Myriad Pro"/>
                                      <w:color w:val="ED1C24"/>
                                      <w:spacing w:val="-2"/>
                                      <w:sz w:val="30"/>
                                    </w:rPr>
                                    <w:t>CONTEXT</w:t>
                                  </w:r>
                                </w:ins>
                              </w:p>
                              <w:p w14:paraId="59D358F9" w14:textId="77777777" w:rsidR="00A529FC" w:rsidRDefault="00000000">
                                <w:pPr>
                                  <w:tabs>
                                    <w:tab w:val="left" w:pos="654"/>
                                  </w:tabs>
                                  <w:spacing w:before="166"/>
                                  <w:ind w:right="13"/>
                                  <w:jc w:val="center"/>
                                  <w:rPr>
                                    <w:ins w:id="668" w:author="Author" w:date="2022-09-10T01:53:00Z"/>
                                    <w:rFonts w:ascii="Myriad Pro"/>
                                    <w:sz w:val="54"/>
                                  </w:rPr>
                                </w:pPr>
                                <w:ins w:id="669" w:author="Author" w:date="2022-09-10T01:53: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972D4E" id="docshapegroup484" o:spid="_x0000_s1649" style="position:absolute;left:0;text-align:left;margin-left:215.85pt;margin-top:-102.45pt;width:63.65pt;height:97.3pt;z-index:15770112;mso-position-horizontal-relative:page" coordorigin="4317,-2049" coordsize="1273,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">
                  <v:shape id="docshape485" o:spid="_x0000_s1650" type="#_x0000_t75" style="position:absolute;left:4316;top:-2049;width:1273;height:1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">
                    <v:imagedata r:id="rId81" o:title=""/>
                    <v:path arrowok="t"/>
                    <o:lock v:ext="edit" aspectratio="f"/>
                  </v:shape>
                  <v:shape id="docshape486" o:spid="_x0000_s1651" type="#_x0000_t202" style="position:absolute;left:4316;top:-2049;width:1273;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" filled="f" stroked="f">
                    <v:path arrowok="t"/>
                    <v:textbox inset="0,0,0,0">
                      <w:txbxContent>
                        <w:p w14:paraId="3D490CC9" w14:textId="77777777" w:rsidR="00A529FC" w:rsidRDefault="00000000">
                          <w:pPr>
                            <w:spacing w:before="28" w:line="244" w:lineRule="auto"/>
                            <w:ind w:left="377" w:right="369"/>
                            <w:jc w:val="center"/>
                            <w:rPr>
                              <w:ins w:id="670" w:author="Author" w:date="2022-09-10T01:53:00Z"/>
                              <w:rFonts w:ascii="Myriad Pro"/>
                              <w:sz w:val="30"/>
                            </w:rPr>
                          </w:pPr>
                          <w:ins w:id="671" w:author="Author" w:date="2022-09-10T01:53:00Z">
                            <w:r>
                              <w:rPr>
                                <w:rFonts w:ascii="Myriad Pro"/>
                                <w:color w:val="ED1C24"/>
                                <w:spacing w:val="-4"/>
                                <w:sz w:val="30"/>
                              </w:rPr>
                              <w:t xml:space="preserve">LIST </w:t>
                            </w:r>
                            <w:r>
                              <w:rPr>
                                <w:rFonts w:ascii="Myriad Pro"/>
                                <w:color w:val="ED1C24"/>
                                <w:spacing w:val="-6"/>
                                <w:sz w:val="30"/>
                              </w:rPr>
                              <w:t>AC</w:t>
                            </w:r>
                          </w:ins>
                        </w:p>
                        <w:p w14:paraId="367C4E44" w14:textId="77777777" w:rsidR="00A529FC" w:rsidRDefault="00000000">
                          <w:pPr>
                            <w:spacing w:before="4"/>
                            <w:ind w:left="19" w:right="13"/>
                            <w:jc w:val="center"/>
                            <w:rPr>
                              <w:ins w:id="672" w:author="Author" w:date="2022-09-10T01:53:00Z"/>
                              <w:rFonts w:ascii="Myriad Pro"/>
                              <w:sz w:val="30"/>
                            </w:rPr>
                          </w:pPr>
                          <w:ins w:id="673" w:author="Author" w:date="2022-09-10T01:53:00Z">
                            <w:r>
                              <w:rPr>
                                <w:rFonts w:ascii="Myriad Pro"/>
                                <w:color w:val="ED1C24"/>
                                <w:spacing w:val="-2"/>
                                <w:sz w:val="30"/>
                              </w:rPr>
                              <w:t>CONTEXT</w:t>
                            </w:r>
                          </w:ins>
                        </w:p>
                        <w:p w14:paraId="59D358F9" w14:textId="77777777" w:rsidR="00A529FC" w:rsidRDefault="00000000">
                          <w:pPr>
                            <w:tabs>
                              <w:tab w:val="left" w:pos="654"/>
                            </w:tabs>
                            <w:spacing w:before="166"/>
                            <w:ind w:right="13"/>
                            <w:jc w:val="center"/>
                            <w:rPr>
                              <w:ins w:id="674" w:author="Author" w:date="2022-09-10T01:53:00Z"/>
                              <w:rFonts w:ascii="Myriad Pro"/>
                              <w:sz w:val="54"/>
                            </w:rPr>
                          </w:pPr>
                          <w:ins w:id="675" w:author="Author" w:date="2022-09-10T01:53:00Z">
                            <w:r>
                              <w:rPr>
                                <w:rFonts w:ascii="Myriad Pro"/>
                                <w:color w:val="ED1C24"/>
                                <w:spacing w:val="-10"/>
                                <w:sz w:val="54"/>
                              </w:rPr>
                              <w:t>A</w:t>
                            </w:r>
                            <w:r>
                              <w:rPr>
                                <w:rFonts w:ascii="Myriad Pro"/>
                                <w:color w:val="ED1C24"/>
                                <w:sz w:val="54"/>
                              </w:rPr>
                              <w:tab/>
                            </w:r>
                            <w:r>
                              <w:rPr>
                                <w:rFonts w:ascii="Myriad Pro"/>
                                <w:color w:val="ED1C24"/>
                                <w:spacing w:val="-10"/>
                                <w:sz w:val="54"/>
                              </w:rPr>
                              <w:t>C</w:t>
                            </w:r>
                          </w:ins>
                        </w:p>
                      </w:txbxContent>
                    </v:textbox>
                  </v:shape>
                  <w10:wrap anchorx="page"/>
                </v:group>
              </w:pict>
            </mc:Fallback>
          </mc:AlternateContent>
        </w:r>
        <w:r w:rsidR="00000000">
          <w:t xml:space="preserve">Figure 8: </w:t>
        </w:r>
        <w:r w:rsidR="00000000">
          <w:rPr>
            <w:sz w:val="18"/>
          </w:rPr>
          <w:t>Training and testing example patterns for network input.</w:t>
        </w:r>
        <w:r w:rsidR="00000000">
          <w:rPr>
            <w:spacing w:val="19"/>
            <w:sz w:val="18"/>
          </w:rPr>
          <w:t xml:space="preserve"> </w:t>
        </w:r>
        <w:r w:rsidR="00000000">
          <w:rPr>
            <w:sz w:val="18"/>
          </w:rPr>
          <w:t>Each input pattern has 6 pools, composed of 2 item pools at the bottom (i.e., A at bottom left; B or C at bottom right) and 4 list context pools at the middle and the top rows – memory of AB and</w:t>
        </w:r>
        <w:r w:rsidR="00000000">
          <w:rPr>
            <w:spacing w:val="-5"/>
            <w:sz w:val="18"/>
          </w:rPr>
          <w:t xml:space="preserve"> </w:t>
        </w:r>
        <w:r w:rsidR="00000000">
          <w:rPr>
            <w:sz w:val="18"/>
          </w:rPr>
          <w:t>AC</w:t>
        </w:r>
        <w:r w:rsidR="00000000">
          <w:rPr>
            <w:spacing w:val="-5"/>
            <w:sz w:val="18"/>
          </w:rPr>
          <w:t xml:space="preserve"> </w:t>
        </w:r>
        <w:r w:rsidR="00000000">
          <w:rPr>
            <w:sz w:val="18"/>
          </w:rPr>
          <w:t>pairs</w:t>
        </w:r>
        <w:r w:rsidR="00000000">
          <w:rPr>
            <w:spacing w:val="-5"/>
            <w:sz w:val="18"/>
          </w:rPr>
          <w:t xml:space="preserve"> </w:t>
        </w:r>
        <w:r w:rsidR="00000000">
          <w:rPr>
            <w:sz w:val="18"/>
          </w:rPr>
          <w:t>are</w:t>
        </w:r>
        <w:r w:rsidR="00000000">
          <w:rPr>
            <w:spacing w:val="-5"/>
            <w:sz w:val="18"/>
          </w:rPr>
          <w:t xml:space="preserve"> </w:t>
        </w:r>
        <w:r w:rsidR="00000000">
          <w:rPr>
            <w:sz w:val="18"/>
          </w:rPr>
          <w:t>categorized</w:t>
        </w:r>
        <w:r w:rsidR="00000000">
          <w:rPr>
            <w:spacing w:val="-5"/>
            <w:sz w:val="18"/>
          </w:rPr>
          <w:t xml:space="preserve"> </w:t>
        </w:r>
        <w:r w:rsidR="00000000">
          <w:rPr>
            <w:sz w:val="18"/>
          </w:rPr>
          <w:t>into</w:t>
        </w:r>
        <w:r w:rsidR="00000000">
          <w:rPr>
            <w:spacing w:val="-5"/>
            <w:sz w:val="18"/>
          </w:rPr>
          <w:t xml:space="preserve"> </w:t>
        </w:r>
        <w:r w:rsidR="00000000">
          <w:rPr>
            <w:sz w:val="18"/>
          </w:rPr>
          <w:t>different</w:t>
        </w:r>
        <w:r w:rsidR="00000000">
          <w:rPr>
            <w:spacing w:val="-5"/>
            <w:sz w:val="18"/>
          </w:rPr>
          <w:t xml:space="preserve"> </w:t>
        </w:r>
        <w:r w:rsidR="00000000">
          <w:rPr>
            <w:sz w:val="18"/>
          </w:rPr>
          <w:t>experiences,</w:t>
        </w:r>
        <w:r w:rsidR="00000000">
          <w:rPr>
            <w:spacing w:val="-4"/>
            <w:sz w:val="18"/>
          </w:rPr>
          <w:t xml:space="preserve"> </w:t>
        </w:r>
        <w:r w:rsidR="00000000">
          <w:rPr>
            <w:sz w:val="18"/>
          </w:rPr>
          <w:t>with</w:t>
        </w:r>
        <w:r w:rsidR="00000000">
          <w:rPr>
            <w:spacing w:val="-5"/>
            <w:sz w:val="18"/>
          </w:rPr>
          <w:t xml:space="preserve"> </w:t>
        </w:r>
        <w:r w:rsidR="00000000">
          <w:rPr>
            <w:sz w:val="18"/>
          </w:rPr>
          <w:t>four</w:t>
        </w:r>
        <w:r w:rsidR="00000000">
          <w:rPr>
            <w:spacing w:val="-5"/>
            <w:sz w:val="18"/>
          </w:rPr>
          <w:t xml:space="preserve"> </w:t>
        </w:r>
        <w:r w:rsidR="00000000">
          <w:rPr>
            <w:sz w:val="18"/>
          </w:rPr>
          <w:t>different</w:t>
        </w:r>
        <w:r w:rsidR="00000000">
          <w:rPr>
            <w:spacing w:val="-5"/>
            <w:sz w:val="18"/>
          </w:rPr>
          <w:t xml:space="preserve"> </w:t>
        </w:r>
        <w:r w:rsidR="00000000">
          <w:rPr>
            <w:sz w:val="18"/>
          </w:rPr>
          <w:t>context</w:t>
        </w:r>
        <w:r w:rsidR="00000000">
          <w:rPr>
            <w:spacing w:val="-5"/>
            <w:sz w:val="18"/>
          </w:rPr>
          <w:t xml:space="preserve"> </w:t>
        </w:r>
        <w:r w:rsidR="00000000">
          <w:rPr>
            <w:sz w:val="18"/>
          </w:rPr>
          <w:t>pools</w:t>
        </w:r>
        <w:r w:rsidR="00000000">
          <w:rPr>
            <w:spacing w:val="-5"/>
            <w:sz w:val="18"/>
          </w:rPr>
          <w:t xml:space="preserve"> </w:t>
        </w:r>
        <w:r w:rsidR="00000000">
          <w:rPr>
            <w:sz w:val="18"/>
          </w:rPr>
          <w:t>for</w:t>
        </w:r>
        <w:r w:rsidR="00000000">
          <w:rPr>
            <w:spacing w:val="-5"/>
            <w:sz w:val="18"/>
          </w:rPr>
          <w:t xml:space="preserve"> </w:t>
        </w:r>
        <w:r w:rsidR="00000000">
          <w:rPr>
            <w:sz w:val="18"/>
          </w:rPr>
          <w:t>each</w:t>
        </w:r>
        <w:r w:rsidR="00000000">
          <w:rPr>
            <w:spacing w:val="-5"/>
            <w:sz w:val="18"/>
          </w:rPr>
          <w:t xml:space="preserve"> </w:t>
        </w:r>
        <w:r w:rsidR="00000000">
          <w:rPr>
            <w:sz w:val="18"/>
          </w:rPr>
          <w:t>experience. During</w:t>
        </w:r>
        <w:r w:rsidR="00000000">
          <w:rPr>
            <w:spacing w:val="-5"/>
            <w:sz w:val="18"/>
          </w:rPr>
          <w:t xml:space="preserve"> </w:t>
        </w:r>
        <w:r w:rsidR="00000000">
          <w:rPr>
            <w:sz w:val="18"/>
          </w:rPr>
          <w:t>testing,</w:t>
        </w:r>
        <w:r w:rsidR="00000000">
          <w:rPr>
            <w:spacing w:val="-5"/>
            <w:sz w:val="18"/>
          </w:rPr>
          <w:t xml:space="preserve"> </w:t>
        </w:r>
        <w:r w:rsidR="00000000">
          <w:rPr>
            <w:sz w:val="18"/>
          </w:rPr>
          <w:t>pool A and four context pools were presented as in training, while pool B/C at the bottom right was silent, therefore challenging the model to retrieve a memorized answer at the bottom right pool of ECout.</w:t>
        </w:r>
      </w:ins>
    </w:p>
    <w:p w14:paraId="06A5FE5B" w14:textId="77777777" w:rsidR="00A529FC" w:rsidRDefault="00A529FC">
      <w:pPr>
        <w:pStyle w:val="BodyText"/>
        <w:rPr>
          <w:ins w:id="676" w:author="Author" w:date="2022-09-10T01:53:00Z"/>
        </w:rPr>
      </w:pPr>
    </w:p>
    <w:p w14:paraId="291B96EB" w14:textId="77777777" w:rsidR="00A529FC" w:rsidRDefault="00000000" w:rsidP="007576F6">
      <w:pPr>
        <w:pStyle w:val="Heading2"/>
        <w:spacing w:before="126"/>
      </w:pPr>
      <w:r>
        <w:rPr>
          <w:w w:val="95"/>
        </w:rPr>
        <w:t>Implementational</w:t>
      </w:r>
      <w:r>
        <w:rPr>
          <w:spacing w:val="66"/>
        </w:rPr>
        <w:t xml:space="preserve"> </w:t>
      </w:r>
      <w:r>
        <w:rPr>
          <w:spacing w:val="-2"/>
        </w:rPr>
        <w:t>Details</w:t>
      </w:r>
    </w:p>
    <w:p w14:paraId="3EC089EF" w14:textId="77777777" w:rsidR="00ED530C" w:rsidRDefault="00000000">
      <w:pPr>
        <w:pStyle w:val="BodyText"/>
        <w:spacing w:before="151" w:line="252" w:lineRule="auto"/>
        <w:ind w:left="119" w:right="117" w:firstLine="298"/>
        <w:jc w:val="both"/>
        <w:rPr>
          <w:del w:id="677" w:author="Author" w:date="2022-09-10T01:53:00Z"/>
        </w:rPr>
      </w:pPr>
      <w:r>
        <w:t>The</w:t>
      </w:r>
      <w:r>
        <w:rPr>
          <w:spacing w:val="-6"/>
        </w:rPr>
        <w:t xml:space="preserve"> </w:t>
      </w:r>
      <w:r>
        <w:t>model</w:t>
      </w:r>
      <w:r>
        <w:rPr>
          <w:spacing w:val="-6"/>
        </w:rPr>
        <w:t xml:space="preserve"> </w:t>
      </w:r>
      <w:r>
        <w:t>was</w:t>
      </w:r>
      <w:r>
        <w:rPr>
          <w:spacing w:val="-6"/>
        </w:rPr>
        <w:t xml:space="preserve"> </w:t>
      </w:r>
      <w:r>
        <w:t>implemented</w:t>
      </w:r>
      <w:r>
        <w:rPr>
          <w:spacing w:val="-6"/>
        </w:rPr>
        <w:t xml:space="preserve"> </w:t>
      </w:r>
      <w:r>
        <w:t>using</w:t>
      </w:r>
      <w:r>
        <w:rPr>
          <w:spacing w:val="-7"/>
        </w:rPr>
        <w:t xml:space="preserve"> </w:t>
      </w:r>
      <w:r>
        <w:t>the</w:t>
      </w:r>
      <w:r>
        <w:rPr>
          <w:spacing w:val="-6"/>
        </w:rPr>
        <w:t xml:space="preserve"> </w:t>
      </w:r>
      <w:r>
        <w:t>Leabra</w:t>
      </w:r>
      <w:r>
        <w:rPr>
          <w:spacing w:val="-6"/>
        </w:rPr>
        <w:t xml:space="preserve"> </w:t>
      </w:r>
      <w:r>
        <w:t>framework,</w:t>
      </w:r>
      <w:r>
        <w:rPr>
          <w:spacing w:val="-6"/>
        </w:rPr>
        <w:t xml:space="preserve"> </w:t>
      </w:r>
      <w:r>
        <w:t>which</w:t>
      </w:r>
      <w:r>
        <w:rPr>
          <w:spacing w:val="-6"/>
        </w:rPr>
        <w:t xml:space="preserve"> </w:t>
      </w:r>
      <w:r>
        <w:t>is</w:t>
      </w:r>
      <w:r>
        <w:rPr>
          <w:spacing w:val="-6"/>
        </w:rPr>
        <w:t xml:space="preserve"> </w:t>
      </w:r>
      <w:r>
        <w:t>described</w:t>
      </w:r>
      <w:r>
        <w:rPr>
          <w:spacing w:val="-6"/>
        </w:rPr>
        <w:t xml:space="preserve"> </w:t>
      </w:r>
      <w:r>
        <w:t>in</w:t>
      </w:r>
      <w:r>
        <w:rPr>
          <w:spacing w:val="-6"/>
        </w:rPr>
        <w:t xml:space="preserve"> </w:t>
      </w:r>
      <w:r>
        <w:t>detail</w:t>
      </w:r>
      <w:r>
        <w:rPr>
          <w:spacing w:val="-7"/>
        </w:rPr>
        <w:t xml:space="preserve"> </w:t>
      </w:r>
      <w:r>
        <w:t>in</w:t>
      </w:r>
      <w:r>
        <w:rPr>
          <w:spacing w:val="-6"/>
        </w:rPr>
        <w:t xml:space="preserve"> </w:t>
      </w:r>
      <w:r>
        <w:t>these</w:t>
      </w:r>
      <w:r>
        <w:rPr>
          <w:spacing w:val="-6"/>
        </w:rPr>
        <w:t xml:space="preserve"> </w:t>
      </w:r>
      <w:r>
        <w:t xml:space="preserve">sources: </w:t>
      </w:r>
      <w:r>
        <w:rPr>
          <w:rFonts w:ascii="Courier New" w:hAnsi="Courier New"/>
        </w:rPr>
        <w:t>https://github.com/emer/leabra</w:t>
      </w:r>
      <w:r>
        <w:rPr>
          <w:rFonts w:ascii="Courier New" w:hAnsi="Courier New"/>
          <w:spacing w:val="-33"/>
        </w:rPr>
        <w:t xml:space="preserve"> </w:t>
      </w:r>
      <w:r>
        <w:t>O’Reilly</w:t>
      </w:r>
      <w:r>
        <w:rPr>
          <w:spacing w:val="-13"/>
        </w:rPr>
        <w:t xml:space="preserve"> </w:t>
      </w:r>
      <w:r>
        <w:t xml:space="preserve">et al. (2012), O’Reilly and Munakata (2000), and </w:t>
      </w:r>
      <w:r>
        <w:rPr>
          <w:spacing w:val="-2"/>
        </w:rPr>
        <w:t>summarized</w:t>
      </w:r>
      <w:r>
        <w:rPr>
          <w:spacing w:val="-6"/>
        </w:rPr>
        <w:t xml:space="preserve"> </w:t>
      </w:r>
      <w:r>
        <w:rPr>
          <w:spacing w:val="-2"/>
        </w:rPr>
        <w:t>here.</w:t>
      </w:r>
      <w:r>
        <w:rPr>
          <w:spacing w:val="13"/>
        </w:rPr>
        <w:t xml:space="preserve"> </w:t>
      </w:r>
      <w:r>
        <w:rPr>
          <w:spacing w:val="-2"/>
        </w:rPr>
        <w:t>These</w:t>
      </w:r>
      <w:r>
        <w:rPr>
          <w:spacing w:val="-6"/>
        </w:rPr>
        <w:t xml:space="preserve"> </w:t>
      </w:r>
      <w:r>
        <w:rPr>
          <w:spacing w:val="-2"/>
        </w:rPr>
        <w:t>same</w:t>
      </w:r>
      <w:r>
        <w:rPr>
          <w:spacing w:val="-6"/>
        </w:rPr>
        <w:t xml:space="preserve"> </w:t>
      </w:r>
      <w:r>
        <w:rPr>
          <w:spacing w:val="-2"/>
        </w:rPr>
        <w:t>equations</w:t>
      </w:r>
      <w:r>
        <w:rPr>
          <w:spacing w:val="-6"/>
        </w:rPr>
        <w:t xml:space="preserve"> </w:t>
      </w:r>
      <w:r>
        <w:rPr>
          <w:spacing w:val="-2"/>
        </w:rPr>
        <w:t>and</w:t>
      </w:r>
      <w:r>
        <w:rPr>
          <w:spacing w:val="-6"/>
        </w:rPr>
        <w:t xml:space="preserve"> </w:t>
      </w:r>
      <w:r>
        <w:rPr>
          <w:spacing w:val="-2"/>
        </w:rPr>
        <w:t>default</w:t>
      </w:r>
      <w:r>
        <w:rPr>
          <w:spacing w:val="-6"/>
        </w:rPr>
        <w:t xml:space="preserve"> </w:t>
      </w:r>
      <w:r>
        <w:rPr>
          <w:spacing w:val="-2"/>
        </w:rPr>
        <w:t>parameters</w:t>
      </w:r>
      <w:r>
        <w:rPr>
          <w:spacing w:val="-6"/>
        </w:rPr>
        <w:t xml:space="preserve"> </w:t>
      </w:r>
      <w:r>
        <w:rPr>
          <w:spacing w:val="-2"/>
        </w:rPr>
        <w:t>have</w:t>
      </w:r>
      <w:r>
        <w:rPr>
          <w:spacing w:val="-6"/>
        </w:rPr>
        <w:t xml:space="preserve"> </w:t>
      </w:r>
      <w:r>
        <w:rPr>
          <w:spacing w:val="-2"/>
        </w:rPr>
        <w:t>been</w:t>
      </w:r>
      <w:r>
        <w:rPr>
          <w:spacing w:val="-6"/>
        </w:rPr>
        <w:t xml:space="preserve"> </w:t>
      </w:r>
      <w:r>
        <w:rPr>
          <w:spacing w:val="-2"/>
        </w:rPr>
        <w:t>used</w:t>
      </w:r>
      <w:r>
        <w:rPr>
          <w:spacing w:val="-6"/>
        </w:rPr>
        <w:t xml:space="preserve"> </w:t>
      </w:r>
      <w:r>
        <w:rPr>
          <w:spacing w:val="-2"/>
        </w:rPr>
        <w:t>to</w:t>
      </w:r>
      <w:r>
        <w:rPr>
          <w:spacing w:val="-6"/>
        </w:rPr>
        <w:t xml:space="preserve"> </w:t>
      </w:r>
      <w:r>
        <w:rPr>
          <w:spacing w:val="-2"/>
        </w:rPr>
        <w:t>simulate</w:t>
      </w:r>
      <w:r>
        <w:rPr>
          <w:spacing w:val="-6"/>
        </w:rPr>
        <w:t xml:space="preserve"> </w:t>
      </w:r>
      <w:r>
        <w:rPr>
          <w:spacing w:val="-2"/>
        </w:rPr>
        <w:t>over</w:t>
      </w:r>
      <w:r>
        <w:rPr>
          <w:spacing w:val="-6"/>
        </w:rPr>
        <w:t xml:space="preserve"> </w:t>
      </w:r>
      <w:r>
        <w:rPr>
          <w:spacing w:val="-2"/>
        </w:rPr>
        <w:t>40</w:t>
      </w:r>
      <w:r>
        <w:rPr>
          <w:spacing w:val="-6"/>
        </w:rPr>
        <w:t xml:space="preserve"> </w:t>
      </w:r>
      <w:r>
        <w:rPr>
          <w:spacing w:val="-2"/>
        </w:rPr>
        <w:t xml:space="preserve">different </w:t>
      </w:r>
      <w:r>
        <w:t>models</w:t>
      </w:r>
      <w:r w:rsidRPr="007576F6">
        <w:rPr>
          <w:spacing w:val="-13"/>
        </w:rPr>
        <w:t xml:space="preserve"> </w:t>
      </w:r>
      <w:r>
        <w:t>in</w:t>
      </w:r>
      <w:r w:rsidRPr="007576F6">
        <w:rPr>
          <w:spacing w:val="-13"/>
        </w:rPr>
        <w:t xml:space="preserve"> </w:t>
      </w:r>
      <w:r>
        <w:t>O’Reilly</w:t>
      </w:r>
      <w:r w:rsidRPr="007576F6">
        <w:rPr>
          <w:spacing w:val="-13"/>
        </w:rPr>
        <w:t xml:space="preserve"> </w:t>
      </w:r>
      <w:r>
        <w:t>et</w:t>
      </w:r>
      <w:r w:rsidRPr="007576F6">
        <w:rPr>
          <w:spacing w:val="-13"/>
        </w:rPr>
        <w:t xml:space="preserve"> </w:t>
      </w:r>
      <w:r>
        <w:t>al.</w:t>
      </w:r>
      <w:r w:rsidRPr="007576F6">
        <w:rPr>
          <w:spacing w:val="-13"/>
        </w:rPr>
        <w:t xml:space="preserve"> </w:t>
      </w:r>
      <w:r>
        <w:t>(2012)</w:t>
      </w:r>
      <w:r w:rsidRPr="007576F6">
        <w:rPr>
          <w:spacing w:val="-13"/>
        </w:rPr>
        <w:t xml:space="preserve"> </w:t>
      </w:r>
      <w:r>
        <w:t>and</w:t>
      </w:r>
      <w:r w:rsidRPr="007576F6">
        <w:rPr>
          <w:spacing w:val="-13"/>
        </w:rPr>
        <w:t xml:space="preserve"> </w:t>
      </w:r>
      <w:r>
        <w:t>O’Reilly</w:t>
      </w:r>
      <w:r w:rsidRPr="007576F6">
        <w:rPr>
          <w:spacing w:val="-13"/>
        </w:rPr>
        <w:t xml:space="preserve"> </w:t>
      </w:r>
      <w:r>
        <w:t>and</w:t>
      </w:r>
      <w:r w:rsidRPr="007576F6">
        <w:rPr>
          <w:spacing w:val="-13"/>
        </w:rPr>
        <w:t xml:space="preserve"> </w:t>
      </w:r>
      <w:r>
        <w:t>Munakata</w:t>
      </w:r>
      <w:r w:rsidRPr="007576F6">
        <w:rPr>
          <w:spacing w:val="-13"/>
        </w:rPr>
        <w:t xml:space="preserve"> </w:t>
      </w:r>
      <w:r>
        <w:t>(2000),</w:t>
      </w:r>
      <w:r w:rsidRPr="007576F6">
        <w:rPr>
          <w:spacing w:val="-13"/>
        </w:rPr>
        <w:t xml:space="preserve"> </w:t>
      </w:r>
      <w:r>
        <w:t>and</w:t>
      </w:r>
      <w:r w:rsidRPr="007576F6">
        <w:rPr>
          <w:spacing w:val="-13"/>
        </w:rPr>
        <w:t xml:space="preserve"> </w:t>
      </w:r>
      <w:r>
        <w:t>a</w:t>
      </w:r>
      <w:r w:rsidRPr="007576F6">
        <w:rPr>
          <w:spacing w:val="-13"/>
        </w:rPr>
        <w:t xml:space="preserve"> </w:t>
      </w:r>
      <w:r>
        <w:t>number</w:t>
      </w:r>
      <w:r w:rsidRPr="007576F6">
        <w:rPr>
          <w:spacing w:val="-13"/>
        </w:rPr>
        <w:t xml:space="preserve"> </w:t>
      </w:r>
      <w:r>
        <w:t>of</w:t>
      </w:r>
      <w:r w:rsidRPr="007576F6">
        <w:rPr>
          <w:spacing w:val="-13"/>
        </w:rPr>
        <w:t xml:space="preserve"> </w:t>
      </w:r>
      <w:r>
        <w:t>other</w:t>
      </w:r>
      <w:r w:rsidRPr="007576F6">
        <w:rPr>
          <w:spacing w:val="-13"/>
        </w:rPr>
        <w:t xml:space="preserve"> </w:t>
      </w:r>
      <w:r>
        <w:t>research</w:t>
      </w:r>
      <w:r w:rsidRPr="007576F6">
        <w:rPr>
          <w:spacing w:val="-13"/>
        </w:rPr>
        <w:t xml:space="preserve"> </w:t>
      </w:r>
      <w:r w:rsidRPr="007576F6">
        <w:t>models.</w:t>
      </w:r>
    </w:p>
    <w:p w14:paraId="7B787475" w14:textId="77777777" w:rsidR="00ED530C" w:rsidRDefault="00ED530C">
      <w:pPr>
        <w:spacing w:line="252" w:lineRule="auto"/>
        <w:jc w:val="both"/>
        <w:rPr>
          <w:del w:id="678" w:author="Author" w:date="2022-09-10T01:53:00Z"/>
        </w:rPr>
        <w:sectPr w:rsidR="00ED530C">
          <w:pgSz w:w="12240" w:h="15840"/>
          <w:pgMar w:top="1180" w:right="1320" w:bottom="280" w:left="1320" w:header="397" w:footer="0" w:gutter="0"/>
          <w:cols w:space="720"/>
        </w:sectPr>
      </w:pPr>
    </w:p>
    <w:p w14:paraId="57189627" w14:textId="77777777" w:rsidR="00ED530C" w:rsidRDefault="00ED530C">
      <w:pPr>
        <w:pStyle w:val="BodyText"/>
        <w:rPr>
          <w:del w:id="679" w:author="Author" w:date="2022-09-10T01:53:00Z"/>
          <w:sz w:val="20"/>
        </w:rPr>
      </w:pPr>
    </w:p>
    <w:p w14:paraId="65453480" w14:textId="77777777" w:rsidR="00ED530C" w:rsidRDefault="00ED530C">
      <w:pPr>
        <w:pStyle w:val="BodyText"/>
        <w:rPr>
          <w:del w:id="680" w:author="Author" w:date="2022-09-10T01:53:00Z"/>
          <w:sz w:val="20"/>
        </w:rPr>
      </w:pPr>
    </w:p>
    <w:p w14:paraId="2AFC06A4" w14:textId="77777777" w:rsidR="00ED530C" w:rsidRDefault="00ED530C">
      <w:pPr>
        <w:pStyle w:val="BodyText"/>
        <w:rPr>
          <w:del w:id="681" w:author="Author" w:date="2022-09-10T01:53:00Z"/>
          <w:sz w:val="20"/>
        </w:rPr>
      </w:pPr>
    </w:p>
    <w:p w14:paraId="219789E3" w14:textId="77777777" w:rsidR="00ED530C" w:rsidRDefault="00ED530C">
      <w:pPr>
        <w:pStyle w:val="BodyText"/>
        <w:spacing w:before="4"/>
        <w:rPr>
          <w:del w:id="682" w:author="Author" w:date="2022-09-10T01:53:00Z"/>
          <w:sz w:val="23"/>
        </w:rPr>
      </w:pPr>
    </w:p>
    <w:p w14:paraId="5A5DDDC3" w14:textId="77777777" w:rsidR="00A529FC" w:rsidRDefault="002F233B">
      <w:pPr>
        <w:tabs>
          <w:tab w:val="left" w:pos="4760"/>
        </w:tabs>
        <w:ind w:left="2093"/>
        <w:rPr>
          <w:moveFrom w:id="683" w:author="Author" w:date="2022-09-10T01:53:00Z"/>
          <w:rFonts w:ascii="Myriad Pro"/>
          <w:sz w:val="15"/>
        </w:rPr>
      </w:pPr>
      <w:del w:id="684" w:author="Author" w:date="2022-09-10T01:53:00Z">
        <w:r>
          <w:rPr>
            <w:noProof/>
          </w:rPr>
          <mc:AlternateContent>
            <mc:Choice Requires="wpg">
              <w:drawing>
                <wp:anchor distT="0" distB="0" distL="114300" distR="114300" simplePos="0" relativeHeight="487678976" behindDoc="1" locked="0" layoutInCell="1" allowOverlap="1" wp14:anchorId="6313C878" wp14:editId="08FE8D3F">
                  <wp:simplePos x="0" y="0"/>
                  <wp:positionH relativeFrom="page">
                    <wp:posOffset>2738755</wp:posOffset>
                  </wp:positionH>
                  <wp:positionV relativeFrom="paragraph">
                    <wp:posOffset>-509270</wp:posOffset>
                  </wp:positionV>
                  <wp:extent cx="812800" cy="1235075"/>
                  <wp:effectExtent l="0" t="12700" r="0" b="9525"/>
                  <wp:wrapNone/>
                  <wp:docPr id="1057" name="docshapegroup4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075"/>
                            <a:chOff x="4313" y="-802"/>
                            <a:chExt cx="1280" cy="1945"/>
                          </a:xfrm>
                        </wpg:grpSpPr>
                        <pic:pic xmlns:pic="http://schemas.openxmlformats.org/drawingml/2006/picture">
                          <pic:nvPicPr>
                            <pic:cNvPr id="1058" name="docshape476"/>
                            <pic:cNvPicPr>
                              <a:picLocks/>
                            </pic:cNvPicPr>
                          </pic:nvPicPr>
                          <pic:blipFill>
                            <a:blip r:embed="rId74">
                              <a:extLst>
                                <a:ext uri="{28A0092B-C50C-407E-A947-70E740481C1C}">
                                  <a14:useLocalDpi xmlns:a14="http://schemas.microsoft.com/office/drawing/2010/main" val="0"/>
                                </a:ext>
                              </a:extLst>
                            </a:blip>
                            <a:srcRect/>
                            <a:stretch>
                              <a:fillRect/>
                            </a:stretch>
                          </pic:blipFill>
                          <pic:spPr bwMode="auto">
                            <a:xfrm>
                              <a:off x="4313" y="-803"/>
                              <a:ext cx="1280" cy="1937"/>
                            </a:xfrm>
                            <a:prstGeom prst="rect">
                              <a:avLst/>
                            </a:prstGeom>
                            <a:noFill/>
                            <a:extLst>
                              <a:ext uri="{909E8E84-426E-40DD-AFC4-6F175D3DCCD1}">
                                <a14:hiddenFill xmlns:a14="http://schemas.microsoft.com/office/drawing/2010/main">
                                  <a:solidFill>
                                    <a:srgbClr val="FFFFFF"/>
                                  </a:solidFill>
                                </a14:hiddenFill>
                              </a:ext>
                            </a:extLst>
                          </pic:spPr>
                        </pic:pic>
                        <wps:wsp>
                          <wps:cNvPr id="1059" name="docshape477"/>
                          <wps:cNvSpPr txBox="1">
                            <a:spLocks/>
                          </wps:cNvSpPr>
                          <wps:spPr bwMode="auto">
                            <a:xfrm>
                              <a:off x="4313" y="-803"/>
                              <a:ext cx="1280" cy="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5FDA9F" w14:textId="77777777" w:rsidR="00ED530C" w:rsidRDefault="00000000">
                                <w:pPr>
                                  <w:spacing w:before="61" w:line="244" w:lineRule="auto"/>
                                  <w:ind w:left="377" w:right="368"/>
                                  <w:jc w:val="center"/>
                                  <w:rPr>
                                    <w:del w:id="685" w:author="Author" w:date="2022-09-10T01:53:00Z"/>
                                    <w:rFonts w:ascii="Myriad Pro"/>
                                    <w:sz w:val="30"/>
                                  </w:rPr>
                                </w:pPr>
                                <w:del w:id="686" w:author="Author" w:date="2022-09-10T01:53:00Z">
                                  <w:r>
                                    <w:rPr>
                                      <w:rFonts w:ascii="Myriad Pro"/>
                                      <w:color w:val="ED1C24"/>
                                      <w:spacing w:val="-4"/>
                                      <w:sz w:val="30"/>
                                    </w:rPr>
                                    <w:delText xml:space="preserve">LIST </w:delText>
                                  </w:r>
                                  <w:r>
                                    <w:rPr>
                                      <w:rFonts w:ascii="Myriad Pro"/>
                                      <w:color w:val="ED1C24"/>
                                      <w:spacing w:val="-6"/>
                                      <w:sz w:val="30"/>
                                    </w:rPr>
                                    <w:delText>AB</w:delText>
                                  </w:r>
                                </w:del>
                              </w:p>
                              <w:p w14:paraId="3052C8D3" w14:textId="77777777" w:rsidR="00ED530C" w:rsidRDefault="00000000">
                                <w:pPr>
                                  <w:spacing w:before="4"/>
                                  <w:ind w:left="29" w:right="23"/>
                                  <w:jc w:val="center"/>
                                  <w:rPr>
                                    <w:del w:id="687" w:author="Author" w:date="2022-09-10T01:53:00Z"/>
                                    <w:rFonts w:ascii="Myriad Pro"/>
                                    <w:sz w:val="30"/>
                                  </w:rPr>
                                </w:pPr>
                                <w:del w:id="688" w:author="Author" w:date="2022-09-10T01:53:00Z">
                                  <w:r>
                                    <w:rPr>
                                      <w:rFonts w:ascii="Myriad Pro"/>
                                      <w:color w:val="ED1C24"/>
                                      <w:spacing w:val="-2"/>
                                      <w:sz w:val="30"/>
                                    </w:rPr>
                                    <w:delText>CONTEXT</w:delText>
                                  </w:r>
                                </w:del>
                              </w:p>
                              <w:p w14:paraId="72EF0FEE" w14:textId="77777777" w:rsidR="00ED530C" w:rsidRDefault="00000000">
                                <w:pPr>
                                  <w:tabs>
                                    <w:tab w:val="left" w:pos="654"/>
                                  </w:tabs>
                                  <w:spacing w:before="132"/>
                                  <w:ind w:right="34"/>
                                  <w:jc w:val="center"/>
                                  <w:rPr>
                                    <w:del w:id="689" w:author="Author" w:date="2022-09-10T01:53:00Z"/>
                                    <w:rFonts w:ascii="Myriad Pro"/>
                                    <w:sz w:val="54"/>
                                  </w:rPr>
                                </w:pPr>
                                <w:del w:id="690" w:author="Author" w:date="2022-09-10T01:53:00Z">
                                  <w:r>
                                    <w:rPr>
                                      <w:rFonts w:ascii="Myriad Pro"/>
                                      <w:color w:val="ED1C24"/>
                                      <w:spacing w:val="-10"/>
                                      <w:sz w:val="54"/>
                                    </w:rPr>
                                    <w:delText>A</w:delText>
                                  </w:r>
                                  <w:r>
                                    <w:rPr>
                                      <w:rFonts w:ascii="Myriad Pro"/>
                                      <w:color w:val="ED1C24"/>
                                      <w:sz w:val="54"/>
                                    </w:rPr>
                                    <w:tab/>
                                  </w:r>
                                  <w:r>
                                    <w:rPr>
                                      <w:rFonts w:ascii="Myriad Pro"/>
                                      <w:color w:val="ED1C24"/>
                                      <w:spacing w:val="-10"/>
                                      <w:sz w:val="54"/>
                                    </w:rPr>
                                    <w:delText>B</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13C878" id="_x0000_s1652" style="position:absolute;left:0;text-align:left;margin-left:215.65pt;margin-top:-40.1pt;width:64pt;height:97.25pt;z-index:-15637504;mso-position-horizontal-relative:page" coordorigin="4313,-802" coordsize="1280,19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">
                  <v:shape id="docshape476" o:spid="_x0000_s1653" type="#_x0000_t75" style="position:absolute;left:4313;top:-803;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">
                    <v:imagedata r:id="rId75" o:title=""/>
                    <o:lock v:ext="edit" aspectratio="f"/>
                  </v:shape>
                  <v:shape id="docshape477" o:spid="_x0000_s1654" type="#_x0000_t202" style="position:absolute;left:4313;top:-803;width:1280;height:19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" filled="f" stroked="f">
                    <v:path arrowok="t"/>
                    <v:textbox inset="0,0,0,0">
                      <w:txbxContent>
                        <w:p w14:paraId="185FDA9F" w14:textId="77777777" w:rsidR="00ED530C" w:rsidRDefault="00000000">
                          <w:pPr>
                            <w:spacing w:before="61" w:line="244" w:lineRule="auto"/>
                            <w:ind w:left="377" w:right="368"/>
                            <w:jc w:val="center"/>
                            <w:rPr>
                              <w:del w:id="691" w:author="Author" w:date="2022-09-10T01:53:00Z"/>
                              <w:rFonts w:ascii="Myriad Pro"/>
                              <w:sz w:val="30"/>
                            </w:rPr>
                          </w:pPr>
                          <w:del w:id="692" w:author="Author" w:date="2022-09-10T01:53:00Z">
                            <w:r>
                              <w:rPr>
                                <w:rFonts w:ascii="Myriad Pro"/>
                                <w:color w:val="ED1C24"/>
                                <w:spacing w:val="-4"/>
                                <w:sz w:val="30"/>
                              </w:rPr>
                              <w:delText xml:space="preserve">LIST </w:delText>
                            </w:r>
                            <w:r>
                              <w:rPr>
                                <w:rFonts w:ascii="Myriad Pro"/>
                                <w:color w:val="ED1C24"/>
                                <w:spacing w:val="-6"/>
                                <w:sz w:val="30"/>
                              </w:rPr>
                              <w:delText>AB</w:delText>
                            </w:r>
                          </w:del>
                        </w:p>
                        <w:p w14:paraId="3052C8D3" w14:textId="77777777" w:rsidR="00ED530C" w:rsidRDefault="00000000">
                          <w:pPr>
                            <w:spacing w:before="4"/>
                            <w:ind w:left="29" w:right="23"/>
                            <w:jc w:val="center"/>
                            <w:rPr>
                              <w:del w:id="693" w:author="Author" w:date="2022-09-10T01:53:00Z"/>
                              <w:rFonts w:ascii="Myriad Pro"/>
                              <w:sz w:val="30"/>
                            </w:rPr>
                          </w:pPr>
                          <w:del w:id="694" w:author="Author" w:date="2022-09-10T01:53:00Z">
                            <w:r>
                              <w:rPr>
                                <w:rFonts w:ascii="Myriad Pro"/>
                                <w:color w:val="ED1C24"/>
                                <w:spacing w:val="-2"/>
                                <w:sz w:val="30"/>
                              </w:rPr>
                              <w:delText>CONTEXT</w:delText>
                            </w:r>
                          </w:del>
                        </w:p>
                        <w:p w14:paraId="72EF0FEE" w14:textId="77777777" w:rsidR="00ED530C" w:rsidRDefault="00000000">
                          <w:pPr>
                            <w:tabs>
                              <w:tab w:val="left" w:pos="654"/>
                            </w:tabs>
                            <w:spacing w:before="132"/>
                            <w:ind w:right="34"/>
                            <w:jc w:val="center"/>
                            <w:rPr>
                              <w:del w:id="695" w:author="Author" w:date="2022-09-10T01:53:00Z"/>
                              <w:rFonts w:ascii="Myriad Pro"/>
                              <w:sz w:val="54"/>
                            </w:rPr>
                          </w:pPr>
                          <w:del w:id="696" w:author="Author" w:date="2022-09-10T01:53:00Z">
                            <w:r>
                              <w:rPr>
                                <w:rFonts w:ascii="Myriad Pro"/>
                                <w:color w:val="ED1C24"/>
                                <w:spacing w:val="-10"/>
                                <w:sz w:val="54"/>
                              </w:rPr>
                              <w:delText>A</w:delText>
                            </w:r>
                            <w:r>
                              <w:rPr>
                                <w:rFonts w:ascii="Myriad Pro"/>
                                <w:color w:val="ED1C24"/>
                                <w:sz w:val="54"/>
                              </w:rPr>
                              <w:tab/>
                            </w:r>
                            <w:r>
                              <w:rPr>
                                <w:rFonts w:ascii="Myriad Pro"/>
                                <w:color w:val="ED1C24"/>
                                <w:spacing w:val="-10"/>
                                <w:sz w:val="54"/>
                              </w:rPr>
                              <w:delText>B</w:delText>
                            </w:r>
                          </w:del>
                        </w:p>
                      </w:txbxContent>
                    </v:textbox>
                  </v:shape>
                  <w10:wrap anchorx="page"/>
                </v:group>
              </w:pict>
            </mc:Fallback>
          </mc:AlternateContent>
        </w:r>
        <w:r>
          <w:rPr>
            <w:noProof/>
          </w:rPr>
          <mc:AlternateContent>
            <mc:Choice Requires="wpg">
              <w:drawing>
                <wp:anchor distT="0" distB="0" distL="114300" distR="114300" simplePos="0" relativeHeight="487677952" behindDoc="0" locked="0" layoutInCell="1" allowOverlap="1" wp14:anchorId="287D61B6" wp14:editId="6D1A42F4">
                  <wp:simplePos x="0" y="0"/>
                  <wp:positionH relativeFrom="page">
                    <wp:posOffset>4413885</wp:posOffset>
                  </wp:positionH>
                  <wp:positionV relativeFrom="paragraph">
                    <wp:posOffset>-509905</wp:posOffset>
                  </wp:positionV>
                  <wp:extent cx="812800" cy="1235710"/>
                  <wp:effectExtent l="12700" t="0" r="0" b="8890"/>
                  <wp:wrapNone/>
                  <wp:docPr id="1060" name="docshapegroup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35710"/>
                            <a:chOff x="6951" y="-803"/>
                            <a:chExt cx="1280" cy="1946"/>
                          </a:xfrm>
                        </wpg:grpSpPr>
                        <pic:pic xmlns:pic="http://schemas.openxmlformats.org/drawingml/2006/picture">
                          <pic:nvPicPr>
                            <pic:cNvPr id="1061" name="docshape479"/>
                            <pic:cNvPicPr>
                              <a:picLocks/>
                            </pic:cNvPicPr>
                          </pic:nvPicPr>
                          <pic:blipFill>
                            <a:blip r:embed="rId76">
                              <a:extLst>
                                <a:ext uri="{28A0092B-C50C-407E-A947-70E740481C1C}">
                                  <a14:useLocalDpi xmlns:a14="http://schemas.microsoft.com/office/drawing/2010/main" val="0"/>
                                </a:ext>
                              </a:extLst>
                            </a:blip>
                            <a:srcRect/>
                            <a:stretch>
                              <a:fillRect/>
                            </a:stretch>
                          </pic:blipFill>
                          <pic:spPr bwMode="auto">
                            <a:xfrm>
                              <a:off x="6950" y="-803"/>
                              <a:ext cx="1280" cy="1930"/>
                            </a:xfrm>
                            <a:prstGeom prst="rect">
                              <a:avLst/>
                            </a:prstGeom>
                            <a:noFill/>
                            <a:extLst>
                              <a:ext uri="{909E8E84-426E-40DD-AFC4-6F175D3DCCD1}">
                                <a14:hiddenFill xmlns:a14="http://schemas.microsoft.com/office/drawing/2010/main">
                                  <a:solidFill>
                                    <a:srgbClr val="FFFFFF"/>
                                  </a:solidFill>
                                </a14:hiddenFill>
                              </a:ext>
                            </a:extLst>
                          </pic:spPr>
                        </pic:pic>
                        <wps:wsp>
                          <wps:cNvPr id="1062" name="docshape480"/>
                          <wps:cNvSpPr txBox="1">
                            <a:spLocks/>
                          </wps:cNvSpPr>
                          <wps:spPr bwMode="auto">
                            <a:xfrm>
                              <a:off x="6950" y="-803"/>
                              <a:ext cx="1280"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CAAC0B" w14:textId="77777777" w:rsidR="00ED530C" w:rsidRDefault="00000000">
                                <w:pPr>
                                  <w:spacing w:before="62" w:line="244" w:lineRule="auto"/>
                                  <w:ind w:left="377" w:right="368"/>
                                  <w:jc w:val="center"/>
                                  <w:rPr>
                                    <w:del w:id="697" w:author="Author" w:date="2022-09-10T01:53:00Z"/>
                                    <w:rFonts w:ascii="Myriad Pro"/>
                                    <w:sz w:val="30"/>
                                  </w:rPr>
                                </w:pPr>
                                <w:del w:id="698" w:author="Author" w:date="2022-09-10T01:53:00Z">
                                  <w:r>
                                    <w:rPr>
                                      <w:rFonts w:ascii="Myriad Pro"/>
                                      <w:color w:val="ED1C24"/>
                                      <w:spacing w:val="-4"/>
                                      <w:sz w:val="30"/>
                                    </w:rPr>
                                    <w:delText xml:space="preserve">LIST </w:delText>
                                  </w:r>
                                  <w:r>
                                    <w:rPr>
                                      <w:rFonts w:ascii="Myriad Pro"/>
                                      <w:color w:val="ED1C24"/>
                                      <w:spacing w:val="-6"/>
                                      <w:sz w:val="30"/>
                                    </w:rPr>
                                    <w:delText>AB</w:delText>
                                  </w:r>
                                </w:del>
                              </w:p>
                              <w:p w14:paraId="3D36F11F" w14:textId="77777777" w:rsidR="00ED530C" w:rsidRDefault="00000000">
                                <w:pPr>
                                  <w:spacing w:before="3"/>
                                  <w:ind w:left="29" w:right="23"/>
                                  <w:jc w:val="center"/>
                                  <w:rPr>
                                    <w:del w:id="699" w:author="Author" w:date="2022-09-10T01:53:00Z"/>
                                    <w:rFonts w:ascii="Myriad Pro"/>
                                    <w:sz w:val="30"/>
                                  </w:rPr>
                                </w:pPr>
                                <w:del w:id="700" w:author="Author" w:date="2022-09-10T01:53:00Z">
                                  <w:r>
                                    <w:rPr>
                                      <w:rFonts w:ascii="Myriad Pro"/>
                                      <w:color w:val="ED1C24"/>
                                      <w:spacing w:val="-2"/>
                                      <w:sz w:val="30"/>
                                    </w:rPr>
                                    <w:delText>CONTEXT</w:delText>
                                  </w:r>
                                </w:del>
                              </w:p>
                              <w:p w14:paraId="7FCD04E7" w14:textId="77777777" w:rsidR="00ED530C" w:rsidRDefault="00000000">
                                <w:pPr>
                                  <w:spacing w:before="133"/>
                                  <w:ind w:left="145"/>
                                  <w:rPr>
                                    <w:del w:id="701" w:author="Author" w:date="2022-09-10T01:53:00Z"/>
                                    <w:rFonts w:ascii="Myriad Pro"/>
                                    <w:sz w:val="54"/>
                                  </w:rPr>
                                </w:pPr>
                                <w:del w:id="702" w:author="Author" w:date="2022-09-10T01:53:00Z">
                                  <w:r>
                                    <w:rPr>
                                      <w:rFonts w:ascii="Myriad Pro"/>
                                      <w:color w:val="ED1C24"/>
                                      <w:w w:val="101"/>
                                      <w:sz w:val="54"/>
                                    </w:rPr>
                                    <w:delText>A</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7D61B6" id="_x0000_s1655" style="position:absolute;left:0;text-align:left;margin-left:347.55pt;margin-top:-40.15pt;width:64pt;height:97.3pt;z-index:487677952;mso-position-horizontal-relative:page" coordorigin="6951,-803" coordsize="1280,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">
                  <v:shape id="docshape479" o:spid="_x0000_s1656" type="#_x0000_t75" style="position:absolute;left:6950;top:-803;width:1280;height:19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">
                    <v:imagedata r:id="rId77" o:title=""/>
                    <o:lock v:ext="edit" aspectratio="f"/>
                  </v:shape>
                  <v:shape id="docshape480" o:spid="_x0000_s1657" type="#_x0000_t202" style="position:absolute;left:6950;top:-803;width:1280;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" filled="f" stroked="f">
                    <v:path arrowok="t"/>
                    <v:textbox inset="0,0,0,0">
                      <w:txbxContent>
                        <w:p w14:paraId="1FCAAC0B" w14:textId="77777777" w:rsidR="00ED530C" w:rsidRDefault="00000000">
                          <w:pPr>
                            <w:spacing w:before="62" w:line="244" w:lineRule="auto"/>
                            <w:ind w:left="377" w:right="368"/>
                            <w:jc w:val="center"/>
                            <w:rPr>
                              <w:del w:id="703" w:author="Author" w:date="2022-09-10T01:53:00Z"/>
                              <w:rFonts w:ascii="Myriad Pro"/>
                              <w:sz w:val="30"/>
                            </w:rPr>
                          </w:pPr>
                          <w:del w:id="704" w:author="Author" w:date="2022-09-10T01:53:00Z">
                            <w:r>
                              <w:rPr>
                                <w:rFonts w:ascii="Myriad Pro"/>
                                <w:color w:val="ED1C24"/>
                                <w:spacing w:val="-4"/>
                                <w:sz w:val="30"/>
                              </w:rPr>
                              <w:delText xml:space="preserve">LIST </w:delText>
                            </w:r>
                            <w:r>
                              <w:rPr>
                                <w:rFonts w:ascii="Myriad Pro"/>
                                <w:color w:val="ED1C24"/>
                                <w:spacing w:val="-6"/>
                                <w:sz w:val="30"/>
                              </w:rPr>
                              <w:delText>AB</w:delText>
                            </w:r>
                          </w:del>
                        </w:p>
                        <w:p w14:paraId="3D36F11F" w14:textId="77777777" w:rsidR="00ED530C" w:rsidRDefault="00000000">
                          <w:pPr>
                            <w:spacing w:before="3"/>
                            <w:ind w:left="29" w:right="23"/>
                            <w:jc w:val="center"/>
                            <w:rPr>
                              <w:del w:id="705" w:author="Author" w:date="2022-09-10T01:53:00Z"/>
                              <w:rFonts w:ascii="Myriad Pro"/>
                              <w:sz w:val="30"/>
                            </w:rPr>
                          </w:pPr>
                          <w:del w:id="706" w:author="Author" w:date="2022-09-10T01:53:00Z">
                            <w:r>
                              <w:rPr>
                                <w:rFonts w:ascii="Myriad Pro"/>
                                <w:color w:val="ED1C24"/>
                                <w:spacing w:val="-2"/>
                                <w:sz w:val="30"/>
                              </w:rPr>
                              <w:delText>CONTEXT</w:delText>
                            </w:r>
                          </w:del>
                        </w:p>
                        <w:p w14:paraId="7FCD04E7" w14:textId="77777777" w:rsidR="00ED530C" w:rsidRDefault="00000000">
                          <w:pPr>
                            <w:spacing w:before="133"/>
                            <w:ind w:left="145"/>
                            <w:rPr>
                              <w:del w:id="707" w:author="Author" w:date="2022-09-10T01:53:00Z"/>
                              <w:rFonts w:ascii="Myriad Pro"/>
                              <w:sz w:val="54"/>
                            </w:rPr>
                          </w:pPr>
                          <w:del w:id="708" w:author="Author" w:date="2022-09-10T01:53:00Z">
                            <w:r>
                              <w:rPr>
                                <w:rFonts w:ascii="Myriad Pro"/>
                                <w:color w:val="ED1C24"/>
                                <w:w w:val="101"/>
                                <w:sz w:val="54"/>
                              </w:rPr>
                              <w:delText>A</w:delText>
                            </w:r>
                          </w:del>
                        </w:p>
                      </w:txbxContent>
                    </v:textbox>
                  </v:shape>
                  <w10:wrap anchorx="page"/>
                </v:group>
              </w:pict>
            </mc:Fallback>
          </mc:AlternateContent>
        </w:r>
      </w:del>
      <w:ins w:id="709" w:author="Author" w:date="2022-09-10T01:53:00Z">
        <w:r w:rsidR="00000000">
          <w:t xml:space="preserve"> </w:t>
        </w:r>
      </w:ins>
      <w:moveFromRangeStart w:id="710" w:author="Author" w:date="2022-09-10T01:53:00Z" w:name="move113667231"/>
      <w:moveFrom w:id="711" w:author="Author" w:date="2022-09-10T01:53:00Z">
        <w:r w:rsidR="00000000">
          <w:rPr>
            <w:rFonts w:ascii="Myriad Pro"/>
            <w:color w:val="231F20"/>
            <w:spacing w:val="-2"/>
            <w:sz w:val="15"/>
          </w:rPr>
          <w:t>Train</w:t>
        </w:r>
        <w:r w:rsidR="00000000">
          <w:rPr>
            <w:rFonts w:ascii="Myriad Pro"/>
            <w:color w:val="231F20"/>
            <w:sz w:val="15"/>
          </w:rPr>
          <w:t xml:space="preserve"> </w:t>
        </w:r>
        <w:r w:rsidR="00000000">
          <w:rPr>
            <w:rFonts w:ascii="Myriad Pro"/>
            <w:color w:val="231F20"/>
            <w:spacing w:val="-5"/>
            <w:sz w:val="15"/>
          </w:rPr>
          <w:t>AB</w:t>
        </w:r>
        <w:r w:rsidR="00000000">
          <w:rPr>
            <w:rFonts w:ascii="Myriad Pro"/>
            <w:color w:val="231F20"/>
            <w:sz w:val="15"/>
          </w:rPr>
          <w:tab/>
        </w:r>
        <w:r w:rsidR="00000000">
          <w:rPr>
            <w:rFonts w:ascii="Myriad Pro"/>
            <w:color w:val="231F20"/>
            <w:spacing w:val="-2"/>
            <w:sz w:val="15"/>
          </w:rPr>
          <w:t>Test</w:t>
        </w:r>
        <w:r w:rsidR="00000000">
          <w:rPr>
            <w:rFonts w:ascii="Myriad Pro"/>
            <w:color w:val="231F20"/>
            <w:spacing w:val="-3"/>
            <w:sz w:val="15"/>
          </w:rPr>
          <w:t xml:space="preserve"> </w:t>
        </w:r>
        <w:r w:rsidR="00000000">
          <w:rPr>
            <w:rFonts w:ascii="Myriad Pro"/>
            <w:color w:val="231F20"/>
            <w:spacing w:val="-5"/>
            <w:sz w:val="15"/>
          </w:rPr>
          <w:t>AB</w:t>
        </w:r>
      </w:moveFrom>
    </w:p>
    <w:p w14:paraId="5E116A97" w14:textId="77777777" w:rsidR="00A529FC" w:rsidRDefault="00A529FC">
      <w:pPr>
        <w:pStyle w:val="BodyText"/>
        <w:rPr>
          <w:moveFrom w:id="712" w:author="Author" w:date="2022-09-10T01:53:00Z"/>
          <w:rFonts w:ascii="Myriad Pro"/>
          <w:sz w:val="20"/>
        </w:rPr>
      </w:pPr>
    </w:p>
    <w:p w14:paraId="5D32FA25" w14:textId="77777777" w:rsidR="00A529FC" w:rsidRDefault="00A529FC">
      <w:pPr>
        <w:pStyle w:val="BodyText"/>
        <w:rPr>
          <w:moveFrom w:id="713" w:author="Author" w:date="2022-09-10T01:53:00Z"/>
          <w:rFonts w:ascii="Myriad Pro"/>
          <w:sz w:val="20"/>
        </w:rPr>
      </w:pPr>
    </w:p>
    <w:p w14:paraId="07B34EBD" w14:textId="77777777" w:rsidR="00A529FC" w:rsidRDefault="00A529FC">
      <w:pPr>
        <w:pStyle w:val="BodyText"/>
        <w:rPr>
          <w:moveFrom w:id="714" w:author="Author" w:date="2022-09-10T01:53:00Z"/>
          <w:rFonts w:ascii="Myriad Pro"/>
          <w:sz w:val="20"/>
        </w:rPr>
      </w:pPr>
    </w:p>
    <w:p w14:paraId="04E04E5A" w14:textId="77777777" w:rsidR="00A529FC" w:rsidRDefault="00A529FC">
      <w:pPr>
        <w:pStyle w:val="BodyText"/>
        <w:rPr>
          <w:moveFrom w:id="715" w:author="Author" w:date="2022-09-10T01:53:00Z"/>
          <w:rFonts w:ascii="Myriad Pro"/>
          <w:sz w:val="20"/>
        </w:rPr>
      </w:pPr>
    </w:p>
    <w:p w14:paraId="2C2A942F" w14:textId="77777777" w:rsidR="00A529FC" w:rsidRDefault="00A529FC">
      <w:pPr>
        <w:pStyle w:val="BodyText"/>
        <w:rPr>
          <w:moveFrom w:id="716" w:author="Author" w:date="2022-09-10T01:53:00Z"/>
          <w:rFonts w:ascii="Myriad Pro"/>
          <w:sz w:val="20"/>
        </w:rPr>
      </w:pPr>
    </w:p>
    <w:p w14:paraId="78839F78" w14:textId="77777777" w:rsidR="00A529FC" w:rsidRDefault="00A529FC">
      <w:pPr>
        <w:pStyle w:val="BodyText"/>
        <w:rPr>
          <w:moveFrom w:id="717" w:author="Author" w:date="2022-09-10T01:53:00Z"/>
          <w:rFonts w:ascii="Myriad Pro"/>
          <w:sz w:val="20"/>
        </w:rPr>
      </w:pPr>
    </w:p>
    <w:p w14:paraId="6C89BAF9" w14:textId="77777777" w:rsidR="00A529FC" w:rsidRDefault="00A529FC">
      <w:pPr>
        <w:pStyle w:val="BodyText"/>
        <w:rPr>
          <w:moveFrom w:id="718" w:author="Author" w:date="2022-09-10T01:53:00Z"/>
          <w:rFonts w:ascii="Myriad Pro"/>
          <w:sz w:val="20"/>
        </w:rPr>
      </w:pPr>
    </w:p>
    <w:p w14:paraId="7AD6D060" w14:textId="77777777" w:rsidR="00A529FC" w:rsidRDefault="00A529FC">
      <w:pPr>
        <w:pStyle w:val="BodyText"/>
        <w:spacing w:before="11"/>
        <w:rPr>
          <w:moveFrom w:id="719" w:author="Author" w:date="2022-09-10T01:53:00Z"/>
          <w:rFonts w:ascii="Myriad Pro"/>
          <w:sz w:val="21"/>
        </w:rPr>
      </w:pPr>
    </w:p>
    <w:p w14:paraId="1E04DEB3" w14:textId="77777777" w:rsidR="00A529FC" w:rsidRDefault="00A529FC">
      <w:pPr>
        <w:rPr>
          <w:moveFrom w:id="720" w:author="Author" w:date="2022-09-10T01:53:00Z"/>
          <w:rFonts w:ascii="Myriad Pro"/>
          <w:sz w:val="21"/>
        </w:rPr>
        <w:sectPr w:rsidR="00A529FC">
          <w:pgSz w:w="12240" w:h="15840"/>
          <w:pgMar w:top="1180" w:right="1320" w:bottom="280" w:left="1320" w:header="397" w:footer="0" w:gutter="0"/>
          <w:cols w:space="720"/>
        </w:sectPr>
      </w:pPr>
    </w:p>
    <w:p w14:paraId="3BE03B31" w14:textId="77777777" w:rsidR="00A529FC" w:rsidRDefault="00000000">
      <w:pPr>
        <w:spacing w:before="101"/>
        <w:ind w:right="38"/>
        <w:jc w:val="right"/>
        <w:rPr>
          <w:moveFrom w:id="721" w:author="Author" w:date="2022-09-10T01:53:00Z"/>
          <w:rFonts w:ascii="Myriad Pro"/>
          <w:sz w:val="15"/>
        </w:rPr>
      </w:pPr>
      <w:moveFrom w:id="722" w:author="Author" w:date="2022-09-10T01:53:00Z">
        <w:r>
          <w:rPr>
            <w:rFonts w:ascii="Myriad Pro"/>
            <w:color w:val="231F20"/>
            <w:spacing w:val="-2"/>
            <w:sz w:val="15"/>
          </w:rPr>
          <w:t>Train</w:t>
        </w:r>
        <w:r>
          <w:rPr>
            <w:rFonts w:ascii="Myriad Pro"/>
            <w:color w:val="231F20"/>
            <w:sz w:val="15"/>
          </w:rPr>
          <w:t xml:space="preserve"> </w:t>
        </w:r>
        <w:r>
          <w:rPr>
            <w:rFonts w:ascii="Myriad Pro"/>
            <w:color w:val="231F20"/>
            <w:spacing w:val="-5"/>
            <w:sz w:val="15"/>
          </w:rPr>
          <w:t>AC</w:t>
        </w:r>
      </w:moveFrom>
    </w:p>
    <w:p w14:paraId="244B8930" w14:textId="77777777" w:rsidR="00A529FC" w:rsidRDefault="00000000">
      <w:pPr>
        <w:spacing w:before="126"/>
        <w:ind w:left="2093"/>
        <w:rPr>
          <w:moveFrom w:id="723" w:author="Author" w:date="2022-09-10T01:53:00Z"/>
          <w:rFonts w:ascii="Myriad Pro"/>
          <w:sz w:val="15"/>
        </w:rPr>
      </w:pPr>
      <w:moveFrom w:id="724" w:author="Author" w:date="2022-09-10T01:53:00Z">
        <w:r>
          <w:br w:type="column"/>
        </w:r>
        <w:r>
          <w:rPr>
            <w:rFonts w:ascii="Myriad Pro"/>
            <w:color w:val="231F20"/>
            <w:spacing w:val="-2"/>
            <w:sz w:val="15"/>
          </w:rPr>
          <w:t>Test</w:t>
        </w:r>
        <w:r>
          <w:rPr>
            <w:rFonts w:ascii="Myriad Pro"/>
            <w:color w:val="231F20"/>
            <w:spacing w:val="-3"/>
            <w:sz w:val="15"/>
          </w:rPr>
          <w:t xml:space="preserve"> </w:t>
        </w:r>
        <w:r>
          <w:rPr>
            <w:rFonts w:ascii="Myriad Pro"/>
            <w:color w:val="231F20"/>
            <w:spacing w:val="-7"/>
            <w:sz w:val="15"/>
          </w:rPr>
          <w:t>AC</w:t>
        </w:r>
      </w:moveFrom>
    </w:p>
    <w:p w14:paraId="00DACDBC" w14:textId="77777777" w:rsidR="00A529FC" w:rsidRDefault="00A529FC">
      <w:pPr>
        <w:rPr>
          <w:moveFrom w:id="725" w:author="Author" w:date="2022-09-10T01:53:00Z"/>
          <w:rFonts w:ascii="Myriad Pro"/>
          <w:sz w:val="15"/>
        </w:rPr>
        <w:sectPr w:rsidR="00A529FC">
          <w:type w:val="continuous"/>
          <w:pgSz w:w="12240" w:h="15840"/>
          <w:pgMar w:top="1180" w:right="1320" w:bottom="280" w:left="1320" w:header="397" w:footer="0" w:gutter="0"/>
          <w:cols w:num="2" w:space="720" w:equalWidth="0">
            <w:col w:w="2651" w:space="81"/>
            <w:col w:w="6868"/>
          </w:cols>
        </w:sectPr>
      </w:pPr>
    </w:p>
    <w:p w14:paraId="651349DC" w14:textId="77777777" w:rsidR="00A529FC" w:rsidRDefault="00A529FC">
      <w:pPr>
        <w:pStyle w:val="BodyText"/>
        <w:rPr>
          <w:moveFrom w:id="726" w:author="Author" w:date="2022-09-10T01:53:00Z"/>
          <w:rFonts w:ascii="Myriad Pro"/>
          <w:sz w:val="20"/>
        </w:rPr>
      </w:pPr>
    </w:p>
    <w:p w14:paraId="30056F57" w14:textId="77777777" w:rsidR="00A529FC" w:rsidRDefault="00A529FC">
      <w:pPr>
        <w:pStyle w:val="BodyText"/>
        <w:rPr>
          <w:moveFrom w:id="727" w:author="Author" w:date="2022-09-10T01:53:00Z"/>
          <w:rFonts w:ascii="Myriad Pro"/>
          <w:sz w:val="20"/>
        </w:rPr>
      </w:pPr>
    </w:p>
    <w:p w14:paraId="5B8D298E" w14:textId="77777777" w:rsidR="00A529FC" w:rsidRDefault="00A529FC">
      <w:pPr>
        <w:pStyle w:val="BodyText"/>
        <w:rPr>
          <w:moveFrom w:id="728" w:author="Author" w:date="2022-09-10T01:53:00Z"/>
          <w:rFonts w:ascii="Myriad Pro"/>
          <w:sz w:val="20"/>
        </w:rPr>
      </w:pPr>
    </w:p>
    <w:p w14:paraId="51801B54" w14:textId="77777777" w:rsidR="00A529FC" w:rsidRDefault="00A529FC">
      <w:pPr>
        <w:pStyle w:val="BodyText"/>
        <w:spacing w:before="8"/>
        <w:rPr>
          <w:moveFrom w:id="729" w:author="Author" w:date="2022-09-10T01:53:00Z"/>
          <w:rFonts w:ascii="Myriad Pro"/>
          <w:sz w:val="17"/>
        </w:rPr>
      </w:pPr>
    </w:p>
    <w:moveFromRangeEnd w:id="710"/>
    <w:p w14:paraId="76B1B214" w14:textId="77777777" w:rsidR="00ED530C" w:rsidRDefault="002F233B">
      <w:pPr>
        <w:spacing w:before="97" w:line="249" w:lineRule="auto"/>
        <w:ind w:left="120" w:right="117"/>
        <w:jc w:val="both"/>
        <w:rPr>
          <w:del w:id="730" w:author="Author" w:date="2022-09-10T01:53:00Z"/>
          <w:sz w:val="18"/>
        </w:rPr>
      </w:pPr>
      <w:del w:id="731" w:author="Author" w:date="2022-09-10T01:53:00Z">
        <w:r>
          <w:rPr>
            <w:noProof/>
          </w:rPr>
          <mc:AlternateContent>
            <mc:Choice Requires="wpg">
              <w:drawing>
                <wp:anchor distT="0" distB="0" distL="114300" distR="114300" simplePos="0" relativeHeight="487681024" behindDoc="0" locked="0" layoutInCell="1" allowOverlap="1" wp14:anchorId="7BB7E061" wp14:editId="5827D2E3">
                  <wp:simplePos x="0" y="0"/>
                  <wp:positionH relativeFrom="page">
                    <wp:posOffset>4415790</wp:posOffset>
                  </wp:positionH>
                  <wp:positionV relativeFrom="paragraph">
                    <wp:posOffset>-1312545</wp:posOffset>
                  </wp:positionV>
                  <wp:extent cx="812800" cy="1247140"/>
                  <wp:effectExtent l="0" t="12700" r="0" b="10160"/>
                  <wp:wrapNone/>
                  <wp:docPr id="1063" name="docshapegroup4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12800" cy="1247140"/>
                            <a:chOff x="6954" y="-2067"/>
                            <a:chExt cx="1280" cy="1964"/>
                          </a:xfrm>
                        </wpg:grpSpPr>
                        <pic:pic xmlns:pic="http://schemas.openxmlformats.org/drawingml/2006/picture">
                          <pic:nvPicPr>
                            <pic:cNvPr id="1064" name="docshape482"/>
                            <pic:cNvPicPr>
                              <a:picLocks/>
                            </pic:cNvPicPr>
                          </pic:nvPicPr>
                          <pic:blipFill>
                            <a:blip r:embed="rId78">
                              <a:extLst>
                                <a:ext uri="{28A0092B-C50C-407E-A947-70E740481C1C}">
                                  <a14:useLocalDpi xmlns:a14="http://schemas.microsoft.com/office/drawing/2010/main" val="0"/>
                                </a:ext>
                              </a:extLst>
                            </a:blip>
                            <a:srcRect/>
                            <a:stretch>
                              <a:fillRect/>
                            </a:stretch>
                          </pic:blipFill>
                          <pic:spPr bwMode="auto">
                            <a:xfrm>
                              <a:off x="6954" y="-2068"/>
                              <a:ext cx="1280" cy="1937"/>
                            </a:xfrm>
                            <a:prstGeom prst="rect">
                              <a:avLst/>
                            </a:prstGeom>
                            <a:noFill/>
                            <a:extLst>
                              <a:ext uri="{909E8E84-426E-40DD-AFC4-6F175D3DCCD1}">
                                <a14:hiddenFill xmlns:a14="http://schemas.microsoft.com/office/drawing/2010/main">
                                  <a:solidFill>
                                    <a:srgbClr val="FFFFFF"/>
                                  </a:solidFill>
                                </a14:hiddenFill>
                              </a:ext>
                            </a:extLst>
                          </pic:spPr>
                        </pic:pic>
                        <wps:wsp>
                          <wps:cNvPr id="1065" name="docshape483"/>
                          <wps:cNvSpPr txBox="1">
                            <a:spLocks/>
                          </wps:cNvSpPr>
                          <wps:spPr bwMode="auto">
                            <a:xfrm>
                              <a:off x="6954" y="-2068"/>
                              <a:ext cx="1280" cy="1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878F3" w14:textId="77777777" w:rsidR="00ED530C" w:rsidRDefault="00000000">
                                <w:pPr>
                                  <w:spacing w:before="47" w:line="244" w:lineRule="auto"/>
                                  <w:ind w:left="374" w:right="372"/>
                                  <w:jc w:val="center"/>
                                  <w:rPr>
                                    <w:del w:id="732" w:author="Author" w:date="2022-09-10T01:53:00Z"/>
                                    <w:rFonts w:ascii="Myriad Pro"/>
                                    <w:sz w:val="30"/>
                                  </w:rPr>
                                </w:pPr>
                                <w:del w:id="733" w:author="Author" w:date="2022-09-10T01:53:00Z">
                                  <w:r>
                                    <w:rPr>
                                      <w:rFonts w:ascii="Myriad Pro"/>
                                      <w:color w:val="ED1C24"/>
                                      <w:spacing w:val="-4"/>
                                      <w:sz w:val="30"/>
                                    </w:rPr>
                                    <w:delText xml:space="preserve">LIST </w:delText>
                                  </w:r>
                                  <w:r>
                                    <w:rPr>
                                      <w:rFonts w:ascii="Myriad Pro"/>
                                      <w:color w:val="ED1C24"/>
                                      <w:spacing w:val="-6"/>
                                      <w:sz w:val="30"/>
                                    </w:rPr>
                                    <w:delText>AC</w:delText>
                                  </w:r>
                                </w:del>
                              </w:p>
                              <w:p w14:paraId="72B4EC4C" w14:textId="77777777" w:rsidR="00ED530C" w:rsidRDefault="00000000">
                                <w:pPr>
                                  <w:spacing w:before="3"/>
                                  <w:ind w:left="26" w:right="26"/>
                                  <w:jc w:val="center"/>
                                  <w:rPr>
                                    <w:del w:id="734" w:author="Author" w:date="2022-09-10T01:53:00Z"/>
                                    <w:rFonts w:ascii="Myriad Pro"/>
                                    <w:sz w:val="30"/>
                                  </w:rPr>
                                </w:pPr>
                                <w:del w:id="735" w:author="Author" w:date="2022-09-10T01:53:00Z">
                                  <w:r>
                                    <w:rPr>
                                      <w:rFonts w:ascii="Myriad Pro"/>
                                      <w:color w:val="ED1C24"/>
                                      <w:spacing w:val="-2"/>
                                      <w:sz w:val="30"/>
                                    </w:rPr>
                                    <w:delText>CONTEXT</w:delText>
                                  </w:r>
                                </w:del>
                              </w:p>
                              <w:p w14:paraId="21DA20B7" w14:textId="77777777" w:rsidR="00ED530C" w:rsidRDefault="00000000">
                                <w:pPr>
                                  <w:spacing w:before="167"/>
                                  <w:ind w:left="142"/>
                                  <w:rPr>
                                    <w:del w:id="736" w:author="Author" w:date="2022-09-10T01:53:00Z"/>
                                    <w:rFonts w:ascii="Myriad Pro"/>
                                    <w:sz w:val="54"/>
                                  </w:rPr>
                                </w:pPr>
                                <w:del w:id="737" w:author="Author" w:date="2022-09-10T01:53:00Z">
                                  <w:r>
                                    <w:rPr>
                                      <w:rFonts w:ascii="Myriad Pro"/>
                                      <w:color w:val="ED1C24"/>
                                      <w:w w:val="101"/>
                                      <w:sz w:val="54"/>
                                    </w:rPr>
                                    <w:delText>A</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B7E061" id="_x0000_s1658" style="position:absolute;left:0;text-align:left;margin-left:347.7pt;margin-top:-103.35pt;width:64pt;height:98.2pt;z-index:487681024;mso-position-horizontal-relative:page" coordorigin="6954,-2067" coordsize="1280,196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">
                  <v:shape id="docshape482" o:spid="_x0000_s1659" type="#_x0000_t75" style="position:absolute;left:6954;top:-2068;width:1280;height:19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">
                    <v:imagedata r:id="rId79" o:title=""/>
                    <o:lock v:ext="edit" aspectratio="f"/>
                  </v:shape>
                  <v:shape id="docshape483" o:spid="_x0000_s1660" type="#_x0000_t202" style="position:absolute;left:6954;top:-2068;width:1280;height:19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" filled="f" stroked="f">
                    <v:path arrowok="t"/>
                    <v:textbox inset="0,0,0,0">
                      <w:txbxContent>
                        <w:p w14:paraId="732878F3" w14:textId="77777777" w:rsidR="00ED530C" w:rsidRDefault="00000000">
                          <w:pPr>
                            <w:spacing w:before="47" w:line="244" w:lineRule="auto"/>
                            <w:ind w:left="374" w:right="372"/>
                            <w:jc w:val="center"/>
                            <w:rPr>
                              <w:del w:id="738" w:author="Author" w:date="2022-09-10T01:53:00Z"/>
                              <w:rFonts w:ascii="Myriad Pro"/>
                              <w:sz w:val="30"/>
                            </w:rPr>
                          </w:pPr>
                          <w:del w:id="739" w:author="Author" w:date="2022-09-10T01:53:00Z">
                            <w:r>
                              <w:rPr>
                                <w:rFonts w:ascii="Myriad Pro"/>
                                <w:color w:val="ED1C24"/>
                                <w:spacing w:val="-4"/>
                                <w:sz w:val="30"/>
                              </w:rPr>
                              <w:delText xml:space="preserve">LIST </w:delText>
                            </w:r>
                            <w:r>
                              <w:rPr>
                                <w:rFonts w:ascii="Myriad Pro"/>
                                <w:color w:val="ED1C24"/>
                                <w:spacing w:val="-6"/>
                                <w:sz w:val="30"/>
                              </w:rPr>
                              <w:delText>AC</w:delText>
                            </w:r>
                          </w:del>
                        </w:p>
                        <w:p w14:paraId="72B4EC4C" w14:textId="77777777" w:rsidR="00ED530C" w:rsidRDefault="00000000">
                          <w:pPr>
                            <w:spacing w:before="3"/>
                            <w:ind w:left="26" w:right="26"/>
                            <w:jc w:val="center"/>
                            <w:rPr>
                              <w:del w:id="740" w:author="Author" w:date="2022-09-10T01:53:00Z"/>
                              <w:rFonts w:ascii="Myriad Pro"/>
                              <w:sz w:val="30"/>
                            </w:rPr>
                          </w:pPr>
                          <w:del w:id="741" w:author="Author" w:date="2022-09-10T01:53:00Z">
                            <w:r>
                              <w:rPr>
                                <w:rFonts w:ascii="Myriad Pro"/>
                                <w:color w:val="ED1C24"/>
                                <w:spacing w:val="-2"/>
                                <w:sz w:val="30"/>
                              </w:rPr>
                              <w:delText>CONTEXT</w:delText>
                            </w:r>
                          </w:del>
                        </w:p>
                        <w:p w14:paraId="21DA20B7" w14:textId="77777777" w:rsidR="00ED530C" w:rsidRDefault="00000000">
                          <w:pPr>
                            <w:spacing w:before="167"/>
                            <w:ind w:left="142"/>
                            <w:rPr>
                              <w:del w:id="742" w:author="Author" w:date="2022-09-10T01:53:00Z"/>
                              <w:rFonts w:ascii="Myriad Pro"/>
                              <w:sz w:val="54"/>
                            </w:rPr>
                          </w:pPr>
                          <w:del w:id="743" w:author="Author" w:date="2022-09-10T01:53:00Z">
                            <w:r>
                              <w:rPr>
                                <w:rFonts w:ascii="Myriad Pro"/>
                                <w:color w:val="ED1C24"/>
                                <w:w w:val="101"/>
                                <w:sz w:val="54"/>
                              </w:rPr>
                              <w:delText>A</w:delText>
                            </w:r>
                          </w:del>
                        </w:p>
                      </w:txbxContent>
                    </v:textbox>
                  </v:shape>
                  <w10:wrap anchorx="page"/>
                </v:group>
              </w:pict>
            </mc:Fallback>
          </mc:AlternateContent>
        </w:r>
        <w:r>
          <w:rPr>
            <w:noProof/>
          </w:rPr>
          <mc:AlternateContent>
            <mc:Choice Requires="wpg">
              <w:drawing>
                <wp:anchor distT="0" distB="0" distL="114300" distR="114300" simplePos="0" relativeHeight="487682048" behindDoc="0" locked="0" layoutInCell="1" allowOverlap="1" wp14:anchorId="0AD22CCE" wp14:editId="3C0D8240">
                  <wp:simplePos x="0" y="0"/>
                  <wp:positionH relativeFrom="page">
                    <wp:posOffset>2741295</wp:posOffset>
                  </wp:positionH>
                  <wp:positionV relativeFrom="paragraph">
                    <wp:posOffset>-1301115</wp:posOffset>
                  </wp:positionV>
                  <wp:extent cx="808355" cy="1235710"/>
                  <wp:effectExtent l="12700" t="0" r="4445" b="8890"/>
                  <wp:wrapNone/>
                  <wp:docPr id="1066" name="docshapegroup4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8355" cy="1235710"/>
                            <a:chOff x="4317" y="-2049"/>
                            <a:chExt cx="1273" cy="1946"/>
                          </a:xfrm>
                        </wpg:grpSpPr>
                        <pic:pic xmlns:pic="http://schemas.openxmlformats.org/drawingml/2006/picture">
                          <pic:nvPicPr>
                            <pic:cNvPr id="1067" name="docshape485"/>
                            <pic:cNvPicPr>
                              <a:picLocks/>
                            </pic:cNvPicPr>
                          </pic:nvPicPr>
                          <pic:blipFill>
                            <a:blip r:embed="rId80">
                              <a:extLst>
                                <a:ext uri="{28A0092B-C50C-407E-A947-70E740481C1C}">
                                  <a14:useLocalDpi xmlns:a14="http://schemas.microsoft.com/office/drawing/2010/main" val="0"/>
                                </a:ext>
                              </a:extLst>
                            </a:blip>
                            <a:srcRect/>
                            <a:stretch>
                              <a:fillRect/>
                            </a:stretch>
                          </pic:blipFill>
                          <pic:spPr bwMode="auto">
                            <a:xfrm>
                              <a:off x="4316" y="-2049"/>
                              <a:ext cx="1273" cy="1923"/>
                            </a:xfrm>
                            <a:prstGeom prst="rect">
                              <a:avLst/>
                            </a:prstGeom>
                            <a:noFill/>
                            <a:extLst>
                              <a:ext uri="{909E8E84-426E-40DD-AFC4-6F175D3DCCD1}">
                                <a14:hiddenFill xmlns:a14="http://schemas.microsoft.com/office/drawing/2010/main">
                                  <a:solidFill>
                                    <a:srgbClr val="FFFFFF"/>
                                  </a:solidFill>
                                </a14:hiddenFill>
                              </a:ext>
                            </a:extLst>
                          </pic:spPr>
                        </pic:pic>
                        <wps:wsp>
                          <wps:cNvPr id="1068" name="docshape486"/>
                          <wps:cNvSpPr txBox="1">
                            <a:spLocks/>
                          </wps:cNvSpPr>
                          <wps:spPr bwMode="auto">
                            <a:xfrm>
                              <a:off x="4316" y="-2049"/>
                              <a:ext cx="1273" cy="1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3EDBE" w14:textId="77777777" w:rsidR="00ED530C" w:rsidRDefault="00000000">
                                <w:pPr>
                                  <w:spacing w:before="28" w:line="244" w:lineRule="auto"/>
                                  <w:ind w:left="377" w:right="369"/>
                                  <w:jc w:val="center"/>
                                  <w:rPr>
                                    <w:del w:id="744" w:author="Author" w:date="2022-09-10T01:53:00Z"/>
                                    <w:rFonts w:ascii="Myriad Pro"/>
                                    <w:sz w:val="30"/>
                                  </w:rPr>
                                </w:pPr>
                                <w:del w:id="745" w:author="Author" w:date="2022-09-10T01:53:00Z">
                                  <w:r>
                                    <w:rPr>
                                      <w:rFonts w:ascii="Myriad Pro"/>
                                      <w:color w:val="ED1C24"/>
                                      <w:spacing w:val="-4"/>
                                      <w:sz w:val="30"/>
                                    </w:rPr>
                                    <w:delText xml:space="preserve">LIST </w:delText>
                                  </w:r>
                                  <w:r>
                                    <w:rPr>
                                      <w:rFonts w:ascii="Myriad Pro"/>
                                      <w:color w:val="ED1C24"/>
                                      <w:spacing w:val="-6"/>
                                      <w:sz w:val="30"/>
                                    </w:rPr>
                                    <w:delText>AC</w:delText>
                                  </w:r>
                                </w:del>
                              </w:p>
                              <w:p w14:paraId="769486FC" w14:textId="77777777" w:rsidR="00ED530C" w:rsidRDefault="00000000">
                                <w:pPr>
                                  <w:spacing w:before="4"/>
                                  <w:ind w:left="19" w:right="13"/>
                                  <w:jc w:val="center"/>
                                  <w:rPr>
                                    <w:del w:id="746" w:author="Author" w:date="2022-09-10T01:53:00Z"/>
                                    <w:rFonts w:ascii="Myriad Pro"/>
                                    <w:sz w:val="30"/>
                                  </w:rPr>
                                </w:pPr>
                                <w:del w:id="747" w:author="Author" w:date="2022-09-10T01:53:00Z">
                                  <w:r>
                                    <w:rPr>
                                      <w:rFonts w:ascii="Myriad Pro"/>
                                      <w:color w:val="ED1C24"/>
                                      <w:spacing w:val="-2"/>
                                      <w:sz w:val="30"/>
                                    </w:rPr>
                                    <w:delText>CONTEXT</w:delText>
                                  </w:r>
                                </w:del>
                              </w:p>
                              <w:p w14:paraId="3B0B6037" w14:textId="77777777" w:rsidR="00ED530C" w:rsidRDefault="00000000">
                                <w:pPr>
                                  <w:tabs>
                                    <w:tab w:val="left" w:pos="654"/>
                                  </w:tabs>
                                  <w:spacing w:before="166"/>
                                  <w:ind w:right="13"/>
                                  <w:jc w:val="center"/>
                                  <w:rPr>
                                    <w:del w:id="748" w:author="Author" w:date="2022-09-10T01:53:00Z"/>
                                    <w:rFonts w:ascii="Myriad Pro"/>
                                    <w:sz w:val="54"/>
                                  </w:rPr>
                                </w:pPr>
                                <w:del w:id="749" w:author="Author" w:date="2022-09-10T01:53:00Z">
                                  <w:r>
                                    <w:rPr>
                                      <w:rFonts w:ascii="Myriad Pro"/>
                                      <w:color w:val="ED1C24"/>
                                      <w:spacing w:val="-10"/>
                                      <w:sz w:val="54"/>
                                    </w:rPr>
                                    <w:delText>A</w:delText>
                                  </w:r>
                                  <w:r>
                                    <w:rPr>
                                      <w:rFonts w:ascii="Myriad Pro"/>
                                      <w:color w:val="ED1C24"/>
                                      <w:sz w:val="54"/>
                                    </w:rPr>
                                    <w:tab/>
                                  </w:r>
                                  <w:r>
                                    <w:rPr>
                                      <w:rFonts w:ascii="Myriad Pro"/>
                                      <w:color w:val="ED1C24"/>
                                      <w:spacing w:val="-10"/>
                                      <w:sz w:val="54"/>
                                    </w:rPr>
                                    <w:delText>C</w:delText>
                                  </w:r>
                                </w:del>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D22CCE" id="_x0000_s1661" style="position:absolute;left:0;text-align:left;margin-left:215.85pt;margin-top:-102.45pt;width:63.65pt;height:97.3pt;z-index:487682048;mso-position-horizontal-relative:page" coordorigin="4317,-2049" coordsize="1273,194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">
                  <v:shape id="docshape485" o:spid="_x0000_s1662" type="#_x0000_t75" style="position:absolute;left:4316;top:-2049;width:1273;height:192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">
                    <v:imagedata r:id="rId81" o:title=""/>
                    <o:lock v:ext="edit" aspectratio="f"/>
                  </v:shape>
                  <v:shape id="docshape486" o:spid="_x0000_s1663" type="#_x0000_t202" style="position:absolute;left:4316;top:-2049;width:1273;height:194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" filled="f" stroked="f">
                    <v:path arrowok="t"/>
                    <v:textbox inset="0,0,0,0">
                      <w:txbxContent>
                        <w:p w14:paraId="6B13EDBE" w14:textId="77777777" w:rsidR="00ED530C" w:rsidRDefault="00000000">
                          <w:pPr>
                            <w:spacing w:before="28" w:line="244" w:lineRule="auto"/>
                            <w:ind w:left="377" w:right="369"/>
                            <w:jc w:val="center"/>
                            <w:rPr>
                              <w:del w:id="750" w:author="Author" w:date="2022-09-10T01:53:00Z"/>
                              <w:rFonts w:ascii="Myriad Pro"/>
                              <w:sz w:val="30"/>
                            </w:rPr>
                          </w:pPr>
                          <w:del w:id="751" w:author="Author" w:date="2022-09-10T01:53:00Z">
                            <w:r>
                              <w:rPr>
                                <w:rFonts w:ascii="Myriad Pro"/>
                                <w:color w:val="ED1C24"/>
                                <w:spacing w:val="-4"/>
                                <w:sz w:val="30"/>
                              </w:rPr>
                              <w:delText xml:space="preserve">LIST </w:delText>
                            </w:r>
                            <w:r>
                              <w:rPr>
                                <w:rFonts w:ascii="Myriad Pro"/>
                                <w:color w:val="ED1C24"/>
                                <w:spacing w:val="-6"/>
                                <w:sz w:val="30"/>
                              </w:rPr>
                              <w:delText>AC</w:delText>
                            </w:r>
                          </w:del>
                        </w:p>
                        <w:p w14:paraId="769486FC" w14:textId="77777777" w:rsidR="00ED530C" w:rsidRDefault="00000000">
                          <w:pPr>
                            <w:spacing w:before="4"/>
                            <w:ind w:left="19" w:right="13"/>
                            <w:jc w:val="center"/>
                            <w:rPr>
                              <w:del w:id="752" w:author="Author" w:date="2022-09-10T01:53:00Z"/>
                              <w:rFonts w:ascii="Myriad Pro"/>
                              <w:sz w:val="30"/>
                            </w:rPr>
                          </w:pPr>
                          <w:del w:id="753" w:author="Author" w:date="2022-09-10T01:53:00Z">
                            <w:r>
                              <w:rPr>
                                <w:rFonts w:ascii="Myriad Pro"/>
                                <w:color w:val="ED1C24"/>
                                <w:spacing w:val="-2"/>
                                <w:sz w:val="30"/>
                              </w:rPr>
                              <w:delText>CONTEXT</w:delText>
                            </w:r>
                          </w:del>
                        </w:p>
                        <w:p w14:paraId="3B0B6037" w14:textId="77777777" w:rsidR="00ED530C" w:rsidRDefault="00000000">
                          <w:pPr>
                            <w:tabs>
                              <w:tab w:val="left" w:pos="654"/>
                            </w:tabs>
                            <w:spacing w:before="166"/>
                            <w:ind w:right="13"/>
                            <w:jc w:val="center"/>
                            <w:rPr>
                              <w:del w:id="754" w:author="Author" w:date="2022-09-10T01:53:00Z"/>
                              <w:rFonts w:ascii="Myriad Pro"/>
                              <w:sz w:val="54"/>
                            </w:rPr>
                          </w:pPr>
                          <w:del w:id="755" w:author="Author" w:date="2022-09-10T01:53:00Z">
                            <w:r>
                              <w:rPr>
                                <w:rFonts w:ascii="Myriad Pro"/>
                                <w:color w:val="ED1C24"/>
                                <w:spacing w:val="-10"/>
                                <w:sz w:val="54"/>
                              </w:rPr>
                              <w:delText>A</w:delText>
                            </w:r>
                            <w:r>
                              <w:rPr>
                                <w:rFonts w:ascii="Myriad Pro"/>
                                <w:color w:val="ED1C24"/>
                                <w:sz w:val="54"/>
                              </w:rPr>
                              <w:tab/>
                            </w:r>
                            <w:r>
                              <w:rPr>
                                <w:rFonts w:ascii="Myriad Pro"/>
                                <w:color w:val="ED1C24"/>
                                <w:spacing w:val="-10"/>
                                <w:sz w:val="54"/>
                              </w:rPr>
                              <w:delText>C</w:delText>
                            </w:r>
                          </w:del>
                        </w:p>
                      </w:txbxContent>
                    </v:textbox>
                  </v:shape>
                  <w10:wrap anchorx="page"/>
                </v:group>
              </w:pict>
            </mc:Fallback>
          </mc:AlternateContent>
        </w:r>
        <w:r w:rsidR="00331456">
          <w:delText>Figure</w:delText>
        </w:r>
        <w:r w:rsidR="00331456">
          <w:rPr>
            <w:spacing w:val="-10"/>
          </w:rPr>
          <w:delText xml:space="preserve"> </w:delText>
        </w:r>
        <w:r w:rsidR="00331456">
          <w:delText xml:space="preserve">8: </w:delText>
        </w:r>
        <w:r w:rsidR="00331456">
          <w:rPr>
            <w:sz w:val="18"/>
          </w:rPr>
          <w:delText>Training</w:delText>
        </w:r>
        <w:r w:rsidR="00331456">
          <w:rPr>
            <w:spacing w:val="-8"/>
            <w:sz w:val="18"/>
          </w:rPr>
          <w:delText xml:space="preserve"> </w:delText>
        </w:r>
        <w:r w:rsidR="00331456">
          <w:rPr>
            <w:sz w:val="18"/>
          </w:rPr>
          <w:delText>and</w:delText>
        </w:r>
        <w:r w:rsidR="00331456">
          <w:rPr>
            <w:spacing w:val="-8"/>
            <w:sz w:val="18"/>
          </w:rPr>
          <w:delText xml:space="preserve"> </w:delText>
        </w:r>
        <w:r w:rsidR="00331456">
          <w:rPr>
            <w:sz w:val="18"/>
          </w:rPr>
          <w:delText>testing</w:delText>
        </w:r>
        <w:r w:rsidR="00331456">
          <w:rPr>
            <w:spacing w:val="-8"/>
            <w:sz w:val="18"/>
          </w:rPr>
          <w:delText xml:space="preserve"> </w:delText>
        </w:r>
        <w:r w:rsidR="00331456">
          <w:rPr>
            <w:sz w:val="18"/>
          </w:rPr>
          <w:delText>example</w:delText>
        </w:r>
        <w:r w:rsidR="00331456">
          <w:rPr>
            <w:spacing w:val="-8"/>
            <w:sz w:val="18"/>
          </w:rPr>
          <w:delText xml:space="preserve"> </w:delText>
        </w:r>
        <w:r w:rsidR="00331456">
          <w:rPr>
            <w:sz w:val="18"/>
          </w:rPr>
          <w:delText>patterns</w:delText>
        </w:r>
        <w:r w:rsidR="00331456">
          <w:rPr>
            <w:spacing w:val="-8"/>
            <w:sz w:val="18"/>
          </w:rPr>
          <w:delText xml:space="preserve"> </w:delText>
        </w:r>
        <w:r w:rsidR="00331456">
          <w:rPr>
            <w:sz w:val="18"/>
          </w:rPr>
          <w:delText>for</w:delText>
        </w:r>
        <w:r w:rsidR="00331456">
          <w:rPr>
            <w:spacing w:val="-8"/>
            <w:sz w:val="18"/>
          </w:rPr>
          <w:delText xml:space="preserve"> </w:delText>
        </w:r>
        <w:r w:rsidR="00331456">
          <w:rPr>
            <w:sz w:val="18"/>
          </w:rPr>
          <w:delText>network</w:delText>
        </w:r>
        <w:r w:rsidR="00331456">
          <w:rPr>
            <w:spacing w:val="-8"/>
            <w:sz w:val="18"/>
          </w:rPr>
          <w:delText xml:space="preserve"> </w:delText>
        </w:r>
        <w:r w:rsidR="00331456">
          <w:rPr>
            <w:sz w:val="18"/>
          </w:rPr>
          <w:delText>input. Each</w:delText>
        </w:r>
        <w:r w:rsidR="00331456">
          <w:rPr>
            <w:spacing w:val="-8"/>
            <w:sz w:val="18"/>
          </w:rPr>
          <w:delText xml:space="preserve"> </w:delText>
        </w:r>
        <w:r w:rsidR="00331456">
          <w:rPr>
            <w:sz w:val="18"/>
          </w:rPr>
          <w:delText>input</w:delText>
        </w:r>
        <w:r w:rsidR="00331456">
          <w:rPr>
            <w:spacing w:val="-8"/>
            <w:sz w:val="18"/>
          </w:rPr>
          <w:delText xml:space="preserve"> </w:delText>
        </w:r>
        <w:r w:rsidR="00331456">
          <w:rPr>
            <w:sz w:val="18"/>
          </w:rPr>
          <w:delText>pattern</w:delText>
        </w:r>
        <w:r w:rsidR="00331456">
          <w:rPr>
            <w:spacing w:val="-8"/>
            <w:sz w:val="18"/>
          </w:rPr>
          <w:delText xml:space="preserve"> </w:delText>
        </w:r>
        <w:r w:rsidR="00331456">
          <w:rPr>
            <w:sz w:val="18"/>
          </w:rPr>
          <w:delText>has</w:delText>
        </w:r>
        <w:r w:rsidR="00331456">
          <w:rPr>
            <w:spacing w:val="-8"/>
            <w:sz w:val="18"/>
          </w:rPr>
          <w:delText xml:space="preserve"> </w:delText>
        </w:r>
        <w:r w:rsidR="00331456">
          <w:rPr>
            <w:sz w:val="18"/>
          </w:rPr>
          <w:delText>6</w:delText>
        </w:r>
        <w:r w:rsidR="00331456">
          <w:rPr>
            <w:spacing w:val="-8"/>
            <w:sz w:val="18"/>
          </w:rPr>
          <w:delText xml:space="preserve"> </w:delText>
        </w:r>
        <w:r w:rsidR="00331456">
          <w:rPr>
            <w:sz w:val="18"/>
          </w:rPr>
          <w:delText>pools,</w:delText>
        </w:r>
        <w:r w:rsidR="00331456">
          <w:rPr>
            <w:spacing w:val="-8"/>
            <w:sz w:val="18"/>
          </w:rPr>
          <w:delText xml:space="preserve"> </w:delText>
        </w:r>
        <w:r w:rsidR="00331456">
          <w:rPr>
            <w:sz w:val="18"/>
          </w:rPr>
          <w:delText>composed</w:delText>
        </w:r>
        <w:r w:rsidR="00331456">
          <w:rPr>
            <w:spacing w:val="-8"/>
            <w:sz w:val="18"/>
          </w:rPr>
          <w:delText xml:space="preserve"> </w:delText>
        </w:r>
        <w:r w:rsidR="00331456">
          <w:rPr>
            <w:sz w:val="18"/>
          </w:rPr>
          <w:delText>of</w:delText>
        </w:r>
        <w:r w:rsidR="00331456">
          <w:rPr>
            <w:spacing w:val="-8"/>
            <w:sz w:val="18"/>
          </w:rPr>
          <w:delText xml:space="preserve"> </w:delText>
        </w:r>
        <w:r w:rsidR="00331456">
          <w:rPr>
            <w:sz w:val="18"/>
          </w:rPr>
          <w:delText>2</w:delText>
        </w:r>
        <w:r w:rsidR="00331456">
          <w:rPr>
            <w:spacing w:val="-8"/>
            <w:sz w:val="18"/>
          </w:rPr>
          <w:delText xml:space="preserve"> </w:delText>
        </w:r>
        <w:r w:rsidR="00331456">
          <w:rPr>
            <w:sz w:val="18"/>
          </w:rPr>
          <w:delText>item</w:delText>
        </w:r>
        <w:r w:rsidR="00331456">
          <w:rPr>
            <w:spacing w:val="-8"/>
            <w:sz w:val="18"/>
          </w:rPr>
          <w:delText xml:space="preserve"> </w:delText>
        </w:r>
        <w:r w:rsidR="00331456">
          <w:rPr>
            <w:sz w:val="18"/>
          </w:rPr>
          <w:delText>pools</w:delText>
        </w:r>
        <w:r w:rsidR="00331456">
          <w:rPr>
            <w:spacing w:val="-8"/>
            <w:sz w:val="18"/>
          </w:rPr>
          <w:delText xml:space="preserve"> </w:delText>
        </w:r>
        <w:r w:rsidR="00331456">
          <w:rPr>
            <w:sz w:val="18"/>
          </w:rPr>
          <w:delText>(i.e., A, B, or C) and 4 list context pools – memory of AB and AC pairs are categorized into different experiences, with four different context pools for each experience.</w:delText>
        </w:r>
      </w:del>
    </w:p>
    <w:p w14:paraId="1A098ECC" w14:textId="77777777" w:rsidR="00ED530C" w:rsidRDefault="00ED530C">
      <w:pPr>
        <w:pStyle w:val="BodyText"/>
        <w:rPr>
          <w:del w:id="756" w:author="Author" w:date="2022-09-10T01:53:00Z"/>
        </w:rPr>
      </w:pPr>
    </w:p>
    <w:p w14:paraId="22796F25" w14:textId="3AA55130" w:rsidR="00A529FC" w:rsidRDefault="00000000" w:rsidP="007576F6">
      <w:pPr>
        <w:pStyle w:val="BodyText"/>
        <w:spacing w:before="152" w:line="254" w:lineRule="auto"/>
        <w:ind w:left="119" w:right="117" w:firstLine="298"/>
        <w:jc w:val="both"/>
      </w:pPr>
      <w:r>
        <w:t>Thus,</w:t>
      </w:r>
      <w:r>
        <w:rPr>
          <w:spacing w:val="-2"/>
        </w:rPr>
        <w:t xml:space="preserve"> </w:t>
      </w:r>
      <w:r>
        <w:t>the</w:t>
      </w:r>
      <w:r>
        <w:rPr>
          <w:spacing w:val="-3"/>
        </w:rPr>
        <w:t xml:space="preserve"> </w:t>
      </w:r>
      <w:r>
        <w:t>model</w:t>
      </w:r>
      <w:r>
        <w:rPr>
          <w:spacing w:val="-3"/>
        </w:rPr>
        <w:t xml:space="preserve"> </w:t>
      </w:r>
      <w:r>
        <w:t>can</w:t>
      </w:r>
      <w:r>
        <w:rPr>
          <w:spacing w:val="-3"/>
        </w:rPr>
        <w:t xml:space="preserve"> </w:t>
      </w:r>
      <w:r>
        <w:t>be</w:t>
      </w:r>
      <w:r>
        <w:rPr>
          <w:spacing w:val="-3"/>
        </w:rPr>
        <w:t xml:space="preserve"> </w:t>
      </w:r>
      <w:r>
        <w:t>viewed</w:t>
      </w:r>
      <w:r>
        <w:rPr>
          <w:spacing w:val="-3"/>
        </w:rPr>
        <w:t xml:space="preserve"> </w:t>
      </w:r>
      <w:r>
        <w:t>as</w:t>
      </w:r>
      <w:r>
        <w:rPr>
          <w:spacing w:val="-3"/>
        </w:rPr>
        <w:t xml:space="preserve"> </w:t>
      </w:r>
      <w:r>
        <w:t>an</w:t>
      </w:r>
      <w:r>
        <w:rPr>
          <w:spacing w:val="-3"/>
        </w:rPr>
        <w:t xml:space="preserve"> </w:t>
      </w:r>
      <w:r>
        <w:t>instantiation</w:t>
      </w:r>
      <w:r>
        <w:rPr>
          <w:spacing w:val="-3"/>
        </w:rPr>
        <w:t xml:space="preserve"> </w:t>
      </w:r>
      <w:r>
        <w:t>of</w:t>
      </w:r>
      <w:r>
        <w:rPr>
          <w:spacing w:val="-3"/>
        </w:rPr>
        <w:t xml:space="preserve"> </w:t>
      </w:r>
      <w:r>
        <w:t>a</w:t>
      </w:r>
      <w:r>
        <w:rPr>
          <w:spacing w:val="-3"/>
        </w:rPr>
        <w:t xml:space="preserve"> </w:t>
      </w:r>
      <w:r>
        <w:t>systematic</w:t>
      </w:r>
      <w:r>
        <w:rPr>
          <w:spacing w:val="-3"/>
        </w:rPr>
        <w:t xml:space="preserve"> </w:t>
      </w:r>
      <w:r>
        <w:t>modeling</w:t>
      </w:r>
      <w:r>
        <w:rPr>
          <w:spacing w:val="-3"/>
        </w:rPr>
        <w:t xml:space="preserve"> </w:t>
      </w:r>
      <w:r>
        <w:t>framework</w:t>
      </w:r>
      <w:r>
        <w:rPr>
          <w:spacing w:val="-3"/>
        </w:rPr>
        <w:t xml:space="preserve"> </w:t>
      </w:r>
      <w:r>
        <w:t>using</w:t>
      </w:r>
      <w:r>
        <w:rPr>
          <w:spacing w:val="-3"/>
        </w:rPr>
        <w:t xml:space="preserve"> </w:t>
      </w:r>
      <w:r>
        <w:t>standardized mechanisms, instead of constructing new mechanisms for each model.</w:t>
      </w:r>
    </w:p>
    <w:p w14:paraId="27A993A4" w14:textId="77777777" w:rsidR="00A529FC" w:rsidRDefault="00000000" w:rsidP="007576F6">
      <w:pPr>
        <w:pStyle w:val="BodyText"/>
        <w:spacing w:before="38" w:line="256" w:lineRule="auto"/>
        <w:ind w:left="119" w:right="119" w:firstLine="298"/>
        <w:jc w:val="both"/>
      </w:pPr>
      <w:r>
        <w:t>The</w:t>
      </w:r>
      <w:r>
        <w:rPr>
          <w:spacing w:val="-3"/>
        </w:rPr>
        <w:t xml:space="preserve"> </w:t>
      </w:r>
      <w:r>
        <w:t>basic</w:t>
      </w:r>
      <w:r>
        <w:rPr>
          <w:spacing w:val="-3"/>
        </w:rPr>
        <w:t xml:space="preserve"> </w:t>
      </w:r>
      <w:r>
        <w:t>activation</w:t>
      </w:r>
      <w:r>
        <w:rPr>
          <w:spacing w:val="-3"/>
        </w:rPr>
        <w:t xml:space="preserve"> </w:t>
      </w:r>
      <w:r>
        <w:t>dynamics</w:t>
      </w:r>
      <w:r>
        <w:rPr>
          <w:spacing w:val="-3"/>
        </w:rPr>
        <w:t xml:space="preserve"> </w:t>
      </w:r>
      <w:r>
        <w:t>are</w:t>
      </w:r>
      <w:r>
        <w:rPr>
          <w:spacing w:val="-3"/>
        </w:rPr>
        <w:t xml:space="preserve"> </w:t>
      </w:r>
      <w:r>
        <w:t>based</w:t>
      </w:r>
      <w:r>
        <w:rPr>
          <w:spacing w:val="-3"/>
        </w:rPr>
        <w:t xml:space="preserve"> </w:t>
      </w:r>
      <w:r>
        <w:t>on</w:t>
      </w:r>
      <w:r>
        <w:rPr>
          <w:spacing w:val="-3"/>
        </w:rPr>
        <w:t xml:space="preserve"> </w:t>
      </w:r>
      <w:r>
        <w:t>standard</w:t>
      </w:r>
      <w:r>
        <w:rPr>
          <w:spacing w:val="-3"/>
        </w:rPr>
        <w:t xml:space="preserve"> </w:t>
      </w:r>
      <w:r>
        <w:t>electrophysiological</w:t>
      </w:r>
      <w:r>
        <w:rPr>
          <w:spacing w:val="-3"/>
        </w:rPr>
        <w:t xml:space="preserve"> </w:t>
      </w:r>
      <w:r>
        <w:t>principles</w:t>
      </w:r>
      <w:r>
        <w:rPr>
          <w:spacing w:val="-3"/>
        </w:rPr>
        <w:t xml:space="preserve"> </w:t>
      </w:r>
      <w:r>
        <w:t>of</w:t>
      </w:r>
      <w:r>
        <w:rPr>
          <w:spacing w:val="-3"/>
        </w:rPr>
        <w:t xml:space="preserve"> </w:t>
      </w:r>
      <w:r>
        <w:t>real</w:t>
      </w:r>
      <w:r>
        <w:rPr>
          <w:spacing w:val="-3"/>
        </w:rPr>
        <w:t xml:space="preserve"> </w:t>
      </w:r>
      <w:r>
        <w:t>neurons,</w:t>
      </w:r>
      <w:r>
        <w:rPr>
          <w:spacing w:val="-1"/>
        </w:rPr>
        <w:t xml:space="preserve"> </w:t>
      </w:r>
      <w:r>
        <w:t>as captured</w:t>
      </w:r>
      <w:r>
        <w:rPr>
          <w:spacing w:val="-3"/>
        </w:rPr>
        <w:t xml:space="preserve"> </w:t>
      </w:r>
      <w:r>
        <w:t>by</w:t>
      </w:r>
      <w:r>
        <w:rPr>
          <w:spacing w:val="-3"/>
        </w:rPr>
        <w:t xml:space="preserve"> </w:t>
      </w:r>
      <w:r>
        <w:t>the</w:t>
      </w:r>
      <w:r>
        <w:rPr>
          <w:spacing w:val="-3"/>
        </w:rPr>
        <w:t xml:space="preserve"> </w:t>
      </w:r>
      <w:r>
        <w:t>AdEx</w:t>
      </w:r>
      <w:r>
        <w:rPr>
          <w:spacing w:val="-3"/>
        </w:rPr>
        <w:t xml:space="preserve"> </w:t>
      </w:r>
      <w:r>
        <w:t>(adapting</w:t>
      </w:r>
      <w:r>
        <w:rPr>
          <w:spacing w:val="-3"/>
        </w:rPr>
        <w:t xml:space="preserve"> </w:t>
      </w:r>
      <w:r>
        <w:t>exponential)</w:t>
      </w:r>
      <w:r>
        <w:rPr>
          <w:spacing w:val="-3"/>
        </w:rPr>
        <w:t xml:space="preserve"> </w:t>
      </w:r>
      <w:r>
        <w:t>model</w:t>
      </w:r>
      <w:r>
        <w:rPr>
          <w:spacing w:val="-3"/>
        </w:rPr>
        <w:t xml:space="preserve"> </w:t>
      </w:r>
      <w:r>
        <w:t>of</w:t>
      </w:r>
      <w:r>
        <w:rPr>
          <w:spacing w:val="-3"/>
        </w:rPr>
        <w:t xml:space="preserve"> </w:t>
      </w:r>
      <w:r>
        <w:t>Gerstner</w:t>
      </w:r>
      <w:r>
        <w:rPr>
          <w:spacing w:val="-3"/>
        </w:rPr>
        <w:t xml:space="preserve"> </w:t>
      </w:r>
      <w:r>
        <w:t>and</w:t>
      </w:r>
      <w:r>
        <w:rPr>
          <w:spacing w:val="-3"/>
        </w:rPr>
        <w:t xml:space="preserve"> </w:t>
      </w:r>
      <w:r>
        <w:t>colleagues</w:t>
      </w:r>
      <w:r>
        <w:rPr>
          <w:spacing w:val="-3"/>
        </w:rPr>
        <w:t xml:space="preserve"> </w:t>
      </w:r>
      <w:r>
        <w:t>(Brette</w:t>
      </w:r>
      <w:r>
        <w:rPr>
          <w:spacing w:val="-3"/>
        </w:rPr>
        <w:t xml:space="preserve"> </w:t>
      </w:r>
      <w:r>
        <w:t>&amp;</w:t>
      </w:r>
      <w:r>
        <w:rPr>
          <w:spacing w:val="-3"/>
        </w:rPr>
        <w:t xml:space="preserve"> </w:t>
      </w:r>
      <w:r>
        <w:t>Gerstner,</w:t>
      </w:r>
      <w:r>
        <w:rPr>
          <w:spacing w:val="-3"/>
        </w:rPr>
        <w:t xml:space="preserve"> </w:t>
      </w:r>
      <w:r>
        <w:t>2005), using</w:t>
      </w:r>
      <w:r>
        <w:rPr>
          <w:spacing w:val="-6"/>
        </w:rPr>
        <w:t xml:space="preserve"> </w:t>
      </w:r>
      <w:r>
        <w:t>a</w:t>
      </w:r>
      <w:r>
        <w:rPr>
          <w:spacing w:val="-6"/>
        </w:rPr>
        <w:t xml:space="preserve"> </w:t>
      </w:r>
      <w:r>
        <w:t>rate</w:t>
      </w:r>
      <w:r>
        <w:rPr>
          <w:spacing w:val="-6"/>
        </w:rPr>
        <w:t xml:space="preserve"> </w:t>
      </w:r>
      <w:r>
        <w:t>code</w:t>
      </w:r>
      <w:r>
        <w:rPr>
          <w:spacing w:val="-6"/>
        </w:rPr>
        <w:t xml:space="preserve"> </w:t>
      </w:r>
      <w:r>
        <w:t>approximation</w:t>
      </w:r>
      <w:r>
        <w:rPr>
          <w:spacing w:val="-6"/>
        </w:rPr>
        <w:t xml:space="preserve"> </w:t>
      </w:r>
      <w:r>
        <w:t>that</w:t>
      </w:r>
      <w:r>
        <w:rPr>
          <w:spacing w:val="-6"/>
        </w:rPr>
        <w:t xml:space="preserve"> </w:t>
      </w:r>
      <w:r>
        <w:t>produces</w:t>
      </w:r>
      <w:r>
        <w:rPr>
          <w:spacing w:val="-6"/>
        </w:rPr>
        <w:t xml:space="preserve"> </w:t>
      </w:r>
      <w:r>
        <w:t>a</w:t>
      </w:r>
      <w:r>
        <w:rPr>
          <w:spacing w:val="-6"/>
        </w:rPr>
        <w:t xml:space="preserve"> </w:t>
      </w:r>
      <w:r>
        <w:t>graded</w:t>
      </w:r>
      <w:r>
        <w:rPr>
          <w:spacing w:val="-6"/>
        </w:rPr>
        <w:t xml:space="preserve"> </w:t>
      </w:r>
      <w:r>
        <w:t>activation</w:t>
      </w:r>
      <w:r>
        <w:rPr>
          <w:spacing w:val="-6"/>
        </w:rPr>
        <w:t xml:space="preserve"> </w:t>
      </w:r>
      <w:r>
        <w:t>signal</w:t>
      </w:r>
      <w:r>
        <w:rPr>
          <w:spacing w:val="-6"/>
        </w:rPr>
        <w:t xml:space="preserve"> </w:t>
      </w:r>
      <w:r>
        <w:t>matching</w:t>
      </w:r>
      <w:r>
        <w:rPr>
          <w:spacing w:val="-6"/>
        </w:rPr>
        <w:t xml:space="preserve"> </w:t>
      </w:r>
      <w:r>
        <w:t>the</w:t>
      </w:r>
      <w:r>
        <w:rPr>
          <w:spacing w:val="-6"/>
        </w:rPr>
        <w:t xml:space="preserve"> </w:t>
      </w:r>
      <w:r>
        <w:t>actual</w:t>
      </w:r>
      <w:r>
        <w:rPr>
          <w:spacing w:val="-6"/>
        </w:rPr>
        <w:t xml:space="preserve"> </w:t>
      </w:r>
      <w:r>
        <w:t>instantaneous rate</w:t>
      </w:r>
      <w:r>
        <w:rPr>
          <w:spacing w:val="-9"/>
        </w:rPr>
        <w:t xml:space="preserve"> </w:t>
      </w:r>
      <w:r>
        <w:t>of</w:t>
      </w:r>
      <w:r>
        <w:rPr>
          <w:spacing w:val="-9"/>
        </w:rPr>
        <w:t xml:space="preserve"> </w:t>
      </w:r>
      <w:r>
        <w:t>spiking</w:t>
      </w:r>
      <w:r>
        <w:rPr>
          <w:spacing w:val="-9"/>
        </w:rPr>
        <w:t xml:space="preserve"> </w:t>
      </w:r>
      <w:r>
        <w:t>across</w:t>
      </w:r>
      <w:r>
        <w:rPr>
          <w:spacing w:val="-9"/>
        </w:rPr>
        <w:t xml:space="preserve"> </w:t>
      </w:r>
      <w:r>
        <w:t>a</w:t>
      </w:r>
      <w:r>
        <w:rPr>
          <w:spacing w:val="-9"/>
        </w:rPr>
        <w:t xml:space="preserve"> </w:t>
      </w:r>
      <w:r>
        <w:t>population</w:t>
      </w:r>
      <w:r>
        <w:rPr>
          <w:spacing w:val="-9"/>
        </w:rPr>
        <w:t xml:space="preserve"> </w:t>
      </w:r>
      <w:r>
        <w:t>of</w:t>
      </w:r>
      <w:r>
        <w:rPr>
          <w:spacing w:val="-9"/>
        </w:rPr>
        <w:t xml:space="preserve"> </w:t>
      </w:r>
      <w:r>
        <w:t>AdEx</w:t>
      </w:r>
      <w:r>
        <w:rPr>
          <w:spacing w:val="-9"/>
        </w:rPr>
        <w:t xml:space="preserve"> </w:t>
      </w:r>
      <w:r>
        <w:t>neurons. We</w:t>
      </w:r>
      <w:r>
        <w:rPr>
          <w:spacing w:val="-9"/>
        </w:rPr>
        <w:t xml:space="preserve"> </w:t>
      </w:r>
      <w:r>
        <w:t>generally</w:t>
      </w:r>
      <w:r>
        <w:rPr>
          <w:spacing w:val="-9"/>
        </w:rPr>
        <w:t xml:space="preserve"> </w:t>
      </w:r>
      <w:r>
        <w:t>conceive</w:t>
      </w:r>
      <w:r>
        <w:rPr>
          <w:spacing w:val="-9"/>
        </w:rPr>
        <w:t xml:space="preserve"> </w:t>
      </w:r>
      <w:r>
        <w:t>of</w:t>
      </w:r>
      <w:r>
        <w:rPr>
          <w:spacing w:val="-9"/>
        </w:rPr>
        <w:t xml:space="preserve"> </w:t>
      </w:r>
      <w:r>
        <w:t>a</w:t>
      </w:r>
      <w:r>
        <w:rPr>
          <w:spacing w:val="-9"/>
        </w:rPr>
        <w:t xml:space="preserve"> </w:t>
      </w:r>
      <w:r>
        <w:t>single</w:t>
      </w:r>
      <w:r>
        <w:rPr>
          <w:spacing w:val="-9"/>
        </w:rPr>
        <w:t xml:space="preserve"> </w:t>
      </w:r>
      <w:r>
        <w:t>rate-code</w:t>
      </w:r>
      <w:r>
        <w:rPr>
          <w:spacing w:val="-9"/>
        </w:rPr>
        <w:t xml:space="preserve"> </w:t>
      </w:r>
      <w:r>
        <w:t>neuron</w:t>
      </w:r>
      <w:r>
        <w:rPr>
          <w:spacing w:val="-9"/>
        </w:rPr>
        <w:t xml:space="preserve"> </w:t>
      </w:r>
      <w:r>
        <w:t>as representing a microcolumn of roughly 100 spiking pyramidal neurons in the neocortex.</w:t>
      </w:r>
    </w:p>
    <w:p w14:paraId="2F91D312" w14:textId="77777777" w:rsidR="00A529FC" w:rsidRDefault="00000000" w:rsidP="007576F6">
      <w:pPr>
        <w:pStyle w:val="BodyText"/>
        <w:spacing w:before="42" w:line="256" w:lineRule="auto"/>
        <w:ind w:left="119" w:right="119" w:firstLine="298"/>
        <w:jc w:val="both"/>
      </w:pPr>
      <w:r>
        <w:t>The excitatory synaptic input conductances (i.e., net input) is computed as an average, not a sum, over connections,</w:t>
      </w:r>
      <w:r>
        <w:rPr>
          <w:spacing w:val="-9"/>
        </w:rPr>
        <w:t xml:space="preserve"> </w:t>
      </w:r>
      <w:r>
        <w:t>based</w:t>
      </w:r>
      <w:r>
        <w:rPr>
          <w:spacing w:val="-9"/>
        </w:rPr>
        <w:t xml:space="preserve"> </w:t>
      </w:r>
      <w:r>
        <w:t>on</w:t>
      </w:r>
      <w:r>
        <w:rPr>
          <w:spacing w:val="-9"/>
        </w:rPr>
        <w:t xml:space="preserve"> </w:t>
      </w:r>
      <w:r>
        <w:t>normalized,</w:t>
      </w:r>
      <w:r>
        <w:rPr>
          <w:spacing w:val="-9"/>
        </w:rPr>
        <w:t xml:space="preserve"> </w:t>
      </w:r>
      <w:r>
        <w:t>sigmoidaly</w:t>
      </w:r>
      <w:r>
        <w:rPr>
          <w:spacing w:val="-9"/>
        </w:rPr>
        <w:t xml:space="preserve"> </w:t>
      </w:r>
      <w:r>
        <w:t>transformed</w:t>
      </w:r>
      <w:r>
        <w:rPr>
          <w:spacing w:val="-9"/>
        </w:rPr>
        <w:t xml:space="preserve"> </w:t>
      </w:r>
      <w:r>
        <w:t>weight</w:t>
      </w:r>
      <w:r>
        <w:rPr>
          <w:spacing w:val="-9"/>
        </w:rPr>
        <w:t xml:space="preserve"> </w:t>
      </w:r>
      <w:r>
        <w:t>values,</w:t>
      </w:r>
      <w:r>
        <w:rPr>
          <w:spacing w:val="-9"/>
        </w:rPr>
        <w:t xml:space="preserve"> </w:t>
      </w:r>
      <w:r>
        <w:t>which</w:t>
      </w:r>
      <w:r>
        <w:rPr>
          <w:spacing w:val="-9"/>
        </w:rPr>
        <w:t xml:space="preserve"> </w:t>
      </w:r>
      <w:r>
        <w:t>are</w:t>
      </w:r>
      <w:r>
        <w:rPr>
          <w:spacing w:val="-9"/>
        </w:rPr>
        <w:t xml:space="preserve"> </w:t>
      </w:r>
      <w:r>
        <w:t>subject</w:t>
      </w:r>
      <w:r>
        <w:rPr>
          <w:spacing w:val="-9"/>
        </w:rPr>
        <w:t xml:space="preserve"> </w:t>
      </w:r>
      <w:r>
        <w:t>to</w:t>
      </w:r>
      <w:r>
        <w:rPr>
          <w:spacing w:val="-9"/>
        </w:rPr>
        <w:t xml:space="preserve"> </w:t>
      </w:r>
      <w:r>
        <w:t>scaling</w:t>
      </w:r>
      <w:r>
        <w:rPr>
          <w:spacing w:val="-9"/>
        </w:rPr>
        <w:t xml:space="preserve"> </w:t>
      </w:r>
      <w:r>
        <w:t>on</w:t>
      </w:r>
      <w:r>
        <w:rPr>
          <w:spacing w:val="-9"/>
        </w:rPr>
        <w:t xml:space="preserve"> </w:t>
      </w:r>
      <w:r>
        <w:t xml:space="preserve">a </w:t>
      </w:r>
      <w:r w:rsidRPr="007576F6">
        <w:t>projection</w:t>
      </w:r>
      <w:r w:rsidRPr="007576F6">
        <w:rPr>
          <w:spacing w:val="-14"/>
        </w:rPr>
        <w:t xml:space="preserve"> </w:t>
      </w:r>
      <w:r w:rsidRPr="007576F6">
        <w:t>level</w:t>
      </w:r>
      <w:r w:rsidRPr="007576F6">
        <w:rPr>
          <w:spacing w:val="-14"/>
        </w:rPr>
        <w:t xml:space="preserve"> </w:t>
      </w:r>
      <w:r w:rsidRPr="007576F6">
        <w:t>to</w:t>
      </w:r>
      <w:r w:rsidRPr="007576F6">
        <w:rPr>
          <w:spacing w:val="-14"/>
        </w:rPr>
        <w:t xml:space="preserve"> </w:t>
      </w:r>
      <w:r w:rsidRPr="007576F6">
        <w:t>alter</w:t>
      </w:r>
      <w:r w:rsidRPr="007576F6">
        <w:rPr>
          <w:spacing w:val="-13"/>
        </w:rPr>
        <w:t xml:space="preserve"> </w:t>
      </w:r>
      <w:r w:rsidRPr="007576F6">
        <w:t>relative</w:t>
      </w:r>
      <w:r w:rsidRPr="007576F6">
        <w:rPr>
          <w:spacing w:val="-14"/>
        </w:rPr>
        <w:t xml:space="preserve"> </w:t>
      </w:r>
      <w:r w:rsidRPr="007576F6">
        <w:t>contributions.</w:t>
      </w:r>
      <w:r w:rsidRPr="007576F6">
        <w:rPr>
          <w:spacing w:val="-14"/>
        </w:rPr>
        <w:t xml:space="preserve"> </w:t>
      </w:r>
      <w:r w:rsidRPr="007576F6">
        <w:t>Automatic</w:t>
      </w:r>
      <w:r w:rsidRPr="007576F6">
        <w:rPr>
          <w:spacing w:val="-14"/>
        </w:rPr>
        <w:t xml:space="preserve"> </w:t>
      </w:r>
      <w:r w:rsidRPr="007576F6">
        <w:t>scaling</w:t>
      </w:r>
      <w:r w:rsidRPr="007576F6">
        <w:rPr>
          <w:spacing w:val="-13"/>
        </w:rPr>
        <w:t xml:space="preserve"> </w:t>
      </w:r>
      <w:r w:rsidRPr="007576F6">
        <w:t>is</w:t>
      </w:r>
      <w:r w:rsidRPr="007576F6">
        <w:rPr>
          <w:spacing w:val="-14"/>
        </w:rPr>
        <w:t xml:space="preserve"> </w:t>
      </w:r>
      <w:r w:rsidRPr="007576F6">
        <w:t>performed</w:t>
      </w:r>
      <w:r w:rsidRPr="007576F6">
        <w:rPr>
          <w:spacing w:val="-14"/>
        </w:rPr>
        <w:t xml:space="preserve"> </w:t>
      </w:r>
      <w:r w:rsidRPr="007576F6">
        <w:t>to</w:t>
      </w:r>
      <w:r w:rsidRPr="007576F6">
        <w:rPr>
          <w:spacing w:val="-14"/>
        </w:rPr>
        <w:t xml:space="preserve"> </w:t>
      </w:r>
      <w:r w:rsidRPr="007576F6">
        <w:t>compensate</w:t>
      </w:r>
      <w:r w:rsidRPr="007576F6">
        <w:rPr>
          <w:spacing w:val="-13"/>
        </w:rPr>
        <w:t xml:space="preserve"> </w:t>
      </w:r>
      <w:r w:rsidRPr="007576F6">
        <w:t>for</w:t>
      </w:r>
      <w:r w:rsidRPr="007576F6">
        <w:rPr>
          <w:spacing w:val="-14"/>
        </w:rPr>
        <w:t xml:space="preserve"> </w:t>
      </w:r>
      <w:r w:rsidRPr="007576F6">
        <w:t xml:space="preserve">differences </w:t>
      </w:r>
      <w:r>
        <w:t>in expected activity level in the different projections.</w:t>
      </w:r>
    </w:p>
    <w:p w14:paraId="085B20E0" w14:textId="77777777" w:rsidR="00A529FC" w:rsidRDefault="00000000" w:rsidP="007576F6">
      <w:pPr>
        <w:pStyle w:val="BodyText"/>
        <w:spacing w:before="41" w:line="256" w:lineRule="auto"/>
        <w:ind w:left="119" w:right="119" w:firstLine="298"/>
        <w:jc w:val="both"/>
      </w:pPr>
      <w:r>
        <w:t xml:space="preserve">Inhibition is computed using a feed-forward (FF) and feed-back (FB) inhibition function (FFFB) that </w:t>
      </w:r>
      <w:r>
        <w:rPr>
          <w:w w:val="95"/>
        </w:rPr>
        <w:t>closely approximates the behavior of inhibitory interneurons in the neocortex.</w:t>
      </w:r>
      <w:r>
        <w:rPr>
          <w:spacing w:val="38"/>
        </w:rPr>
        <w:t xml:space="preserve"> </w:t>
      </w:r>
      <w:r>
        <w:rPr>
          <w:w w:val="95"/>
        </w:rPr>
        <w:t xml:space="preserve">FF is based on a multiplicative </w:t>
      </w:r>
      <w:r>
        <w:t>factor</w:t>
      </w:r>
      <w:r>
        <w:rPr>
          <w:spacing w:val="-14"/>
        </w:rPr>
        <w:t xml:space="preserve"> </w:t>
      </w:r>
      <w:r>
        <w:t>applied</w:t>
      </w:r>
      <w:r>
        <w:rPr>
          <w:spacing w:val="-14"/>
        </w:rPr>
        <w:t xml:space="preserve"> </w:t>
      </w:r>
      <w:r>
        <w:t>to</w:t>
      </w:r>
      <w:r>
        <w:rPr>
          <w:spacing w:val="-14"/>
        </w:rPr>
        <w:t xml:space="preserve"> </w:t>
      </w:r>
      <w:r>
        <w:t>the</w:t>
      </w:r>
      <w:r>
        <w:rPr>
          <w:spacing w:val="-13"/>
        </w:rPr>
        <w:t xml:space="preserve"> </w:t>
      </w:r>
      <w:r>
        <w:t>average</w:t>
      </w:r>
      <w:r>
        <w:rPr>
          <w:spacing w:val="-14"/>
        </w:rPr>
        <w:t xml:space="preserve"> </w:t>
      </w:r>
      <w:r>
        <w:t>net</w:t>
      </w:r>
      <w:r>
        <w:rPr>
          <w:spacing w:val="-14"/>
        </w:rPr>
        <w:t xml:space="preserve"> </w:t>
      </w:r>
      <w:r>
        <w:t>input</w:t>
      </w:r>
      <w:r>
        <w:rPr>
          <w:spacing w:val="-14"/>
        </w:rPr>
        <w:t xml:space="preserve"> </w:t>
      </w:r>
      <w:r>
        <w:t>coming</w:t>
      </w:r>
      <w:r>
        <w:rPr>
          <w:spacing w:val="-13"/>
        </w:rPr>
        <w:t xml:space="preserve"> </w:t>
      </w:r>
      <w:r>
        <w:t>into</w:t>
      </w:r>
      <w:r>
        <w:rPr>
          <w:spacing w:val="-14"/>
        </w:rPr>
        <w:t xml:space="preserve"> </w:t>
      </w:r>
      <w:r>
        <w:t>a</w:t>
      </w:r>
      <w:r>
        <w:rPr>
          <w:spacing w:val="-14"/>
        </w:rPr>
        <w:t xml:space="preserve"> </w:t>
      </w:r>
      <w:r>
        <w:t>layer,</w:t>
      </w:r>
      <w:r>
        <w:rPr>
          <w:spacing w:val="-13"/>
        </w:rPr>
        <w:t xml:space="preserve"> </w:t>
      </w:r>
      <w:r>
        <w:t>and</w:t>
      </w:r>
      <w:r>
        <w:rPr>
          <w:spacing w:val="-14"/>
        </w:rPr>
        <w:t xml:space="preserve"> </w:t>
      </w:r>
      <w:r>
        <w:t>FB</w:t>
      </w:r>
      <w:r>
        <w:rPr>
          <w:spacing w:val="-13"/>
        </w:rPr>
        <w:t xml:space="preserve"> </w:t>
      </w:r>
      <w:r>
        <w:t>is</w:t>
      </w:r>
      <w:r>
        <w:rPr>
          <w:spacing w:val="-14"/>
        </w:rPr>
        <w:t xml:space="preserve"> </w:t>
      </w:r>
      <w:r>
        <w:t>based</w:t>
      </w:r>
      <w:r>
        <w:rPr>
          <w:spacing w:val="-14"/>
        </w:rPr>
        <w:t xml:space="preserve"> </w:t>
      </w:r>
      <w:r>
        <w:t>on</w:t>
      </w:r>
      <w:r>
        <w:rPr>
          <w:spacing w:val="-14"/>
        </w:rPr>
        <w:t xml:space="preserve"> </w:t>
      </w:r>
      <w:r>
        <w:t>a</w:t>
      </w:r>
      <w:r>
        <w:rPr>
          <w:spacing w:val="-13"/>
        </w:rPr>
        <w:t xml:space="preserve"> </w:t>
      </w:r>
      <w:r>
        <w:t>multiplicative</w:t>
      </w:r>
      <w:r>
        <w:rPr>
          <w:spacing w:val="-14"/>
        </w:rPr>
        <w:t xml:space="preserve"> </w:t>
      </w:r>
      <w:r>
        <w:t>factor</w:t>
      </w:r>
      <w:r>
        <w:rPr>
          <w:spacing w:val="-14"/>
        </w:rPr>
        <w:t xml:space="preserve"> </w:t>
      </w:r>
      <w:r>
        <w:t>applied to the average activation within the layer.</w:t>
      </w:r>
      <w:r>
        <w:rPr>
          <w:spacing w:val="29"/>
        </w:rPr>
        <w:t xml:space="preserve"> </w:t>
      </w:r>
      <w:r>
        <w:t>These simple linear functions do an excellent job of controlling the overall activation levels in bidirectionally connected networks, producing behavior very similar to the more abstract computational implementation of kWTA dynamics implemented in previous versions.</w:t>
      </w:r>
    </w:p>
    <w:p w14:paraId="2B08E1DB" w14:textId="5F23174F" w:rsidR="00A529FC" w:rsidRDefault="00000000">
      <w:pPr>
        <w:pStyle w:val="BodyText"/>
        <w:spacing w:before="41" w:line="256" w:lineRule="auto"/>
        <w:ind w:left="119" w:right="119" w:firstLine="298"/>
        <w:jc w:val="both"/>
        <w:rPr>
          <w:ins w:id="757" w:author="Author" w:date="2022-09-10T01:53:00Z"/>
        </w:rPr>
      </w:pPr>
      <w:r>
        <w:t>There is a single learning equation, derived from a detailed model of spike timing dependent plastic- ity (STDP) by Urakubo, Honda, Froemke, and Kuroda (2008), that produces a combination of Hebbian associative</w:t>
      </w:r>
      <w:r w:rsidRPr="007576F6">
        <w:rPr>
          <w:spacing w:val="13"/>
        </w:rPr>
        <w:t xml:space="preserve"> </w:t>
      </w:r>
      <w:r>
        <w:t>and</w:t>
      </w:r>
      <w:r w:rsidRPr="007576F6">
        <w:rPr>
          <w:spacing w:val="14"/>
        </w:rPr>
        <w:t xml:space="preserve"> </w:t>
      </w:r>
      <w:r>
        <w:t>error-driven</w:t>
      </w:r>
      <w:r w:rsidRPr="007576F6">
        <w:rPr>
          <w:spacing w:val="13"/>
        </w:rPr>
        <w:t xml:space="preserve"> </w:t>
      </w:r>
      <w:r>
        <w:t>learning.</w:t>
      </w:r>
      <w:r w:rsidRPr="007576F6">
        <w:rPr>
          <w:spacing w:val="66"/>
        </w:rPr>
        <w:t xml:space="preserve"> </w:t>
      </w:r>
      <w:r>
        <w:t>For</w:t>
      </w:r>
      <w:r w:rsidRPr="007576F6">
        <w:rPr>
          <w:spacing w:val="13"/>
        </w:rPr>
        <w:t xml:space="preserve"> </w:t>
      </w:r>
      <w:r>
        <w:t>historical</w:t>
      </w:r>
      <w:r w:rsidRPr="007576F6">
        <w:rPr>
          <w:spacing w:val="14"/>
        </w:rPr>
        <w:t xml:space="preserve"> </w:t>
      </w:r>
      <w:r>
        <w:t>reasons,</w:t>
      </w:r>
      <w:r w:rsidRPr="007576F6">
        <w:rPr>
          <w:spacing w:val="19"/>
        </w:rPr>
        <w:t xml:space="preserve"> </w:t>
      </w:r>
      <w:r>
        <w:t>we</w:t>
      </w:r>
      <w:r w:rsidRPr="007576F6">
        <w:rPr>
          <w:spacing w:val="13"/>
        </w:rPr>
        <w:t xml:space="preserve"> </w:t>
      </w:r>
      <w:r>
        <w:t>call</w:t>
      </w:r>
      <w:r w:rsidRPr="007576F6">
        <w:rPr>
          <w:spacing w:val="14"/>
        </w:rPr>
        <w:t xml:space="preserve"> </w:t>
      </w:r>
      <w:r>
        <w:t>this</w:t>
      </w:r>
      <w:r w:rsidRPr="007576F6">
        <w:rPr>
          <w:spacing w:val="13"/>
        </w:rPr>
        <w:t xml:space="preserve"> </w:t>
      </w:r>
      <w:r>
        <w:t>the</w:t>
      </w:r>
      <w:r w:rsidRPr="007576F6">
        <w:rPr>
          <w:spacing w:val="14"/>
        </w:rPr>
        <w:t xml:space="preserve"> </w:t>
      </w:r>
      <w:r>
        <w:t>XCAL</w:t>
      </w:r>
      <w:r w:rsidRPr="007576F6">
        <w:rPr>
          <w:spacing w:val="13"/>
        </w:rPr>
        <w:t xml:space="preserve"> </w:t>
      </w:r>
      <w:r>
        <w:t>equation</w:t>
      </w:r>
      <w:r w:rsidRPr="007576F6">
        <w:rPr>
          <w:spacing w:val="14"/>
        </w:rPr>
        <w:t xml:space="preserve"> </w:t>
      </w:r>
      <w:r w:rsidRPr="007576F6">
        <w:rPr>
          <w:spacing w:val="-2"/>
        </w:rPr>
        <w:t>(eXtended</w:t>
      </w:r>
      <w:del w:id="758" w:author="Author" w:date="2022-09-10T01:53:00Z">
        <w:r>
          <w:delText xml:space="preserve"> </w:delText>
        </w:r>
      </w:del>
    </w:p>
    <w:p w14:paraId="0ECD560B" w14:textId="77777777" w:rsidR="00A529FC" w:rsidRDefault="00A529FC">
      <w:pPr>
        <w:spacing w:line="256" w:lineRule="auto"/>
        <w:jc w:val="both"/>
        <w:rPr>
          <w:ins w:id="759" w:author="Author" w:date="2022-09-10T01:53:00Z"/>
        </w:rPr>
        <w:sectPr w:rsidR="00A529FC">
          <w:type w:val="continuous"/>
          <w:pgSz w:w="12240" w:h="15840"/>
          <w:pgMar w:top="1180" w:right="1320" w:bottom="280" w:left="1320" w:header="397" w:footer="0" w:gutter="0"/>
          <w:cols w:space="720"/>
        </w:sectPr>
      </w:pPr>
    </w:p>
    <w:p w14:paraId="604225C3" w14:textId="77777777" w:rsidR="00ED530C" w:rsidRDefault="00000000">
      <w:pPr>
        <w:pStyle w:val="BodyText"/>
        <w:spacing w:before="41" w:line="256" w:lineRule="auto"/>
        <w:ind w:left="120" w:right="119" w:firstLine="298"/>
        <w:jc w:val="both"/>
        <w:rPr>
          <w:del w:id="760" w:author="Author" w:date="2022-09-10T01:53:00Z"/>
        </w:rPr>
      </w:pPr>
      <w:r>
        <w:lastRenderedPageBreak/>
        <w:t>Contrastive</w:t>
      </w:r>
      <w:r>
        <w:rPr>
          <w:spacing w:val="-1"/>
        </w:rPr>
        <w:t xml:space="preserve"> </w:t>
      </w:r>
      <w:r>
        <w:t>Attractor</w:t>
      </w:r>
      <w:r>
        <w:rPr>
          <w:spacing w:val="-1"/>
        </w:rPr>
        <w:t xml:space="preserve"> </w:t>
      </w:r>
      <w:r>
        <w:t>Learning), and</w:t>
      </w:r>
      <w:r>
        <w:rPr>
          <w:spacing w:val="-1"/>
        </w:rPr>
        <w:t xml:space="preserve"> </w:t>
      </w:r>
      <w:r>
        <w:t>it</w:t>
      </w:r>
      <w:r>
        <w:rPr>
          <w:spacing w:val="-1"/>
        </w:rPr>
        <w:t xml:space="preserve"> </w:t>
      </w:r>
      <w:r>
        <w:t>is</w:t>
      </w:r>
      <w:r>
        <w:rPr>
          <w:spacing w:val="-1"/>
        </w:rPr>
        <w:t xml:space="preserve"> </w:t>
      </w:r>
      <w:r>
        <w:t>functionally</w:t>
      </w:r>
      <w:r>
        <w:rPr>
          <w:spacing w:val="-1"/>
        </w:rPr>
        <w:t xml:space="preserve"> </w:t>
      </w:r>
      <w:r>
        <w:t>very</w:t>
      </w:r>
      <w:r>
        <w:rPr>
          <w:spacing w:val="-1"/>
        </w:rPr>
        <w:t xml:space="preserve"> </w:t>
      </w:r>
      <w:r>
        <w:t>similar</w:t>
      </w:r>
      <w:r>
        <w:rPr>
          <w:spacing w:val="-1"/>
        </w:rPr>
        <w:t xml:space="preserve"> </w:t>
      </w:r>
      <w:r>
        <w:t>to</w:t>
      </w:r>
      <w:r>
        <w:rPr>
          <w:spacing w:val="-1"/>
        </w:rPr>
        <w:t xml:space="preserve"> </w:t>
      </w:r>
      <w:r>
        <w:t>the</w:t>
      </w:r>
      <w:r>
        <w:rPr>
          <w:spacing w:val="-1"/>
        </w:rPr>
        <w:t xml:space="preserve"> </w:t>
      </w:r>
      <w:r>
        <w:t>BCM</w:t>
      </w:r>
      <w:r>
        <w:rPr>
          <w:spacing w:val="-1"/>
        </w:rPr>
        <w:t xml:space="preserve"> </w:t>
      </w:r>
      <w:r>
        <w:t>learning</w:t>
      </w:r>
      <w:r>
        <w:rPr>
          <w:spacing w:val="-1"/>
        </w:rPr>
        <w:t xml:space="preserve"> </w:t>
      </w:r>
      <w:r>
        <w:t>rule</w:t>
      </w:r>
      <w:r>
        <w:rPr>
          <w:spacing w:val="-1"/>
        </w:rPr>
        <w:t xml:space="preserve"> </w:t>
      </w:r>
      <w:r>
        <w:t>developed</w:t>
      </w:r>
      <w:r>
        <w:rPr>
          <w:spacing w:val="-1"/>
        </w:rPr>
        <w:t xml:space="preserve"> </w:t>
      </w:r>
      <w:r>
        <w:t>by Bienenstock et al. (1982).</w:t>
      </w:r>
      <w:r>
        <w:rPr>
          <w:spacing w:val="34"/>
        </w:rPr>
        <w:t xml:space="preserve"> </w:t>
      </w:r>
      <w:r>
        <w:t>The essential learning dynamic involves a Hebbian co-product of sending neu- ron</w:t>
      </w:r>
      <w:r>
        <w:rPr>
          <w:spacing w:val="-12"/>
        </w:rPr>
        <w:t xml:space="preserve"> </w:t>
      </w:r>
      <w:r>
        <w:t>activation</w:t>
      </w:r>
      <w:r>
        <w:rPr>
          <w:spacing w:val="-11"/>
        </w:rPr>
        <w:t xml:space="preserve"> </w:t>
      </w:r>
      <w:r>
        <w:t>times</w:t>
      </w:r>
      <w:r>
        <w:rPr>
          <w:spacing w:val="-12"/>
        </w:rPr>
        <w:t xml:space="preserve"> </w:t>
      </w:r>
      <w:r>
        <w:t>receiving</w:t>
      </w:r>
      <w:r>
        <w:rPr>
          <w:spacing w:val="-12"/>
        </w:rPr>
        <w:t xml:space="preserve"> </w:t>
      </w:r>
      <w:r>
        <w:t>neuron</w:t>
      </w:r>
      <w:r>
        <w:rPr>
          <w:spacing w:val="-11"/>
        </w:rPr>
        <w:t xml:space="preserve"> </w:t>
      </w:r>
      <w:r>
        <w:t>activation,</w:t>
      </w:r>
      <w:r>
        <w:rPr>
          <w:spacing w:val="-11"/>
        </w:rPr>
        <w:t xml:space="preserve"> </w:t>
      </w:r>
      <w:r>
        <w:t>which</w:t>
      </w:r>
      <w:r>
        <w:rPr>
          <w:spacing w:val="-12"/>
        </w:rPr>
        <w:t xml:space="preserve"> </w:t>
      </w:r>
      <w:r>
        <w:t>biologically</w:t>
      </w:r>
      <w:r>
        <w:rPr>
          <w:spacing w:val="-12"/>
        </w:rPr>
        <w:t xml:space="preserve"> </w:t>
      </w:r>
      <w:r>
        <w:t>reflects</w:t>
      </w:r>
      <w:r>
        <w:rPr>
          <w:spacing w:val="-11"/>
        </w:rPr>
        <w:t xml:space="preserve"> </w:t>
      </w:r>
      <w:r>
        <w:t>the</w:t>
      </w:r>
      <w:r>
        <w:rPr>
          <w:spacing w:val="-12"/>
        </w:rPr>
        <w:t xml:space="preserve"> </w:t>
      </w:r>
      <w:r>
        <w:t>amount</w:t>
      </w:r>
      <w:r>
        <w:rPr>
          <w:spacing w:val="-12"/>
        </w:rPr>
        <w:t xml:space="preserve"> </w:t>
      </w:r>
      <w:r>
        <w:t>of</w:t>
      </w:r>
      <w:r>
        <w:rPr>
          <w:spacing w:val="-11"/>
        </w:rPr>
        <w:t xml:space="preserve"> </w:t>
      </w:r>
      <w:r>
        <w:t>calcium</w:t>
      </w:r>
      <w:r>
        <w:rPr>
          <w:spacing w:val="-12"/>
        </w:rPr>
        <w:t xml:space="preserve"> </w:t>
      </w:r>
      <w:r>
        <w:t>entering through</w:t>
      </w:r>
      <w:r>
        <w:rPr>
          <w:spacing w:val="-4"/>
        </w:rPr>
        <w:t xml:space="preserve"> </w:t>
      </w:r>
      <w:r>
        <w:t>NMDA</w:t>
      </w:r>
      <w:r>
        <w:rPr>
          <w:spacing w:val="-4"/>
        </w:rPr>
        <w:t xml:space="preserve"> </w:t>
      </w:r>
      <w:r>
        <w:t>channels,</w:t>
      </w:r>
      <w:r>
        <w:rPr>
          <w:spacing w:val="-3"/>
        </w:rPr>
        <w:t xml:space="preserve"> </w:t>
      </w:r>
      <w:r>
        <w:t>and</w:t>
      </w:r>
      <w:r>
        <w:rPr>
          <w:spacing w:val="-4"/>
        </w:rPr>
        <w:t xml:space="preserve"> </w:t>
      </w:r>
      <w:r>
        <w:t>this</w:t>
      </w:r>
      <w:r>
        <w:rPr>
          <w:spacing w:val="-4"/>
        </w:rPr>
        <w:t xml:space="preserve"> </w:t>
      </w:r>
      <w:r>
        <w:t>co-product</w:t>
      </w:r>
      <w:r>
        <w:rPr>
          <w:spacing w:val="-4"/>
        </w:rPr>
        <w:t xml:space="preserve"> </w:t>
      </w:r>
      <w:r>
        <w:t>is</w:t>
      </w:r>
      <w:r>
        <w:rPr>
          <w:spacing w:val="-4"/>
        </w:rPr>
        <w:t xml:space="preserve"> </w:t>
      </w:r>
      <w:r>
        <w:t>then</w:t>
      </w:r>
      <w:r>
        <w:rPr>
          <w:spacing w:val="-4"/>
        </w:rPr>
        <w:t xml:space="preserve"> </w:t>
      </w:r>
      <w:r>
        <w:t>compared</w:t>
      </w:r>
      <w:r>
        <w:rPr>
          <w:spacing w:val="-4"/>
        </w:rPr>
        <w:t xml:space="preserve"> </w:t>
      </w:r>
      <w:r>
        <w:t>against</w:t>
      </w:r>
      <w:r>
        <w:rPr>
          <w:spacing w:val="-4"/>
        </w:rPr>
        <w:t xml:space="preserve"> </w:t>
      </w:r>
      <w:r>
        <w:t>a</w:t>
      </w:r>
      <w:r>
        <w:rPr>
          <w:spacing w:val="-4"/>
        </w:rPr>
        <w:t xml:space="preserve"> </w:t>
      </w:r>
      <w:r>
        <w:t>floating</w:t>
      </w:r>
      <w:r>
        <w:rPr>
          <w:spacing w:val="-4"/>
        </w:rPr>
        <w:t xml:space="preserve"> </w:t>
      </w:r>
      <w:r>
        <w:t>threshold</w:t>
      </w:r>
      <w:r>
        <w:rPr>
          <w:spacing w:val="-4"/>
        </w:rPr>
        <w:t xml:space="preserve"> </w:t>
      </w:r>
      <w:r>
        <w:t>value.</w:t>
      </w:r>
      <w:r>
        <w:rPr>
          <w:spacing w:val="18"/>
        </w:rPr>
        <w:t xml:space="preserve"> </w:t>
      </w:r>
      <w:r>
        <w:t>To</w:t>
      </w:r>
      <w:r>
        <w:rPr>
          <w:spacing w:val="-4"/>
        </w:rPr>
        <w:t xml:space="preserve"> </w:t>
      </w:r>
      <w:r>
        <w:t>pro- duce the Hebbian learning dynamic, this floating threshold is based on a long-term running average of the receiving</w:t>
      </w:r>
      <w:r>
        <w:rPr>
          <w:spacing w:val="-7"/>
        </w:rPr>
        <w:t xml:space="preserve"> </w:t>
      </w:r>
      <w:r>
        <w:t>neuron</w:t>
      </w:r>
      <w:r>
        <w:rPr>
          <w:spacing w:val="-7"/>
        </w:rPr>
        <w:t xml:space="preserve"> </w:t>
      </w:r>
      <w:r>
        <w:t>activation. This</w:t>
      </w:r>
      <w:r>
        <w:rPr>
          <w:spacing w:val="-7"/>
        </w:rPr>
        <w:t xml:space="preserve"> </w:t>
      </w:r>
      <w:r>
        <w:t>is</w:t>
      </w:r>
      <w:r>
        <w:rPr>
          <w:spacing w:val="-7"/>
        </w:rPr>
        <w:t xml:space="preserve"> </w:t>
      </w:r>
      <w:r>
        <w:t>the</w:t>
      </w:r>
      <w:r>
        <w:rPr>
          <w:spacing w:val="-7"/>
        </w:rPr>
        <w:t xml:space="preserve"> </w:t>
      </w:r>
      <w:r>
        <w:t>key</w:t>
      </w:r>
      <w:r>
        <w:rPr>
          <w:spacing w:val="-7"/>
        </w:rPr>
        <w:t xml:space="preserve"> </w:t>
      </w:r>
      <w:r>
        <w:t>idea</w:t>
      </w:r>
      <w:r>
        <w:rPr>
          <w:spacing w:val="-7"/>
        </w:rPr>
        <w:t xml:space="preserve"> </w:t>
      </w:r>
      <w:r>
        <w:t>for</w:t>
      </w:r>
      <w:r>
        <w:rPr>
          <w:spacing w:val="-7"/>
        </w:rPr>
        <w:t xml:space="preserve"> </w:t>
      </w:r>
      <w:r>
        <w:t>the</w:t>
      </w:r>
      <w:r>
        <w:rPr>
          <w:spacing w:val="-7"/>
        </w:rPr>
        <w:t xml:space="preserve"> </w:t>
      </w:r>
      <w:r>
        <w:t>BCM</w:t>
      </w:r>
      <w:r>
        <w:rPr>
          <w:spacing w:val="-7"/>
        </w:rPr>
        <w:t xml:space="preserve"> </w:t>
      </w:r>
      <w:r>
        <w:t>algorithm. To</w:t>
      </w:r>
      <w:r>
        <w:rPr>
          <w:spacing w:val="-7"/>
        </w:rPr>
        <w:t xml:space="preserve"> </w:t>
      </w:r>
      <w:r>
        <w:t>produce</w:t>
      </w:r>
      <w:r>
        <w:rPr>
          <w:spacing w:val="-7"/>
        </w:rPr>
        <w:t xml:space="preserve"> </w:t>
      </w:r>
      <w:r>
        <w:t>error-driven</w:t>
      </w:r>
      <w:r>
        <w:rPr>
          <w:spacing w:val="-7"/>
        </w:rPr>
        <w:t xml:space="preserve"> </w:t>
      </w:r>
      <w:r>
        <w:t>learning, the</w:t>
      </w:r>
      <w:r w:rsidRPr="007576F6">
        <w:rPr>
          <w:spacing w:val="-12"/>
        </w:rPr>
        <w:t xml:space="preserve"> </w:t>
      </w:r>
      <w:r>
        <w:t>floating</w:t>
      </w:r>
      <w:r w:rsidRPr="007576F6">
        <w:rPr>
          <w:spacing w:val="-12"/>
        </w:rPr>
        <w:t xml:space="preserve"> </w:t>
      </w:r>
      <w:r>
        <w:t>threshold</w:t>
      </w:r>
      <w:r w:rsidRPr="007576F6">
        <w:rPr>
          <w:spacing w:val="-12"/>
        </w:rPr>
        <w:t xml:space="preserve"> </w:t>
      </w:r>
      <w:r>
        <w:t>is</w:t>
      </w:r>
      <w:r w:rsidRPr="007576F6">
        <w:rPr>
          <w:spacing w:val="-12"/>
        </w:rPr>
        <w:t xml:space="preserve"> </w:t>
      </w:r>
      <w:r>
        <w:t>based</w:t>
      </w:r>
      <w:r w:rsidRPr="007576F6">
        <w:rPr>
          <w:spacing w:val="-12"/>
        </w:rPr>
        <w:t xml:space="preserve"> </w:t>
      </w:r>
      <w:r>
        <w:t>on</w:t>
      </w:r>
      <w:r w:rsidRPr="007576F6">
        <w:rPr>
          <w:spacing w:val="-12"/>
        </w:rPr>
        <w:t xml:space="preserve"> </w:t>
      </w:r>
      <w:r>
        <w:t>a</w:t>
      </w:r>
      <w:r w:rsidRPr="007576F6">
        <w:rPr>
          <w:spacing w:val="-12"/>
        </w:rPr>
        <w:t xml:space="preserve"> </w:t>
      </w:r>
      <w:r>
        <w:t>much</w:t>
      </w:r>
      <w:r w:rsidRPr="007576F6">
        <w:rPr>
          <w:spacing w:val="-12"/>
        </w:rPr>
        <w:t xml:space="preserve"> </w:t>
      </w:r>
      <w:r>
        <w:t>faster</w:t>
      </w:r>
      <w:r w:rsidRPr="007576F6">
        <w:rPr>
          <w:spacing w:val="-12"/>
        </w:rPr>
        <w:t xml:space="preserve"> </w:t>
      </w:r>
      <w:r>
        <w:t>running</w:t>
      </w:r>
      <w:r w:rsidRPr="007576F6">
        <w:rPr>
          <w:spacing w:val="-12"/>
        </w:rPr>
        <w:t xml:space="preserve"> </w:t>
      </w:r>
      <w:r>
        <w:t>average</w:t>
      </w:r>
      <w:r w:rsidRPr="007576F6">
        <w:rPr>
          <w:spacing w:val="-12"/>
        </w:rPr>
        <w:t xml:space="preserve"> </w:t>
      </w:r>
      <w:r>
        <w:t>of</w:t>
      </w:r>
      <w:r w:rsidRPr="007576F6">
        <w:rPr>
          <w:spacing w:val="-12"/>
        </w:rPr>
        <w:t xml:space="preserve"> </w:t>
      </w:r>
      <w:r>
        <w:t>activation</w:t>
      </w:r>
      <w:r w:rsidRPr="007576F6">
        <w:rPr>
          <w:spacing w:val="-12"/>
        </w:rPr>
        <w:t xml:space="preserve"> </w:t>
      </w:r>
      <w:r>
        <w:t>co-products,</w:t>
      </w:r>
      <w:r w:rsidRPr="007576F6">
        <w:rPr>
          <w:spacing w:val="-12"/>
        </w:rPr>
        <w:t xml:space="preserve"> </w:t>
      </w:r>
      <w:r>
        <w:t>which</w:t>
      </w:r>
      <w:r w:rsidRPr="007576F6">
        <w:rPr>
          <w:spacing w:val="-12"/>
        </w:rPr>
        <w:t xml:space="preserve"> </w:t>
      </w:r>
      <w:r>
        <w:t>reflects</w:t>
      </w:r>
      <w:r w:rsidRPr="007576F6">
        <w:rPr>
          <w:spacing w:val="-12"/>
        </w:rPr>
        <w:t xml:space="preserve"> </w:t>
      </w:r>
      <w:r w:rsidRPr="007576F6">
        <w:t>an</w:t>
      </w:r>
    </w:p>
    <w:p w14:paraId="64AF918A" w14:textId="77777777" w:rsidR="00ED530C" w:rsidRDefault="00ED530C">
      <w:pPr>
        <w:spacing w:line="256" w:lineRule="auto"/>
        <w:jc w:val="both"/>
        <w:rPr>
          <w:del w:id="761" w:author="Author" w:date="2022-09-10T01:53:00Z"/>
        </w:rPr>
        <w:sectPr w:rsidR="00ED530C">
          <w:type w:val="continuous"/>
          <w:pgSz w:w="12240" w:h="15840"/>
          <w:pgMar w:top="1180" w:right="1320" w:bottom="280" w:left="1320" w:header="397" w:footer="0" w:gutter="0"/>
          <w:cols w:space="720"/>
        </w:sectPr>
      </w:pPr>
    </w:p>
    <w:p w14:paraId="766AA269" w14:textId="3E6F43F5" w:rsidR="00A529FC" w:rsidRDefault="00000000" w:rsidP="007576F6">
      <w:pPr>
        <w:pStyle w:val="BodyText"/>
        <w:spacing w:before="149" w:line="256" w:lineRule="auto"/>
        <w:ind w:left="120" w:right="119"/>
        <w:jc w:val="both"/>
      </w:pPr>
      <w:ins w:id="762" w:author="Author" w:date="2022-09-10T01:53:00Z">
        <w:r>
          <w:t xml:space="preserve"> </w:t>
        </w:r>
      </w:ins>
      <w:r>
        <w:t>expectation</w:t>
      </w:r>
      <w:r w:rsidRPr="007576F6">
        <w:t xml:space="preserve"> </w:t>
      </w:r>
      <w:r>
        <w:t>or</w:t>
      </w:r>
      <w:r w:rsidRPr="007576F6">
        <w:t xml:space="preserve"> </w:t>
      </w:r>
      <w:r>
        <w:t>prediction,</w:t>
      </w:r>
      <w:r w:rsidRPr="007576F6">
        <w:t xml:space="preserve"> </w:t>
      </w:r>
      <w:r>
        <w:t>against</w:t>
      </w:r>
      <w:r w:rsidRPr="007576F6">
        <w:t xml:space="preserve"> </w:t>
      </w:r>
      <w:r>
        <w:t>which</w:t>
      </w:r>
      <w:r w:rsidRPr="007576F6">
        <w:t xml:space="preserve"> </w:t>
      </w:r>
      <w:r>
        <w:t>the</w:t>
      </w:r>
      <w:r w:rsidRPr="007576F6">
        <w:t xml:space="preserve"> </w:t>
      </w:r>
      <w:r>
        <w:t>instantaneous,</w:t>
      </w:r>
      <w:r w:rsidRPr="007576F6">
        <w:t xml:space="preserve"> </w:t>
      </w:r>
      <w:r>
        <w:t>later</w:t>
      </w:r>
      <w:r w:rsidRPr="007576F6">
        <w:t xml:space="preserve"> </w:t>
      </w:r>
      <w:r>
        <w:t>outcome</w:t>
      </w:r>
      <w:r w:rsidRPr="007576F6">
        <w:t xml:space="preserve"> </w:t>
      </w:r>
      <w:r>
        <w:t>is</w:t>
      </w:r>
      <w:r w:rsidRPr="007576F6">
        <w:t xml:space="preserve"> compared.</w:t>
      </w:r>
    </w:p>
    <w:p w14:paraId="73E57BBF" w14:textId="77777777" w:rsidR="00A529FC" w:rsidRDefault="00000000" w:rsidP="007576F6">
      <w:pPr>
        <w:pStyle w:val="BodyText"/>
        <w:spacing w:before="43" w:line="256" w:lineRule="auto"/>
        <w:ind w:left="120" w:right="119" w:firstLine="298"/>
        <w:jc w:val="both"/>
      </w:pPr>
      <w:r>
        <w:t>Weights are subject to a contrast enhancement function, which compensates for the soft (exponential) weight bounding that keeps weights within the normalized 0-1 range.</w:t>
      </w:r>
      <w:r>
        <w:rPr>
          <w:spacing w:val="40"/>
        </w:rPr>
        <w:t xml:space="preserve"> </w:t>
      </w:r>
      <w:r>
        <w:t>Contrast enhancement is important for</w:t>
      </w:r>
      <w:r>
        <w:rPr>
          <w:spacing w:val="-5"/>
        </w:rPr>
        <w:t xml:space="preserve"> </w:t>
      </w:r>
      <w:r>
        <w:t>enhancing</w:t>
      </w:r>
      <w:r>
        <w:rPr>
          <w:spacing w:val="-5"/>
        </w:rPr>
        <w:t xml:space="preserve"> </w:t>
      </w:r>
      <w:r>
        <w:t>the</w:t>
      </w:r>
      <w:r>
        <w:rPr>
          <w:spacing w:val="-5"/>
        </w:rPr>
        <w:t xml:space="preserve"> </w:t>
      </w:r>
      <w:r>
        <w:t>selectivity</w:t>
      </w:r>
      <w:r>
        <w:rPr>
          <w:spacing w:val="-5"/>
        </w:rPr>
        <w:t xml:space="preserve"> </w:t>
      </w:r>
      <w:r>
        <w:t>of</w:t>
      </w:r>
      <w:r>
        <w:rPr>
          <w:spacing w:val="-5"/>
        </w:rPr>
        <w:t xml:space="preserve"> </w:t>
      </w:r>
      <w:r>
        <w:t>self-organizing</w:t>
      </w:r>
      <w:r>
        <w:rPr>
          <w:spacing w:val="-5"/>
        </w:rPr>
        <w:t xml:space="preserve"> </w:t>
      </w:r>
      <w:r>
        <w:t>learning,</w:t>
      </w:r>
      <w:r>
        <w:rPr>
          <w:spacing w:val="-4"/>
        </w:rPr>
        <w:t xml:space="preserve"> </w:t>
      </w:r>
      <w:r>
        <w:t>and</w:t>
      </w:r>
      <w:r>
        <w:rPr>
          <w:spacing w:val="-5"/>
        </w:rPr>
        <w:t xml:space="preserve"> </w:t>
      </w:r>
      <w:r>
        <w:t>generally</w:t>
      </w:r>
      <w:r>
        <w:rPr>
          <w:spacing w:val="-5"/>
        </w:rPr>
        <w:t xml:space="preserve"> </w:t>
      </w:r>
      <w:r>
        <w:t>results</w:t>
      </w:r>
      <w:r>
        <w:rPr>
          <w:spacing w:val="-5"/>
        </w:rPr>
        <w:t xml:space="preserve"> </w:t>
      </w:r>
      <w:r>
        <w:t>in</w:t>
      </w:r>
      <w:r>
        <w:rPr>
          <w:spacing w:val="-5"/>
        </w:rPr>
        <w:t xml:space="preserve"> </w:t>
      </w:r>
      <w:r>
        <w:t>faster</w:t>
      </w:r>
      <w:r>
        <w:rPr>
          <w:spacing w:val="-5"/>
        </w:rPr>
        <w:t xml:space="preserve"> </w:t>
      </w:r>
      <w:r>
        <w:t>learning</w:t>
      </w:r>
      <w:r>
        <w:rPr>
          <w:spacing w:val="-5"/>
        </w:rPr>
        <w:t xml:space="preserve"> </w:t>
      </w:r>
      <w:r>
        <w:t>with</w:t>
      </w:r>
      <w:r>
        <w:rPr>
          <w:spacing w:val="-5"/>
        </w:rPr>
        <w:t xml:space="preserve"> </w:t>
      </w:r>
      <w:r>
        <w:t>better overall</w:t>
      </w:r>
      <w:r>
        <w:rPr>
          <w:spacing w:val="-10"/>
        </w:rPr>
        <w:t xml:space="preserve"> </w:t>
      </w:r>
      <w:r>
        <w:t>results. Learning</w:t>
      </w:r>
      <w:r>
        <w:rPr>
          <w:spacing w:val="-10"/>
        </w:rPr>
        <w:t xml:space="preserve"> </w:t>
      </w:r>
      <w:r>
        <w:t>operates</w:t>
      </w:r>
      <w:r>
        <w:rPr>
          <w:spacing w:val="-10"/>
        </w:rPr>
        <w:t xml:space="preserve"> </w:t>
      </w:r>
      <w:r>
        <w:t>on</w:t>
      </w:r>
      <w:r>
        <w:rPr>
          <w:spacing w:val="-10"/>
        </w:rPr>
        <w:t xml:space="preserve"> </w:t>
      </w:r>
      <w:r>
        <w:t>the</w:t>
      </w:r>
      <w:r>
        <w:rPr>
          <w:spacing w:val="-10"/>
        </w:rPr>
        <w:t xml:space="preserve"> </w:t>
      </w:r>
      <w:r>
        <w:t>underlying</w:t>
      </w:r>
      <w:r>
        <w:rPr>
          <w:spacing w:val="-10"/>
        </w:rPr>
        <w:t xml:space="preserve"> </w:t>
      </w:r>
      <w:r>
        <w:t>internal</w:t>
      </w:r>
      <w:r>
        <w:rPr>
          <w:spacing w:val="-10"/>
        </w:rPr>
        <w:t xml:space="preserve"> </w:t>
      </w:r>
      <w:r>
        <w:t>linear</w:t>
      </w:r>
      <w:r>
        <w:rPr>
          <w:spacing w:val="-10"/>
        </w:rPr>
        <w:t xml:space="preserve"> </w:t>
      </w:r>
      <w:r>
        <w:t>weight</w:t>
      </w:r>
      <w:r>
        <w:rPr>
          <w:spacing w:val="-10"/>
        </w:rPr>
        <w:t xml:space="preserve"> </w:t>
      </w:r>
      <w:r>
        <w:t>value. Biologically,</w:t>
      </w:r>
      <w:r>
        <w:rPr>
          <w:spacing w:val="-10"/>
        </w:rPr>
        <w:t xml:space="preserve"> </w:t>
      </w:r>
      <w:r>
        <w:t>we</w:t>
      </w:r>
      <w:r>
        <w:rPr>
          <w:spacing w:val="-10"/>
        </w:rPr>
        <w:t xml:space="preserve"> </w:t>
      </w:r>
      <w:r>
        <w:t>associate the underlying linear weight value with internal synaptic factors such as actin scaffolding, CaMKII phos- phorlation level, etc, while the contrast enhancement operates at the level of AMPA receptor expression.</w:t>
      </w:r>
    </w:p>
    <w:p w14:paraId="45C933EA" w14:textId="77777777" w:rsidR="00A529FC" w:rsidRDefault="00000000" w:rsidP="007576F6">
      <w:pPr>
        <w:pStyle w:val="BodyText"/>
        <w:spacing w:before="41"/>
        <w:ind w:left="120" w:right="118" w:firstLine="298"/>
        <w:jc w:val="both"/>
      </w:pPr>
      <w:r>
        <w:t>The</w:t>
      </w:r>
      <w:r>
        <w:rPr>
          <w:spacing w:val="-2"/>
        </w:rPr>
        <w:t xml:space="preserve"> </w:t>
      </w:r>
      <w:r>
        <w:t>following</w:t>
      </w:r>
      <w:r>
        <w:rPr>
          <w:spacing w:val="-2"/>
        </w:rPr>
        <w:t xml:space="preserve"> </w:t>
      </w:r>
      <w:r>
        <w:t>shows</w:t>
      </w:r>
      <w:r>
        <w:rPr>
          <w:spacing w:val="-2"/>
        </w:rPr>
        <w:t xml:space="preserve"> </w:t>
      </w:r>
      <w:r>
        <w:t>the</w:t>
      </w:r>
      <w:r>
        <w:rPr>
          <w:spacing w:val="-2"/>
        </w:rPr>
        <w:t xml:space="preserve"> </w:t>
      </w:r>
      <w:r>
        <w:t>main</w:t>
      </w:r>
      <w:r>
        <w:rPr>
          <w:spacing w:val="-2"/>
        </w:rPr>
        <w:t xml:space="preserve"> </w:t>
      </w:r>
      <w:r>
        <w:t>equations</w:t>
      </w:r>
      <w:r>
        <w:rPr>
          <w:spacing w:val="-2"/>
        </w:rPr>
        <w:t xml:space="preserve"> </w:t>
      </w:r>
      <w:r>
        <w:t>used</w:t>
      </w:r>
      <w:r>
        <w:rPr>
          <w:spacing w:val="-2"/>
        </w:rPr>
        <w:t xml:space="preserve"> </w:t>
      </w:r>
      <w:r>
        <w:t>to</w:t>
      </w:r>
      <w:r>
        <w:rPr>
          <w:spacing w:val="-2"/>
        </w:rPr>
        <w:t xml:space="preserve"> </w:t>
      </w:r>
      <w:r>
        <w:t>simulate</w:t>
      </w:r>
      <w:r>
        <w:rPr>
          <w:spacing w:val="-2"/>
        </w:rPr>
        <w:t xml:space="preserve"> </w:t>
      </w:r>
      <w:r>
        <w:t>neural</w:t>
      </w:r>
      <w:r>
        <w:rPr>
          <w:spacing w:val="-2"/>
        </w:rPr>
        <w:t xml:space="preserve"> </w:t>
      </w:r>
      <w:r>
        <w:t>activity</w:t>
      </w:r>
      <w:r>
        <w:rPr>
          <w:spacing w:val="-2"/>
        </w:rPr>
        <w:t xml:space="preserve"> </w:t>
      </w:r>
      <w:r>
        <w:t>and</w:t>
      </w:r>
      <w:r>
        <w:rPr>
          <w:spacing w:val="-2"/>
        </w:rPr>
        <w:t xml:space="preserve"> </w:t>
      </w:r>
      <w:r>
        <w:t>learning</w:t>
      </w:r>
      <w:r>
        <w:rPr>
          <w:spacing w:val="-2"/>
        </w:rPr>
        <w:t xml:space="preserve"> </w:t>
      </w:r>
      <w:r>
        <w:t>(see</w:t>
      </w:r>
      <w:r>
        <w:rPr>
          <w:spacing w:val="-2"/>
        </w:rPr>
        <w:t xml:space="preserve"> </w:t>
      </w:r>
      <w:r>
        <w:rPr>
          <w:rFonts w:ascii="Courier New"/>
        </w:rPr>
        <w:t>https:// github.com/emer/leabra</w:t>
      </w:r>
      <w:r>
        <w:rPr>
          <w:rFonts w:ascii="Courier New"/>
          <w:spacing w:val="-66"/>
        </w:rPr>
        <w:t xml:space="preserve"> </w:t>
      </w:r>
      <w:r>
        <w:t>in the README.md for complete details and discussion).</w:t>
      </w:r>
    </w:p>
    <w:p w14:paraId="52D976A4" w14:textId="77777777" w:rsidR="00A529FC" w:rsidRDefault="00000000">
      <w:pPr>
        <w:spacing w:before="137"/>
        <w:ind w:left="120"/>
        <w:jc w:val="both"/>
        <w:rPr>
          <w:i/>
        </w:rPr>
      </w:pPr>
      <w:r>
        <w:rPr>
          <w:i/>
        </w:rPr>
        <w:t>Activation</w:t>
      </w:r>
      <w:r>
        <w:rPr>
          <w:i/>
          <w:spacing w:val="-11"/>
        </w:rPr>
        <w:t xml:space="preserve"> </w:t>
      </w:r>
      <w:r>
        <w:rPr>
          <w:i/>
          <w:spacing w:val="-2"/>
        </w:rPr>
        <w:t>Equations</w:t>
      </w:r>
    </w:p>
    <w:p w14:paraId="7BA95B39" w14:textId="4D8EEC43" w:rsidR="00A529FC" w:rsidRDefault="002F233B" w:rsidP="007576F6">
      <w:pPr>
        <w:pStyle w:val="ListParagraph"/>
        <w:numPr>
          <w:ilvl w:val="0"/>
          <w:numId w:val="1"/>
        </w:numPr>
        <w:tabs>
          <w:tab w:val="left" w:pos="666"/>
        </w:tabs>
        <w:spacing w:before="59"/>
        <w:rPr>
          <w:rFonts w:ascii="Courier New" w:hAnsi="Courier New"/>
        </w:rPr>
      </w:pPr>
      <w:del w:id="763" w:author="Author" w:date="2022-09-10T01:53:00Z">
        <w:r>
          <w:rPr>
            <w:noProof/>
          </w:rPr>
          <mc:AlternateContent>
            <mc:Choice Requires="wps">
              <w:drawing>
                <wp:anchor distT="0" distB="0" distL="114300" distR="114300" simplePos="0" relativeHeight="487684096" behindDoc="1" locked="0" layoutInCell="1" allowOverlap="1" wp14:anchorId="7F0AB382" wp14:editId="58957504">
                  <wp:simplePos x="0" y="0"/>
                  <wp:positionH relativeFrom="page">
                    <wp:posOffset>2266315</wp:posOffset>
                  </wp:positionH>
                  <wp:positionV relativeFrom="paragraph">
                    <wp:posOffset>165100</wp:posOffset>
                  </wp:positionV>
                  <wp:extent cx="41910" cy="0"/>
                  <wp:effectExtent l="0" t="0" r="8890" b="12700"/>
                  <wp:wrapNone/>
                  <wp:docPr id="10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598093" id="Line 5" o:spid="_x0000_s1026" style="position:absolute;z-index:-1563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5pt,13pt" to="181.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" strokeweight=".14042mm">
                  <o:lock v:ext="edit" shapetype="f"/>
                  <w10:wrap anchorx="page"/>
                </v:line>
              </w:pict>
            </mc:Fallback>
          </mc:AlternateContent>
        </w:r>
      </w:del>
      <w:ins w:id="764" w:author="Author" w:date="2022-09-10T01:53:00Z">
        <w:r w:rsidR="006228F8">
          <w:rPr>
            <w:noProof/>
          </w:rPr>
          <mc:AlternateContent>
            <mc:Choice Requires="wps">
              <w:drawing>
                <wp:anchor distT="0" distB="0" distL="114300" distR="114300" simplePos="0" relativeHeight="486602240" behindDoc="1" locked="0" layoutInCell="1" allowOverlap="1" wp14:anchorId="25A7FD99" wp14:editId="38B89659">
                  <wp:simplePos x="0" y="0"/>
                  <wp:positionH relativeFrom="page">
                    <wp:posOffset>2266315</wp:posOffset>
                  </wp:positionH>
                  <wp:positionV relativeFrom="paragraph">
                    <wp:posOffset>165100</wp:posOffset>
                  </wp:positionV>
                  <wp:extent cx="41910" cy="0"/>
                  <wp:effectExtent l="0" t="0" r="8890" b="1270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EBD4A4" id="Line 5" o:spid="_x0000_s1026" style="position:absolute;z-index:-16714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78.45pt,13pt" to="181.75pt,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kEeN5uAAAAAOAQAADwAAAAAAAAAAAAAAAAAGBAAAZHJzL2Rvd25yZXYu&#13;&#10;eG1sUEsFBgAAAAAEAAQA8wAAABMFAAAAAA==&#13;&#10;" strokeweight=".14042mm">
                  <o:lock v:ext="edit" shapetype="f"/>
                  <w10:wrap anchorx="page"/>
                </v:line>
              </w:pict>
            </mc:Fallback>
          </mc:AlternateContent>
        </w:r>
      </w:ins>
      <w:r w:rsidR="00000000">
        <w:rPr>
          <w:rFonts w:ascii="Courier New" w:hAnsi="Courier New"/>
        </w:rPr>
        <w:t>GeRaw</w:t>
      </w:r>
      <w:r w:rsidR="00000000">
        <w:rPr>
          <w:rFonts w:ascii="Courier New" w:hAnsi="Courier New"/>
          <w:spacing w:val="-13"/>
        </w:rPr>
        <w:t xml:space="preserve"> </w:t>
      </w:r>
      <w:r w:rsidR="00000000">
        <w:rPr>
          <w:rFonts w:ascii="Courier New" w:hAnsi="Courier New"/>
        </w:rPr>
        <w:t>+=</w:t>
      </w:r>
      <w:r w:rsidR="00000000">
        <w:rPr>
          <w:rFonts w:ascii="Courier New" w:hAnsi="Courier New"/>
          <w:spacing w:val="-8"/>
        </w:rPr>
        <w:t xml:space="preserve"> </w:t>
      </w:r>
      <w:r w:rsidR="00000000">
        <w:rPr>
          <w:rFonts w:ascii="Courier New" w:hAnsi="Courier New"/>
        </w:rPr>
        <w:t>Sum</w:t>
      </w:r>
      <w:r w:rsidR="00000000">
        <w:rPr>
          <w:rFonts w:ascii="Courier New" w:hAnsi="Courier New"/>
          <w:spacing w:val="-54"/>
        </w:rPr>
        <w:t xml:space="preserve"> </w:t>
      </w:r>
      <w:r w:rsidR="00000000">
        <w:rPr>
          <w:rFonts w:ascii="Courier New" w:hAnsi="Courier New"/>
        </w:rPr>
        <w:t>(recv)</w:t>
      </w:r>
      <w:r w:rsidR="00000000">
        <w:rPr>
          <w:rFonts w:ascii="Courier New" w:hAnsi="Courier New"/>
          <w:spacing w:val="-9"/>
        </w:rPr>
        <w:t xml:space="preserve"> </w:t>
      </w:r>
      <w:r w:rsidR="00000000">
        <w:rPr>
          <w:rFonts w:ascii="Courier New" w:hAnsi="Courier New"/>
        </w:rPr>
        <w:t>Prjn.GScale</w:t>
      </w:r>
      <w:r w:rsidR="00000000">
        <w:rPr>
          <w:rFonts w:ascii="Courier New" w:hAnsi="Courier New"/>
          <w:spacing w:val="-8"/>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rPr>
        <w:t>Send.Act</w:t>
      </w:r>
      <w:r w:rsidR="00000000">
        <w:rPr>
          <w:rFonts w:ascii="Courier New" w:hAnsi="Courier New"/>
          <w:spacing w:val="-9"/>
        </w:rPr>
        <w:t xml:space="preserve"> </w:t>
      </w:r>
      <w:r w:rsidR="00000000">
        <w:rPr>
          <w:rFonts w:ascii="Courier New" w:hAnsi="Courier New"/>
          <w:position w:val="-3"/>
        </w:rPr>
        <w:t>*</w:t>
      </w:r>
      <w:r w:rsidR="00000000">
        <w:rPr>
          <w:rFonts w:ascii="Courier New" w:hAnsi="Courier New"/>
          <w:spacing w:val="-8"/>
          <w:position w:val="-3"/>
        </w:rPr>
        <w:t xml:space="preserve"> </w:t>
      </w:r>
      <w:r w:rsidR="00000000">
        <w:rPr>
          <w:rFonts w:ascii="Courier New" w:hAnsi="Courier New"/>
          <w:spacing w:val="-5"/>
        </w:rPr>
        <w:t>Wt</w:t>
      </w:r>
    </w:p>
    <w:p w14:paraId="2B1D9E42" w14:textId="77777777" w:rsidR="00A529FC" w:rsidRDefault="00000000" w:rsidP="007576F6">
      <w:pPr>
        <w:pStyle w:val="ListParagraph"/>
        <w:numPr>
          <w:ilvl w:val="1"/>
          <w:numId w:val="1"/>
        </w:numPr>
        <w:tabs>
          <w:tab w:val="left" w:pos="1146"/>
        </w:tabs>
        <w:spacing w:line="251" w:lineRule="exact"/>
      </w:pPr>
      <w:r>
        <w:rPr>
          <w:rFonts w:ascii="Courier New" w:hAnsi="Courier New"/>
        </w:rPr>
        <w:t>Prjn.GScale</w:t>
      </w:r>
      <w:r>
        <w:rPr>
          <w:rFonts w:ascii="Courier New" w:hAnsi="Courier New"/>
          <w:spacing w:val="-58"/>
        </w:rPr>
        <w:t xml:space="preserve"> </w:t>
      </w:r>
      <w:r>
        <w:t>is</w:t>
      </w:r>
      <w:r>
        <w:rPr>
          <w:spacing w:val="7"/>
        </w:rPr>
        <w:t xml:space="preserve"> </w:t>
      </w:r>
      <w:r>
        <w:t>the</w:t>
      </w:r>
      <w:r>
        <w:rPr>
          <w:spacing w:val="13"/>
        </w:rPr>
        <w:t xml:space="preserve"> </w:t>
      </w:r>
      <w:r>
        <w:t>Input</w:t>
      </w:r>
      <w:r>
        <w:rPr>
          <w:spacing w:val="13"/>
        </w:rPr>
        <w:t xml:space="preserve"> </w:t>
      </w:r>
      <w:r>
        <w:t>Scaling</w:t>
      </w:r>
      <w:r>
        <w:rPr>
          <w:spacing w:val="13"/>
        </w:rPr>
        <w:t xml:space="preserve"> </w:t>
      </w:r>
      <w:r>
        <w:t>factor</w:t>
      </w:r>
      <w:r>
        <w:rPr>
          <w:spacing w:val="13"/>
        </w:rPr>
        <w:t xml:space="preserve"> </w:t>
      </w:r>
      <w:r>
        <w:t>that</w:t>
      </w:r>
      <w:r>
        <w:rPr>
          <w:spacing w:val="13"/>
        </w:rPr>
        <w:t xml:space="preserve"> </w:t>
      </w:r>
      <w:r>
        <w:t>includes</w:t>
      </w:r>
      <w:r>
        <w:rPr>
          <w:spacing w:val="13"/>
        </w:rPr>
        <w:t xml:space="preserve"> </w:t>
      </w:r>
      <w:r>
        <w:t>1/N</w:t>
      </w:r>
      <w:r>
        <w:rPr>
          <w:spacing w:val="13"/>
        </w:rPr>
        <w:t xml:space="preserve"> </w:t>
      </w:r>
      <w:r>
        <w:t>to</w:t>
      </w:r>
      <w:r>
        <w:rPr>
          <w:spacing w:val="14"/>
        </w:rPr>
        <w:t xml:space="preserve"> </w:t>
      </w:r>
      <w:r>
        <w:t>compute</w:t>
      </w:r>
      <w:r>
        <w:rPr>
          <w:spacing w:val="13"/>
        </w:rPr>
        <w:t xml:space="preserve"> </w:t>
      </w:r>
      <w:r>
        <w:t>an</w:t>
      </w:r>
      <w:r>
        <w:rPr>
          <w:spacing w:val="13"/>
        </w:rPr>
        <w:t xml:space="preserve"> </w:t>
      </w:r>
      <w:r>
        <w:t>average,</w:t>
      </w:r>
      <w:r>
        <w:rPr>
          <w:spacing w:val="17"/>
        </w:rPr>
        <w:t xml:space="preserve"> </w:t>
      </w:r>
      <w:r>
        <w:t>and</w:t>
      </w:r>
      <w:r>
        <w:rPr>
          <w:spacing w:val="14"/>
        </w:rPr>
        <w:t xml:space="preserve"> </w:t>
      </w:r>
      <w:r>
        <w:rPr>
          <w:spacing w:val="-5"/>
        </w:rPr>
        <w:t>the</w:t>
      </w:r>
    </w:p>
    <w:p w14:paraId="2A4D09E4" w14:textId="77777777" w:rsidR="00A529FC" w:rsidRDefault="00000000">
      <w:pPr>
        <w:pStyle w:val="BodyText"/>
        <w:ind w:left="1145"/>
      </w:pPr>
      <w:r>
        <w:rPr>
          <w:rFonts w:ascii="Courier New"/>
        </w:rPr>
        <w:t>WtScaleParams</w:t>
      </w:r>
      <w:r>
        <w:rPr>
          <w:rFonts w:ascii="Courier New"/>
          <w:spacing w:val="-61"/>
        </w:rPr>
        <w:t xml:space="preserve"> </w:t>
      </w:r>
      <w:r>
        <w:rPr>
          <w:rFonts w:ascii="Courier New"/>
        </w:rPr>
        <w:t>Abs</w:t>
      </w:r>
      <w:r>
        <w:rPr>
          <w:rFonts w:ascii="Courier New"/>
          <w:spacing w:val="-61"/>
        </w:rPr>
        <w:t xml:space="preserve"> </w:t>
      </w:r>
      <w:r>
        <w:t>absolute</w:t>
      </w:r>
      <w:r>
        <w:rPr>
          <w:spacing w:val="-9"/>
        </w:rPr>
        <w:t xml:space="preserve"> </w:t>
      </w:r>
      <w:r>
        <w:t>scaling</w:t>
      </w:r>
      <w:r>
        <w:rPr>
          <w:spacing w:val="-4"/>
        </w:rPr>
        <w:t xml:space="preserve"> </w:t>
      </w:r>
      <w:r>
        <w:t xml:space="preserve">and </w:t>
      </w:r>
      <w:r>
        <w:rPr>
          <w:rFonts w:ascii="Courier New"/>
        </w:rPr>
        <w:t>Rel</w:t>
      </w:r>
      <w:r>
        <w:rPr>
          <w:rFonts w:ascii="Courier New"/>
          <w:spacing w:val="-61"/>
        </w:rPr>
        <w:t xml:space="preserve"> </w:t>
      </w:r>
      <w:r>
        <w:t>relative scaling,</w:t>
      </w:r>
      <w:r>
        <w:rPr>
          <w:spacing w:val="10"/>
        </w:rPr>
        <w:t xml:space="preserve"> </w:t>
      </w:r>
      <w:r>
        <w:t>which allow one to easily modulate the overall strength of different input projections.</w:t>
      </w:r>
    </w:p>
    <w:p w14:paraId="68814758" w14:textId="77777777" w:rsidR="00A529FC" w:rsidRDefault="00A529FC">
      <w:pPr>
        <w:pStyle w:val="BodyText"/>
        <w:spacing w:before="3"/>
      </w:pPr>
    </w:p>
    <w:p w14:paraId="429ADACD" w14:textId="77777777" w:rsidR="00A529FC" w:rsidRDefault="00000000" w:rsidP="007576F6">
      <w:pPr>
        <w:pStyle w:val="ListParagraph"/>
        <w:numPr>
          <w:ilvl w:val="0"/>
          <w:numId w:val="1"/>
        </w:numPr>
        <w:tabs>
          <w:tab w:val="left" w:pos="666"/>
        </w:tabs>
        <w:rPr>
          <w:rFonts w:ascii="Courier New" w:hAnsi="Courier New"/>
        </w:rPr>
      </w:pPr>
      <w:r>
        <w:rPr>
          <w:rFonts w:ascii="Courier New" w:hAnsi="Courier New"/>
        </w:rPr>
        <w:t>Ge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8"/>
        </w:rPr>
        <w:t xml:space="preserve"> </w:t>
      </w:r>
      <w:r>
        <w:rPr>
          <w:rFonts w:ascii="Courier New" w:hAnsi="Courier New"/>
        </w:rPr>
        <w:t>DtParams.GTau)</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(GeRaw</w:t>
      </w:r>
      <w:r>
        <w:rPr>
          <w:rFonts w:ascii="Courier New" w:hAnsi="Courier New"/>
          <w:spacing w:val="-7"/>
        </w:rPr>
        <w:t xml:space="preserve"> </w:t>
      </w:r>
      <w:r>
        <w:rPr>
          <w:rFonts w:ascii="Courier New" w:hAnsi="Courier New"/>
        </w:rPr>
        <w:t>-</w:t>
      </w:r>
      <w:r>
        <w:rPr>
          <w:rFonts w:ascii="Courier New" w:hAnsi="Courier New"/>
          <w:spacing w:val="-8"/>
        </w:rPr>
        <w:t xml:space="preserve"> </w:t>
      </w:r>
      <w:r>
        <w:rPr>
          <w:rFonts w:ascii="Courier New" w:hAnsi="Courier New"/>
          <w:spacing w:val="-5"/>
        </w:rPr>
        <w:t>Ge)</w:t>
      </w:r>
    </w:p>
    <w:p w14:paraId="49C8D086" w14:textId="77777777" w:rsidR="00A529FC" w:rsidRDefault="00000000" w:rsidP="007576F6">
      <w:pPr>
        <w:pStyle w:val="ListParagraph"/>
        <w:numPr>
          <w:ilvl w:val="1"/>
          <w:numId w:val="1"/>
        </w:numPr>
        <w:tabs>
          <w:tab w:val="left" w:pos="1146"/>
        </w:tabs>
        <w:spacing w:line="251" w:lineRule="exact"/>
      </w:pPr>
      <w:r>
        <w:t>This</w:t>
      </w:r>
      <w:r>
        <w:rPr>
          <w:spacing w:val="-14"/>
        </w:rPr>
        <w:t xml:space="preserve"> </w:t>
      </w:r>
      <w:r>
        <w:t>does</w:t>
      </w:r>
      <w:r>
        <w:rPr>
          <w:spacing w:val="-14"/>
        </w:rPr>
        <w:t xml:space="preserve"> </w:t>
      </w:r>
      <w:r>
        <w:t>a</w:t>
      </w:r>
      <w:r>
        <w:rPr>
          <w:spacing w:val="-14"/>
        </w:rPr>
        <w:t xml:space="preserve"> </w:t>
      </w:r>
      <w:r>
        <w:t>time</w:t>
      </w:r>
      <w:r>
        <w:rPr>
          <w:spacing w:val="-13"/>
        </w:rPr>
        <w:t xml:space="preserve"> </w:t>
      </w:r>
      <w:r>
        <w:t>integration</w:t>
      </w:r>
      <w:r>
        <w:rPr>
          <w:spacing w:val="-14"/>
        </w:rPr>
        <w:t xml:space="preserve"> </w:t>
      </w:r>
      <w:r>
        <w:t>of</w:t>
      </w:r>
      <w:r>
        <w:rPr>
          <w:spacing w:val="-14"/>
        </w:rPr>
        <w:t xml:space="preserve"> </w:t>
      </w:r>
      <w:r>
        <w:t>excitatory</w:t>
      </w:r>
      <w:r>
        <w:rPr>
          <w:spacing w:val="-14"/>
        </w:rPr>
        <w:t xml:space="preserve"> </w:t>
      </w:r>
      <w:r>
        <w:t>conductance,</w:t>
      </w:r>
      <w:r>
        <w:rPr>
          <w:spacing w:val="-13"/>
        </w:rPr>
        <w:t xml:space="preserve"> </w:t>
      </w:r>
      <w:r>
        <w:rPr>
          <w:rFonts w:ascii="Courier New" w:hAnsi="Courier New"/>
        </w:rPr>
        <w:t>GTau</w:t>
      </w:r>
      <w:r>
        <w:rPr>
          <w:rFonts w:ascii="Courier New" w:hAnsi="Courier New"/>
          <w:spacing w:val="-24"/>
        </w:rPr>
        <w:t xml:space="preserve"> </w:t>
      </w:r>
      <w:r>
        <w:rPr>
          <w:rFonts w:ascii="Courier New" w:hAnsi="Courier New"/>
        </w:rPr>
        <w:t>=</w:t>
      </w:r>
      <w:r>
        <w:rPr>
          <w:rFonts w:ascii="Courier New" w:hAnsi="Courier New"/>
          <w:spacing w:val="-14"/>
        </w:rPr>
        <w:t xml:space="preserve"> </w:t>
      </w:r>
      <w:r>
        <w:rPr>
          <w:rFonts w:ascii="Courier New" w:hAnsi="Courier New"/>
        </w:rPr>
        <w:t>1.4</w:t>
      </w:r>
      <w:r>
        <w:rPr>
          <w:rFonts w:ascii="Courier New" w:hAnsi="Courier New"/>
          <w:spacing w:val="-87"/>
        </w:rPr>
        <w:t xml:space="preserve"> </w:t>
      </w:r>
      <w:r>
        <w:t>default</w:t>
      </w:r>
      <w:r>
        <w:rPr>
          <w:spacing w:val="-14"/>
        </w:rPr>
        <w:t xml:space="preserve"> </w:t>
      </w:r>
      <w:r>
        <w:t>for</w:t>
      </w:r>
      <w:r>
        <w:rPr>
          <w:spacing w:val="-13"/>
        </w:rPr>
        <w:t xml:space="preserve"> </w:t>
      </w:r>
      <w:r>
        <w:t>1</w:t>
      </w:r>
      <w:r>
        <w:rPr>
          <w:spacing w:val="-14"/>
        </w:rPr>
        <w:t xml:space="preserve"> </w:t>
      </w:r>
      <w:r>
        <w:t>msec</w:t>
      </w:r>
      <w:r>
        <w:rPr>
          <w:spacing w:val="-14"/>
        </w:rPr>
        <w:t xml:space="preserve"> </w:t>
      </w:r>
      <w:r>
        <w:rPr>
          <w:spacing w:val="-2"/>
        </w:rPr>
        <w:t>default</w:t>
      </w:r>
    </w:p>
    <w:p w14:paraId="37F48DA8" w14:textId="77777777" w:rsidR="00A529FC" w:rsidRDefault="00000000">
      <w:pPr>
        <w:pStyle w:val="BodyText"/>
        <w:spacing w:line="253" w:lineRule="exact"/>
        <w:ind w:left="1145"/>
      </w:pPr>
      <w:r>
        <w:rPr>
          <w:spacing w:val="-2"/>
        </w:rPr>
        <w:t>cycle.</w:t>
      </w:r>
    </w:p>
    <w:p w14:paraId="3BEB2BDD" w14:textId="77777777" w:rsidR="00A529FC" w:rsidRDefault="00A529FC">
      <w:pPr>
        <w:pStyle w:val="BodyText"/>
        <w:spacing w:before="4"/>
      </w:pPr>
    </w:p>
    <w:p w14:paraId="47FEA237" w14:textId="77777777" w:rsidR="00A529FC" w:rsidRDefault="00000000" w:rsidP="007576F6">
      <w:pPr>
        <w:pStyle w:val="ListParagraph"/>
        <w:numPr>
          <w:ilvl w:val="0"/>
          <w:numId w:val="1"/>
        </w:numPr>
        <w:tabs>
          <w:tab w:val="left" w:pos="666"/>
        </w:tabs>
        <w:rPr>
          <w:rFonts w:ascii="Courier New" w:hAnsi="Courier New"/>
        </w:rPr>
      </w:pPr>
      <w:r>
        <w:rPr>
          <w:rFonts w:ascii="Courier New" w:hAnsi="Courier New"/>
        </w:rPr>
        <w:t>ffi</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FFFBParams.FF</w:t>
      </w:r>
      <w:r>
        <w:rPr>
          <w:rFonts w:ascii="Courier New" w:hAnsi="Courier New"/>
          <w:spacing w:val="-10"/>
        </w:rPr>
        <w:t xml:space="preserve"> </w:t>
      </w:r>
      <w:r>
        <w:rPr>
          <w:rFonts w:ascii="Courier New" w:hAnsi="Courier New"/>
          <w:position w:val="-3"/>
        </w:rPr>
        <w:t>*</w:t>
      </w:r>
      <w:r>
        <w:rPr>
          <w:rFonts w:ascii="Courier New" w:hAnsi="Courier New"/>
          <w:spacing w:val="-10"/>
          <w:position w:val="-3"/>
        </w:rPr>
        <w:t xml:space="preserve"> </w:t>
      </w:r>
      <w:r>
        <w:rPr>
          <w:rFonts w:ascii="Courier New" w:hAnsi="Courier New"/>
        </w:rPr>
        <w:t>MAX(avgGe</w:t>
      </w:r>
      <w:r>
        <w:rPr>
          <w:rFonts w:ascii="Courier New" w:hAnsi="Courier New"/>
          <w:spacing w:val="-10"/>
        </w:rPr>
        <w:t xml:space="preserve"> </w:t>
      </w:r>
      <w:r>
        <w:rPr>
          <w:rFonts w:ascii="Courier New" w:hAnsi="Courier New"/>
        </w:rPr>
        <w:t>-</w:t>
      </w:r>
      <w:r>
        <w:rPr>
          <w:rFonts w:ascii="Courier New" w:hAnsi="Courier New"/>
          <w:spacing w:val="-10"/>
        </w:rPr>
        <w:t xml:space="preserve"> </w:t>
      </w:r>
      <w:r>
        <w:rPr>
          <w:rFonts w:ascii="Courier New" w:hAnsi="Courier New"/>
        </w:rPr>
        <w:t>FFBParams.FF0,</w:t>
      </w:r>
      <w:r>
        <w:rPr>
          <w:rFonts w:ascii="Courier New" w:hAnsi="Courier New"/>
          <w:spacing w:val="-10"/>
        </w:rPr>
        <w:t xml:space="preserve"> </w:t>
      </w:r>
      <w:r>
        <w:rPr>
          <w:rFonts w:ascii="Courier New" w:hAnsi="Courier New"/>
          <w:spacing w:val="-5"/>
        </w:rPr>
        <w:t>0)</w:t>
      </w:r>
    </w:p>
    <w:p w14:paraId="0EA1E529" w14:textId="77777777" w:rsidR="00A529FC" w:rsidRDefault="00000000" w:rsidP="007576F6">
      <w:pPr>
        <w:pStyle w:val="ListParagraph"/>
        <w:numPr>
          <w:ilvl w:val="1"/>
          <w:numId w:val="1"/>
        </w:numPr>
        <w:tabs>
          <w:tab w:val="left" w:pos="1146"/>
        </w:tabs>
        <w:spacing w:line="233" w:lineRule="exact"/>
      </w:pPr>
      <w:r>
        <w:rPr>
          <w:w w:val="95"/>
        </w:rPr>
        <w:t>feedforward</w:t>
      </w:r>
      <w:r>
        <w:rPr>
          <w:spacing w:val="8"/>
        </w:rPr>
        <w:t xml:space="preserve"> </w:t>
      </w:r>
      <w:r>
        <w:rPr>
          <w:w w:val="95"/>
        </w:rPr>
        <w:t>component</w:t>
      </w:r>
      <w:r>
        <w:rPr>
          <w:spacing w:val="8"/>
        </w:rPr>
        <w:t xml:space="preserve"> </w:t>
      </w:r>
      <w:r>
        <w:rPr>
          <w:w w:val="95"/>
        </w:rPr>
        <w:t>of</w:t>
      </w:r>
      <w:r>
        <w:rPr>
          <w:spacing w:val="8"/>
        </w:rPr>
        <w:t xml:space="preserve"> </w:t>
      </w:r>
      <w:r>
        <w:rPr>
          <w:w w:val="95"/>
        </w:rPr>
        <w:t>inhibition</w:t>
      </w:r>
      <w:r>
        <w:rPr>
          <w:spacing w:val="9"/>
        </w:rPr>
        <w:t xml:space="preserve"> </w:t>
      </w:r>
      <w:r>
        <w:rPr>
          <w:w w:val="95"/>
        </w:rPr>
        <w:t>with</w:t>
      </w:r>
      <w:r>
        <w:rPr>
          <w:spacing w:val="9"/>
        </w:rPr>
        <w:t xml:space="preserve"> </w:t>
      </w:r>
      <w:r>
        <w:rPr>
          <w:w w:val="95"/>
        </w:rPr>
        <w:t>FF</w:t>
      </w:r>
      <w:r>
        <w:rPr>
          <w:spacing w:val="7"/>
        </w:rPr>
        <w:t xml:space="preserve"> </w:t>
      </w:r>
      <w:r>
        <w:rPr>
          <w:w w:val="95"/>
        </w:rPr>
        <w:t>multiplier</w:t>
      </w:r>
      <w:r>
        <w:rPr>
          <w:spacing w:val="9"/>
        </w:rPr>
        <w:t xml:space="preserve"> </w:t>
      </w:r>
      <w:r>
        <w:rPr>
          <w:w w:val="95"/>
        </w:rPr>
        <w:t>(1</w:t>
      </w:r>
      <w:r>
        <w:rPr>
          <w:spacing w:val="9"/>
        </w:rPr>
        <w:t xml:space="preserve"> </w:t>
      </w:r>
      <w:r>
        <w:rPr>
          <w:w w:val="95"/>
        </w:rPr>
        <w:t>by</w:t>
      </w:r>
      <w:r>
        <w:rPr>
          <w:spacing w:val="9"/>
        </w:rPr>
        <w:t xml:space="preserve"> </w:t>
      </w:r>
      <w:r>
        <w:rPr>
          <w:w w:val="95"/>
        </w:rPr>
        <w:t>default)</w:t>
      </w:r>
      <w:r>
        <w:rPr>
          <w:spacing w:val="7"/>
        </w:rPr>
        <w:t xml:space="preserve"> </w:t>
      </w:r>
      <w:r>
        <w:rPr>
          <w:w w:val="95"/>
        </w:rPr>
        <w:t>--</w:t>
      </w:r>
      <w:r>
        <w:rPr>
          <w:spacing w:val="9"/>
        </w:rPr>
        <w:t xml:space="preserve"> </w:t>
      </w:r>
      <w:r>
        <w:rPr>
          <w:w w:val="95"/>
        </w:rPr>
        <w:t>has</w:t>
      </w:r>
      <w:r>
        <w:rPr>
          <w:spacing w:val="8"/>
        </w:rPr>
        <w:t xml:space="preserve"> </w:t>
      </w:r>
      <w:r>
        <w:rPr>
          <w:w w:val="95"/>
        </w:rPr>
        <w:t>FF0</w:t>
      </w:r>
      <w:r>
        <w:rPr>
          <w:spacing w:val="9"/>
        </w:rPr>
        <w:t xml:space="preserve"> </w:t>
      </w:r>
      <w:r>
        <w:rPr>
          <w:w w:val="95"/>
        </w:rPr>
        <w:t>offset</w:t>
      </w:r>
      <w:r>
        <w:rPr>
          <w:spacing w:val="8"/>
        </w:rPr>
        <w:t xml:space="preserve"> </w:t>
      </w:r>
      <w:r>
        <w:rPr>
          <w:w w:val="95"/>
        </w:rPr>
        <w:t>and</w:t>
      </w:r>
      <w:r>
        <w:rPr>
          <w:spacing w:val="8"/>
        </w:rPr>
        <w:t xml:space="preserve"> </w:t>
      </w:r>
      <w:r>
        <w:rPr>
          <w:spacing w:val="-2"/>
          <w:w w:val="95"/>
        </w:rPr>
        <w:t>can’t</w:t>
      </w:r>
    </w:p>
    <w:p w14:paraId="73E10CD0" w14:textId="77777777" w:rsidR="00A529FC" w:rsidRDefault="00000000">
      <w:pPr>
        <w:pStyle w:val="BodyText"/>
        <w:spacing w:before="18"/>
        <w:ind w:left="1145"/>
      </w:pPr>
      <w:r>
        <w:t>be</w:t>
      </w:r>
      <w:r>
        <w:rPr>
          <w:spacing w:val="-9"/>
        </w:rPr>
        <w:t xml:space="preserve"> </w:t>
      </w:r>
      <w:r>
        <w:t>negative</w:t>
      </w:r>
      <w:r>
        <w:rPr>
          <w:spacing w:val="-9"/>
        </w:rPr>
        <w:t xml:space="preserve"> </w:t>
      </w:r>
      <w:r>
        <w:t>(that’s</w:t>
      </w:r>
      <w:r>
        <w:rPr>
          <w:spacing w:val="-8"/>
        </w:rPr>
        <w:t xml:space="preserve"> </w:t>
      </w:r>
      <w:r>
        <w:t>what</w:t>
      </w:r>
      <w:r>
        <w:rPr>
          <w:spacing w:val="-9"/>
        </w:rPr>
        <w:t xml:space="preserve"> </w:t>
      </w:r>
      <w:r>
        <w:t>the</w:t>
      </w:r>
      <w:r>
        <w:rPr>
          <w:spacing w:val="-9"/>
        </w:rPr>
        <w:t xml:space="preserve"> </w:t>
      </w:r>
      <w:r>
        <w:t>MAX(..</w:t>
      </w:r>
      <w:r>
        <w:rPr>
          <w:spacing w:val="3"/>
        </w:rPr>
        <w:t xml:space="preserve"> </w:t>
      </w:r>
      <w:r>
        <w:t>,0)</w:t>
      </w:r>
      <w:r>
        <w:rPr>
          <w:spacing w:val="-9"/>
        </w:rPr>
        <w:t xml:space="preserve"> </w:t>
      </w:r>
      <w:r>
        <w:t>part</w:t>
      </w:r>
      <w:r>
        <w:rPr>
          <w:spacing w:val="-8"/>
        </w:rPr>
        <w:t xml:space="preserve"> </w:t>
      </w:r>
      <w:r>
        <w:rPr>
          <w:spacing w:val="-2"/>
        </w:rPr>
        <w:t>does).</w:t>
      </w:r>
    </w:p>
    <w:p w14:paraId="1BB58D3D" w14:textId="77777777" w:rsidR="00A529FC" w:rsidRDefault="00000000" w:rsidP="007576F6">
      <w:pPr>
        <w:pStyle w:val="ListParagraph"/>
        <w:numPr>
          <w:ilvl w:val="1"/>
          <w:numId w:val="1"/>
        </w:numPr>
        <w:tabs>
          <w:tab w:val="left" w:pos="1146"/>
        </w:tabs>
        <w:spacing w:before="18" w:line="240" w:lineRule="auto"/>
        <w:ind w:right="118"/>
      </w:pPr>
      <w:r>
        <w:rPr>
          <w:rFonts w:ascii="Courier New" w:hAnsi="Courier New"/>
        </w:rPr>
        <w:t>avgGe</w:t>
      </w:r>
      <w:r>
        <w:rPr>
          <w:rFonts w:ascii="Courier New" w:hAnsi="Courier New"/>
          <w:spacing w:val="-74"/>
        </w:rPr>
        <w:t xml:space="preserve"> </w:t>
      </w:r>
      <w:r>
        <w:t>is</w:t>
      </w:r>
      <w:r>
        <w:rPr>
          <w:spacing w:val="-13"/>
        </w:rPr>
        <w:t xml:space="preserve"> </w:t>
      </w:r>
      <w:r>
        <w:t>average</w:t>
      </w:r>
      <w:r>
        <w:rPr>
          <w:spacing w:val="-5"/>
        </w:rPr>
        <w:t xml:space="preserve"> </w:t>
      </w:r>
      <w:r>
        <w:t>of</w:t>
      </w:r>
      <w:r>
        <w:rPr>
          <w:spacing w:val="-5"/>
        </w:rPr>
        <w:t xml:space="preserve"> </w:t>
      </w:r>
      <w:r>
        <w:t>Ge</w:t>
      </w:r>
      <w:r>
        <w:rPr>
          <w:spacing w:val="-5"/>
        </w:rPr>
        <w:t xml:space="preserve"> </w:t>
      </w:r>
      <w:r>
        <w:t>variable</w:t>
      </w:r>
      <w:r>
        <w:rPr>
          <w:spacing w:val="-5"/>
        </w:rPr>
        <w:t xml:space="preserve"> </w:t>
      </w:r>
      <w:r>
        <w:t>across</w:t>
      </w:r>
      <w:r>
        <w:rPr>
          <w:spacing w:val="-5"/>
        </w:rPr>
        <w:t xml:space="preserve"> </w:t>
      </w:r>
      <w:r>
        <w:t>relevant</w:t>
      </w:r>
      <w:r>
        <w:rPr>
          <w:spacing w:val="-5"/>
        </w:rPr>
        <w:t xml:space="preserve"> </w:t>
      </w:r>
      <w:r>
        <w:t>Pool</w:t>
      </w:r>
      <w:r>
        <w:rPr>
          <w:spacing w:val="-5"/>
        </w:rPr>
        <w:t xml:space="preserve"> </w:t>
      </w:r>
      <w:r>
        <w:t>of</w:t>
      </w:r>
      <w:r>
        <w:rPr>
          <w:spacing w:val="-5"/>
        </w:rPr>
        <w:t xml:space="preserve"> </w:t>
      </w:r>
      <w:r>
        <w:t>neurons,</w:t>
      </w:r>
      <w:r>
        <w:rPr>
          <w:spacing w:val="-4"/>
        </w:rPr>
        <w:t xml:space="preserve"> </w:t>
      </w:r>
      <w:r>
        <w:t>depending</w:t>
      </w:r>
      <w:r>
        <w:rPr>
          <w:spacing w:val="-5"/>
        </w:rPr>
        <w:t xml:space="preserve"> </w:t>
      </w:r>
      <w:r>
        <w:t>on</w:t>
      </w:r>
      <w:r>
        <w:rPr>
          <w:spacing w:val="-5"/>
        </w:rPr>
        <w:t xml:space="preserve"> </w:t>
      </w:r>
      <w:r>
        <w:t>what</w:t>
      </w:r>
      <w:r>
        <w:rPr>
          <w:spacing w:val="-5"/>
        </w:rPr>
        <w:t xml:space="preserve"> </w:t>
      </w:r>
      <w:r>
        <w:t>level</w:t>
      </w:r>
      <w:r>
        <w:rPr>
          <w:spacing w:val="-5"/>
        </w:rPr>
        <w:t xml:space="preserve"> </w:t>
      </w:r>
      <w:r>
        <w:t xml:space="preserve">this is being computed at, and </w:t>
      </w:r>
      <w:r>
        <w:rPr>
          <w:rFonts w:ascii="Courier New" w:hAnsi="Courier New"/>
        </w:rPr>
        <w:t>maxGe</w:t>
      </w:r>
      <w:r>
        <w:rPr>
          <w:rFonts w:ascii="Courier New" w:hAnsi="Courier New"/>
          <w:spacing w:val="-67"/>
        </w:rPr>
        <w:t xml:space="preserve"> </w:t>
      </w:r>
      <w:r>
        <w:t>is max of Ge across Pool</w:t>
      </w:r>
    </w:p>
    <w:p w14:paraId="1EF81270" w14:textId="77777777" w:rsidR="00A529FC" w:rsidRDefault="00A529FC" w:rsidP="007576F6">
      <w:pPr>
        <w:pStyle w:val="BodyText"/>
        <w:spacing w:before="7"/>
        <w:rPr>
          <w:sz w:val="20"/>
        </w:rPr>
      </w:pPr>
    </w:p>
    <w:p w14:paraId="2DE80BC9" w14:textId="77777777" w:rsidR="00A529FC" w:rsidRDefault="00000000" w:rsidP="007576F6">
      <w:pPr>
        <w:pStyle w:val="ListParagraph"/>
        <w:numPr>
          <w:ilvl w:val="0"/>
          <w:numId w:val="1"/>
        </w:numPr>
        <w:tabs>
          <w:tab w:val="left" w:pos="666"/>
        </w:tabs>
        <w:rPr>
          <w:rFonts w:ascii="Courier New" w:hAnsi="Courier New"/>
        </w:rPr>
      </w:pPr>
      <w:r>
        <w:rPr>
          <w:rFonts w:ascii="Courier New" w:hAnsi="Courier New"/>
        </w:rPr>
        <w:t>fbi</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(1</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FFFBParams.FBTau)</w:t>
      </w:r>
      <w:r>
        <w:rPr>
          <w:rFonts w:ascii="Courier New" w:hAnsi="Courier New"/>
          <w:spacing w:val="-8"/>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(FFFBParams.FB</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avgAct</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spacing w:val="-4"/>
        </w:rPr>
        <w:t>fbi)</w:t>
      </w:r>
    </w:p>
    <w:p w14:paraId="3A18E13B" w14:textId="77777777" w:rsidR="00A529FC" w:rsidRDefault="00000000" w:rsidP="007576F6">
      <w:pPr>
        <w:pStyle w:val="ListParagraph"/>
        <w:numPr>
          <w:ilvl w:val="1"/>
          <w:numId w:val="1"/>
        </w:numPr>
        <w:tabs>
          <w:tab w:val="left" w:pos="1146"/>
        </w:tabs>
        <w:spacing w:line="233" w:lineRule="exact"/>
      </w:pPr>
      <w:r>
        <w:t>feedback</w:t>
      </w:r>
      <w:r>
        <w:rPr>
          <w:spacing w:val="-2"/>
        </w:rPr>
        <w:t xml:space="preserve"> </w:t>
      </w:r>
      <w:r>
        <w:t>component</w:t>
      </w:r>
      <w:r>
        <w:rPr>
          <w:spacing w:val="-1"/>
        </w:rPr>
        <w:t xml:space="preserve"> </w:t>
      </w:r>
      <w:r>
        <w:t>of</w:t>
      </w:r>
      <w:r>
        <w:rPr>
          <w:spacing w:val="-2"/>
        </w:rPr>
        <w:t xml:space="preserve"> </w:t>
      </w:r>
      <w:r>
        <w:t>inhibition</w:t>
      </w:r>
      <w:r>
        <w:rPr>
          <w:spacing w:val="-1"/>
        </w:rPr>
        <w:t xml:space="preserve"> </w:t>
      </w:r>
      <w:r>
        <w:t>with</w:t>
      </w:r>
      <w:r>
        <w:rPr>
          <w:spacing w:val="-1"/>
        </w:rPr>
        <w:t xml:space="preserve"> </w:t>
      </w:r>
      <w:r>
        <w:t>FB</w:t>
      </w:r>
      <w:r>
        <w:rPr>
          <w:spacing w:val="-2"/>
        </w:rPr>
        <w:t xml:space="preserve"> </w:t>
      </w:r>
      <w:r>
        <w:t>multiplier</w:t>
      </w:r>
      <w:r>
        <w:rPr>
          <w:spacing w:val="-1"/>
        </w:rPr>
        <w:t xml:space="preserve"> </w:t>
      </w:r>
      <w:r>
        <w:t>(1</w:t>
      </w:r>
      <w:r>
        <w:rPr>
          <w:spacing w:val="-1"/>
        </w:rPr>
        <w:t xml:space="preserve"> </w:t>
      </w:r>
      <w:r>
        <w:t>by</w:t>
      </w:r>
      <w:r>
        <w:rPr>
          <w:spacing w:val="-2"/>
        </w:rPr>
        <w:t xml:space="preserve"> </w:t>
      </w:r>
      <w:r>
        <w:t>default)</w:t>
      </w:r>
      <w:r>
        <w:rPr>
          <w:spacing w:val="-1"/>
        </w:rPr>
        <w:t xml:space="preserve"> </w:t>
      </w:r>
      <w:r>
        <w:t>--</w:t>
      </w:r>
      <w:r>
        <w:rPr>
          <w:spacing w:val="-1"/>
        </w:rPr>
        <w:t xml:space="preserve"> </w:t>
      </w:r>
      <w:r>
        <w:t>requires</w:t>
      </w:r>
      <w:r>
        <w:rPr>
          <w:spacing w:val="-2"/>
        </w:rPr>
        <w:t xml:space="preserve"> </w:t>
      </w:r>
      <w:r>
        <w:t>time</w:t>
      </w:r>
      <w:r>
        <w:rPr>
          <w:spacing w:val="-1"/>
        </w:rPr>
        <w:t xml:space="preserve"> </w:t>
      </w:r>
      <w:r>
        <w:rPr>
          <w:spacing w:val="-2"/>
        </w:rPr>
        <w:t>integration</w:t>
      </w:r>
    </w:p>
    <w:p w14:paraId="67856BA6" w14:textId="77777777" w:rsidR="00A529FC" w:rsidRDefault="00000000">
      <w:pPr>
        <w:pStyle w:val="BodyText"/>
        <w:spacing w:before="18"/>
        <w:ind w:left="1145"/>
      </w:pPr>
      <w:r>
        <w:t>to</w:t>
      </w:r>
      <w:r>
        <w:rPr>
          <w:spacing w:val="-10"/>
        </w:rPr>
        <w:t xml:space="preserve"> </w:t>
      </w:r>
      <w:r>
        <w:t>dampen</w:t>
      </w:r>
      <w:r>
        <w:rPr>
          <w:spacing w:val="-7"/>
        </w:rPr>
        <w:t xml:space="preserve"> </w:t>
      </w:r>
      <w:r>
        <w:t>oscillations</w:t>
      </w:r>
      <w:r>
        <w:rPr>
          <w:spacing w:val="-8"/>
        </w:rPr>
        <w:t xml:space="preserve"> </w:t>
      </w:r>
      <w:r>
        <w:t>that</w:t>
      </w:r>
      <w:r>
        <w:rPr>
          <w:spacing w:val="-7"/>
        </w:rPr>
        <w:t xml:space="preserve"> </w:t>
      </w:r>
      <w:r>
        <w:t>otherwise</w:t>
      </w:r>
      <w:r>
        <w:rPr>
          <w:spacing w:val="-8"/>
        </w:rPr>
        <w:t xml:space="preserve"> </w:t>
      </w:r>
      <w:r>
        <w:t>occur</w:t>
      </w:r>
      <w:r>
        <w:rPr>
          <w:spacing w:val="-7"/>
        </w:rPr>
        <w:t xml:space="preserve"> </w:t>
      </w:r>
      <w:r>
        <w:t>--</w:t>
      </w:r>
      <w:r>
        <w:rPr>
          <w:spacing w:val="-8"/>
        </w:rPr>
        <w:t xml:space="preserve"> </w:t>
      </w:r>
      <w:r>
        <w:t>FBTau</w:t>
      </w:r>
      <w:r>
        <w:rPr>
          <w:spacing w:val="-7"/>
        </w:rPr>
        <w:t xml:space="preserve"> </w:t>
      </w:r>
      <w:r>
        <w:t>=</w:t>
      </w:r>
      <w:r>
        <w:rPr>
          <w:spacing w:val="-8"/>
        </w:rPr>
        <w:t xml:space="preserve"> </w:t>
      </w:r>
      <w:r>
        <w:t>1.4</w:t>
      </w:r>
      <w:r>
        <w:rPr>
          <w:spacing w:val="-7"/>
        </w:rPr>
        <w:t xml:space="preserve"> </w:t>
      </w:r>
      <w:r>
        <w:rPr>
          <w:spacing w:val="-2"/>
        </w:rPr>
        <w:t>default.</w:t>
      </w:r>
    </w:p>
    <w:p w14:paraId="047FA9A2" w14:textId="77777777" w:rsidR="00A529FC" w:rsidRDefault="00A529FC">
      <w:pPr>
        <w:pStyle w:val="BodyText"/>
        <w:spacing w:before="4"/>
      </w:pPr>
    </w:p>
    <w:p w14:paraId="309B55AA" w14:textId="77777777" w:rsidR="00A529FC" w:rsidRDefault="00000000" w:rsidP="007576F6">
      <w:pPr>
        <w:pStyle w:val="ListParagraph"/>
        <w:numPr>
          <w:ilvl w:val="0"/>
          <w:numId w:val="1"/>
        </w:numPr>
        <w:tabs>
          <w:tab w:val="left" w:pos="666"/>
        </w:tabs>
        <w:rPr>
          <w:rFonts w:ascii="Courier New" w:hAnsi="Courier New"/>
        </w:rPr>
      </w:pPr>
      <w:r>
        <w:rPr>
          <w:rFonts w:ascii="Courier New" w:hAnsi="Courier New"/>
        </w:rPr>
        <w:t>Gi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FFFBParams.Gi</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(ffi</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fbi)</w:t>
      </w:r>
    </w:p>
    <w:p w14:paraId="52321BDF" w14:textId="77777777" w:rsidR="00A529FC" w:rsidRDefault="00000000" w:rsidP="007576F6">
      <w:pPr>
        <w:pStyle w:val="ListParagraph"/>
        <w:numPr>
          <w:ilvl w:val="1"/>
          <w:numId w:val="1"/>
        </w:numPr>
        <w:tabs>
          <w:tab w:val="left" w:pos="1146"/>
        </w:tabs>
        <w:spacing w:line="233" w:lineRule="exact"/>
      </w:pPr>
      <w:r>
        <w:t>total</w:t>
      </w:r>
      <w:r>
        <w:rPr>
          <w:spacing w:val="-5"/>
        </w:rPr>
        <w:t xml:space="preserve"> </w:t>
      </w:r>
      <w:r>
        <w:t>inhibitory</w:t>
      </w:r>
      <w:r>
        <w:rPr>
          <w:spacing w:val="-5"/>
        </w:rPr>
        <w:t xml:space="preserve"> </w:t>
      </w:r>
      <w:r>
        <w:t>conductance,</w:t>
      </w:r>
      <w:r>
        <w:rPr>
          <w:spacing w:val="-4"/>
        </w:rPr>
        <w:t xml:space="preserve"> </w:t>
      </w:r>
      <w:r>
        <w:t>with</w:t>
      </w:r>
      <w:r>
        <w:rPr>
          <w:spacing w:val="-5"/>
        </w:rPr>
        <w:t xml:space="preserve"> </w:t>
      </w:r>
      <w:r>
        <w:t>global</w:t>
      </w:r>
      <w:r>
        <w:rPr>
          <w:spacing w:val="-4"/>
        </w:rPr>
        <w:t xml:space="preserve"> </w:t>
      </w:r>
      <w:r>
        <w:t>Gi</w:t>
      </w:r>
      <w:r>
        <w:rPr>
          <w:spacing w:val="-5"/>
        </w:rPr>
        <w:t xml:space="preserve"> </w:t>
      </w:r>
      <w:r>
        <w:t>multiplier</w:t>
      </w:r>
      <w:r>
        <w:rPr>
          <w:spacing w:val="-5"/>
        </w:rPr>
        <w:t xml:space="preserve"> </w:t>
      </w:r>
      <w:r>
        <w:t>--</w:t>
      </w:r>
      <w:r>
        <w:rPr>
          <w:spacing w:val="-5"/>
        </w:rPr>
        <w:t xml:space="preserve"> </w:t>
      </w:r>
      <w:r>
        <w:t>default</w:t>
      </w:r>
      <w:r>
        <w:rPr>
          <w:spacing w:val="-5"/>
        </w:rPr>
        <w:t xml:space="preserve"> </w:t>
      </w:r>
      <w:r>
        <w:t>of</w:t>
      </w:r>
      <w:r>
        <w:rPr>
          <w:spacing w:val="-4"/>
        </w:rPr>
        <w:t xml:space="preserve"> </w:t>
      </w:r>
      <w:r>
        <w:t>1.8</w:t>
      </w:r>
      <w:r>
        <w:rPr>
          <w:spacing w:val="-5"/>
        </w:rPr>
        <w:t xml:space="preserve"> </w:t>
      </w:r>
      <w:r>
        <w:t>typically</w:t>
      </w:r>
      <w:r>
        <w:rPr>
          <w:spacing w:val="-5"/>
        </w:rPr>
        <w:t xml:space="preserve"> </w:t>
      </w:r>
      <w:r>
        <w:t>produces</w:t>
      </w:r>
      <w:r>
        <w:rPr>
          <w:spacing w:val="-5"/>
        </w:rPr>
        <w:t xml:space="preserve"> </w:t>
      </w:r>
      <w:r>
        <w:rPr>
          <w:spacing w:val="-4"/>
        </w:rPr>
        <w:t>good</w:t>
      </w:r>
    </w:p>
    <w:p w14:paraId="67640DEE" w14:textId="77777777" w:rsidR="00A529FC" w:rsidRDefault="00000000">
      <w:pPr>
        <w:pStyle w:val="BodyText"/>
        <w:spacing w:before="18"/>
        <w:ind w:left="1145"/>
      </w:pPr>
      <w:r>
        <w:t>sparse</w:t>
      </w:r>
      <w:r>
        <w:rPr>
          <w:spacing w:val="-8"/>
        </w:rPr>
        <w:t xml:space="preserve"> </w:t>
      </w:r>
      <w:r>
        <w:t>distributed</w:t>
      </w:r>
      <w:r>
        <w:rPr>
          <w:spacing w:val="-8"/>
        </w:rPr>
        <w:t xml:space="preserve"> </w:t>
      </w:r>
      <w:r>
        <w:t>representations</w:t>
      </w:r>
      <w:r>
        <w:rPr>
          <w:spacing w:val="-8"/>
        </w:rPr>
        <w:t xml:space="preserve"> </w:t>
      </w:r>
      <w:r>
        <w:t>in</w:t>
      </w:r>
      <w:r>
        <w:rPr>
          <w:spacing w:val="-7"/>
        </w:rPr>
        <w:t xml:space="preserve"> </w:t>
      </w:r>
      <w:r>
        <w:t>reasonably</w:t>
      </w:r>
      <w:r>
        <w:rPr>
          <w:spacing w:val="-8"/>
        </w:rPr>
        <w:t xml:space="preserve"> </w:t>
      </w:r>
      <w:r>
        <w:t>large</w:t>
      </w:r>
      <w:r>
        <w:rPr>
          <w:spacing w:val="-8"/>
        </w:rPr>
        <w:t xml:space="preserve"> </w:t>
      </w:r>
      <w:r>
        <w:t>layers</w:t>
      </w:r>
      <w:r>
        <w:rPr>
          <w:spacing w:val="-8"/>
        </w:rPr>
        <w:t xml:space="preserve"> </w:t>
      </w:r>
      <w:r>
        <w:t>(25</w:t>
      </w:r>
      <w:r>
        <w:rPr>
          <w:spacing w:val="-7"/>
        </w:rPr>
        <w:t xml:space="preserve"> </w:t>
      </w:r>
      <w:r>
        <w:t>units</w:t>
      </w:r>
      <w:r>
        <w:rPr>
          <w:spacing w:val="-8"/>
        </w:rPr>
        <w:t xml:space="preserve"> </w:t>
      </w:r>
      <w:r>
        <w:t>or</w:t>
      </w:r>
      <w:r>
        <w:rPr>
          <w:spacing w:val="-8"/>
        </w:rPr>
        <w:t xml:space="preserve"> </w:t>
      </w:r>
      <w:r>
        <w:rPr>
          <w:spacing w:val="-2"/>
        </w:rPr>
        <w:t>more).</w:t>
      </w:r>
    </w:p>
    <w:p w14:paraId="04774E16" w14:textId="77777777" w:rsidR="00A529FC" w:rsidRDefault="00A529FC">
      <w:pPr>
        <w:pStyle w:val="BodyText"/>
        <w:spacing w:before="1"/>
        <w:rPr>
          <w:sz w:val="23"/>
        </w:rPr>
      </w:pPr>
    </w:p>
    <w:p w14:paraId="6FFB67AC" w14:textId="77777777" w:rsidR="00A529FC" w:rsidRDefault="00000000" w:rsidP="007576F6">
      <w:pPr>
        <w:pStyle w:val="ListParagraph"/>
        <w:numPr>
          <w:ilvl w:val="0"/>
          <w:numId w:val="1"/>
        </w:numPr>
        <w:tabs>
          <w:tab w:val="left" w:pos="666"/>
        </w:tabs>
        <w:spacing w:line="225" w:lineRule="auto"/>
        <w:ind w:right="685"/>
        <w:rPr>
          <w:rFonts w:ascii="Courier New" w:hAnsi="Courier New"/>
        </w:rPr>
      </w:pPr>
      <w:r>
        <w:rPr>
          <w:rFonts w:ascii="Courier New" w:hAnsi="Courier New"/>
        </w:rPr>
        <w:t>geThr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(Gi</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(Erev.I</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Gbar.L</w:t>
      </w:r>
      <w:r>
        <w:rPr>
          <w:rFonts w:ascii="Courier New" w:hAnsi="Courier New"/>
          <w:spacing w:val="-8"/>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rPr>
        <w:t>(Erev.L</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(Thr</w:t>
      </w:r>
      <w:r>
        <w:rPr>
          <w:rFonts w:ascii="Courier New" w:hAnsi="Courier New"/>
          <w:spacing w:val="-8"/>
        </w:rPr>
        <w:t xml:space="preserve"> </w:t>
      </w:r>
      <w:r>
        <w:rPr>
          <w:rFonts w:ascii="Courier New" w:hAnsi="Courier New"/>
        </w:rPr>
        <w:t xml:space="preserve">- </w:t>
      </w:r>
      <w:r>
        <w:rPr>
          <w:rFonts w:ascii="Courier New" w:hAnsi="Courier New"/>
          <w:spacing w:val="-2"/>
        </w:rPr>
        <w:t>Erev.E)</w:t>
      </w:r>
    </w:p>
    <w:p w14:paraId="1AC52ED8" w14:textId="77777777" w:rsidR="00A529FC" w:rsidRDefault="00000000" w:rsidP="007576F6">
      <w:pPr>
        <w:pStyle w:val="ListParagraph"/>
        <w:numPr>
          <w:ilvl w:val="0"/>
          <w:numId w:val="1"/>
        </w:numPr>
        <w:tabs>
          <w:tab w:val="left" w:pos="666"/>
        </w:tabs>
        <w:spacing w:before="182"/>
        <w:rPr>
          <w:rFonts w:ascii="Courier New" w:hAnsi="Courier New"/>
        </w:rPr>
      </w:pPr>
      <w:r>
        <w:rPr>
          <w:rFonts w:ascii="Courier New" w:hAnsi="Courier New"/>
        </w:rPr>
        <w:t>nwAct</w:t>
      </w:r>
      <w:r>
        <w:rPr>
          <w:rFonts w:ascii="Courier New" w:hAnsi="Courier New"/>
          <w:spacing w:val="-10"/>
        </w:rPr>
        <w:t xml:space="preserve"> </w:t>
      </w:r>
      <w:r>
        <w:rPr>
          <w:rFonts w:ascii="Courier New" w:hAnsi="Courier New"/>
        </w:rPr>
        <w:t>=</w:t>
      </w:r>
      <w:r>
        <w:rPr>
          <w:rFonts w:ascii="Courier New" w:hAnsi="Courier New"/>
          <w:spacing w:val="-7"/>
        </w:rPr>
        <w:t xml:space="preserve"> </w:t>
      </w:r>
      <w:r>
        <w:rPr>
          <w:rFonts w:ascii="Courier New" w:hAnsi="Courier New"/>
        </w:rPr>
        <w:t>NoisyXX1(Ge</w:t>
      </w:r>
      <w:r>
        <w:rPr>
          <w:rFonts w:ascii="Courier New" w:hAnsi="Courier New"/>
          <w:spacing w:val="-8"/>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Gbar.E</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spacing w:val="-2"/>
        </w:rPr>
        <w:t>geThr)</w:t>
      </w:r>
    </w:p>
    <w:p w14:paraId="19A2C39A" w14:textId="77777777" w:rsidR="00A529FC" w:rsidRDefault="00000000" w:rsidP="007576F6">
      <w:pPr>
        <w:pStyle w:val="ListParagraph"/>
        <w:numPr>
          <w:ilvl w:val="1"/>
          <w:numId w:val="1"/>
        </w:numPr>
        <w:tabs>
          <w:tab w:val="left" w:pos="1146"/>
        </w:tabs>
        <w:spacing w:line="233" w:lineRule="exact"/>
        <w:jc w:val="both"/>
      </w:pPr>
      <w:r>
        <w:rPr>
          <w:w w:val="95"/>
        </w:rPr>
        <w:t>geThr</w:t>
      </w:r>
      <w:r>
        <w:rPr>
          <w:spacing w:val="9"/>
        </w:rPr>
        <w:t xml:space="preserve"> </w:t>
      </w:r>
      <w:r>
        <w:rPr>
          <w:w w:val="95"/>
        </w:rPr>
        <w:t>=</w:t>
      </w:r>
      <w:r>
        <w:rPr>
          <w:spacing w:val="9"/>
        </w:rPr>
        <w:t xml:space="preserve"> </w:t>
      </w:r>
      <w:r>
        <w:rPr>
          <w:w w:val="95"/>
        </w:rPr>
        <w:t>amount</w:t>
      </w:r>
      <w:r>
        <w:rPr>
          <w:spacing w:val="10"/>
        </w:rPr>
        <w:t xml:space="preserve"> </w:t>
      </w:r>
      <w:r>
        <w:rPr>
          <w:w w:val="95"/>
        </w:rPr>
        <w:t>of</w:t>
      </w:r>
      <w:r>
        <w:rPr>
          <w:spacing w:val="9"/>
        </w:rPr>
        <w:t xml:space="preserve"> </w:t>
      </w:r>
      <w:r>
        <w:rPr>
          <w:w w:val="95"/>
        </w:rPr>
        <w:t>excitatory</w:t>
      </w:r>
      <w:r>
        <w:rPr>
          <w:spacing w:val="9"/>
        </w:rPr>
        <w:t xml:space="preserve"> </w:t>
      </w:r>
      <w:r>
        <w:rPr>
          <w:w w:val="95"/>
        </w:rPr>
        <w:t>conductance</w:t>
      </w:r>
      <w:r>
        <w:rPr>
          <w:spacing w:val="10"/>
        </w:rPr>
        <w:t xml:space="preserve"> </w:t>
      </w:r>
      <w:r>
        <w:rPr>
          <w:w w:val="95"/>
        </w:rPr>
        <w:t>required</w:t>
      </w:r>
      <w:r>
        <w:rPr>
          <w:spacing w:val="9"/>
        </w:rPr>
        <w:t xml:space="preserve"> </w:t>
      </w:r>
      <w:r>
        <w:rPr>
          <w:w w:val="95"/>
        </w:rPr>
        <w:t>to</w:t>
      </w:r>
      <w:r>
        <w:rPr>
          <w:spacing w:val="10"/>
        </w:rPr>
        <w:t xml:space="preserve"> </w:t>
      </w:r>
      <w:r>
        <w:rPr>
          <w:w w:val="95"/>
        </w:rPr>
        <w:t>put</w:t>
      </w:r>
      <w:r>
        <w:rPr>
          <w:spacing w:val="9"/>
        </w:rPr>
        <w:t xml:space="preserve"> </w:t>
      </w:r>
      <w:r>
        <w:rPr>
          <w:w w:val="95"/>
        </w:rPr>
        <w:t>the</w:t>
      </w:r>
      <w:r>
        <w:rPr>
          <w:spacing w:val="9"/>
        </w:rPr>
        <w:t xml:space="preserve"> </w:t>
      </w:r>
      <w:r>
        <w:rPr>
          <w:w w:val="95"/>
        </w:rPr>
        <w:t>neuron</w:t>
      </w:r>
      <w:r>
        <w:rPr>
          <w:spacing w:val="10"/>
        </w:rPr>
        <w:t xml:space="preserve"> </w:t>
      </w:r>
      <w:r>
        <w:rPr>
          <w:w w:val="95"/>
        </w:rPr>
        <w:t>exactly</w:t>
      </w:r>
      <w:r>
        <w:rPr>
          <w:spacing w:val="9"/>
        </w:rPr>
        <w:t xml:space="preserve"> </w:t>
      </w:r>
      <w:r>
        <w:rPr>
          <w:w w:val="95"/>
        </w:rPr>
        <w:t>at</w:t>
      </w:r>
      <w:r>
        <w:rPr>
          <w:spacing w:val="10"/>
        </w:rPr>
        <w:t xml:space="preserve"> </w:t>
      </w:r>
      <w:r>
        <w:rPr>
          <w:w w:val="95"/>
        </w:rPr>
        <w:t>the</w:t>
      </w:r>
      <w:r>
        <w:rPr>
          <w:spacing w:val="9"/>
        </w:rPr>
        <w:t xml:space="preserve"> </w:t>
      </w:r>
      <w:r>
        <w:rPr>
          <w:w w:val="95"/>
        </w:rPr>
        <w:t>firing</w:t>
      </w:r>
      <w:r>
        <w:rPr>
          <w:spacing w:val="9"/>
        </w:rPr>
        <w:t xml:space="preserve"> </w:t>
      </w:r>
      <w:r>
        <w:rPr>
          <w:spacing w:val="-2"/>
          <w:w w:val="95"/>
        </w:rPr>
        <w:t>thresh-</w:t>
      </w:r>
    </w:p>
    <w:p w14:paraId="1436A817" w14:textId="77777777" w:rsidR="00A529FC" w:rsidRDefault="00000000">
      <w:pPr>
        <w:pStyle w:val="BodyText"/>
        <w:spacing w:before="31" w:line="223" w:lineRule="auto"/>
        <w:ind w:left="1145" w:right="118"/>
        <w:jc w:val="both"/>
      </w:pPr>
      <w:r>
        <w:t>old,</w:t>
      </w:r>
      <w:r>
        <w:rPr>
          <w:spacing w:val="-14"/>
        </w:rPr>
        <w:t xml:space="preserve"> </w:t>
      </w:r>
      <w:r>
        <w:rPr>
          <w:rFonts w:ascii="Courier New"/>
        </w:rPr>
        <w:t>XX1Params.Thr</w:t>
      </w:r>
      <w:r>
        <w:rPr>
          <w:rFonts w:ascii="Courier New"/>
          <w:spacing w:val="-33"/>
        </w:rPr>
        <w:t xml:space="preserve"> </w:t>
      </w:r>
      <w:r>
        <w:t>= .5 default, and NoisyXX1 is the x / (x+1) function convolved with gaussian</w:t>
      </w:r>
      <w:r>
        <w:rPr>
          <w:spacing w:val="-14"/>
        </w:rPr>
        <w:t xml:space="preserve"> </w:t>
      </w:r>
      <w:r>
        <w:t>noise</w:t>
      </w:r>
      <w:r>
        <w:rPr>
          <w:spacing w:val="-14"/>
        </w:rPr>
        <w:t xml:space="preserve"> </w:t>
      </w:r>
      <w:r>
        <w:t>kernel,</w:t>
      </w:r>
      <w:r>
        <w:rPr>
          <w:spacing w:val="-14"/>
        </w:rPr>
        <w:t xml:space="preserve"> </w:t>
      </w:r>
      <w:r>
        <w:t xml:space="preserve">where x = </w:t>
      </w:r>
      <w:r>
        <w:rPr>
          <w:rFonts w:ascii="Courier New"/>
        </w:rPr>
        <w:t>XX1Parms.Gain</w:t>
      </w:r>
      <w:r>
        <w:rPr>
          <w:rFonts w:ascii="Courier New"/>
          <w:spacing w:val="-13"/>
        </w:rPr>
        <w:t xml:space="preserve"> </w:t>
      </w:r>
      <w:r>
        <w:rPr>
          <w:rFonts w:ascii="Courier New"/>
          <w:position w:val="-3"/>
        </w:rPr>
        <w:t>*</w:t>
      </w:r>
      <w:r>
        <w:rPr>
          <w:rFonts w:ascii="Courier New"/>
          <w:spacing w:val="-13"/>
          <w:position w:val="-3"/>
        </w:rPr>
        <w:t xml:space="preserve"> </w:t>
      </w:r>
      <w:r>
        <w:rPr>
          <w:rFonts w:ascii="Courier New"/>
        </w:rPr>
        <w:t>(Ge</w:t>
      </w:r>
      <w:r>
        <w:rPr>
          <w:rFonts w:ascii="Courier New"/>
          <w:spacing w:val="-13"/>
        </w:rPr>
        <w:t xml:space="preserve"> </w:t>
      </w:r>
      <w:r>
        <w:rPr>
          <w:rFonts w:ascii="Courier New"/>
        </w:rPr>
        <w:t>-</w:t>
      </w:r>
      <w:r>
        <w:rPr>
          <w:rFonts w:ascii="Courier New"/>
          <w:spacing w:val="-13"/>
        </w:rPr>
        <w:t xml:space="preserve"> </w:t>
      </w:r>
      <w:r>
        <w:rPr>
          <w:rFonts w:ascii="Courier New"/>
        </w:rPr>
        <w:t>geThr)</w:t>
      </w:r>
      <w:r>
        <w:rPr>
          <w:rFonts w:ascii="Courier New"/>
          <w:spacing w:val="-33"/>
        </w:rPr>
        <w:t xml:space="preserve"> </w:t>
      </w:r>
      <w:r>
        <w:t xml:space="preserve">and Gain is 100 by </w:t>
      </w:r>
      <w:r>
        <w:rPr>
          <w:spacing w:val="-2"/>
        </w:rPr>
        <w:t>default</w:t>
      </w:r>
    </w:p>
    <w:p w14:paraId="394CA39B" w14:textId="77777777" w:rsidR="00ED530C" w:rsidRDefault="00ED530C">
      <w:pPr>
        <w:pStyle w:val="BodyText"/>
        <w:spacing w:before="3"/>
        <w:rPr>
          <w:del w:id="765" w:author="Author" w:date="2022-09-10T01:53:00Z"/>
        </w:rPr>
      </w:pPr>
    </w:p>
    <w:p w14:paraId="0FDB363A" w14:textId="77777777" w:rsidR="00A529FC" w:rsidRDefault="00A529FC">
      <w:pPr>
        <w:spacing w:line="223" w:lineRule="auto"/>
        <w:jc w:val="both"/>
        <w:rPr>
          <w:ins w:id="766" w:author="Author" w:date="2022-09-10T01:53:00Z"/>
        </w:rPr>
        <w:sectPr w:rsidR="00A529FC">
          <w:pgSz w:w="12240" w:h="15840"/>
          <w:pgMar w:top="1180" w:right="1320" w:bottom="280" w:left="1320" w:header="397" w:footer="0" w:gutter="0"/>
          <w:cols w:space="720"/>
        </w:sectPr>
      </w:pPr>
    </w:p>
    <w:p w14:paraId="67BC0790" w14:textId="77777777" w:rsidR="00A529FC" w:rsidRDefault="00000000" w:rsidP="007576F6">
      <w:pPr>
        <w:pStyle w:val="ListParagraph"/>
        <w:numPr>
          <w:ilvl w:val="0"/>
          <w:numId w:val="1"/>
        </w:numPr>
        <w:tabs>
          <w:tab w:val="left" w:pos="666"/>
        </w:tabs>
        <w:spacing w:before="149"/>
        <w:rPr>
          <w:rFonts w:ascii="Courier New" w:hAnsi="Courier New"/>
        </w:rPr>
      </w:pPr>
      <w:r>
        <w:rPr>
          <w:rFonts w:ascii="Courier New" w:hAnsi="Courier New"/>
        </w:rPr>
        <w:lastRenderedPageBreak/>
        <w:t>Act</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rPr>
        <w:t>(nwAct</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spacing w:val="-4"/>
        </w:rPr>
        <w:t>Act)</w:t>
      </w:r>
    </w:p>
    <w:p w14:paraId="337B1DDE" w14:textId="77777777" w:rsidR="00A529FC" w:rsidRDefault="00000000" w:rsidP="007576F6">
      <w:pPr>
        <w:pStyle w:val="ListParagraph"/>
        <w:numPr>
          <w:ilvl w:val="1"/>
          <w:numId w:val="1"/>
        </w:numPr>
        <w:tabs>
          <w:tab w:val="left" w:pos="1146"/>
        </w:tabs>
        <w:spacing w:line="233" w:lineRule="exact"/>
      </w:pPr>
      <w:r>
        <w:t>time-integration</w:t>
      </w:r>
      <w:r>
        <w:rPr>
          <w:spacing w:val="10"/>
        </w:rPr>
        <w:t xml:space="preserve"> </w:t>
      </w:r>
      <w:r>
        <w:t>of</w:t>
      </w:r>
      <w:r>
        <w:rPr>
          <w:spacing w:val="11"/>
        </w:rPr>
        <w:t xml:space="preserve"> </w:t>
      </w:r>
      <w:r>
        <w:t>the</w:t>
      </w:r>
      <w:r>
        <w:rPr>
          <w:spacing w:val="10"/>
        </w:rPr>
        <w:t xml:space="preserve"> </w:t>
      </w:r>
      <w:r>
        <w:t>activation,</w:t>
      </w:r>
      <w:r>
        <w:rPr>
          <w:spacing w:val="15"/>
        </w:rPr>
        <w:t xml:space="preserve"> </w:t>
      </w:r>
      <w:r>
        <w:t>using</w:t>
      </w:r>
      <w:r>
        <w:rPr>
          <w:spacing w:val="11"/>
        </w:rPr>
        <w:t xml:space="preserve"> </w:t>
      </w:r>
      <w:r>
        <w:t>same</w:t>
      </w:r>
      <w:r w:rsidRPr="007576F6">
        <w:rPr>
          <w:spacing w:val="10"/>
        </w:rPr>
        <w:t xml:space="preserve"> </w:t>
      </w:r>
      <w:r>
        <w:t>time</w:t>
      </w:r>
      <w:r w:rsidRPr="007576F6">
        <w:rPr>
          <w:spacing w:val="11"/>
        </w:rPr>
        <w:t xml:space="preserve"> </w:t>
      </w:r>
      <w:r>
        <w:t>constant</w:t>
      </w:r>
      <w:r w:rsidRPr="007576F6">
        <w:rPr>
          <w:spacing w:val="10"/>
        </w:rPr>
        <w:t xml:space="preserve"> </w:t>
      </w:r>
      <w:r>
        <w:t>as</w:t>
      </w:r>
      <w:r w:rsidRPr="007576F6">
        <w:rPr>
          <w:spacing w:val="11"/>
        </w:rPr>
        <w:t xml:space="preserve"> </w:t>
      </w:r>
      <w:r>
        <w:t>Vm</w:t>
      </w:r>
      <w:r w:rsidRPr="007576F6">
        <w:rPr>
          <w:spacing w:val="10"/>
        </w:rPr>
        <w:t xml:space="preserve"> </w:t>
      </w:r>
      <w:r>
        <w:t>integration</w:t>
      </w:r>
      <w:r>
        <w:rPr>
          <w:spacing w:val="11"/>
        </w:rPr>
        <w:t xml:space="preserve"> </w:t>
      </w:r>
      <w:r>
        <w:t>(VmTau</w:t>
      </w:r>
      <w:r>
        <w:rPr>
          <w:spacing w:val="10"/>
        </w:rPr>
        <w:t xml:space="preserve"> </w:t>
      </w:r>
      <w:r>
        <w:t>=</w:t>
      </w:r>
      <w:r>
        <w:rPr>
          <w:spacing w:val="11"/>
        </w:rPr>
        <w:t xml:space="preserve"> </w:t>
      </w:r>
      <w:r>
        <w:rPr>
          <w:spacing w:val="-5"/>
        </w:rPr>
        <w:t>3.3</w:t>
      </w:r>
    </w:p>
    <w:p w14:paraId="15359F79" w14:textId="77777777" w:rsidR="00A529FC" w:rsidRDefault="00000000">
      <w:pPr>
        <w:pStyle w:val="BodyText"/>
        <w:spacing w:before="18"/>
        <w:ind w:left="1145"/>
      </w:pPr>
      <w:r>
        <w:rPr>
          <w:spacing w:val="-2"/>
        </w:rPr>
        <w:t>default)</w:t>
      </w:r>
    </w:p>
    <w:p w14:paraId="4533A5EB" w14:textId="77777777" w:rsidR="00A529FC" w:rsidRDefault="00A529FC">
      <w:pPr>
        <w:pStyle w:val="BodyText"/>
        <w:spacing w:before="4"/>
      </w:pPr>
    </w:p>
    <w:p w14:paraId="697114B7" w14:textId="77777777" w:rsidR="00A529FC" w:rsidRDefault="00000000" w:rsidP="007576F6">
      <w:pPr>
        <w:pStyle w:val="ListParagraph"/>
        <w:numPr>
          <w:ilvl w:val="0"/>
          <w:numId w:val="1"/>
        </w:numPr>
        <w:tabs>
          <w:tab w:val="left" w:pos="666"/>
        </w:tabs>
        <w:spacing w:before="1" w:line="240" w:lineRule="auto"/>
        <w:ind w:hanging="187"/>
        <w:rPr>
          <w:rFonts w:ascii="Courier New" w:hAnsi="Courier New"/>
        </w:rPr>
      </w:pPr>
      <w:r>
        <w:rPr>
          <w:rFonts w:ascii="Courier New" w:hAnsi="Courier New"/>
        </w:rPr>
        <w:t>Vm</w:t>
      </w:r>
      <w:r>
        <w:rPr>
          <w:rFonts w:ascii="Courier New" w:hAnsi="Courier New"/>
          <w:spacing w:val="-8"/>
        </w:rPr>
        <w:t xml:space="preserve"> </w:t>
      </w:r>
      <w:r>
        <w:rPr>
          <w:rFonts w:ascii="Courier New" w:hAnsi="Courier New"/>
        </w:rPr>
        <w:t>+=</w:t>
      </w:r>
      <w:r>
        <w:rPr>
          <w:rFonts w:ascii="Courier New" w:hAnsi="Courier New"/>
          <w:spacing w:val="-7"/>
        </w:rPr>
        <w:t xml:space="preserve"> </w:t>
      </w:r>
      <w:r>
        <w:rPr>
          <w:rFonts w:ascii="Courier New" w:hAnsi="Courier New"/>
        </w:rPr>
        <w:t>(1</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DTParams.VmTau)</w:t>
      </w:r>
      <w:r>
        <w:rPr>
          <w:rFonts w:ascii="Courier New" w:hAnsi="Courier New"/>
          <w:spacing w:val="-7"/>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4"/>
        </w:rPr>
        <w:t>Inet</w:t>
      </w:r>
    </w:p>
    <w:p w14:paraId="4C2D3531" w14:textId="77777777" w:rsidR="00ED530C" w:rsidRDefault="00ED530C">
      <w:pPr>
        <w:rPr>
          <w:del w:id="767" w:author="Author" w:date="2022-09-10T01:53:00Z"/>
          <w:rFonts w:ascii="Courier New" w:hAnsi="Courier New"/>
        </w:rPr>
        <w:sectPr w:rsidR="00ED530C">
          <w:pgSz w:w="12240" w:h="15840"/>
          <w:pgMar w:top="1180" w:right="1320" w:bottom="280" w:left="1320" w:header="397" w:footer="0" w:gutter="0"/>
          <w:cols w:space="720"/>
        </w:sectPr>
      </w:pPr>
    </w:p>
    <w:p w14:paraId="3234A359" w14:textId="77777777" w:rsidR="00A529FC" w:rsidRDefault="00000000" w:rsidP="007576F6">
      <w:pPr>
        <w:pStyle w:val="ListParagraph"/>
        <w:numPr>
          <w:ilvl w:val="0"/>
          <w:numId w:val="1"/>
        </w:numPr>
        <w:tabs>
          <w:tab w:val="left" w:pos="666"/>
        </w:tabs>
        <w:spacing w:before="138" w:line="302" w:lineRule="exact"/>
        <w:rPr>
          <w:rFonts w:ascii="Courier New" w:hAnsi="Courier New"/>
        </w:rPr>
      </w:pPr>
      <w:r>
        <w:rPr>
          <w:rFonts w:ascii="Courier New" w:hAnsi="Courier New"/>
        </w:rPr>
        <w:t>Inet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Ge</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(Erev.E</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Gbar.L</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(Erev.L</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Vm)</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Gi</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(Erev.I</w:t>
      </w:r>
      <w:r>
        <w:rPr>
          <w:rFonts w:ascii="Courier New" w:hAnsi="Courier New"/>
          <w:spacing w:val="-6"/>
        </w:rPr>
        <w:t xml:space="preserve"> </w:t>
      </w:r>
      <w:r>
        <w:rPr>
          <w:rFonts w:ascii="Courier New" w:hAnsi="Courier New"/>
          <w:spacing w:val="-10"/>
        </w:rPr>
        <w:t>-</w:t>
      </w:r>
    </w:p>
    <w:p w14:paraId="286B5245" w14:textId="77777777" w:rsidR="00A529FC" w:rsidRDefault="00000000">
      <w:pPr>
        <w:pStyle w:val="BodyText"/>
        <w:spacing w:line="240" w:lineRule="exact"/>
        <w:ind w:left="665"/>
        <w:rPr>
          <w:rFonts w:ascii="Courier New"/>
        </w:rPr>
      </w:pPr>
      <w:r>
        <w:rPr>
          <w:rFonts w:ascii="Courier New"/>
        </w:rPr>
        <w:t>Vm)</w:t>
      </w:r>
      <w:r>
        <w:rPr>
          <w:rFonts w:ascii="Courier New"/>
          <w:spacing w:val="-5"/>
        </w:rPr>
        <w:t xml:space="preserve"> </w:t>
      </w:r>
      <w:r>
        <w:rPr>
          <w:rFonts w:ascii="Courier New"/>
        </w:rPr>
        <w:t>+</w:t>
      </w:r>
      <w:r>
        <w:rPr>
          <w:rFonts w:ascii="Courier New"/>
          <w:spacing w:val="-5"/>
        </w:rPr>
        <w:t xml:space="preserve"> </w:t>
      </w:r>
      <w:r>
        <w:rPr>
          <w:rFonts w:ascii="Courier New"/>
          <w:spacing w:val="-2"/>
        </w:rPr>
        <w:t>Noise</w:t>
      </w:r>
    </w:p>
    <w:p w14:paraId="383FD8BD" w14:textId="77777777" w:rsidR="00A529FC" w:rsidRDefault="00000000" w:rsidP="007576F6">
      <w:pPr>
        <w:pStyle w:val="ListParagraph"/>
        <w:numPr>
          <w:ilvl w:val="1"/>
          <w:numId w:val="1"/>
        </w:numPr>
        <w:tabs>
          <w:tab w:val="left" w:pos="1146"/>
        </w:tabs>
        <w:spacing w:line="256" w:lineRule="auto"/>
        <w:ind w:right="117"/>
        <w:jc w:val="both"/>
      </w:pPr>
      <w:r>
        <w:t>Membrane</w:t>
      </w:r>
      <w:r>
        <w:rPr>
          <w:spacing w:val="-1"/>
        </w:rPr>
        <w:t xml:space="preserve"> </w:t>
      </w:r>
      <w:r>
        <w:t>potential</w:t>
      </w:r>
      <w:r>
        <w:rPr>
          <w:spacing w:val="-1"/>
        </w:rPr>
        <w:t xml:space="preserve"> </w:t>
      </w:r>
      <w:r>
        <w:t>computed</w:t>
      </w:r>
      <w:r>
        <w:rPr>
          <w:spacing w:val="-1"/>
        </w:rPr>
        <w:t xml:space="preserve"> </w:t>
      </w:r>
      <w:r>
        <w:t>from</w:t>
      </w:r>
      <w:r>
        <w:rPr>
          <w:spacing w:val="-1"/>
        </w:rPr>
        <w:t xml:space="preserve"> </w:t>
      </w:r>
      <w:r>
        <w:t>net</w:t>
      </w:r>
      <w:r>
        <w:rPr>
          <w:spacing w:val="-1"/>
        </w:rPr>
        <w:t xml:space="preserve"> </w:t>
      </w:r>
      <w:r>
        <w:t>current</w:t>
      </w:r>
      <w:r>
        <w:rPr>
          <w:spacing w:val="-1"/>
        </w:rPr>
        <w:t xml:space="preserve"> </w:t>
      </w:r>
      <w:r>
        <w:t>via</w:t>
      </w:r>
      <w:r>
        <w:rPr>
          <w:spacing w:val="-1"/>
        </w:rPr>
        <w:t xml:space="preserve"> </w:t>
      </w:r>
      <w:r>
        <w:t>standard</w:t>
      </w:r>
      <w:r>
        <w:rPr>
          <w:spacing w:val="-1"/>
        </w:rPr>
        <w:t xml:space="preserve"> </w:t>
      </w:r>
      <w:r>
        <w:t>RC</w:t>
      </w:r>
      <w:r>
        <w:rPr>
          <w:spacing w:val="-1"/>
        </w:rPr>
        <w:t xml:space="preserve"> </w:t>
      </w:r>
      <w:r>
        <w:t>model</w:t>
      </w:r>
      <w:r>
        <w:rPr>
          <w:spacing w:val="-1"/>
        </w:rPr>
        <w:t xml:space="preserve"> </w:t>
      </w:r>
      <w:r>
        <w:t>of</w:t>
      </w:r>
      <w:r>
        <w:rPr>
          <w:spacing w:val="-1"/>
        </w:rPr>
        <w:t xml:space="preserve"> </w:t>
      </w:r>
      <w:r>
        <w:t>membrane</w:t>
      </w:r>
      <w:r>
        <w:rPr>
          <w:spacing w:val="-1"/>
        </w:rPr>
        <w:t xml:space="preserve"> </w:t>
      </w:r>
      <w:r>
        <w:t>potential integration.</w:t>
      </w:r>
      <w:r>
        <w:rPr>
          <w:spacing w:val="-1"/>
        </w:rPr>
        <w:t xml:space="preserve"> </w:t>
      </w:r>
      <w:r>
        <w:t>In</w:t>
      </w:r>
      <w:r>
        <w:rPr>
          <w:spacing w:val="-12"/>
        </w:rPr>
        <w:t xml:space="preserve"> </w:t>
      </w:r>
      <w:r>
        <w:t>practice</w:t>
      </w:r>
      <w:r>
        <w:rPr>
          <w:spacing w:val="-12"/>
        </w:rPr>
        <w:t xml:space="preserve"> </w:t>
      </w:r>
      <w:r>
        <w:t>we</w:t>
      </w:r>
      <w:r>
        <w:rPr>
          <w:spacing w:val="-12"/>
        </w:rPr>
        <w:t xml:space="preserve"> </w:t>
      </w:r>
      <w:r>
        <w:t>use</w:t>
      </w:r>
      <w:r>
        <w:rPr>
          <w:spacing w:val="-12"/>
        </w:rPr>
        <w:t xml:space="preserve"> </w:t>
      </w:r>
      <w:r>
        <w:t>normalized</w:t>
      </w:r>
      <w:r>
        <w:rPr>
          <w:spacing w:val="-12"/>
        </w:rPr>
        <w:t xml:space="preserve"> </w:t>
      </w:r>
      <w:r>
        <w:t>Erev</w:t>
      </w:r>
      <w:r>
        <w:rPr>
          <w:spacing w:val="-12"/>
        </w:rPr>
        <w:t xml:space="preserve"> </w:t>
      </w:r>
      <w:r>
        <w:t>reversal</w:t>
      </w:r>
      <w:r>
        <w:rPr>
          <w:spacing w:val="-12"/>
        </w:rPr>
        <w:t xml:space="preserve"> </w:t>
      </w:r>
      <w:r>
        <w:t>potentials</w:t>
      </w:r>
      <w:r>
        <w:rPr>
          <w:spacing w:val="-12"/>
        </w:rPr>
        <w:t xml:space="preserve"> </w:t>
      </w:r>
      <w:r>
        <w:t>and</w:t>
      </w:r>
      <w:r>
        <w:rPr>
          <w:spacing w:val="-12"/>
        </w:rPr>
        <w:t xml:space="preserve"> </w:t>
      </w:r>
      <w:r>
        <w:t>Gbar</w:t>
      </w:r>
      <w:r>
        <w:rPr>
          <w:spacing w:val="-12"/>
        </w:rPr>
        <w:t xml:space="preserve"> </w:t>
      </w:r>
      <w:r>
        <w:t>max</w:t>
      </w:r>
      <w:r>
        <w:rPr>
          <w:spacing w:val="-12"/>
        </w:rPr>
        <w:t xml:space="preserve"> </w:t>
      </w:r>
      <w:r>
        <w:t>conductances, derived</w:t>
      </w:r>
      <w:r>
        <w:rPr>
          <w:spacing w:val="-4"/>
        </w:rPr>
        <w:t xml:space="preserve"> </w:t>
      </w:r>
      <w:r>
        <w:t>from</w:t>
      </w:r>
      <w:r>
        <w:rPr>
          <w:spacing w:val="-4"/>
        </w:rPr>
        <w:t xml:space="preserve"> </w:t>
      </w:r>
      <w:r>
        <w:t>biophysical</w:t>
      </w:r>
      <w:r>
        <w:rPr>
          <w:spacing w:val="-4"/>
        </w:rPr>
        <w:t xml:space="preserve"> </w:t>
      </w:r>
      <w:r>
        <w:t>values: Erev.E</w:t>
      </w:r>
      <w:r>
        <w:rPr>
          <w:spacing w:val="-4"/>
        </w:rPr>
        <w:t xml:space="preserve"> </w:t>
      </w:r>
      <w:r>
        <w:t>=</w:t>
      </w:r>
      <w:r>
        <w:rPr>
          <w:spacing w:val="-4"/>
        </w:rPr>
        <w:t xml:space="preserve"> </w:t>
      </w:r>
      <w:r>
        <w:t>1,</w:t>
      </w:r>
      <w:r>
        <w:rPr>
          <w:spacing w:val="-3"/>
        </w:rPr>
        <w:t xml:space="preserve"> </w:t>
      </w:r>
      <w:r>
        <w:t>.L</w:t>
      </w:r>
      <w:r>
        <w:rPr>
          <w:spacing w:val="-4"/>
        </w:rPr>
        <w:t xml:space="preserve"> </w:t>
      </w:r>
      <w:r>
        <w:t>=</w:t>
      </w:r>
      <w:r>
        <w:rPr>
          <w:spacing w:val="-4"/>
        </w:rPr>
        <w:t xml:space="preserve"> </w:t>
      </w:r>
      <w:r>
        <w:t>0.3,</w:t>
      </w:r>
      <w:r>
        <w:rPr>
          <w:spacing w:val="-3"/>
        </w:rPr>
        <w:t xml:space="preserve"> </w:t>
      </w:r>
      <w:r>
        <w:t>.I</w:t>
      </w:r>
      <w:r>
        <w:rPr>
          <w:spacing w:val="-4"/>
        </w:rPr>
        <w:t xml:space="preserve"> </w:t>
      </w:r>
      <w:r>
        <w:t>=</w:t>
      </w:r>
      <w:r>
        <w:rPr>
          <w:spacing w:val="-4"/>
        </w:rPr>
        <w:t xml:space="preserve"> </w:t>
      </w:r>
      <w:r>
        <w:t>0.25,</w:t>
      </w:r>
      <w:r>
        <w:rPr>
          <w:spacing w:val="-3"/>
        </w:rPr>
        <w:t xml:space="preserve"> </w:t>
      </w:r>
      <w:r>
        <w:t>Gbar’s</w:t>
      </w:r>
      <w:r>
        <w:rPr>
          <w:spacing w:val="-4"/>
        </w:rPr>
        <w:t xml:space="preserve"> </w:t>
      </w:r>
      <w:r>
        <w:t>are</w:t>
      </w:r>
      <w:r>
        <w:rPr>
          <w:spacing w:val="-5"/>
        </w:rPr>
        <w:t xml:space="preserve"> </w:t>
      </w:r>
      <w:r>
        <w:t>all</w:t>
      </w:r>
      <w:r>
        <w:rPr>
          <w:spacing w:val="-4"/>
        </w:rPr>
        <w:t xml:space="preserve"> </w:t>
      </w:r>
      <w:r>
        <w:t>1</w:t>
      </w:r>
      <w:r>
        <w:rPr>
          <w:spacing w:val="-4"/>
        </w:rPr>
        <w:t xml:space="preserve"> </w:t>
      </w:r>
      <w:r>
        <w:t>except</w:t>
      </w:r>
      <w:r>
        <w:rPr>
          <w:spacing w:val="-4"/>
        </w:rPr>
        <w:t xml:space="preserve"> </w:t>
      </w:r>
      <w:r>
        <w:t>Gbar.L</w:t>
      </w:r>
    </w:p>
    <w:p w14:paraId="046AA2EE" w14:textId="77777777" w:rsidR="00A529FC" w:rsidRDefault="00000000">
      <w:pPr>
        <w:pStyle w:val="BodyText"/>
        <w:spacing w:before="1"/>
        <w:ind w:left="1145"/>
        <w:jc w:val="both"/>
      </w:pPr>
      <w:r>
        <w:t>=</w:t>
      </w:r>
      <w:r>
        <w:rPr>
          <w:spacing w:val="-3"/>
        </w:rPr>
        <w:t xml:space="preserve"> </w:t>
      </w:r>
      <w:r>
        <w:t>.2</w:t>
      </w:r>
      <w:r>
        <w:rPr>
          <w:spacing w:val="-2"/>
        </w:rPr>
        <w:t xml:space="preserve"> default.</w:t>
      </w:r>
    </w:p>
    <w:p w14:paraId="09F936E4" w14:textId="77777777" w:rsidR="00A529FC" w:rsidRDefault="00A529FC">
      <w:pPr>
        <w:pStyle w:val="BodyText"/>
        <w:spacing w:before="9"/>
        <w:rPr>
          <w:sz w:val="25"/>
        </w:rPr>
      </w:pPr>
    </w:p>
    <w:p w14:paraId="38BB85AC" w14:textId="77777777" w:rsidR="00A529FC" w:rsidRDefault="00000000" w:rsidP="007576F6">
      <w:pPr>
        <w:ind w:left="119"/>
        <w:rPr>
          <w:i/>
        </w:rPr>
      </w:pPr>
      <w:r>
        <w:rPr>
          <w:i/>
        </w:rPr>
        <w:t>Learning</w:t>
      </w:r>
      <w:r>
        <w:rPr>
          <w:i/>
          <w:spacing w:val="-10"/>
        </w:rPr>
        <w:t xml:space="preserve"> </w:t>
      </w:r>
      <w:r>
        <w:rPr>
          <w:i/>
          <w:spacing w:val="-2"/>
        </w:rPr>
        <w:t>Equations</w:t>
      </w:r>
    </w:p>
    <w:p w14:paraId="0D03DDD8" w14:textId="77777777" w:rsidR="00A529FC" w:rsidRDefault="00000000" w:rsidP="007576F6">
      <w:pPr>
        <w:pStyle w:val="ListParagraph"/>
        <w:numPr>
          <w:ilvl w:val="0"/>
          <w:numId w:val="1"/>
        </w:numPr>
        <w:tabs>
          <w:tab w:val="left" w:pos="666"/>
        </w:tabs>
        <w:spacing w:before="59"/>
        <w:ind w:hanging="187"/>
        <w:rPr>
          <w:rFonts w:ascii="Courier New" w:hAnsi="Courier New"/>
        </w:rPr>
      </w:pP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(Act</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AvgSS)</w:t>
      </w:r>
    </w:p>
    <w:p w14:paraId="68627072" w14:textId="77777777" w:rsidR="00A529FC" w:rsidRDefault="00000000" w:rsidP="007576F6">
      <w:pPr>
        <w:pStyle w:val="ListParagraph"/>
        <w:numPr>
          <w:ilvl w:val="1"/>
          <w:numId w:val="1"/>
        </w:numPr>
        <w:tabs>
          <w:tab w:val="left" w:pos="1146"/>
        </w:tabs>
        <w:spacing w:line="233" w:lineRule="exact"/>
      </w:pPr>
      <w:r>
        <w:t>super-short</w:t>
      </w:r>
      <w:r>
        <w:rPr>
          <w:spacing w:val="10"/>
        </w:rPr>
        <w:t xml:space="preserve"> </w:t>
      </w:r>
      <w:r>
        <w:t>time</w:t>
      </w:r>
      <w:r>
        <w:rPr>
          <w:spacing w:val="10"/>
        </w:rPr>
        <w:t xml:space="preserve"> </w:t>
      </w:r>
      <w:r>
        <w:t>scale</w:t>
      </w:r>
      <w:r>
        <w:rPr>
          <w:spacing w:val="10"/>
        </w:rPr>
        <w:t xml:space="preserve"> </w:t>
      </w:r>
      <w:r>
        <w:t>running</w:t>
      </w:r>
      <w:r>
        <w:rPr>
          <w:spacing w:val="10"/>
        </w:rPr>
        <w:t xml:space="preserve"> </w:t>
      </w:r>
      <w:r>
        <w:t>average,</w:t>
      </w:r>
      <w:r>
        <w:rPr>
          <w:spacing w:val="14"/>
        </w:rPr>
        <w:t xml:space="preserve"> </w:t>
      </w:r>
      <w:r>
        <w:t>SSTau</w:t>
      </w:r>
      <w:r>
        <w:rPr>
          <w:spacing w:val="10"/>
        </w:rPr>
        <w:t xml:space="preserve"> </w:t>
      </w:r>
      <w:r>
        <w:t>=</w:t>
      </w:r>
      <w:r>
        <w:rPr>
          <w:spacing w:val="10"/>
        </w:rPr>
        <w:t xml:space="preserve"> </w:t>
      </w:r>
      <w:r>
        <w:t>2</w:t>
      </w:r>
      <w:r>
        <w:rPr>
          <w:spacing w:val="10"/>
        </w:rPr>
        <w:t xml:space="preserve"> </w:t>
      </w:r>
      <w:r>
        <w:t>default,</w:t>
      </w:r>
      <w:r>
        <w:rPr>
          <w:spacing w:val="15"/>
        </w:rPr>
        <w:t xml:space="preserve"> </w:t>
      </w:r>
      <w:r>
        <w:t>which</w:t>
      </w:r>
      <w:r>
        <w:rPr>
          <w:spacing w:val="10"/>
        </w:rPr>
        <w:t xml:space="preserve"> </w:t>
      </w:r>
      <w:r>
        <w:t>is</w:t>
      </w:r>
      <w:r>
        <w:rPr>
          <w:spacing w:val="10"/>
        </w:rPr>
        <w:t xml:space="preserve"> </w:t>
      </w:r>
      <w:r>
        <w:t>first</w:t>
      </w:r>
      <w:r>
        <w:rPr>
          <w:spacing w:val="10"/>
        </w:rPr>
        <w:t xml:space="preserve"> </w:t>
      </w:r>
      <w:r>
        <w:t>pass</w:t>
      </w:r>
      <w:r>
        <w:rPr>
          <w:spacing w:val="10"/>
        </w:rPr>
        <w:t xml:space="preserve"> </w:t>
      </w:r>
      <w:r>
        <w:t>of</w:t>
      </w:r>
      <w:r>
        <w:rPr>
          <w:spacing w:val="10"/>
        </w:rPr>
        <w:t xml:space="preserve"> </w:t>
      </w:r>
      <w:r>
        <w:t>sequence</w:t>
      </w:r>
      <w:r>
        <w:rPr>
          <w:spacing w:val="10"/>
        </w:rPr>
        <w:t xml:space="preserve"> </w:t>
      </w:r>
      <w:r>
        <w:rPr>
          <w:spacing w:val="-5"/>
        </w:rPr>
        <w:t>of</w:t>
      </w:r>
    </w:p>
    <w:p w14:paraId="2380C279" w14:textId="77777777" w:rsidR="00A529FC" w:rsidRDefault="00000000">
      <w:pPr>
        <w:pStyle w:val="BodyText"/>
        <w:spacing w:before="18"/>
        <w:ind w:left="1145"/>
        <w:jc w:val="both"/>
      </w:pPr>
      <w:r>
        <w:rPr>
          <w:spacing w:val="-2"/>
        </w:rPr>
        <w:t>running-average</w:t>
      </w:r>
      <w:r>
        <w:rPr>
          <w:spacing w:val="4"/>
        </w:rPr>
        <w:t xml:space="preserve"> </w:t>
      </w:r>
      <w:r>
        <w:rPr>
          <w:spacing w:val="-2"/>
        </w:rPr>
        <w:t>integrations</w:t>
      </w:r>
      <w:r>
        <w:rPr>
          <w:spacing w:val="4"/>
        </w:rPr>
        <w:t xml:space="preserve"> </w:t>
      </w:r>
      <w:r>
        <w:rPr>
          <w:spacing w:val="-2"/>
        </w:rPr>
        <w:t>of</w:t>
      </w:r>
      <w:r>
        <w:rPr>
          <w:spacing w:val="4"/>
        </w:rPr>
        <w:t xml:space="preserve"> </w:t>
      </w:r>
      <w:r>
        <w:rPr>
          <w:spacing w:val="-2"/>
        </w:rPr>
        <w:t>activity</w:t>
      </w:r>
      <w:r>
        <w:rPr>
          <w:spacing w:val="4"/>
        </w:rPr>
        <w:t xml:space="preserve"> </w:t>
      </w:r>
      <w:r>
        <w:rPr>
          <w:spacing w:val="-2"/>
        </w:rPr>
        <w:t>that</w:t>
      </w:r>
      <w:r>
        <w:rPr>
          <w:spacing w:val="5"/>
        </w:rPr>
        <w:t xml:space="preserve"> </w:t>
      </w:r>
      <w:r>
        <w:rPr>
          <w:spacing w:val="-2"/>
        </w:rPr>
        <w:t>drive</w:t>
      </w:r>
      <w:r>
        <w:rPr>
          <w:spacing w:val="4"/>
        </w:rPr>
        <w:t xml:space="preserve"> </w:t>
      </w:r>
      <w:r>
        <w:rPr>
          <w:spacing w:val="-2"/>
        </w:rPr>
        <w:t>temporal-difference</w:t>
      </w:r>
      <w:r>
        <w:rPr>
          <w:spacing w:val="4"/>
        </w:rPr>
        <w:t xml:space="preserve"> </w:t>
      </w:r>
      <w:r>
        <w:rPr>
          <w:spacing w:val="-2"/>
        </w:rPr>
        <w:t>learning.</w:t>
      </w:r>
    </w:p>
    <w:p w14:paraId="1DB15581" w14:textId="77777777" w:rsidR="00A529FC" w:rsidRDefault="00A529FC">
      <w:pPr>
        <w:pStyle w:val="BodyText"/>
        <w:spacing w:before="4"/>
      </w:pPr>
    </w:p>
    <w:p w14:paraId="3729FC86" w14:textId="77777777" w:rsidR="00A529FC" w:rsidRDefault="00000000" w:rsidP="007576F6">
      <w:pPr>
        <w:pStyle w:val="ListParagraph"/>
        <w:numPr>
          <w:ilvl w:val="0"/>
          <w:numId w:val="1"/>
        </w:numPr>
        <w:tabs>
          <w:tab w:val="left" w:pos="666"/>
        </w:tabs>
        <w:ind w:hanging="187"/>
        <w:rPr>
          <w:rFonts w:ascii="Courier New" w:hAnsi="Courier New"/>
        </w:rPr>
      </w:pP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STau)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(AvgSS</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2"/>
        </w:rPr>
        <w:t>AvgS)</w:t>
      </w:r>
    </w:p>
    <w:p w14:paraId="60C95F2B" w14:textId="77777777" w:rsidR="00A529FC" w:rsidRDefault="00000000" w:rsidP="007576F6">
      <w:pPr>
        <w:pStyle w:val="ListParagraph"/>
        <w:numPr>
          <w:ilvl w:val="1"/>
          <w:numId w:val="1"/>
        </w:numPr>
        <w:tabs>
          <w:tab w:val="left" w:pos="1146"/>
        </w:tabs>
        <w:spacing w:line="233" w:lineRule="exact"/>
      </w:pPr>
      <w:r>
        <w:t>short</w:t>
      </w:r>
      <w:r>
        <w:rPr>
          <w:spacing w:val="13"/>
        </w:rPr>
        <w:t xml:space="preserve"> </w:t>
      </w:r>
      <w:r>
        <w:t>time</w:t>
      </w:r>
      <w:r>
        <w:rPr>
          <w:spacing w:val="13"/>
        </w:rPr>
        <w:t xml:space="preserve"> </w:t>
      </w:r>
      <w:r>
        <w:t>scale</w:t>
      </w:r>
      <w:r>
        <w:rPr>
          <w:spacing w:val="13"/>
        </w:rPr>
        <w:t xml:space="preserve"> </w:t>
      </w:r>
      <w:r>
        <w:t>running</w:t>
      </w:r>
      <w:r>
        <w:rPr>
          <w:spacing w:val="14"/>
        </w:rPr>
        <w:t xml:space="preserve"> </w:t>
      </w:r>
      <w:r>
        <w:t>average,</w:t>
      </w:r>
      <w:r>
        <w:rPr>
          <w:spacing w:val="18"/>
        </w:rPr>
        <w:t xml:space="preserve"> </w:t>
      </w:r>
      <w:r>
        <w:t>STau</w:t>
      </w:r>
      <w:r>
        <w:rPr>
          <w:spacing w:val="14"/>
        </w:rPr>
        <w:t xml:space="preserve"> </w:t>
      </w:r>
      <w:r>
        <w:t>=</w:t>
      </w:r>
      <w:r>
        <w:rPr>
          <w:spacing w:val="13"/>
        </w:rPr>
        <w:t xml:space="preserve"> </w:t>
      </w:r>
      <w:r>
        <w:t>2</w:t>
      </w:r>
      <w:r>
        <w:rPr>
          <w:spacing w:val="14"/>
        </w:rPr>
        <w:t xml:space="preserve"> </w:t>
      </w:r>
      <w:r>
        <w:t>default</w:t>
      </w:r>
      <w:r>
        <w:rPr>
          <w:spacing w:val="13"/>
        </w:rPr>
        <w:t xml:space="preserve"> </w:t>
      </w:r>
      <w:r>
        <w:t>--</w:t>
      </w:r>
      <w:r>
        <w:rPr>
          <w:spacing w:val="14"/>
        </w:rPr>
        <w:t xml:space="preserve"> </w:t>
      </w:r>
      <w:r>
        <w:t>this</w:t>
      </w:r>
      <w:r>
        <w:rPr>
          <w:spacing w:val="13"/>
        </w:rPr>
        <w:t xml:space="preserve"> </w:t>
      </w:r>
      <w:r>
        <w:t>represents</w:t>
      </w:r>
      <w:r>
        <w:rPr>
          <w:spacing w:val="13"/>
        </w:rPr>
        <w:t xml:space="preserve"> </w:t>
      </w:r>
      <w:r>
        <w:t>the</w:t>
      </w:r>
      <w:r>
        <w:rPr>
          <w:spacing w:val="13"/>
        </w:rPr>
        <w:t xml:space="preserve"> </w:t>
      </w:r>
      <w:r>
        <w:rPr>
          <w:i/>
        </w:rPr>
        <w:t>plus</w:t>
      </w:r>
      <w:r>
        <w:rPr>
          <w:i/>
          <w:spacing w:val="13"/>
        </w:rPr>
        <w:t xml:space="preserve"> </w:t>
      </w:r>
      <w:r>
        <w:rPr>
          <w:i/>
        </w:rPr>
        <w:t>phase</w:t>
      </w:r>
      <w:r>
        <w:rPr>
          <w:i/>
          <w:spacing w:val="14"/>
        </w:rPr>
        <w:t xml:space="preserve"> </w:t>
      </w:r>
      <w:r>
        <w:t>or</w:t>
      </w:r>
      <w:r>
        <w:rPr>
          <w:spacing w:val="13"/>
        </w:rPr>
        <w:t xml:space="preserve"> </w:t>
      </w:r>
      <w:r>
        <w:rPr>
          <w:spacing w:val="-2"/>
        </w:rPr>
        <w:t>actual</w:t>
      </w:r>
    </w:p>
    <w:p w14:paraId="2854E132" w14:textId="77777777" w:rsidR="00A529FC" w:rsidRDefault="00000000">
      <w:pPr>
        <w:pStyle w:val="BodyText"/>
        <w:spacing w:before="18"/>
        <w:ind w:left="1145"/>
        <w:jc w:val="both"/>
      </w:pPr>
      <w:r>
        <w:t>outcome</w:t>
      </w:r>
      <w:r>
        <w:rPr>
          <w:spacing w:val="-7"/>
        </w:rPr>
        <w:t xml:space="preserve"> </w:t>
      </w:r>
      <w:r>
        <w:t>signal</w:t>
      </w:r>
      <w:r>
        <w:rPr>
          <w:spacing w:val="-6"/>
        </w:rPr>
        <w:t xml:space="preserve"> </w:t>
      </w:r>
      <w:r>
        <w:t>in</w:t>
      </w:r>
      <w:r>
        <w:rPr>
          <w:spacing w:val="-6"/>
        </w:rPr>
        <w:t xml:space="preserve"> </w:t>
      </w:r>
      <w:r>
        <w:t>comparison</w:t>
      </w:r>
      <w:r>
        <w:rPr>
          <w:spacing w:val="-7"/>
        </w:rPr>
        <w:t xml:space="preserve"> </w:t>
      </w:r>
      <w:r>
        <w:t>to</w:t>
      </w:r>
      <w:r>
        <w:rPr>
          <w:spacing w:val="-6"/>
        </w:rPr>
        <w:t xml:space="preserve"> </w:t>
      </w:r>
      <w:r>
        <w:rPr>
          <w:spacing w:val="-4"/>
        </w:rPr>
        <w:t>AvgM</w:t>
      </w:r>
    </w:p>
    <w:p w14:paraId="5B4FF635" w14:textId="77777777" w:rsidR="00A529FC" w:rsidRDefault="00A529FC" w:rsidP="007576F6">
      <w:pPr>
        <w:pStyle w:val="BodyText"/>
        <w:spacing w:before="4"/>
      </w:pPr>
    </w:p>
    <w:p w14:paraId="25A52E31" w14:textId="77777777" w:rsidR="00A529FC" w:rsidRDefault="00000000" w:rsidP="007576F6">
      <w:pPr>
        <w:pStyle w:val="ListParagraph"/>
        <w:numPr>
          <w:ilvl w:val="0"/>
          <w:numId w:val="1"/>
        </w:numPr>
        <w:tabs>
          <w:tab w:val="left" w:pos="666"/>
        </w:tabs>
        <w:ind w:hanging="187"/>
        <w:rPr>
          <w:rFonts w:ascii="Courier New" w:hAnsi="Courier New"/>
        </w:rPr>
      </w:pPr>
      <w:r>
        <w:rPr>
          <w:rFonts w:ascii="Courier New" w:hAnsi="Courier New"/>
        </w:rPr>
        <w:t>AvgM</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MTau)</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(AvgS</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spacing w:val="-2"/>
        </w:rPr>
        <w:t>AvgM)</w:t>
      </w:r>
    </w:p>
    <w:p w14:paraId="4CE9C699" w14:textId="77777777" w:rsidR="00A529FC" w:rsidRDefault="00000000" w:rsidP="007576F6">
      <w:pPr>
        <w:pStyle w:val="ListParagraph"/>
        <w:numPr>
          <w:ilvl w:val="1"/>
          <w:numId w:val="1"/>
        </w:numPr>
        <w:tabs>
          <w:tab w:val="left" w:pos="1146"/>
        </w:tabs>
        <w:spacing w:line="233" w:lineRule="exact"/>
      </w:pPr>
      <w:r>
        <w:rPr>
          <w:w w:val="95"/>
        </w:rPr>
        <w:t>medium</w:t>
      </w:r>
      <w:r>
        <w:rPr>
          <w:spacing w:val="7"/>
        </w:rPr>
        <w:t xml:space="preserve"> </w:t>
      </w:r>
      <w:r>
        <w:rPr>
          <w:w w:val="95"/>
        </w:rPr>
        <w:t>time-scale</w:t>
      </w:r>
      <w:r>
        <w:rPr>
          <w:spacing w:val="7"/>
        </w:rPr>
        <w:t xml:space="preserve"> </w:t>
      </w:r>
      <w:r>
        <w:rPr>
          <w:w w:val="95"/>
        </w:rPr>
        <w:t>running</w:t>
      </w:r>
      <w:r>
        <w:rPr>
          <w:spacing w:val="8"/>
        </w:rPr>
        <w:t xml:space="preserve"> </w:t>
      </w:r>
      <w:r>
        <w:rPr>
          <w:w w:val="95"/>
        </w:rPr>
        <w:t>average,</w:t>
      </w:r>
      <w:r>
        <w:rPr>
          <w:spacing w:val="10"/>
        </w:rPr>
        <w:t xml:space="preserve"> </w:t>
      </w:r>
      <w:r>
        <w:rPr>
          <w:w w:val="95"/>
        </w:rPr>
        <w:t>MTau</w:t>
      </w:r>
      <w:r>
        <w:rPr>
          <w:spacing w:val="7"/>
        </w:rPr>
        <w:t xml:space="preserve"> </w:t>
      </w:r>
      <w:r>
        <w:rPr>
          <w:w w:val="95"/>
        </w:rPr>
        <w:t>=</w:t>
      </w:r>
      <w:r>
        <w:rPr>
          <w:spacing w:val="8"/>
        </w:rPr>
        <w:t xml:space="preserve"> </w:t>
      </w:r>
      <w:r>
        <w:rPr>
          <w:w w:val="95"/>
        </w:rPr>
        <w:t>10</w:t>
      </w:r>
      <w:r>
        <w:rPr>
          <w:spacing w:val="7"/>
        </w:rPr>
        <w:t xml:space="preserve"> </w:t>
      </w:r>
      <w:r>
        <w:rPr>
          <w:w w:val="95"/>
        </w:rPr>
        <w:t>--</w:t>
      </w:r>
      <w:r>
        <w:rPr>
          <w:spacing w:val="7"/>
        </w:rPr>
        <w:t xml:space="preserve"> </w:t>
      </w:r>
      <w:r>
        <w:rPr>
          <w:w w:val="95"/>
        </w:rPr>
        <w:t>this</w:t>
      </w:r>
      <w:r>
        <w:rPr>
          <w:spacing w:val="8"/>
        </w:rPr>
        <w:t xml:space="preserve"> </w:t>
      </w:r>
      <w:r>
        <w:rPr>
          <w:w w:val="95"/>
        </w:rPr>
        <w:t>represents</w:t>
      </w:r>
      <w:r>
        <w:rPr>
          <w:spacing w:val="7"/>
        </w:rPr>
        <w:t xml:space="preserve"> </w:t>
      </w:r>
      <w:r>
        <w:rPr>
          <w:w w:val="95"/>
        </w:rPr>
        <w:t>the</w:t>
      </w:r>
      <w:r>
        <w:rPr>
          <w:spacing w:val="7"/>
        </w:rPr>
        <w:t xml:space="preserve"> </w:t>
      </w:r>
      <w:r>
        <w:rPr>
          <w:i/>
          <w:w w:val="95"/>
        </w:rPr>
        <w:t>minus</w:t>
      </w:r>
      <w:r>
        <w:rPr>
          <w:i/>
          <w:spacing w:val="8"/>
        </w:rPr>
        <w:t xml:space="preserve"> </w:t>
      </w:r>
      <w:r>
        <w:rPr>
          <w:i/>
          <w:w w:val="95"/>
        </w:rPr>
        <w:t>phase</w:t>
      </w:r>
      <w:r>
        <w:rPr>
          <w:i/>
          <w:spacing w:val="7"/>
        </w:rPr>
        <w:t xml:space="preserve"> </w:t>
      </w:r>
      <w:r>
        <w:rPr>
          <w:w w:val="95"/>
        </w:rPr>
        <w:t>or</w:t>
      </w:r>
      <w:r>
        <w:rPr>
          <w:spacing w:val="8"/>
        </w:rPr>
        <w:t xml:space="preserve"> </w:t>
      </w:r>
      <w:r>
        <w:rPr>
          <w:spacing w:val="-2"/>
          <w:w w:val="95"/>
        </w:rPr>
        <w:t>expectation</w:t>
      </w:r>
    </w:p>
    <w:p w14:paraId="3F74A948" w14:textId="77777777" w:rsidR="00A529FC" w:rsidRDefault="00000000">
      <w:pPr>
        <w:pStyle w:val="BodyText"/>
        <w:spacing w:before="18"/>
        <w:ind w:left="1145"/>
        <w:jc w:val="both"/>
      </w:pPr>
      <w:r>
        <w:t>signal</w:t>
      </w:r>
      <w:r>
        <w:rPr>
          <w:spacing w:val="-6"/>
        </w:rPr>
        <w:t xml:space="preserve"> </w:t>
      </w:r>
      <w:r>
        <w:t>in</w:t>
      </w:r>
      <w:r>
        <w:rPr>
          <w:spacing w:val="-6"/>
        </w:rPr>
        <w:t xml:space="preserve"> </w:t>
      </w:r>
      <w:r>
        <w:t>comparison</w:t>
      </w:r>
      <w:r>
        <w:rPr>
          <w:spacing w:val="-6"/>
        </w:rPr>
        <w:t xml:space="preserve"> </w:t>
      </w:r>
      <w:r>
        <w:t>to</w:t>
      </w:r>
      <w:r>
        <w:rPr>
          <w:spacing w:val="-5"/>
        </w:rPr>
        <w:t xml:space="preserve"> </w:t>
      </w:r>
      <w:r>
        <w:rPr>
          <w:spacing w:val="-4"/>
        </w:rPr>
        <w:t>AvgS</w:t>
      </w:r>
    </w:p>
    <w:p w14:paraId="798F16DB" w14:textId="77777777" w:rsidR="00A529FC" w:rsidRDefault="00A529FC">
      <w:pPr>
        <w:pStyle w:val="BodyText"/>
        <w:spacing w:before="4"/>
      </w:pPr>
    </w:p>
    <w:p w14:paraId="016CB863" w14:textId="77777777" w:rsidR="00A529FC" w:rsidRDefault="00000000" w:rsidP="007576F6">
      <w:pPr>
        <w:pStyle w:val="ListParagraph"/>
        <w:numPr>
          <w:ilvl w:val="0"/>
          <w:numId w:val="1"/>
        </w:numPr>
        <w:tabs>
          <w:tab w:val="left" w:pos="666"/>
        </w:tabs>
        <w:spacing w:before="1"/>
        <w:ind w:hanging="187"/>
        <w:rPr>
          <w:rFonts w:ascii="Courier New" w:hAnsi="Courier New"/>
        </w:rPr>
      </w:pPr>
      <w:r>
        <w:rPr>
          <w:rFonts w:ascii="Courier New" w:hAnsi="Courier New"/>
        </w:rPr>
        <w:t>AvgL</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Tau)</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(Gain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AvgM</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7"/>
        </w:rPr>
        <w:t xml:space="preserve"> </w:t>
      </w:r>
      <w:r>
        <w:rPr>
          <w:rFonts w:ascii="Courier New" w:hAnsi="Courier New"/>
        </w:rPr>
        <w:t>MAX(AvgL,</w:t>
      </w:r>
      <w:r>
        <w:rPr>
          <w:rFonts w:ascii="Courier New" w:hAnsi="Courier New"/>
          <w:spacing w:val="-6"/>
        </w:rPr>
        <w:t xml:space="preserve"> </w:t>
      </w:r>
      <w:r>
        <w:rPr>
          <w:rFonts w:ascii="Courier New" w:hAnsi="Courier New"/>
          <w:spacing w:val="-4"/>
        </w:rPr>
        <w:t>Min)</w:t>
      </w:r>
    </w:p>
    <w:p w14:paraId="42EA65F0" w14:textId="77777777" w:rsidR="00A529FC" w:rsidRDefault="00000000" w:rsidP="007576F6">
      <w:pPr>
        <w:pStyle w:val="ListParagraph"/>
        <w:numPr>
          <w:ilvl w:val="1"/>
          <w:numId w:val="1"/>
        </w:numPr>
        <w:tabs>
          <w:tab w:val="left" w:pos="1146"/>
        </w:tabs>
        <w:spacing w:line="233" w:lineRule="exact"/>
      </w:pPr>
      <w:r>
        <w:t>long-term</w:t>
      </w:r>
      <w:r>
        <w:rPr>
          <w:spacing w:val="6"/>
        </w:rPr>
        <w:t xml:space="preserve"> </w:t>
      </w:r>
      <w:r>
        <w:t>running</w:t>
      </w:r>
      <w:r>
        <w:rPr>
          <w:spacing w:val="5"/>
        </w:rPr>
        <w:t xml:space="preserve"> </w:t>
      </w:r>
      <w:r>
        <w:t>average</w:t>
      </w:r>
      <w:r>
        <w:rPr>
          <w:spacing w:val="7"/>
        </w:rPr>
        <w:t xml:space="preserve"> </w:t>
      </w:r>
      <w:r>
        <w:t>--</w:t>
      </w:r>
      <w:r>
        <w:rPr>
          <w:spacing w:val="6"/>
        </w:rPr>
        <w:t xml:space="preserve"> </w:t>
      </w:r>
      <w:r>
        <w:t>this</w:t>
      </w:r>
      <w:r>
        <w:rPr>
          <w:spacing w:val="6"/>
        </w:rPr>
        <w:t xml:space="preserve"> </w:t>
      </w:r>
      <w:r>
        <w:t>is</w:t>
      </w:r>
      <w:r>
        <w:rPr>
          <w:spacing w:val="6"/>
        </w:rPr>
        <w:t xml:space="preserve"> </w:t>
      </w:r>
      <w:r>
        <w:t>computed</w:t>
      </w:r>
      <w:r>
        <w:rPr>
          <w:spacing w:val="6"/>
        </w:rPr>
        <w:t xml:space="preserve"> </w:t>
      </w:r>
      <w:r>
        <w:t>just</w:t>
      </w:r>
      <w:r>
        <w:rPr>
          <w:spacing w:val="6"/>
        </w:rPr>
        <w:t xml:space="preserve"> </w:t>
      </w:r>
      <w:r>
        <w:t>once</w:t>
      </w:r>
      <w:r>
        <w:rPr>
          <w:spacing w:val="6"/>
        </w:rPr>
        <w:t xml:space="preserve"> </w:t>
      </w:r>
      <w:r>
        <w:t>per</w:t>
      </w:r>
      <w:r>
        <w:rPr>
          <w:spacing w:val="6"/>
        </w:rPr>
        <w:t xml:space="preserve"> </w:t>
      </w:r>
      <w:r>
        <w:t>learning</w:t>
      </w:r>
      <w:r>
        <w:rPr>
          <w:spacing w:val="6"/>
        </w:rPr>
        <w:t xml:space="preserve"> </w:t>
      </w:r>
      <w:r>
        <w:t>trial,</w:t>
      </w:r>
      <w:r>
        <w:rPr>
          <w:spacing w:val="10"/>
        </w:rPr>
        <w:t xml:space="preserve"> </w:t>
      </w:r>
      <w:r>
        <w:rPr>
          <w:i/>
        </w:rPr>
        <w:t>not</w:t>
      </w:r>
      <w:r>
        <w:rPr>
          <w:i/>
          <w:spacing w:val="6"/>
        </w:rPr>
        <w:t xml:space="preserve"> </w:t>
      </w:r>
      <w:r>
        <w:rPr>
          <w:i/>
        </w:rPr>
        <w:t>every</w:t>
      </w:r>
      <w:r>
        <w:rPr>
          <w:i/>
          <w:spacing w:val="5"/>
        </w:rPr>
        <w:t xml:space="preserve"> </w:t>
      </w:r>
      <w:r>
        <w:rPr>
          <w:i/>
        </w:rPr>
        <w:t>cycle</w:t>
      </w:r>
      <w:r>
        <w:rPr>
          <w:i/>
          <w:spacing w:val="7"/>
        </w:rPr>
        <w:t xml:space="preserve"> </w:t>
      </w:r>
      <w:r>
        <w:rPr>
          <w:spacing w:val="-4"/>
        </w:rPr>
        <w:t>like</w:t>
      </w:r>
    </w:p>
    <w:p w14:paraId="355575F7" w14:textId="77777777" w:rsidR="00A529FC" w:rsidRDefault="00000000" w:rsidP="007576F6">
      <w:pPr>
        <w:pStyle w:val="BodyText"/>
        <w:spacing w:before="18"/>
        <w:ind w:left="1145"/>
      </w:pPr>
      <w:r>
        <w:t xml:space="preserve">the ones above -- params on </w:t>
      </w:r>
      <w:r>
        <w:rPr>
          <w:rFonts w:ascii="Courier New"/>
        </w:rPr>
        <w:t>AvgLParams</w:t>
      </w:r>
      <w:r>
        <w:t>:</w:t>
      </w:r>
      <w:r>
        <w:rPr>
          <w:spacing w:val="25"/>
        </w:rPr>
        <w:t xml:space="preserve"> </w:t>
      </w:r>
      <w:r>
        <w:t>Tau = 10, Gain = 2.5 (this is a key param -- best value can be lower or higher) Min = .2</w:t>
      </w:r>
    </w:p>
    <w:p w14:paraId="2A9B5880" w14:textId="77777777" w:rsidR="00A529FC" w:rsidRDefault="00A529FC">
      <w:pPr>
        <w:pStyle w:val="BodyText"/>
        <w:spacing w:before="3"/>
      </w:pPr>
    </w:p>
    <w:p w14:paraId="249F0330" w14:textId="77777777" w:rsidR="00A529FC" w:rsidRDefault="00000000" w:rsidP="007576F6">
      <w:pPr>
        <w:pStyle w:val="ListParagraph"/>
        <w:numPr>
          <w:ilvl w:val="0"/>
          <w:numId w:val="1"/>
        </w:numPr>
        <w:tabs>
          <w:tab w:val="left" w:pos="666"/>
        </w:tabs>
        <w:rPr>
          <w:rFonts w:ascii="Courier New" w:hAnsi="Courier New"/>
        </w:rPr>
      </w:pPr>
      <w:r>
        <w:rPr>
          <w:rFonts w:ascii="Courier New" w:hAnsi="Courier New"/>
        </w:rPr>
        <w:t>AvgLLrn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((Max</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(Gain</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rPr>
        <w:t>Min))</w:t>
      </w:r>
      <w:r>
        <w:rPr>
          <w:rFonts w:ascii="Courier New" w:hAnsi="Courier New"/>
          <w:spacing w:val="-6"/>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(AvgL</w:t>
      </w:r>
      <w:r>
        <w:rPr>
          <w:rFonts w:ascii="Courier New" w:hAnsi="Courier New"/>
          <w:spacing w:val="-6"/>
        </w:rPr>
        <w:t xml:space="preserve"> </w:t>
      </w:r>
      <w:r>
        <w:rPr>
          <w:rFonts w:ascii="Courier New" w:hAnsi="Courier New"/>
        </w:rPr>
        <w:t>-</w:t>
      </w:r>
      <w:r>
        <w:rPr>
          <w:rFonts w:ascii="Courier New" w:hAnsi="Courier New"/>
          <w:spacing w:val="-6"/>
        </w:rPr>
        <w:t xml:space="preserve"> </w:t>
      </w:r>
      <w:r>
        <w:rPr>
          <w:rFonts w:ascii="Courier New" w:hAnsi="Courier New"/>
          <w:spacing w:val="-4"/>
        </w:rPr>
        <w:t>Min)</w:t>
      </w:r>
    </w:p>
    <w:p w14:paraId="034A165E" w14:textId="77777777" w:rsidR="00A529FC" w:rsidRDefault="00000000" w:rsidP="007576F6">
      <w:pPr>
        <w:pStyle w:val="ListParagraph"/>
        <w:numPr>
          <w:ilvl w:val="1"/>
          <w:numId w:val="1"/>
        </w:numPr>
        <w:tabs>
          <w:tab w:val="left" w:pos="1146"/>
        </w:tabs>
        <w:spacing w:line="233" w:lineRule="exact"/>
        <w:jc w:val="both"/>
      </w:pPr>
      <w:r>
        <w:t>learning</w:t>
      </w:r>
      <w:r>
        <w:rPr>
          <w:spacing w:val="7"/>
        </w:rPr>
        <w:t xml:space="preserve"> </w:t>
      </w:r>
      <w:r>
        <w:t>strength</w:t>
      </w:r>
      <w:r>
        <w:rPr>
          <w:spacing w:val="7"/>
        </w:rPr>
        <w:t xml:space="preserve"> </w:t>
      </w:r>
      <w:r>
        <w:t>factor</w:t>
      </w:r>
      <w:r>
        <w:rPr>
          <w:spacing w:val="7"/>
        </w:rPr>
        <w:t xml:space="preserve"> </w:t>
      </w:r>
      <w:r>
        <w:t>for</w:t>
      </w:r>
      <w:r>
        <w:rPr>
          <w:spacing w:val="7"/>
        </w:rPr>
        <w:t xml:space="preserve"> </w:t>
      </w:r>
      <w:r>
        <w:t>how</w:t>
      </w:r>
      <w:r>
        <w:rPr>
          <w:spacing w:val="7"/>
        </w:rPr>
        <w:t xml:space="preserve"> </w:t>
      </w:r>
      <w:r>
        <w:t>much</w:t>
      </w:r>
      <w:r>
        <w:rPr>
          <w:spacing w:val="7"/>
        </w:rPr>
        <w:t xml:space="preserve"> </w:t>
      </w:r>
      <w:r>
        <w:t>to</w:t>
      </w:r>
      <w:r>
        <w:rPr>
          <w:spacing w:val="7"/>
        </w:rPr>
        <w:t xml:space="preserve"> </w:t>
      </w:r>
      <w:r>
        <w:t>learn</w:t>
      </w:r>
      <w:r>
        <w:rPr>
          <w:spacing w:val="8"/>
        </w:rPr>
        <w:t xml:space="preserve"> </w:t>
      </w:r>
      <w:r>
        <w:t>based</w:t>
      </w:r>
      <w:r>
        <w:rPr>
          <w:spacing w:val="7"/>
        </w:rPr>
        <w:t xml:space="preserve"> </w:t>
      </w:r>
      <w:r>
        <w:t>on</w:t>
      </w:r>
      <w:r>
        <w:rPr>
          <w:spacing w:val="7"/>
        </w:rPr>
        <w:t xml:space="preserve"> </w:t>
      </w:r>
      <w:r>
        <w:t>AvgL</w:t>
      </w:r>
      <w:r>
        <w:rPr>
          <w:spacing w:val="7"/>
        </w:rPr>
        <w:t xml:space="preserve"> </w:t>
      </w:r>
      <w:r>
        <w:t>floating</w:t>
      </w:r>
      <w:r>
        <w:rPr>
          <w:spacing w:val="7"/>
        </w:rPr>
        <w:t xml:space="preserve"> </w:t>
      </w:r>
      <w:r>
        <w:t>threshold</w:t>
      </w:r>
      <w:r>
        <w:rPr>
          <w:spacing w:val="7"/>
        </w:rPr>
        <w:t xml:space="preserve"> </w:t>
      </w:r>
      <w:r>
        <w:t>--</w:t>
      </w:r>
      <w:r>
        <w:rPr>
          <w:spacing w:val="7"/>
        </w:rPr>
        <w:t xml:space="preserve"> </w:t>
      </w:r>
      <w:r>
        <w:t>this</w:t>
      </w:r>
      <w:r>
        <w:rPr>
          <w:spacing w:val="7"/>
        </w:rPr>
        <w:t xml:space="preserve"> </w:t>
      </w:r>
      <w:r>
        <w:t>is</w:t>
      </w:r>
      <w:r>
        <w:rPr>
          <w:spacing w:val="8"/>
        </w:rPr>
        <w:t xml:space="preserve"> </w:t>
      </w:r>
      <w:r>
        <w:rPr>
          <w:spacing w:val="-5"/>
        </w:rPr>
        <w:t>dy-</w:t>
      </w:r>
    </w:p>
    <w:p w14:paraId="4C48C407" w14:textId="77777777" w:rsidR="00A529FC" w:rsidRDefault="00000000">
      <w:pPr>
        <w:pStyle w:val="BodyText"/>
        <w:spacing w:before="18" w:line="252" w:lineRule="auto"/>
        <w:ind w:left="1145" w:right="117"/>
        <w:jc w:val="both"/>
      </w:pPr>
      <w:r>
        <w:t>namically modulated by strength of AvgL itself, and this turns out to be critical -- the amount of this learning increases as units are more consistently active all the time (i.e., ”hog” units). Params</w:t>
      </w:r>
      <w:r>
        <w:rPr>
          <w:spacing w:val="-1"/>
        </w:rPr>
        <w:t xml:space="preserve"> </w:t>
      </w:r>
      <w:r>
        <w:t>on</w:t>
      </w:r>
      <w:r>
        <w:rPr>
          <w:spacing w:val="-1"/>
        </w:rPr>
        <w:t xml:space="preserve"> </w:t>
      </w:r>
      <w:r>
        <w:rPr>
          <w:rFonts w:ascii="Courier New" w:hAnsi="Courier New"/>
        </w:rPr>
        <w:t>AvgLParams</w:t>
      </w:r>
      <w:r>
        <w:t>, Min</w:t>
      </w:r>
      <w:r>
        <w:rPr>
          <w:spacing w:val="-1"/>
        </w:rPr>
        <w:t xml:space="preserve"> </w:t>
      </w:r>
      <w:r>
        <w:t>=</w:t>
      </w:r>
      <w:r>
        <w:rPr>
          <w:spacing w:val="-1"/>
        </w:rPr>
        <w:t xml:space="preserve"> </w:t>
      </w:r>
      <w:r>
        <w:t>0.0001, Max</w:t>
      </w:r>
      <w:r>
        <w:rPr>
          <w:spacing w:val="-1"/>
        </w:rPr>
        <w:t xml:space="preserve"> </w:t>
      </w:r>
      <w:r>
        <w:t>=</w:t>
      </w:r>
      <w:r>
        <w:rPr>
          <w:spacing w:val="-1"/>
        </w:rPr>
        <w:t xml:space="preserve"> </w:t>
      </w:r>
      <w:r>
        <w:t>0.5.</w:t>
      </w:r>
      <w:r>
        <w:rPr>
          <w:spacing w:val="24"/>
        </w:rPr>
        <w:t xml:space="preserve"> </w:t>
      </w:r>
      <w:r>
        <w:t>Note</w:t>
      </w:r>
      <w:r>
        <w:rPr>
          <w:spacing w:val="-1"/>
        </w:rPr>
        <w:t xml:space="preserve"> </w:t>
      </w:r>
      <w:r>
        <w:t>that</w:t>
      </w:r>
      <w:r>
        <w:rPr>
          <w:spacing w:val="-1"/>
        </w:rPr>
        <w:t xml:space="preserve"> </w:t>
      </w:r>
      <w:r>
        <w:t>this</w:t>
      </w:r>
      <w:r>
        <w:rPr>
          <w:spacing w:val="-1"/>
        </w:rPr>
        <w:t xml:space="preserve"> </w:t>
      </w:r>
      <w:r>
        <w:t>depends</w:t>
      </w:r>
      <w:r>
        <w:rPr>
          <w:spacing w:val="-1"/>
        </w:rPr>
        <w:t xml:space="preserve"> </w:t>
      </w:r>
      <w:r>
        <w:t>on</w:t>
      </w:r>
      <w:r>
        <w:rPr>
          <w:spacing w:val="-1"/>
        </w:rPr>
        <w:t xml:space="preserve"> </w:t>
      </w:r>
      <w:r>
        <w:t>having</w:t>
      </w:r>
      <w:r>
        <w:rPr>
          <w:spacing w:val="-1"/>
        </w:rPr>
        <w:t xml:space="preserve"> </w:t>
      </w:r>
      <w:r>
        <w:t>a</w:t>
      </w:r>
      <w:r>
        <w:rPr>
          <w:spacing w:val="-1"/>
        </w:rPr>
        <w:t xml:space="preserve"> </w:t>
      </w:r>
      <w:r>
        <w:t>clear max to AvgL, which is an advantage of the exponential running-average form above.</w:t>
      </w:r>
    </w:p>
    <w:p w14:paraId="1E951D02" w14:textId="77777777" w:rsidR="00A529FC" w:rsidRDefault="00A529FC">
      <w:pPr>
        <w:pStyle w:val="BodyText"/>
        <w:spacing w:before="1"/>
        <w:rPr>
          <w:sz w:val="21"/>
        </w:rPr>
      </w:pPr>
    </w:p>
    <w:p w14:paraId="5986A5C0" w14:textId="77777777" w:rsidR="00A529FC" w:rsidRDefault="00000000" w:rsidP="007576F6">
      <w:pPr>
        <w:pStyle w:val="ListParagraph"/>
        <w:numPr>
          <w:ilvl w:val="0"/>
          <w:numId w:val="1"/>
        </w:numPr>
        <w:tabs>
          <w:tab w:val="left" w:pos="666"/>
        </w:tabs>
        <w:ind w:hanging="187"/>
        <w:rPr>
          <w:rFonts w:ascii="Courier New" w:hAnsi="Courier New"/>
        </w:rPr>
      </w:pPr>
      <w:r>
        <w:rPr>
          <w:rFonts w:ascii="Courier New" w:hAnsi="Courier New"/>
        </w:rPr>
        <w:t>AvgLLrn</w:t>
      </w:r>
      <w:r>
        <w:rPr>
          <w:rFonts w:ascii="Courier New" w:hAnsi="Courier New"/>
          <w:spacing w:val="-10"/>
        </w:rPr>
        <w:t xml:space="preserve"> </w:t>
      </w:r>
      <w:r>
        <w:rPr>
          <w:rFonts w:ascii="Courier New" w:hAnsi="Courier New"/>
          <w:position w:val="-3"/>
        </w:rPr>
        <w:t>*</w:t>
      </w:r>
      <w:r>
        <w:rPr>
          <w:rFonts w:ascii="Courier New" w:hAnsi="Courier New"/>
        </w:rPr>
        <w:t>=</w:t>
      </w:r>
      <w:r>
        <w:rPr>
          <w:rFonts w:ascii="Courier New" w:hAnsi="Courier New"/>
          <w:spacing w:val="-10"/>
        </w:rPr>
        <w:t xml:space="preserve"> </w:t>
      </w:r>
      <w:r>
        <w:rPr>
          <w:rFonts w:ascii="Courier New" w:hAnsi="Courier New"/>
        </w:rPr>
        <w:t>MAX(1</w:t>
      </w:r>
      <w:r>
        <w:rPr>
          <w:rFonts w:ascii="Courier New" w:hAnsi="Courier New"/>
          <w:spacing w:val="-9"/>
        </w:rPr>
        <w:t xml:space="preserve"> </w:t>
      </w:r>
      <w:r>
        <w:rPr>
          <w:rFonts w:ascii="Courier New" w:hAnsi="Courier New"/>
        </w:rPr>
        <w:t>-</w:t>
      </w:r>
      <w:r>
        <w:rPr>
          <w:rFonts w:ascii="Courier New" w:hAnsi="Courier New"/>
          <w:spacing w:val="-10"/>
        </w:rPr>
        <w:t xml:space="preserve"> </w:t>
      </w:r>
      <w:r>
        <w:rPr>
          <w:rFonts w:ascii="Courier New" w:hAnsi="Courier New"/>
        </w:rPr>
        <w:t>layCosDiffAvg,</w:t>
      </w:r>
      <w:r>
        <w:rPr>
          <w:rFonts w:ascii="Courier New" w:hAnsi="Courier New"/>
          <w:spacing w:val="-10"/>
        </w:rPr>
        <w:t xml:space="preserve"> </w:t>
      </w:r>
      <w:r>
        <w:rPr>
          <w:rFonts w:ascii="Courier New" w:hAnsi="Courier New"/>
          <w:spacing w:val="-2"/>
        </w:rPr>
        <w:t>ModMin)</w:t>
      </w:r>
    </w:p>
    <w:p w14:paraId="1D91904B" w14:textId="77777777" w:rsidR="00A529FC" w:rsidRDefault="00000000" w:rsidP="007576F6">
      <w:pPr>
        <w:pStyle w:val="ListParagraph"/>
        <w:numPr>
          <w:ilvl w:val="1"/>
          <w:numId w:val="1"/>
        </w:numPr>
        <w:tabs>
          <w:tab w:val="left" w:pos="1146"/>
        </w:tabs>
        <w:spacing w:line="233" w:lineRule="exact"/>
        <w:jc w:val="both"/>
      </w:pPr>
      <w:r>
        <w:t>also</w:t>
      </w:r>
      <w:r>
        <w:rPr>
          <w:spacing w:val="-9"/>
        </w:rPr>
        <w:t xml:space="preserve"> </w:t>
      </w:r>
      <w:r>
        <w:t>modulate</w:t>
      </w:r>
      <w:r>
        <w:rPr>
          <w:spacing w:val="-9"/>
        </w:rPr>
        <w:t xml:space="preserve"> </w:t>
      </w:r>
      <w:r>
        <w:t>by</w:t>
      </w:r>
      <w:r>
        <w:rPr>
          <w:spacing w:val="-9"/>
        </w:rPr>
        <w:t xml:space="preserve"> </w:t>
      </w:r>
      <w:r>
        <w:t>time-averaged</w:t>
      </w:r>
      <w:r>
        <w:rPr>
          <w:spacing w:val="-9"/>
        </w:rPr>
        <w:t xml:space="preserve"> </w:t>
      </w:r>
      <w:r>
        <w:t>cosine</w:t>
      </w:r>
      <w:r>
        <w:rPr>
          <w:spacing w:val="-8"/>
        </w:rPr>
        <w:t xml:space="preserve"> </w:t>
      </w:r>
      <w:r>
        <w:t>(normalized</w:t>
      </w:r>
      <w:r>
        <w:rPr>
          <w:spacing w:val="-9"/>
        </w:rPr>
        <w:t xml:space="preserve"> </w:t>
      </w:r>
      <w:r>
        <w:t>dot</w:t>
      </w:r>
      <w:r>
        <w:rPr>
          <w:spacing w:val="-9"/>
        </w:rPr>
        <w:t xml:space="preserve"> </w:t>
      </w:r>
      <w:r>
        <w:t>product)</w:t>
      </w:r>
      <w:r>
        <w:rPr>
          <w:spacing w:val="-9"/>
        </w:rPr>
        <w:t xml:space="preserve"> </w:t>
      </w:r>
      <w:r>
        <w:t>between</w:t>
      </w:r>
      <w:r>
        <w:rPr>
          <w:spacing w:val="-9"/>
        </w:rPr>
        <w:t xml:space="preserve"> </w:t>
      </w:r>
      <w:r>
        <w:t>minus</w:t>
      </w:r>
      <w:r>
        <w:rPr>
          <w:spacing w:val="-8"/>
        </w:rPr>
        <w:t xml:space="preserve"> </w:t>
      </w:r>
      <w:r>
        <w:t>and</w:t>
      </w:r>
      <w:r>
        <w:rPr>
          <w:spacing w:val="-9"/>
        </w:rPr>
        <w:t xml:space="preserve"> </w:t>
      </w:r>
      <w:r>
        <w:t>plus</w:t>
      </w:r>
      <w:r>
        <w:rPr>
          <w:spacing w:val="-9"/>
        </w:rPr>
        <w:t xml:space="preserve"> </w:t>
      </w:r>
      <w:r>
        <w:rPr>
          <w:spacing w:val="-2"/>
        </w:rPr>
        <w:t>phase</w:t>
      </w:r>
    </w:p>
    <w:p w14:paraId="7459430B" w14:textId="77777777" w:rsidR="00A529FC" w:rsidRDefault="00000000">
      <w:pPr>
        <w:pStyle w:val="BodyText"/>
        <w:spacing w:before="18" w:line="256" w:lineRule="auto"/>
        <w:ind w:left="1145" w:right="117"/>
        <w:jc w:val="both"/>
      </w:pPr>
      <w:r>
        <w:t>activation</w:t>
      </w:r>
      <w:r>
        <w:rPr>
          <w:spacing w:val="-14"/>
        </w:rPr>
        <w:t xml:space="preserve"> </w:t>
      </w:r>
      <w:r>
        <w:t>states</w:t>
      </w:r>
      <w:r>
        <w:rPr>
          <w:spacing w:val="-13"/>
        </w:rPr>
        <w:t xml:space="preserve"> </w:t>
      </w:r>
      <w:r>
        <w:t>in</w:t>
      </w:r>
      <w:r>
        <w:rPr>
          <w:spacing w:val="-14"/>
        </w:rPr>
        <w:t xml:space="preserve"> </w:t>
      </w:r>
      <w:r>
        <w:t>given</w:t>
      </w:r>
      <w:r>
        <w:rPr>
          <w:spacing w:val="-13"/>
        </w:rPr>
        <w:t xml:space="preserve"> </w:t>
      </w:r>
      <w:r>
        <w:t>receiving</w:t>
      </w:r>
      <w:r>
        <w:rPr>
          <w:spacing w:val="-14"/>
        </w:rPr>
        <w:t xml:space="preserve"> </w:t>
      </w:r>
      <w:r>
        <w:t>layer</w:t>
      </w:r>
      <w:r>
        <w:rPr>
          <w:spacing w:val="-13"/>
        </w:rPr>
        <w:t xml:space="preserve"> </w:t>
      </w:r>
      <w:r>
        <w:t>(layCosDiffAvg),</w:t>
      </w:r>
      <w:r>
        <w:rPr>
          <w:spacing w:val="-14"/>
        </w:rPr>
        <w:t xml:space="preserve"> </w:t>
      </w:r>
      <w:r>
        <w:t>(time</w:t>
      </w:r>
      <w:r>
        <w:rPr>
          <w:spacing w:val="-13"/>
        </w:rPr>
        <w:t xml:space="preserve"> </w:t>
      </w:r>
      <w:r>
        <w:t>constant</w:t>
      </w:r>
      <w:r>
        <w:rPr>
          <w:spacing w:val="-14"/>
        </w:rPr>
        <w:t xml:space="preserve"> </w:t>
      </w:r>
      <w:r>
        <w:t>100)</w:t>
      </w:r>
      <w:r>
        <w:rPr>
          <w:spacing w:val="-13"/>
        </w:rPr>
        <w:t xml:space="preserve"> </w:t>
      </w:r>
      <w:r>
        <w:t>--</w:t>
      </w:r>
      <w:r>
        <w:rPr>
          <w:spacing w:val="-14"/>
        </w:rPr>
        <w:t xml:space="preserve"> </w:t>
      </w:r>
      <w:r>
        <w:t>if</w:t>
      </w:r>
      <w:r>
        <w:rPr>
          <w:spacing w:val="-13"/>
        </w:rPr>
        <w:t xml:space="preserve"> </w:t>
      </w:r>
      <w:r>
        <w:t>error</w:t>
      </w:r>
      <w:r>
        <w:rPr>
          <w:spacing w:val="-14"/>
        </w:rPr>
        <w:t xml:space="preserve"> </w:t>
      </w:r>
      <w:r>
        <w:t>signals are</w:t>
      </w:r>
      <w:r>
        <w:rPr>
          <w:spacing w:val="-13"/>
        </w:rPr>
        <w:t xml:space="preserve"> </w:t>
      </w:r>
      <w:r>
        <w:t>small</w:t>
      </w:r>
      <w:r>
        <w:rPr>
          <w:spacing w:val="-13"/>
        </w:rPr>
        <w:t xml:space="preserve"> </w:t>
      </w:r>
      <w:r>
        <w:t>in</w:t>
      </w:r>
      <w:r>
        <w:rPr>
          <w:spacing w:val="-13"/>
        </w:rPr>
        <w:t xml:space="preserve"> </w:t>
      </w:r>
      <w:r>
        <w:t>a</w:t>
      </w:r>
      <w:r>
        <w:rPr>
          <w:spacing w:val="-13"/>
        </w:rPr>
        <w:t xml:space="preserve"> </w:t>
      </w:r>
      <w:r>
        <w:t>given</w:t>
      </w:r>
      <w:r>
        <w:rPr>
          <w:spacing w:val="-13"/>
        </w:rPr>
        <w:t xml:space="preserve"> </w:t>
      </w:r>
      <w:r>
        <w:t>layer,</w:t>
      </w:r>
      <w:r>
        <w:rPr>
          <w:spacing w:val="-13"/>
        </w:rPr>
        <w:t xml:space="preserve"> </w:t>
      </w:r>
      <w:r>
        <w:t>then</w:t>
      </w:r>
      <w:r>
        <w:rPr>
          <w:spacing w:val="-13"/>
        </w:rPr>
        <w:t xml:space="preserve"> </w:t>
      </w:r>
      <w:r>
        <w:t>Hebbian</w:t>
      </w:r>
      <w:r>
        <w:rPr>
          <w:spacing w:val="-13"/>
        </w:rPr>
        <w:t xml:space="preserve"> </w:t>
      </w:r>
      <w:r>
        <w:t>learning</w:t>
      </w:r>
      <w:r>
        <w:rPr>
          <w:spacing w:val="-13"/>
        </w:rPr>
        <w:t xml:space="preserve"> </w:t>
      </w:r>
      <w:r>
        <w:t>should</w:t>
      </w:r>
      <w:r>
        <w:rPr>
          <w:spacing w:val="-13"/>
        </w:rPr>
        <w:t xml:space="preserve"> </w:t>
      </w:r>
      <w:r>
        <w:t>also</w:t>
      </w:r>
      <w:r>
        <w:rPr>
          <w:spacing w:val="-13"/>
        </w:rPr>
        <w:t xml:space="preserve"> </w:t>
      </w:r>
      <w:r>
        <w:t>be</w:t>
      </w:r>
      <w:r>
        <w:rPr>
          <w:spacing w:val="-13"/>
        </w:rPr>
        <w:t xml:space="preserve"> </w:t>
      </w:r>
      <w:r>
        <w:t>relatively</w:t>
      </w:r>
      <w:r>
        <w:rPr>
          <w:spacing w:val="-13"/>
        </w:rPr>
        <w:t xml:space="preserve"> </w:t>
      </w:r>
      <w:r>
        <w:t>weak</w:t>
      </w:r>
      <w:r>
        <w:rPr>
          <w:spacing w:val="-13"/>
        </w:rPr>
        <w:t xml:space="preserve"> </w:t>
      </w:r>
      <w:r>
        <w:t>so</w:t>
      </w:r>
      <w:r>
        <w:rPr>
          <w:spacing w:val="-13"/>
        </w:rPr>
        <w:t xml:space="preserve"> </w:t>
      </w:r>
      <w:r>
        <w:t>that</w:t>
      </w:r>
      <w:r>
        <w:rPr>
          <w:spacing w:val="-13"/>
        </w:rPr>
        <w:t xml:space="preserve"> </w:t>
      </w:r>
      <w:r>
        <w:t>it</w:t>
      </w:r>
      <w:r>
        <w:rPr>
          <w:spacing w:val="-13"/>
        </w:rPr>
        <w:t xml:space="preserve"> </w:t>
      </w:r>
      <w:r>
        <w:t>doesn’t overpower</w:t>
      </w:r>
      <w:r>
        <w:rPr>
          <w:spacing w:val="-12"/>
        </w:rPr>
        <w:t xml:space="preserve"> </w:t>
      </w:r>
      <w:r>
        <w:t>it</w:t>
      </w:r>
      <w:r>
        <w:rPr>
          <w:spacing w:val="-12"/>
        </w:rPr>
        <w:t xml:space="preserve"> </w:t>
      </w:r>
      <w:r>
        <w:t>--</w:t>
      </w:r>
      <w:r>
        <w:rPr>
          <w:spacing w:val="-12"/>
        </w:rPr>
        <w:t xml:space="preserve"> </w:t>
      </w:r>
      <w:r>
        <w:t>and</w:t>
      </w:r>
      <w:r>
        <w:rPr>
          <w:spacing w:val="-12"/>
        </w:rPr>
        <w:t xml:space="preserve"> </w:t>
      </w:r>
      <w:r>
        <w:t>conversely,</w:t>
      </w:r>
      <w:r>
        <w:rPr>
          <w:spacing w:val="-12"/>
        </w:rPr>
        <w:t xml:space="preserve"> </w:t>
      </w:r>
      <w:r>
        <w:t>layers</w:t>
      </w:r>
      <w:r>
        <w:rPr>
          <w:spacing w:val="-12"/>
        </w:rPr>
        <w:t xml:space="preserve"> </w:t>
      </w:r>
      <w:r>
        <w:t>with</w:t>
      </w:r>
      <w:r>
        <w:rPr>
          <w:spacing w:val="-12"/>
        </w:rPr>
        <w:t xml:space="preserve"> </w:t>
      </w:r>
      <w:r>
        <w:t>higher</w:t>
      </w:r>
      <w:r>
        <w:rPr>
          <w:spacing w:val="-12"/>
        </w:rPr>
        <w:t xml:space="preserve"> </w:t>
      </w:r>
      <w:r>
        <w:t>levels</w:t>
      </w:r>
      <w:r>
        <w:rPr>
          <w:spacing w:val="-12"/>
        </w:rPr>
        <w:t xml:space="preserve"> </w:t>
      </w:r>
      <w:r>
        <w:t>of</w:t>
      </w:r>
      <w:r>
        <w:rPr>
          <w:spacing w:val="-12"/>
        </w:rPr>
        <w:t xml:space="preserve"> </w:t>
      </w:r>
      <w:r>
        <w:t>error</w:t>
      </w:r>
      <w:r>
        <w:rPr>
          <w:spacing w:val="-12"/>
        </w:rPr>
        <w:t xml:space="preserve"> </w:t>
      </w:r>
      <w:r>
        <w:t>signals</w:t>
      </w:r>
      <w:r>
        <w:rPr>
          <w:spacing w:val="-12"/>
        </w:rPr>
        <w:t xml:space="preserve"> </w:t>
      </w:r>
      <w:r>
        <w:t>can</w:t>
      </w:r>
      <w:r>
        <w:rPr>
          <w:spacing w:val="-12"/>
        </w:rPr>
        <w:t xml:space="preserve"> </w:t>
      </w:r>
      <w:r>
        <w:t>handle</w:t>
      </w:r>
      <w:r>
        <w:rPr>
          <w:spacing w:val="-12"/>
        </w:rPr>
        <w:t xml:space="preserve"> </w:t>
      </w:r>
      <w:r>
        <w:t>(and</w:t>
      </w:r>
      <w:r>
        <w:rPr>
          <w:spacing w:val="-12"/>
        </w:rPr>
        <w:t xml:space="preserve"> </w:t>
      </w:r>
      <w:r>
        <w:t>benefit from)</w:t>
      </w:r>
      <w:r>
        <w:rPr>
          <w:spacing w:val="-9"/>
        </w:rPr>
        <w:t xml:space="preserve"> </w:t>
      </w:r>
      <w:r>
        <w:t>more</w:t>
      </w:r>
      <w:r>
        <w:rPr>
          <w:spacing w:val="-9"/>
        </w:rPr>
        <w:t xml:space="preserve"> </w:t>
      </w:r>
      <w:r>
        <w:t>Hebbian</w:t>
      </w:r>
      <w:r>
        <w:rPr>
          <w:spacing w:val="-9"/>
        </w:rPr>
        <w:t xml:space="preserve"> </w:t>
      </w:r>
      <w:r>
        <w:t>learning. The</w:t>
      </w:r>
      <w:r>
        <w:rPr>
          <w:spacing w:val="-9"/>
        </w:rPr>
        <w:t xml:space="preserve"> </w:t>
      </w:r>
      <w:r>
        <w:t>MAX(ModMin)</w:t>
      </w:r>
      <w:r>
        <w:rPr>
          <w:spacing w:val="-9"/>
        </w:rPr>
        <w:t xml:space="preserve"> </w:t>
      </w:r>
      <w:r>
        <w:t>(ModMin</w:t>
      </w:r>
      <w:r>
        <w:rPr>
          <w:spacing w:val="-9"/>
        </w:rPr>
        <w:t xml:space="preserve"> </w:t>
      </w:r>
      <w:r>
        <w:t>=</w:t>
      </w:r>
      <w:r>
        <w:rPr>
          <w:spacing w:val="-9"/>
        </w:rPr>
        <w:t xml:space="preserve"> </w:t>
      </w:r>
      <w:r>
        <w:t>.01)</w:t>
      </w:r>
      <w:r>
        <w:rPr>
          <w:spacing w:val="-9"/>
        </w:rPr>
        <w:t xml:space="preserve"> </w:t>
      </w:r>
      <w:r>
        <w:t>factor</w:t>
      </w:r>
      <w:r>
        <w:rPr>
          <w:spacing w:val="-9"/>
        </w:rPr>
        <w:t xml:space="preserve"> </w:t>
      </w:r>
      <w:r>
        <w:t>ensures</w:t>
      </w:r>
      <w:r>
        <w:rPr>
          <w:spacing w:val="-9"/>
        </w:rPr>
        <w:t xml:space="preserve"> </w:t>
      </w:r>
      <w:r>
        <w:t>that</w:t>
      </w:r>
      <w:r>
        <w:rPr>
          <w:spacing w:val="-9"/>
        </w:rPr>
        <w:t xml:space="preserve"> </w:t>
      </w:r>
      <w:r>
        <w:t>there</w:t>
      </w:r>
      <w:r>
        <w:rPr>
          <w:spacing w:val="-9"/>
        </w:rPr>
        <w:t xml:space="preserve"> </w:t>
      </w:r>
      <w:r>
        <w:t>is a</w:t>
      </w:r>
      <w:r>
        <w:rPr>
          <w:spacing w:val="-10"/>
        </w:rPr>
        <w:t xml:space="preserve"> </w:t>
      </w:r>
      <w:r>
        <w:t>minimum</w:t>
      </w:r>
      <w:r>
        <w:rPr>
          <w:spacing w:val="-10"/>
        </w:rPr>
        <w:t xml:space="preserve"> </w:t>
      </w:r>
      <w:r>
        <w:t>level</w:t>
      </w:r>
      <w:r>
        <w:rPr>
          <w:spacing w:val="-10"/>
        </w:rPr>
        <w:t xml:space="preserve"> </w:t>
      </w:r>
      <w:r>
        <w:t>of</w:t>
      </w:r>
      <w:r>
        <w:rPr>
          <w:spacing w:val="-10"/>
        </w:rPr>
        <w:t xml:space="preserve"> </w:t>
      </w:r>
      <w:r>
        <w:t>.01</w:t>
      </w:r>
      <w:r>
        <w:rPr>
          <w:spacing w:val="-10"/>
        </w:rPr>
        <w:t xml:space="preserve"> </w:t>
      </w:r>
      <w:r>
        <w:t>Hebbian</w:t>
      </w:r>
      <w:r>
        <w:rPr>
          <w:spacing w:val="-10"/>
        </w:rPr>
        <w:t xml:space="preserve"> </w:t>
      </w:r>
      <w:r>
        <w:t>(multiplying</w:t>
      </w:r>
      <w:r>
        <w:rPr>
          <w:spacing w:val="-9"/>
        </w:rPr>
        <w:t xml:space="preserve"> </w:t>
      </w:r>
      <w:r>
        <w:t>the</w:t>
      </w:r>
      <w:r>
        <w:rPr>
          <w:spacing w:val="-10"/>
        </w:rPr>
        <w:t xml:space="preserve"> </w:t>
      </w:r>
      <w:r>
        <w:t>previously-computed</w:t>
      </w:r>
      <w:r>
        <w:rPr>
          <w:spacing w:val="-10"/>
        </w:rPr>
        <w:t xml:space="preserve"> </w:t>
      </w:r>
      <w:r>
        <w:t>factor</w:t>
      </w:r>
      <w:r>
        <w:rPr>
          <w:spacing w:val="-10"/>
        </w:rPr>
        <w:t xml:space="preserve"> </w:t>
      </w:r>
      <w:r>
        <w:t>above).</w:t>
      </w:r>
      <w:r>
        <w:rPr>
          <w:spacing w:val="2"/>
        </w:rPr>
        <w:t xml:space="preserve"> </w:t>
      </w:r>
      <w:r>
        <w:t>The</w:t>
      </w:r>
      <w:r>
        <w:rPr>
          <w:spacing w:val="-10"/>
        </w:rPr>
        <w:t xml:space="preserve"> </w:t>
      </w:r>
      <w:r>
        <w:t>.01</w:t>
      </w:r>
      <w:r>
        <w:rPr>
          <w:spacing w:val="-10"/>
        </w:rPr>
        <w:t xml:space="preserve"> *</w:t>
      </w:r>
    </w:p>
    <w:p w14:paraId="1F6DE6DF" w14:textId="77777777" w:rsidR="00A529FC" w:rsidRDefault="00000000" w:rsidP="007576F6">
      <w:pPr>
        <w:pStyle w:val="BodyText"/>
        <w:spacing w:before="1" w:line="256" w:lineRule="auto"/>
        <w:ind w:left="1145" w:right="117"/>
        <w:jc w:val="both"/>
      </w:pPr>
      <w:r>
        <w:t>.05</w:t>
      </w:r>
      <w:r>
        <w:rPr>
          <w:spacing w:val="-2"/>
        </w:rPr>
        <w:t xml:space="preserve"> </w:t>
      </w:r>
      <w:r>
        <w:t>factors</w:t>
      </w:r>
      <w:r>
        <w:rPr>
          <w:spacing w:val="-2"/>
        </w:rPr>
        <w:t xml:space="preserve"> </w:t>
      </w:r>
      <w:r>
        <w:t>give</w:t>
      </w:r>
      <w:r>
        <w:rPr>
          <w:spacing w:val="-2"/>
        </w:rPr>
        <w:t xml:space="preserve"> </w:t>
      </w:r>
      <w:r>
        <w:t>an</w:t>
      </w:r>
      <w:r>
        <w:rPr>
          <w:spacing w:val="-2"/>
        </w:rPr>
        <w:t xml:space="preserve"> </w:t>
      </w:r>
      <w:r>
        <w:t>upper-level</w:t>
      </w:r>
      <w:r>
        <w:rPr>
          <w:spacing w:val="-2"/>
        </w:rPr>
        <w:t xml:space="preserve"> </w:t>
      </w:r>
      <w:r>
        <w:t>value</w:t>
      </w:r>
      <w:r>
        <w:rPr>
          <w:spacing w:val="-2"/>
        </w:rPr>
        <w:t xml:space="preserve"> </w:t>
      </w:r>
      <w:r>
        <w:t>of</w:t>
      </w:r>
      <w:r>
        <w:rPr>
          <w:spacing w:val="-2"/>
        </w:rPr>
        <w:t xml:space="preserve"> </w:t>
      </w:r>
      <w:r>
        <w:t>.0005</w:t>
      </w:r>
      <w:r>
        <w:rPr>
          <w:spacing w:val="-2"/>
        </w:rPr>
        <w:t xml:space="preserve"> </w:t>
      </w:r>
      <w:r>
        <w:t>to</w:t>
      </w:r>
      <w:r>
        <w:rPr>
          <w:spacing w:val="-2"/>
        </w:rPr>
        <w:t xml:space="preserve"> </w:t>
      </w:r>
      <w:r>
        <w:t>use</w:t>
      </w:r>
      <w:r>
        <w:rPr>
          <w:spacing w:val="-2"/>
        </w:rPr>
        <w:t xml:space="preserve"> </w:t>
      </w:r>
      <w:r>
        <w:t>for</w:t>
      </w:r>
      <w:r>
        <w:rPr>
          <w:spacing w:val="-2"/>
        </w:rPr>
        <w:t xml:space="preserve"> </w:t>
      </w:r>
      <w:r>
        <w:t>a</w:t>
      </w:r>
      <w:r>
        <w:rPr>
          <w:spacing w:val="-2"/>
        </w:rPr>
        <w:t xml:space="preserve"> </w:t>
      </w:r>
      <w:r>
        <w:t>fixed</w:t>
      </w:r>
      <w:r>
        <w:rPr>
          <w:spacing w:val="-2"/>
        </w:rPr>
        <w:t xml:space="preserve"> </w:t>
      </w:r>
      <w:r>
        <w:t>constant</w:t>
      </w:r>
      <w:r>
        <w:rPr>
          <w:spacing w:val="-2"/>
        </w:rPr>
        <w:t xml:space="preserve"> </w:t>
      </w:r>
      <w:r>
        <w:t>AvgLLrn</w:t>
      </w:r>
      <w:r>
        <w:rPr>
          <w:spacing w:val="-2"/>
        </w:rPr>
        <w:t xml:space="preserve"> </w:t>
      </w:r>
      <w:r>
        <w:t>value</w:t>
      </w:r>
      <w:r>
        <w:rPr>
          <w:spacing w:val="-2"/>
        </w:rPr>
        <w:t xml:space="preserve"> </w:t>
      </w:r>
      <w:r>
        <w:t>--</w:t>
      </w:r>
      <w:r>
        <w:rPr>
          <w:spacing w:val="-2"/>
        </w:rPr>
        <w:t xml:space="preserve"> </w:t>
      </w:r>
      <w:r>
        <w:t>just slightly less than this (.0004) seems to work best if not using these adaptive factors.</w:t>
      </w:r>
    </w:p>
    <w:p w14:paraId="563EC5D0" w14:textId="77777777" w:rsidR="00A529FC" w:rsidRDefault="00A529FC" w:rsidP="007576F6">
      <w:pPr>
        <w:pStyle w:val="BodyText"/>
        <w:spacing w:before="10"/>
        <w:rPr>
          <w:sz w:val="20"/>
        </w:rPr>
      </w:pPr>
    </w:p>
    <w:p w14:paraId="41379D5F" w14:textId="77777777" w:rsidR="00A529FC" w:rsidRDefault="00000000" w:rsidP="007576F6">
      <w:pPr>
        <w:pStyle w:val="ListParagraph"/>
        <w:numPr>
          <w:ilvl w:val="0"/>
          <w:numId w:val="1"/>
        </w:numPr>
        <w:tabs>
          <w:tab w:val="left" w:pos="666"/>
        </w:tabs>
        <w:spacing w:line="240" w:lineRule="auto"/>
        <w:ind w:hanging="187"/>
        <w:rPr>
          <w:rFonts w:ascii="Courier New" w:hAnsi="Courier New"/>
        </w:rPr>
      </w:pPr>
      <w:r>
        <w:rPr>
          <w:rFonts w:ascii="Courier New" w:hAnsi="Courier New"/>
        </w:rPr>
        <w:t>AvgSLrn</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(1-LrnM)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rPr>
        <w:t>AvgS</w:t>
      </w:r>
      <w:r>
        <w:rPr>
          <w:rFonts w:ascii="Courier New" w:hAnsi="Courier New"/>
          <w:spacing w:val="-7"/>
        </w:rPr>
        <w:t xml:space="preserve"> </w:t>
      </w:r>
      <w:r>
        <w:rPr>
          <w:rFonts w:ascii="Courier New" w:hAnsi="Courier New"/>
        </w:rPr>
        <w:t>+</w:t>
      </w:r>
      <w:r>
        <w:rPr>
          <w:rFonts w:ascii="Courier New" w:hAnsi="Courier New"/>
          <w:spacing w:val="-6"/>
        </w:rPr>
        <w:t xml:space="preserve"> </w:t>
      </w:r>
      <w:r>
        <w:rPr>
          <w:rFonts w:ascii="Courier New" w:hAnsi="Courier New"/>
        </w:rPr>
        <w:t>LrnM</w:t>
      </w:r>
      <w:r>
        <w:rPr>
          <w:rFonts w:ascii="Courier New" w:hAnsi="Courier New"/>
          <w:spacing w:val="-7"/>
        </w:rPr>
        <w:t xml:space="preserve"> </w:t>
      </w:r>
      <w:r>
        <w:rPr>
          <w:rFonts w:ascii="Courier New" w:hAnsi="Courier New"/>
          <w:position w:val="-3"/>
        </w:rPr>
        <w:t>*</w:t>
      </w:r>
      <w:r>
        <w:rPr>
          <w:rFonts w:ascii="Courier New" w:hAnsi="Courier New"/>
          <w:spacing w:val="-6"/>
          <w:position w:val="-3"/>
        </w:rPr>
        <w:t xml:space="preserve"> </w:t>
      </w:r>
      <w:r>
        <w:rPr>
          <w:rFonts w:ascii="Courier New" w:hAnsi="Courier New"/>
          <w:spacing w:val="-4"/>
        </w:rPr>
        <w:t>AvgM</w:t>
      </w:r>
    </w:p>
    <w:p w14:paraId="0D9D1311" w14:textId="77777777" w:rsidR="00A529FC" w:rsidRDefault="00A529FC">
      <w:pPr>
        <w:rPr>
          <w:ins w:id="768" w:author="Author" w:date="2022-09-10T01:53:00Z"/>
          <w:rFonts w:ascii="Courier New" w:hAnsi="Courier New"/>
        </w:rPr>
        <w:sectPr w:rsidR="00A529FC">
          <w:pgSz w:w="12240" w:h="15840"/>
          <w:pgMar w:top="1180" w:right="1320" w:bottom="280" w:left="1320" w:header="397" w:footer="0" w:gutter="0"/>
          <w:cols w:space="720"/>
        </w:sectPr>
      </w:pPr>
    </w:p>
    <w:p w14:paraId="7D5E885E" w14:textId="77777777" w:rsidR="00ED530C" w:rsidRDefault="00000000">
      <w:pPr>
        <w:pStyle w:val="ListParagraph"/>
        <w:numPr>
          <w:ilvl w:val="1"/>
          <w:numId w:val="4"/>
        </w:numPr>
        <w:tabs>
          <w:tab w:val="left" w:pos="1146"/>
        </w:tabs>
        <w:spacing w:line="233" w:lineRule="exact"/>
        <w:jc w:val="both"/>
        <w:rPr>
          <w:del w:id="769" w:author="Author" w:date="2022-09-10T01:53:00Z"/>
        </w:rPr>
      </w:pPr>
      <w:r>
        <w:lastRenderedPageBreak/>
        <w:t>mix</w:t>
      </w:r>
      <w:r w:rsidRPr="007576F6">
        <w:rPr>
          <w:spacing w:val="-16"/>
        </w:rPr>
        <w:t xml:space="preserve"> </w:t>
      </w:r>
      <w:r>
        <w:t>in</w:t>
      </w:r>
      <w:r>
        <w:rPr>
          <w:spacing w:val="-14"/>
        </w:rPr>
        <w:t xml:space="preserve"> </w:t>
      </w:r>
      <w:r>
        <w:t>some</w:t>
      </w:r>
      <w:r>
        <w:rPr>
          <w:spacing w:val="-14"/>
        </w:rPr>
        <w:t xml:space="preserve"> </w:t>
      </w:r>
      <w:r>
        <w:t>of</w:t>
      </w:r>
      <w:r>
        <w:rPr>
          <w:spacing w:val="-13"/>
        </w:rPr>
        <w:t xml:space="preserve"> </w:t>
      </w:r>
      <w:r>
        <w:t>the</w:t>
      </w:r>
      <w:r>
        <w:rPr>
          <w:spacing w:val="-14"/>
        </w:rPr>
        <w:t xml:space="preserve"> </w:t>
      </w:r>
      <w:r>
        <w:t>medium-term</w:t>
      </w:r>
      <w:r>
        <w:rPr>
          <w:spacing w:val="-14"/>
        </w:rPr>
        <w:t xml:space="preserve"> </w:t>
      </w:r>
      <w:r>
        <w:t>factor</w:t>
      </w:r>
      <w:r w:rsidRPr="007576F6">
        <w:rPr>
          <w:spacing w:val="-14"/>
        </w:rPr>
        <w:t xml:space="preserve"> </w:t>
      </w:r>
      <w:r>
        <w:t>into</w:t>
      </w:r>
      <w:r w:rsidRPr="007576F6">
        <w:rPr>
          <w:spacing w:val="-13"/>
        </w:rPr>
        <w:t xml:space="preserve"> </w:t>
      </w:r>
      <w:r>
        <w:t>the</w:t>
      </w:r>
      <w:r>
        <w:rPr>
          <w:spacing w:val="-14"/>
        </w:rPr>
        <w:t xml:space="preserve"> </w:t>
      </w:r>
      <w:r>
        <w:t>short-term</w:t>
      </w:r>
      <w:r w:rsidRPr="007576F6">
        <w:rPr>
          <w:spacing w:val="-14"/>
        </w:rPr>
        <w:t xml:space="preserve"> </w:t>
      </w:r>
      <w:r>
        <w:t>factor</w:t>
      </w:r>
      <w:r>
        <w:rPr>
          <w:spacing w:val="-14"/>
        </w:rPr>
        <w:t xml:space="preserve"> </w:t>
      </w:r>
      <w:r>
        <w:t>--</w:t>
      </w:r>
      <w:r w:rsidRPr="007576F6">
        <w:rPr>
          <w:spacing w:val="-13"/>
        </w:rPr>
        <w:t xml:space="preserve"> </w:t>
      </w:r>
      <w:r>
        <w:t>this</w:t>
      </w:r>
      <w:r w:rsidRPr="007576F6">
        <w:rPr>
          <w:spacing w:val="-14"/>
        </w:rPr>
        <w:t xml:space="preserve"> </w:t>
      </w:r>
      <w:r>
        <w:t>is</w:t>
      </w:r>
      <w:r>
        <w:rPr>
          <w:spacing w:val="-14"/>
        </w:rPr>
        <w:t xml:space="preserve"> </w:t>
      </w:r>
      <w:r>
        <w:t>important</w:t>
      </w:r>
      <w:r>
        <w:rPr>
          <w:spacing w:val="-14"/>
        </w:rPr>
        <w:t xml:space="preserve"> </w:t>
      </w:r>
      <w:r>
        <w:t>for</w:t>
      </w:r>
      <w:r w:rsidRPr="007576F6">
        <w:rPr>
          <w:spacing w:val="-13"/>
        </w:rPr>
        <w:t xml:space="preserve"> </w:t>
      </w:r>
      <w:r w:rsidRPr="007576F6">
        <w:t>ensuring</w:t>
      </w:r>
    </w:p>
    <w:p w14:paraId="5DF12693" w14:textId="2EA269BF" w:rsidR="00A529FC" w:rsidRDefault="00000000" w:rsidP="007576F6">
      <w:pPr>
        <w:pStyle w:val="ListParagraph"/>
        <w:numPr>
          <w:ilvl w:val="1"/>
          <w:numId w:val="1"/>
        </w:numPr>
        <w:tabs>
          <w:tab w:val="left" w:pos="1146"/>
        </w:tabs>
        <w:spacing w:before="149" w:line="256" w:lineRule="auto"/>
        <w:ind w:right="117"/>
        <w:jc w:val="both"/>
      </w:pPr>
      <w:ins w:id="770" w:author="Author" w:date="2022-09-10T01:53:00Z">
        <w:r>
          <w:t xml:space="preserve"> </w:t>
        </w:r>
      </w:ins>
      <w:r>
        <w:rPr>
          <w:w w:val="95"/>
        </w:rPr>
        <w:t xml:space="preserve">that when neuron turns off in the plus phase (short term), that enough trace of earlier minus-phase </w:t>
      </w:r>
      <w:r>
        <w:t>activation remains to drive it into the LTD weight decrease region -- LrnM = .1 default.</w:t>
      </w:r>
    </w:p>
    <w:p w14:paraId="0761C679" w14:textId="77777777" w:rsidR="00A529FC" w:rsidRDefault="00A529FC">
      <w:pPr>
        <w:pStyle w:val="BodyText"/>
        <w:spacing w:before="10"/>
        <w:rPr>
          <w:sz w:val="20"/>
        </w:rPr>
      </w:pPr>
    </w:p>
    <w:p w14:paraId="4D07C71B" w14:textId="77777777" w:rsidR="00A529FC" w:rsidRDefault="00000000" w:rsidP="007576F6">
      <w:pPr>
        <w:pStyle w:val="ListParagraph"/>
        <w:numPr>
          <w:ilvl w:val="0"/>
          <w:numId w:val="1"/>
        </w:numPr>
        <w:tabs>
          <w:tab w:val="left" w:pos="666"/>
        </w:tabs>
        <w:spacing w:line="240" w:lineRule="auto"/>
        <w:rPr>
          <w:rFonts w:ascii="Courier New" w:hAnsi="Courier New"/>
        </w:rPr>
      </w:pPr>
      <w:r>
        <w:rPr>
          <w:rFonts w:ascii="Courier New" w:hAnsi="Courier New"/>
        </w:rPr>
        <w:t>srs</w:t>
      </w:r>
      <w:r>
        <w:rPr>
          <w:rFonts w:ascii="Courier New" w:hAnsi="Courier New"/>
          <w:spacing w:val="-8"/>
        </w:rPr>
        <w:t xml:space="preserve"> </w:t>
      </w:r>
      <w:r>
        <w:rPr>
          <w:rFonts w:ascii="Courier New" w:hAnsi="Courier New"/>
        </w:rPr>
        <w:t>=</w:t>
      </w:r>
      <w:r>
        <w:rPr>
          <w:rFonts w:ascii="Courier New" w:hAnsi="Courier New"/>
          <w:spacing w:val="-8"/>
        </w:rPr>
        <w:t xml:space="preserve"> </w:t>
      </w:r>
      <w:r>
        <w:rPr>
          <w:rFonts w:ascii="Courier New" w:hAnsi="Courier New"/>
        </w:rPr>
        <w:t>Send.AvgSLrn</w:t>
      </w:r>
      <w:r>
        <w:rPr>
          <w:rFonts w:ascii="Courier New" w:hAnsi="Courier New"/>
          <w:spacing w:val="-7"/>
        </w:rPr>
        <w:t xml:space="preserve"> </w:t>
      </w:r>
      <w:r>
        <w:rPr>
          <w:rFonts w:ascii="Courier New" w:hAnsi="Courier New"/>
          <w:position w:val="-3"/>
        </w:rPr>
        <w:t>*</w:t>
      </w:r>
      <w:r>
        <w:rPr>
          <w:rFonts w:ascii="Courier New" w:hAnsi="Courier New"/>
          <w:spacing w:val="-8"/>
          <w:position w:val="-3"/>
        </w:rPr>
        <w:t xml:space="preserve"> </w:t>
      </w:r>
      <w:r>
        <w:rPr>
          <w:rFonts w:ascii="Courier New" w:hAnsi="Courier New"/>
          <w:spacing w:val="-2"/>
        </w:rPr>
        <w:t>Recv.AvgSLrn</w:t>
      </w:r>
    </w:p>
    <w:p w14:paraId="7B3F7609" w14:textId="77777777" w:rsidR="00ED530C" w:rsidRDefault="00ED530C">
      <w:pPr>
        <w:rPr>
          <w:del w:id="771" w:author="Author" w:date="2022-09-10T01:53:00Z"/>
          <w:rFonts w:ascii="Courier New" w:hAnsi="Courier New"/>
        </w:rPr>
        <w:sectPr w:rsidR="00ED530C">
          <w:pgSz w:w="12240" w:h="15840"/>
          <w:pgMar w:top="1180" w:right="1320" w:bottom="280" w:left="1320" w:header="397" w:footer="0" w:gutter="0"/>
          <w:cols w:space="720"/>
        </w:sectPr>
      </w:pPr>
    </w:p>
    <w:p w14:paraId="3E6E24A9" w14:textId="77777777" w:rsidR="00A529FC" w:rsidRDefault="00000000" w:rsidP="007576F6">
      <w:pPr>
        <w:pStyle w:val="ListParagraph"/>
        <w:numPr>
          <w:ilvl w:val="0"/>
          <w:numId w:val="1"/>
        </w:numPr>
        <w:tabs>
          <w:tab w:val="left" w:pos="666"/>
        </w:tabs>
        <w:spacing w:before="139" w:line="240" w:lineRule="auto"/>
        <w:rPr>
          <w:rFonts w:ascii="Courier New" w:hAnsi="Courier New"/>
        </w:rPr>
      </w:pPr>
      <w:r>
        <w:rPr>
          <w:rFonts w:ascii="Courier New" w:hAnsi="Courier New"/>
        </w:rPr>
        <w:t>srm</w:t>
      </w:r>
      <w:r>
        <w:rPr>
          <w:rFonts w:ascii="Courier New" w:hAnsi="Courier New"/>
          <w:spacing w:val="-7"/>
        </w:rPr>
        <w:t xml:space="preserve"> </w:t>
      </w:r>
      <w:r>
        <w:rPr>
          <w:rFonts w:ascii="Courier New" w:hAnsi="Courier New"/>
        </w:rPr>
        <w:t>=</w:t>
      </w:r>
      <w:r>
        <w:rPr>
          <w:rFonts w:ascii="Courier New" w:hAnsi="Courier New"/>
          <w:spacing w:val="-7"/>
        </w:rPr>
        <w:t xml:space="preserve"> </w:t>
      </w:r>
      <w:r>
        <w:rPr>
          <w:rFonts w:ascii="Courier New" w:hAnsi="Courier New"/>
        </w:rPr>
        <w:t>Send.AvgM</w:t>
      </w:r>
      <w:r>
        <w:rPr>
          <w:rFonts w:ascii="Courier New" w:hAnsi="Courier New"/>
          <w:spacing w:val="-6"/>
        </w:rPr>
        <w:t xml:space="preserve"> </w:t>
      </w:r>
      <w:r>
        <w:rPr>
          <w:rFonts w:ascii="Courier New" w:hAnsi="Courier New"/>
          <w:position w:val="-3"/>
        </w:rPr>
        <w:t>*</w:t>
      </w:r>
      <w:r>
        <w:rPr>
          <w:rFonts w:ascii="Courier New" w:hAnsi="Courier New"/>
          <w:spacing w:val="-7"/>
          <w:position w:val="-3"/>
        </w:rPr>
        <w:t xml:space="preserve"> </w:t>
      </w:r>
      <w:r>
        <w:rPr>
          <w:rFonts w:ascii="Courier New" w:hAnsi="Courier New"/>
          <w:spacing w:val="-2"/>
        </w:rPr>
        <w:t>Recv.AvgM</w:t>
      </w:r>
    </w:p>
    <w:p w14:paraId="228136AC" w14:textId="77777777" w:rsidR="00A529FC" w:rsidRDefault="00000000" w:rsidP="007576F6">
      <w:pPr>
        <w:pStyle w:val="ListParagraph"/>
        <w:numPr>
          <w:ilvl w:val="0"/>
          <w:numId w:val="1"/>
        </w:numPr>
        <w:tabs>
          <w:tab w:val="left" w:pos="666"/>
        </w:tabs>
        <w:spacing w:before="139"/>
        <w:rPr>
          <w:rFonts w:ascii="Courier New" w:hAnsi="Courier New"/>
        </w:rPr>
      </w:pPr>
      <w:r>
        <w:rPr>
          <w:rFonts w:ascii="Courier New" w:hAnsi="Courier New"/>
        </w:rPr>
        <w:t>dwt</w:t>
      </w:r>
      <w:r>
        <w:rPr>
          <w:rFonts w:ascii="Courier New" w:hAnsi="Courier New"/>
          <w:spacing w:val="-9"/>
        </w:rPr>
        <w:t xml:space="preserve"> </w:t>
      </w:r>
      <w:r>
        <w:rPr>
          <w:rFonts w:ascii="Courier New" w:hAnsi="Courier New"/>
        </w:rPr>
        <w:t>=</w:t>
      </w:r>
      <w:r>
        <w:rPr>
          <w:rFonts w:ascii="Courier New" w:hAnsi="Courier New"/>
          <w:spacing w:val="-9"/>
        </w:rPr>
        <w:t xml:space="preserve"> </w:t>
      </w:r>
      <w:r>
        <w:rPr>
          <w:rFonts w:ascii="Courier New" w:hAnsi="Courier New"/>
        </w:rPr>
        <w:t>XCAL(srs,</w:t>
      </w:r>
      <w:r>
        <w:rPr>
          <w:rFonts w:ascii="Courier New" w:hAnsi="Courier New"/>
          <w:spacing w:val="-8"/>
        </w:rPr>
        <w:t xml:space="preserve"> </w:t>
      </w:r>
      <w:r>
        <w:rPr>
          <w:rFonts w:ascii="Courier New" w:hAnsi="Courier New"/>
        </w:rPr>
        <w:t>srm)</w:t>
      </w:r>
      <w:r>
        <w:rPr>
          <w:rFonts w:ascii="Courier New" w:hAnsi="Courier New"/>
          <w:spacing w:val="-9"/>
        </w:rPr>
        <w:t xml:space="preserve"> </w:t>
      </w:r>
      <w:r>
        <w:rPr>
          <w:rFonts w:ascii="Courier New" w:hAnsi="Courier New"/>
        </w:rPr>
        <w:t>+</w:t>
      </w:r>
      <w:r>
        <w:rPr>
          <w:rFonts w:ascii="Courier New" w:hAnsi="Courier New"/>
          <w:spacing w:val="-8"/>
        </w:rPr>
        <w:t xml:space="preserve"> </w:t>
      </w:r>
      <w:r>
        <w:rPr>
          <w:rFonts w:ascii="Courier New" w:hAnsi="Courier New"/>
        </w:rPr>
        <w:t>Recv.AvgLLrn</w:t>
      </w:r>
      <w:r>
        <w:rPr>
          <w:rFonts w:ascii="Courier New" w:hAnsi="Courier New"/>
          <w:spacing w:val="-9"/>
        </w:rPr>
        <w:t xml:space="preserve"> </w:t>
      </w:r>
      <w:r>
        <w:rPr>
          <w:rFonts w:ascii="Courier New" w:hAnsi="Courier New"/>
          <w:position w:val="-3"/>
        </w:rPr>
        <w:t>*</w:t>
      </w:r>
      <w:r>
        <w:rPr>
          <w:rFonts w:ascii="Courier New" w:hAnsi="Courier New"/>
          <w:spacing w:val="-9"/>
          <w:position w:val="-3"/>
        </w:rPr>
        <w:t xml:space="preserve"> </w:t>
      </w:r>
      <w:r>
        <w:rPr>
          <w:rFonts w:ascii="Courier New" w:hAnsi="Courier New"/>
        </w:rPr>
        <w:t>XCAL(srs,</w:t>
      </w:r>
      <w:r>
        <w:rPr>
          <w:rFonts w:ascii="Courier New" w:hAnsi="Courier New"/>
          <w:spacing w:val="-8"/>
        </w:rPr>
        <w:t xml:space="preserve"> </w:t>
      </w:r>
      <w:r>
        <w:rPr>
          <w:rFonts w:ascii="Courier New" w:hAnsi="Courier New"/>
          <w:spacing w:val="-2"/>
        </w:rPr>
        <w:t>Recv.AvgL)</w:t>
      </w:r>
    </w:p>
    <w:p w14:paraId="521B1EB4" w14:textId="77777777" w:rsidR="00A529FC" w:rsidRDefault="00000000" w:rsidP="007576F6">
      <w:pPr>
        <w:pStyle w:val="ListParagraph"/>
        <w:numPr>
          <w:ilvl w:val="1"/>
          <w:numId w:val="1"/>
        </w:numPr>
        <w:tabs>
          <w:tab w:val="left" w:pos="1146"/>
        </w:tabs>
        <w:spacing w:line="233" w:lineRule="exact"/>
        <w:jc w:val="both"/>
      </w:pPr>
      <w:r>
        <w:t>weight</w:t>
      </w:r>
      <w:r>
        <w:rPr>
          <w:spacing w:val="1"/>
        </w:rPr>
        <w:t xml:space="preserve"> </w:t>
      </w:r>
      <w:r>
        <w:t>change</w:t>
      </w:r>
      <w:r>
        <w:rPr>
          <w:spacing w:val="1"/>
        </w:rPr>
        <w:t xml:space="preserve"> </w:t>
      </w:r>
      <w:r>
        <w:t>is</w:t>
      </w:r>
      <w:r>
        <w:rPr>
          <w:spacing w:val="2"/>
        </w:rPr>
        <w:t xml:space="preserve"> </w:t>
      </w:r>
      <w:r>
        <w:t>sum</w:t>
      </w:r>
      <w:r>
        <w:rPr>
          <w:spacing w:val="1"/>
        </w:rPr>
        <w:t xml:space="preserve"> </w:t>
      </w:r>
      <w:r>
        <w:t>of</w:t>
      </w:r>
      <w:r>
        <w:rPr>
          <w:spacing w:val="1"/>
        </w:rPr>
        <w:t xml:space="preserve"> </w:t>
      </w:r>
      <w:r>
        <w:t>two</w:t>
      </w:r>
      <w:r>
        <w:rPr>
          <w:spacing w:val="1"/>
        </w:rPr>
        <w:t xml:space="preserve"> </w:t>
      </w:r>
      <w:r>
        <w:t>factors:</w:t>
      </w:r>
      <w:r>
        <w:rPr>
          <w:spacing w:val="21"/>
        </w:rPr>
        <w:t xml:space="preserve"> </w:t>
      </w:r>
      <w:r>
        <w:t>error-driven</w:t>
      </w:r>
      <w:r>
        <w:rPr>
          <w:spacing w:val="1"/>
        </w:rPr>
        <w:t xml:space="preserve"> </w:t>
      </w:r>
      <w:r>
        <w:t>based</w:t>
      </w:r>
      <w:r>
        <w:rPr>
          <w:spacing w:val="1"/>
        </w:rPr>
        <w:t xml:space="preserve"> </w:t>
      </w:r>
      <w:r>
        <w:t>on</w:t>
      </w:r>
      <w:r>
        <w:rPr>
          <w:spacing w:val="2"/>
        </w:rPr>
        <w:t xml:space="preserve"> </w:t>
      </w:r>
      <w:r>
        <w:t>medium-term</w:t>
      </w:r>
      <w:r>
        <w:rPr>
          <w:spacing w:val="1"/>
        </w:rPr>
        <w:t xml:space="preserve"> </w:t>
      </w:r>
      <w:r>
        <w:t>threshold</w:t>
      </w:r>
      <w:r>
        <w:rPr>
          <w:spacing w:val="1"/>
        </w:rPr>
        <w:t xml:space="preserve"> </w:t>
      </w:r>
      <w:r>
        <w:t>(srm),</w:t>
      </w:r>
      <w:r>
        <w:rPr>
          <w:spacing w:val="4"/>
        </w:rPr>
        <w:t xml:space="preserve"> </w:t>
      </w:r>
      <w:r>
        <w:rPr>
          <w:spacing w:val="-5"/>
        </w:rPr>
        <w:t>and</w:t>
      </w:r>
    </w:p>
    <w:p w14:paraId="7575BE66" w14:textId="77777777" w:rsidR="00A529FC" w:rsidRDefault="00000000">
      <w:pPr>
        <w:pStyle w:val="BodyText"/>
        <w:spacing w:before="18"/>
        <w:ind w:left="1145"/>
      </w:pPr>
      <w:r>
        <w:t>BCM</w:t>
      </w:r>
      <w:r>
        <w:rPr>
          <w:spacing w:val="-6"/>
        </w:rPr>
        <w:t xml:space="preserve"> </w:t>
      </w:r>
      <w:r>
        <w:t>Hebbian</w:t>
      </w:r>
      <w:r>
        <w:rPr>
          <w:spacing w:val="-6"/>
        </w:rPr>
        <w:t xml:space="preserve"> </w:t>
      </w:r>
      <w:r>
        <w:t>based</w:t>
      </w:r>
      <w:r>
        <w:rPr>
          <w:spacing w:val="-6"/>
        </w:rPr>
        <w:t xml:space="preserve"> </w:t>
      </w:r>
      <w:r>
        <w:t>on</w:t>
      </w:r>
      <w:r>
        <w:rPr>
          <w:spacing w:val="-6"/>
        </w:rPr>
        <w:t xml:space="preserve"> </w:t>
      </w:r>
      <w:r>
        <w:t>long-term</w:t>
      </w:r>
      <w:r>
        <w:rPr>
          <w:spacing w:val="-6"/>
        </w:rPr>
        <w:t xml:space="preserve"> </w:t>
      </w:r>
      <w:r>
        <w:t>threshold</w:t>
      </w:r>
      <w:r>
        <w:rPr>
          <w:spacing w:val="-5"/>
        </w:rPr>
        <w:t xml:space="preserve"> </w:t>
      </w:r>
      <w:r>
        <w:t>of</w:t>
      </w:r>
      <w:r>
        <w:rPr>
          <w:spacing w:val="-6"/>
        </w:rPr>
        <w:t xml:space="preserve"> </w:t>
      </w:r>
      <w:r>
        <w:t>the</w:t>
      </w:r>
      <w:r>
        <w:rPr>
          <w:spacing w:val="-6"/>
        </w:rPr>
        <w:t xml:space="preserve"> </w:t>
      </w:r>
      <w:r>
        <w:t>recv</w:t>
      </w:r>
      <w:r>
        <w:rPr>
          <w:spacing w:val="-6"/>
        </w:rPr>
        <w:t xml:space="preserve"> </w:t>
      </w:r>
      <w:r>
        <w:t>unit</w:t>
      </w:r>
      <w:r>
        <w:rPr>
          <w:spacing w:val="-6"/>
        </w:rPr>
        <w:t xml:space="preserve"> </w:t>
      </w:r>
      <w:r>
        <w:rPr>
          <w:spacing w:val="-2"/>
        </w:rPr>
        <w:t>(Recv.AvgL)</w:t>
      </w:r>
    </w:p>
    <w:p w14:paraId="4116352F" w14:textId="77777777" w:rsidR="00A529FC" w:rsidRPr="007576F6" w:rsidRDefault="00A529FC" w:rsidP="007576F6">
      <w:pPr>
        <w:pStyle w:val="BodyText"/>
        <w:spacing w:before="4"/>
      </w:pPr>
    </w:p>
    <w:p w14:paraId="0C0315BB" w14:textId="77777777" w:rsidR="00A529FC" w:rsidRDefault="00000000" w:rsidP="007576F6">
      <w:pPr>
        <w:pStyle w:val="ListParagraph"/>
        <w:numPr>
          <w:ilvl w:val="0"/>
          <w:numId w:val="1"/>
        </w:numPr>
        <w:tabs>
          <w:tab w:val="left" w:pos="666"/>
        </w:tabs>
        <w:spacing w:line="259" w:lineRule="auto"/>
        <w:ind w:right="119"/>
        <w:jc w:val="both"/>
        <w:rPr>
          <w:rFonts w:ascii="Courier New" w:hAnsi="Courier New"/>
        </w:rPr>
      </w:pPr>
      <w:r>
        <w:t xml:space="preserve">XCAL is the ”check mark” linearized BCM-style learning function that was derived from the Urakubo Et Al (2008) STDP model, as described in more detail in the CCN Textbook: </w:t>
      </w:r>
      <w:r>
        <w:rPr>
          <w:rFonts w:ascii="Courier New" w:hAnsi="Courier New"/>
        </w:rPr>
        <w:t xml:space="preserve">https:// </w:t>
      </w:r>
      <w:r>
        <w:rPr>
          <w:rFonts w:ascii="Courier New" w:hAnsi="Courier New"/>
          <w:spacing w:val="-2"/>
        </w:rPr>
        <w:t>CompCogNeuro.org</w:t>
      </w:r>
    </w:p>
    <w:p w14:paraId="6D656F9D" w14:textId="77777777" w:rsidR="00A529FC" w:rsidRDefault="00000000" w:rsidP="007576F6">
      <w:pPr>
        <w:pStyle w:val="ListParagraph"/>
        <w:numPr>
          <w:ilvl w:val="1"/>
          <w:numId w:val="1"/>
        </w:numPr>
        <w:tabs>
          <w:tab w:val="left" w:pos="1146"/>
        </w:tabs>
        <w:spacing w:line="213" w:lineRule="auto"/>
        <w:jc w:val="both"/>
        <w:rPr>
          <w:rFonts w:ascii="Courier New" w:hAnsi="Courier New"/>
        </w:rPr>
      </w:pPr>
      <w:r>
        <w:rPr>
          <w:rFonts w:ascii="Courier New" w:hAnsi="Courier New"/>
        </w:rPr>
        <w:t>XCAL(x,</w:t>
      </w:r>
      <w:r>
        <w:rPr>
          <w:rFonts w:ascii="Courier New" w:hAnsi="Courier New"/>
          <w:spacing w:val="-3"/>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&lt;</w:t>
      </w:r>
      <w:r>
        <w:rPr>
          <w:rFonts w:ascii="Georgia" w:hAnsi="Georgia"/>
          <w:i/>
          <w:spacing w:val="77"/>
        </w:rPr>
        <w:t xml:space="preserve"> </w:t>
      </w:r>
      <w:r>
        <w:rPr>
          <w:rFonts w:ascii="Courier New" w:hAnsi="Courier New"/>
        </w:rPr>
        <w:t>DThr)</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0</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Georgia" w:hAnsi="Georgia"/>
          <w:i/>
        </w:rPr>
        <w:t>&gt;</w:t>
      </w:r>
      <w:r>
        <w:rPr>
          <w:rFonts w:ascii="Georgia" w:hAnsi="Georgia"/>
          <w:i/>
          <w:spacing w:val="77"/>
        </w:rPr>
        <w:t xml:space="preserve"> </w:t>
      </w:r>
      <w:r>
        <w:rPr>
          <w:rFonts w:ascii="Courier New" w:hAnsi="Courier New"/>
        </w:rPr>
        <w:t>th</w:t>
      </w:r>
      <w:r>
        <w:rPr>
          <w:rFonts w:ascii="Courier New" w:hAnsi="Courier New"/>
          <w:spacing w:val="-2"/>
        </w:rPr>
        <w:t xml:space="preserve"> </w:t>
      </w:r>
      <w:r>
        <w:rPr>
          <w:rFonts w:ascii="Courier New" w:hAnsi="Courier New"/>
          <w:position w:val="-3"/>
        </w:rPr>
        <w:t>*</w:t>
      </w:r>
      <w:r>
        <w:rPr>
          <w:rFonts w:ascii="Courier New" w:hAnsi="Courier New"/>
          <w:spacing w:val="-2"/>
          <w:position w:val="-3"/>
        </w:rPr>
        <w:t xml:space="preserve"> </w:t>
      </w:r>
      <w:r>
        <w:rPr>
          <w:rFonts w:ascii="Courier New" w:hAnsi="Courier New"/>
        </w:rPr>
        <w:t>DRev)</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(x</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th)</w:t>
      </w:r>
      <w:r>
        <w:rPr>
          <w:rFonts w:ascii="Courier New" w:hAnsi="Courier New"/>
          <w:spacing w:val="-2"/>
        </w:rPr>
        <w:t xml:space="preserve"> </w:t>
      </w:r>
      <w:r>
        <w:rPr>
          <w:rFonts w:ascii="Courier New" w:hAnsi="Courier New"/>
        </w:rPr>
        <w:t>:</w:t>
      </w:r>
      <w:r>
        <w:rPr>
          <w:rFonts w:ascii="Courier New" w:hAnsi="Courier New"/>
          <w:spacing w:val="-2"/>
        </w:rPr>
        <w:t xml:space="preserve"> </w:t>
      </w:r>
      <w:r>
        <w:rPr>
          <w:rFonts w:ascii="Courier New" w:hAnsi="Courier New"/>
        </w:rPr>
        <w:t>(-</w:t>
      </w:r>
      <w:r>
        <w:rPr>
          <w:rFonts w:ascii="Courier New" w:hAnsi="Courier New"/>
          <w:spacing w:val="-10"/>
        </w:rPr>
        <w:t>x</w:t>
      </w:r>
    </w:p>
    <w:p w14:paraId="6777BB37" w14:textId="77777777" w:rsidR="00A529FC" w:rsidRDefault="00000000">
      <w:pPr>
        <w:pStyle w:val="BodyText"/>
        <w:spacing w:before="13" w:line="192" w:lineRule="auto"/>
        <w:ind w:left="1145"/>
        <w:rPr>
          <w:rFonts w:ascii="Courier New"/>
        </w:rPr>
      </w:pPr>
      <w:r>
        <w:rPr>
          <w:rFonts w:ascii="Courier New"/>
          <w:position w:val="-3"/>
        </w:rPr>
        <w:t>*</w:t>
      </w:r>
      <w:r>
        <w:rPr>
          <w:rFonts w:ascii="Courier New"/>
          <w:spacing w:val="-9"/>
          <w:position w:val="-3"/>
        </w:rPr>
        <w:t xml:space="preserve"> </w:t>
      </w:r>
      <w:r>
        <w:rPr>
          <w:rFonts w:ascii="Courier New"/>
        </w:rPr>
        <w:t>((1-</w:t>
      </w:r>
      <w:r>
        <w:rPr>
          <w:rFonts w:ascii="Courier New"/>
          <w:spacing w:val="-2"/>
        </w:rPr>
        <w:t>DRev)/DRev))</w:t>
      </w:r>
    </w:p>
    <w:p w14:paraId="77561D72" w14:textId="77777777" w:rsidR="00A529FC" w:rsidRDefault="00000000" w:rsidP="007576F6">
      <w:pPr>
        <w:pStyle w:val="ListParagraph"/>
        <w:numPr>
          <w:ilvl w:val="1"/>
          <w:numId w:val="1"/>
        </w:numPr>
        <w:tabs>
          <w:tab w:val="left" w:pos="1146"/>
        </w:tabs>
        <w:spacing w:line="233" w:lineRule="exact"/>
        <w:jc w:val="both"/>
      </w:pPr>
      <w:r>
        <w:t>DThr</w:t>
      </w:r>
      <w:r>
        <w:rPr>
          <w:spacing w:val="-4"/>
        </w:rPr>
        <w:t xml:space="preserve"> </w:t>
      </w:r>
      <w:r>
        <w:t>=</w:t>
      </w:r>
      <w:r>
        <w:rPr>
          <w:spacing w:val="-4"/>
        </w:rPr>
        <w:t xml:space="preserve"> </w:t>
      </w:r>
      <w:r>
        <w:t>0.0001,</w:t>
      </w:r>
      <w:r>
        <w:rPr>
          <w:spacing w:val="-4"/>
        </w:rPr>
        <w:t xml:space="preserve"> </w:t>
      </w:r>
      <w:r>
        <w:t>DRev</w:t>
      </w:r>
      <w:r>
        <w:rPr>
          <w:spacing w:val="-3"/>
        </w:rPr>
        <w:t xml:space="preserve"> </w:t>
      </w:r>
      <w:r>
        <w:t>=</w:t>
      </w:r>
      <w:r>
        <w:rPr>
          <w:spacing w:val="-3"/>
        </w:rPr>
        <w:t xml:space="preserve"> </w:t>
      </w:r>
      <w:r>
        <w:t>0.1</w:t>
      </w:r>
      <w:r>
        <w:rPr>
          <w:spacing w:val="-5"/>
        </w:rPr>
        <w:t xml:space="preserve"> </w:t>
      </w:r>
      <w:r>
        <w:t>defaults,</w:t>
      </w:r>
      <w:r>
        <w:rPr>
          <w:spacing w:val="-3"/>
        </w:rPr>
        <w:t xml:space="preserve"> </w:t>
      </w:r>
      <w:r>
        <w:t>and</w:t>
      </w:r>
      <w:r>
        <w:rPr>
          <w:spacing w:val="-3"/>
        </w:rPr>
        <w:t xml:space="preserve"> </w:t>
      </w:r>
      <w:r>
        <w:t>x</w:t>
      </w:r>
      <w:r>
        <w:rPr>
          <w:spacing w:val="-4"/>
        </w:rPr>
        <w:t xml:space="preserve"> </w:t>
      </w:r>
      <w:r>
        <w:t>?</w:t>
      </w:r>
      <w:r>
        <w:rPr>
          <w:spacing w:val="10"/>
        </w:rPr>
        <w:t xml:space="preserve"> </w:t>
      </w:r>
      <w:r>
        <w:t>y</w:t>
      </w:r>
      <w:r>
        <w:rPr>
          <w:spacing w:val="-3"/>
        </w:rPr>
        <w:t xml:space="preserve"> </w:t>
      </w:r>
      <w:r>
        <w:t>:</w:t>
      </w:r>
      <w:r>
        <w:rPr>
          <w:spacing w:val="8"/>
        </w:rPr>
        <w:t xml:space="preserve"> </w:t>
      </w:r>
      <w:r>
        <w:t>z</w:t>
      </w:r>
      <w:r>
        <w:rPr>
          <w:spacing w:val="-3"/>
        </w:rPr>
        <w:t xml:space="preserve"> </w:t>
      </w:r>
      <w:r>
        <w:t>terminology</w:t>
      </w:r>
      <w:r>
        <w:rPr>
          <w:spacing w:val="-4"/>
        </w:rPr>
        <w:t xml:space="preserve"> </w:t>
      </w:r>
      <w:r>
        <w:t>is</w:t>
      </w:r>
      <w:r>
        <w:rPr>
          <w:spacing w:val="-4"/>
        </w:rPr>
        <w:t xml:space="preserve"> </w:t>
      </w:r>
      <w:r>
        <w:t>C</w:t>
      </w:r>
      <w:r>
        <w:rPr>
          <w:spacing w:val="-4"/>
        </w:rPr>
        <w:t xml:space="preserve"> </w:t>
      </w:r>
      <w:r>
        <w:t>syntax</w:t>
      </w:r>
      <w:r>
        <w:rPr>
          <w:spacing w:val="-3"/>
        </w:rPr>
        <w:t xml:space="preserve"> </w:t>
      </w:r>
      <w:r>
        <w:t>for:</w:t>
      </w:r>
      <w:r>
        <w:rPr>
          <w:spacing w:val="8"/>
        </w:rPr>
        <w:t xml:space="preserve"> </w:t>
      </w:r>
      <w:r>
        <w:t>if</w:t>
      </w:r>
      <w:r>
        <w:rPr>
          <w:spacing w:val="-3"/>
        </w:rPr>
        <w:t xml:space="preserve"> </w:t>
      </w:r>
      <w:r>
        <w:t>x</w:t>
      </w:r>
      <w:r>
        <w:rPr>
          <w:spacing w:val="-4"/>
        </w:rPr>
        <w:t xml:space="preserve"> </w:t>
      </w:r>
      <w:r>
        <w:t>is</w:t>
      </w:r>
      <w:r>
        <w:rPr>
          <w:spacing w:val="-4"/>
        </w:rPr>
        <w:t xml:space="preserve"> </w:t>
      </w:r>
      <w:r>
        <w:t>true,</w:t>
      </w:r>
      <w:r>
        <w:rPr>
          <w:spacing w:val="-3"/>
        </w:rPr>
        <w:t xml:space="preserve"> </w:t>
      </w:r>
      <w:r>
        <w:rPr>
          <w:spacing w:val="-4"/>
        </w:rPr>
        <w:t>then</w:t>
      </w:r>
    </w:p>
    <w:p w14:paraId="3DB490E8" w14:textId="77777777" w:rsidR="00A529FC" w:rsidRDefault="00000000">
      <w:pPr>
        <w:pStyle w:val="BodyText"/>
        <w:spacing w:before="18"/>
        <w:ind w:left="1145"/>
      </w:pPr>
      <w:r>
        <w:t>y,</w:t>
      </w:r>
      <w:r>
        <w:rPr>
          <w:spacing w:val="-12"/>
        </w:rPr>
        <w:t xml:space="preserve"> </w:t>
      </w:r>
      <w:r>
        <w:t>else</w:t>
      </w:r>
      <w:r>
        <w:rPr>
          <w:spacing w:val="-11"/>
        </w:rPr>
        <w:t xml:space="preserve"> </w:t>
      </w:r>
      <w:r>
        <w:rPr>
          <w:spacing w:val="-10"/>
        </w:rPr>
        <w:t>z</w:t>
      </w:r>
    </w:p>
    <w:p w14:paraId="5327DCBC" w14:textId="77777777" w:rsidR="00A529FC" w:rsidRPr="007576F6" w:rsidRDefault="00A529FC" w:rsidP="007576F6">
      <w:pPr>
        <w:pStyle w:val="BodyText"/>
        <w:spacing w:before="4"/>
      </w:pPr>
    </w:p>
    <w:p w14:paraId="3B4C0AF0" w14:textId="77777777" w:rsidR="00A529FC" w:rsidRDefault="00000000" w:rsidP="007576F6">
      <w:pPr>
        <w:pStyle w:val="ListParagraph"/>
        <w:numPr>
          <w:ilvl w:val="0"/>
          <w:numId w:val="1"/>
        </w:numPr>
        <w:tabs>
          <w:tab w:val="left" w:pos="666"/>
        </w:tabs>
        <w:spacing w:before="1"/>
        <w:ind w:hanging="187"/>
        <w:rPr>
          <w:rFonts w:ascii="Courier New" w:hAnsi="Courier New"/>
        </w:rPr>
      </w:pPr>
      <w:r>
        <w:rPr>
          <w:rFonts w:ascii="Courier New" w:hAnsi="Courier New"/>
        </w:rPr>
        <w:t>DWt</w:t>
      </w:r>
      <w:r>
        <w:rPr>
          <w:rFonts w:ascii="Courier New" w:hAnsi="Courier New"/>
          <w:spacing w:val="-6"/>
        </w:rPr>
        <w:t xml:space="preserve"> </w:t>
      </w:r>
      <w:r>
        <w:rPr>
          <w:rFonts w:ascii="Courier New" w:hAnsi="Courier New"/>
          <w:position w:val="-3"/>
        </w:rPr>
        <w:t>*</w:t>
      </w:r>
      <w:r>
        <w:rPr>
          <w:rFonts w:ascii="Courier New" w:hAnsi="Courier New"/>
        </w:rPr>
        <w:t>=</w:t>
      </w:r>
      <w:r>
        <w:rPr>
          <w:rFonts w:ascii="Courier New" w:hAnsi="Courier New"/>
          <w:spacing w:val="-3"/>
        </w:rPr>
        <w:t xml:space="preserve"> </w:t>
      </w:r>
      <w:r>
        <w:rPr>
          <w:rFonts w:ascii="Courier New" w:hAnsi="Courier New"/>
        </w:rPr>
        <w:t>(DWt</w:t>
      </w:r>
      <w:r>
        <w:rPr>
          <w:rFonts w:ascii="Courier New" w:hAnsi="Courier New"/>
          <w:spacing w:val="-4"/>
        </w:rPr>
        <w:t xml:space="preserve"> </w:t>
      </w:r>
      <w:r>
        <w:rPr>
          <w:rFonts w:ascii="Georgia" w:hAnsi="Georgia"/>
          <w:i/>
        </w:rPr>
        <w:t>&gt;</w:t>
      </w:r>
      <w:r>
        <w:rPr>
          <w:rFonts w:ascii="Georgia" w:hAnsi="Georgia"/>
          <w:i/>
          <w:spacing w:val="76"/>
        </w:rPr>
        <w:t xml:space="preserve"> </w:t>
      </w:r>
      <w:r>
        <w:rPr>
          <w:rFonts w:ascii="Courier New" w:hAnsi="Courier New"/>
        </w:rPr>
        <w:t>0)</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Wb.Inc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rPr>
        <w:t>(1-LWt)</w:t>
      </w:r>
      <w:r>
        <w:rPr>
          <w:rFonts w:ascii="Courier New" w:hAnsi="Courier New"/>
          <w:spacing w:val="-4"/>
        </w:rPr>
        <w:t xml:space="preserve"> </w:t>
      </w:r>
      <w:r>
        <w:rPr>
          <w:rFonts w:ascii="Courier New" w:hAnsi="Courier New"/>
        </w:rPr>
        <w:t>:</w:t>
      </w:r>
      <w:r>
        <w:rPr>
          <w:rFonts w:ascii="Courier New" w:hAnsi="Courier New"/>
          <w:spacing w:val="-3"/>
        </w:rPr>
        <w:t xml:space="preserve"> </w:t>
      </w:r>
      <w:r>
        <w:rPr>
          <w:rFonts w:ascii="Courier New" w:hAnsi="Courier New"/>
        </w:rPr>
        <w:t>Wb.Dec</w:t>
      </w:r>
      <w:r>
        <w:rPr>
          <w:rFonts w:ascii="Courier New" w:hAnsi="Courier New"/>
          <w:spacing w:val="-4"/>
        </w:rPr>
        <w:t xml:space="preserve"> </w:t>
      </w:r>
      <w:r>
        <w:rPr>
          <w:rFonts w:ascii="Courier New" w:hAnsi="Courier New"/>
          <w:position w:val="-3"/>
        </w:rPr>
        <w:t>*</w:t>
      </w:r>
      <w:r>
        <w:rPr>
          <w:rFonts w:ascii="Courier New" w:hAnsi="Courier New"/>
          <w:spacing w:val="-3"/>
          <w:position w:val="-3"/>
        </w:rPr>
        <w:t xml:space="preserve"> </w:t>
      </w:r>
      <w:r>
        <w:rPr>
          <w:rFonts w:ascii="Courier New" w:hAnsi="Courier New"/>
          <w:spacing w:val="-5"/>
        </w:rPr>
        <w:t>LWt</w:t>
      </w:r>
    </w:p>
    <w:p w14:paraId="6F4C6F94" w14:textId="77777777" w:rsidR="00A529FC" w:rsidRDefault="00000000" w:rsidP="007576F6">
      <w:pPr>
        <w:pStyle w:val="ListParagraph"/>
        <w:numPr>
          <w:ilvl w:val="1"/>
          <w:numId w:val="1"/>
        </w:numPr>
        <w:tabs>
          <w:tab w:val="left" w:pos="1146"/>
        </w:tabs>
        <w:spacing w:line="251" w:lineRule="exact"/>
        <w:jc w:val="both"/>
      </w:pPr>
      <w:r>
        <w:rPr>
          <w:rFonts w:ascii="Courier New" w:hAnsi="Courier New"/>
        </w:rPr>
        <w:t>LWt</w:t>
      </w:r>
      <w:r>
        <w:rPr>
          <w:rFonts w:ascii="Courier New" w:hAnsi="Courier New"/>
          <w:spacing w:val="-65"/>
        </w:rPr>
        <w:t xml:space="preserve"> </w:t>
      </w:r>
      <w:r>
        <w:t>is</w:t>
      </w:r>
      <w:r>
        <w:rPr>
          <w:spacing w:val="-5"/>
        </w:rPr>
        <w:t xml:space="preserve"> </w:t>
      </w:r>
      <w:r>
        <w:t>the</w:t>
      </w:r>
      <w:r>
        <w:rPr>
          <w:spacing w:val="6"/>
        </w:rPr>
        <w:t xml:space="preserve"> </w:t>
      </w:r>
      <w:r>
        <w:t>linear,</w:t>
      </w:r>
      <w:r>
        <w:rPr>
          <w:spacing w:val="9"/>
        </w:rPr>
        <w:t xml:space="preserve"> </w:t>
      </w:r>
      <w:r>
        <w:t>non-contrast</w:t>
      </w:r>
      <w:r>
        <w:rPr>
          <w:spacing w:val="7"/>
        </w:rPr>
        <w:t xml:space="preserve"> </w:t>
      </w:r>
      <w:r>
        <w:t>enhanced</w:t>
      </w:r>
      <w:r>
        <w:rPr>
          <w:spacing w:val="6"/>
        </w:rPr>
        <w:t xml:space="preserve"> </w:t>
      </w:r>
      <w:r>
        <w:t>version</w:t>
      </w:r>
      <w:r>
        <w:rPr>
          <w:spacing w:val="7"/>
        </w:rPr>
        <w:t xml:space="preserve"> </w:t>
      </w:r>
      <w:r>
        <w:t>of</w:t>
      </w:r>
      <w:r>
        <w:rPr>
          <w:spacing w:val="6"/>
        </w:rPr>
        <w:t xml:space="preserve"> </w:t>
      </w:r>
      <w:r>
        <w:t>the</w:t>
      </w:r>
      <w:r>
        <w:rPr>
          <w:spacing w:val="6"/>
        </w:rPr>
        <w:t xml:space="preserve"> </w:t>
      </w:r>
      <w:r>
        <w:t>weight</w:t>
      </w:r>
      <w:r>
        <w:rPr>
          <w:spacing w:val="7"/>
        </w:rPr>
        <w:t xml:space="preserve"> </w:t>
      </w:r>
      <w:r>
        <w:t>value,</w:t>
      </w:r>
      <w:r>
        <w:rPr>
          <w:spacing w:val="9"/>
        </w:rPr>
        <w:t xml:space="preserve"> </w:t>
      </w:r>
      <w:r>
        <w:t>and</w:t>
      </w:r>
      <w:r>
        <w:rPr>
          <w:spacing w:val="6"/>
        </w:rPr>
        <w:t xml:space="preserve"> </w:t>
      </w:r>
      <w:r>
        <w:rPr>
          <w:rFonts w:ascii="Courier New" w:hAnsi="Courier New"/>
        </w:rPr>
        <w:t>Wt</w:t>
      </w:r>
      <w:r>
        <w:rPr>
          <w:rFonts w:ascii="Courier New" w:hAnsi="Courier New"/>
          <w:spacing w:val="-65"/>
        </w:rPr>
        <w:t xml:space="preserve"> </w:t>
      </w:r>
      <w:r>
        <w:t>is</w:t>
      </w:r>
      <w:r>
        <w:rPr>
          <w:spacing w:val="7"/>
        </w:rPr>
        <w:t xml:space="preserve"> </w:t>
      </w:r>
      <w:r>
        <w:t>the</w:t>
      </w:r>
      <w:r>
        <w:rPr>
          <w:spacing w:val="6"/>
        </w:rPr>
        <w:t xml:space="preserve"> </w:t>
      </w:r>
      <w:r>
        <w:rPr>
          <w:spacing w:val="-2"/>
        </w:rPr>
        <w:t>sigmoidal</w:t>
      </w:r>
    </w:p>
    <w:p w14:paraId="62616B29" w14:textId="77777777" w:rsidR="00A529FC" w:rsidRDefault="00000000">
      <w:pPr>
        <w:pStyle w:val="BodyText"/>
        <w:spacing w:line="256" w:lineRule="auto"/>
        <w:ind w:left="1145" w:right="117"/>
        <w:jc w:val="both"/>
      </w:pPr>
      <w:r>
        <w:t>contrast-enhanced version, which is used for sending netinput to other neurons.</w:t>
      </w:r>
      <w:r>
        <w:rPr>
          <w:spacing w:val="26"/>
        </w:rPr>
        <w:t xml:space="preserve"> </w:t>
      </w:r>
      <w:r>
        <w:t>One can com- pute</w:t>
      </w:r>
      <w:r>
        <w:rPr>
          <w:spacing w:val="-9"/>
        </w:rPr>
        <w:t xml:space="preserve"> </w:t>
      </w:r>
      <w:r>
        <w:t>LWt</w:t>
      </w:r>
      <w:r>
        <w:rPr>
          <w:spacing w:val="-9"/>
        </w:rPr>
        <w:t xml:space="preserve"> </w:t>
      </w:r>
      <w:r>
        <w:t>from</w:t>
      </w:r>
      <w:r>
        <w:rPr>
          <w:spacing w:val="-9"/>
        </w:rPr>
        <w:t xml:space="preserve"> </w:t>
      </w:r>
      <w:r>
        <w:t>Wt</w:t>
      </w:r>
      <w:r>
        <w:rPr>
          <w:spacing w:val="-9"/>
        </w:rPr>
        <w:t xml:space="preserve"> </w:t>
      </w:r>
      <w:r>
        <w:t>and</w:t>
      </w:r>
      <w:r>
        <w:rPr>
          <w:spacing w:val="-9"/>
        </w:rPr>
        <w:t xml:space="preserve"> </w:t>
      </w:r>
      <w:r>
        <w:t>vice-versa,</w:t>
      </w:r>
      <w:r>
        <w:rPr>
          <w:spacing w:val="-9"/>
        </w:rPr>
        <w:t xml:space="preserve"> </w:t>
      </w:r>
      <w:r>
        <w:t>but</w:t>
      </w:r>
      <w:r>
        <w:rPr>
          <w:spacing w:val="-9"/>
        </w:rPr>
        <w:t xml:space="preserve"> </w:t>
      </w:r>
      <w:r>
        <w:t>numerical</w:t>
      </w:r>
      <w:r>
        <w:rPr>
          <w:spacing w:val="-9"/>
        </w:rPr>
        <w:t xml:space="preserve"> </w:t>
      </w:r>
      <w:r>
        <w:t>errors</w:t>
      </w:r>
      <w:r>
        <w:rPr>
          <w:spacing w:val="-9"/>
        </w:rPr>
        <w:t xml:space="preserve"> </w:t>
      </w:r>
      <w:r>
        <w:t>can</w:t>
      </w:r>
      <w:r>
        <w:rPr>
          <w:spacing w:val="-9"/>
        </w:rPr>
        <w:t xml:space="preserve"> </w:t>
      </w:r>
      <w:r>
        <w:t>accumulate</w:t>
      </w:r>
      <w:r>
        <w:rPr>
          <w:spacing w:val="-9"/>
        </w:rPr>
        <w:t xml:space="preserve"> </w:t>
      </w:r>
      <w:r>
        <w:t>in</w:t>
      </w:r>
      <w:r>
        <w:rPr>
          <w:spacing w:val="-9"/>
        </w:rPr>
        <w:t xml:space="preserve"> </w:t>
      </w:r>
      <w:r>
        <w:t>going</w:t>
      </w:r>
      <w:r>
        <w:rPr>
          <w:spacing w:val="-9"/>
        </w:rPr>
        <w:t xml:space="preserve"> </w:t>
      </w:r>
      <w:r>
        <w:t>back-and</w:t>
      </w:r>
      <w:r>
        <w:rPr>
          <w:spacing w:val="-9"/>
        </w:rPr>
        <w:t xml:space="preserve"> </w:t>
      </w:r>
      <w:r>
        <w:t>forth more than necessary, and it is generally faster to just store these two weight values.</w:t>
      </w:r>
    </w:p>
    <w:p w14:paraId="4E590166" w14:textId="77777777" w:rsidR="00A529FC" w:rsidRDefault="00000000" w:rsidP="007576F6">
      <w:pPr>
        <w:pStyle w:val="ListParagraph"/>
        <w:numPr>
          <w:ilvl w:val="1"/>
          <w:numId w:val="1"/>
        </w:numPr>
        <w:tabs>
          <w:tab w:val="left" w:pos="1146"/>
        </w:tabs>
        <w:spacing w:line="252" w:lineRule="auto"/>
        <w:ind w:right="117"/>
        <w:jc w:val="both"/>
      </w:pPr>
      <w:r>
        <w:t>soft</w:t>
      </w:r>
      <w:r>
        <w:rPr>
          <w:spacing w:val="-12"/>
        </w:rPr>
        <w:t xml:space="preserve"> </w:t>
      </w:r>
      <w:r>
        <w:t>weight</w:t>
      </w:r>
      <w:r>
        <w:rPr>
          <w:spacing w:val="-12"/>
        </w:rPr>
        <w:t xml:space="preserve"> </w:t>
      </w:r>
      <w:r>
        <w:t>bounding</w:t>
      </w:r>
      <w:r>
        <w:rPr>
          <w:spacing w:val="-12"/>
        </w:rPr>
        <w:t xml:space="preserve"> </w:t>
      </w:r>
      <w:r>
        <w:t>--</w:t>
      </w:r>
      <w:r>
        <w:rPr>
          <w:spacing w:val="-12"/>
        </w:rPr>
        <w:t xml:space="preserve"> </w:t>
      </w:r>
      <w:r>
        <w:t>weight</w:t>
      </w:r>
      <w:r>
        <w:rPr>
          <w:spacing w:val="-12"/>
        </w:rPr>
        <w:t xml:space="preserve"> </w:t>
      </w:r>
      <w:r>
        <w:t>increases</w:t>
      </w:r>
      <w:r>
        <w:rPr>
          <w:spacing w:val="-12"/>
        </w:rPr>
        <w:t xml:space="preserve"> </w:t>
      </w:r>
      <w:r>
        <w:t>exponentially</w:t>
      </w:r>
      <w:r>
        <w:rPr>
          <w:spacing w:val="-12"/>
        </w:rPr>
        <w:t xml:space="preserve"> </w:t>
      </w:r>
      <w:r>
        <w:t>decelerate</w:t>
      </w:r>
      <w:r>
        <w:rPr>
          <w:spacing w:val="-12"/>
        </w:rPr>
        <w:t xml:space="preserve"> </w:t>
      </w:r>
      <w:r>
        <w:t>toward</w:t>
      </w:r>
      <w:r>
        <w:rPr>
          <w:spacing w:val="-12"/>
        </w:rPr>
        <w:t xml:space="preserve"> </w:t>
      </w:r>
      <w:r>
        <w:t>upper</w:t>
      </w:r>
      <w:r>
        <w:rPr>
          <w:spacing w:val="-12"/>
        </w:rPr>
        <w:t xml:space="preserve"> </w:t>
      </w:r>
      <w:r>
        <w:t>bound</w:t>
      </w:r>
      <w:r>
        <w:rPr>
          <w:spacing w:val="-12"/>
        </w:rPr>
        <w:t xml:space="preserve"> </w:t>
      </w:r>
      <w:r>
        <w:t>of</w:t>
      </w:r>
      <w:r>
        <w:rPr>
          <w:spacing w:val="-12"/>
        </w:rPr>
        <w:t xml:space="preserve"> </w:t>
      </w:r>
      <w:r>
        <w:t>1,</w:t>
      </w:r>
      <w:r>
        <w:rPr>
          <w:spacing w:val="-12"/>
        </w:rPr>
        <w:t xml:space="preserve"> </w:t>
      </w:r>
      <w:r>
        <w:t>and decreases toward lower bound of 0, based on linear, non-contrast enhanced LWt weights.</w:t>
      </w:r>
      <w:r>
        <w:rPr>
          <w:spacing w:val="30"/>
        </w:rPr>
        <w:t xml:space="preserve"> </w:t>
      </w:r>
      <w:r>
        <w:t xml:space="preserve">The </w:t>
      </w:r>
      <w:r>
        <w:rPr>
          <w:rFonts w:ascii="Courier New" w:hAnsi="Courier New"/>
        </w:rPr>
        <w:t>Wb</w:t>
      </w:r>
      <w:r>
        <w:rPr>
          <w:rFonts w:ascii="Courier New" w:hAnsi="Courier New"/>
          <w:spacing w:val="-33"/>
        </w:rPr>
        <w:t xml:space="preserve"> </w:t>
      </w:r>
      <w:r>
        <w:t>factors</w:t>
      </w:r>
      <w:r>
        <w:rPr>
          <w:spacing w:val="-14"/>
        </w:rPr>
        <w:t xml:space="preserve"> </w:t>
      </w:r>
      <w:r>
        <w:t>are</w:t>
      </w:r>
      <w:r>
        <w:rPr>
          <w:spacing w:val="-14"/>
        </w:rPr>
        <w:t xml:space="preserve"> </w:t>
      </w:r>
      <w:r>
        <w:t>how</w:t>
      </w:r>
      <w:r>
        <w:rPr>
          <w:spacing w:val="-14"/>
        </w:rPr>
        <w:t xml:space="preserve"> </w:t>
      </w:r>
      <w:r>
        <w:t>the</w:t>
      </w:r>
      <w:r>
        <w:rPr>
          <w:spacing w:val="-13"/>
        </w:rPr>
        <w:t xml:space="preserve"> </w:t>
      </w:r>
      <w:r>
        <w:t>weight</w:t>
      </w:r>
      <w:r>
        <w:rPr>
          <w:spacing w:val="-14"/>
        </w:rPr>
        <w:t xml:space="preserve"> </w:t>
      </w:r>
      <w:r>
        <w:t>balance</w:t>
      </w:r>
      <w:r>
        <w:rPr>
          <w:spacing w:val="-14"/>
        </w:rPr>
        <w:t xml:space="preserve"> </w:t>
      </w:r>
      <w:r>
        <w:t>term</w:t>
      </w:r>
      <w:r>
        <w:rPr>
          <w:spacing w:val="-7"/>
        </w:rPr>
        <w:t xml:space="preserve"> </w:t>
      </w:r>
      <w:r>
        <w:t>shift</w:t>
      </w:r>
      <w:r>
        <w:rPr>
          <w:spacing w:val="-6"/>
        </w:rPr>
        <w:t xml:space="preserve"> </w:t>
      </w:r>
      <w:r>
        <w:t>the</w:t>
      </w:r>
      <w:r>
        <w:rPr>
          <w:spacing w:val="-6"/>
        </w:rPr>
        <w:t xml:space="preserve"> </w:t>
      </w:r>
      <w:r>
        <w:t>overall</w:t>
      </w:r>
      <w:r>
        <w:rPr>
          <w:spacing w:val="-6"/>
        </w:rPr>
        <w:t xml:space="preserve"> </w:t>
      </w:r>
      <w:r>
        <w:t>magnitude</w:t>
      </w:r>
      <w:r>
        <w:rPr>
          <w:spacing w:val="-6"/>
        </w:rPr>
        <w:t xml:space="preserve"> </w:t>
      </w:r>
      <w:r>
        <w:t>of</w:t>
      </w:r>
      <w:r>
        <w:rPr>
          <w:spacing w:val="-6"/>
        </w:rPr>
        <w:t xml:space="preserve"> </w:t>
      </w:r>
      <w:r>
        <w:t>weight</w:t>
      </w:r>
      <w:r>
        <w:rPr>
          <w:spacing w:val="-6"/>
        </w:rPr>
        <w:t xml:space="preserve"> </w:t>
      </w:r>
      <w:r>
        <w:t>increases</w:t>
      </w:r>
      <w:r>
        <w:rPr>
          <w:spacing w:val="-6"/>
        </w:rPr>
        <w:t xml:space="preserve"> </w:t>
      </w:r>
      <w:r>
        <w:t xml:space="preserve">and </w:t>
      </w:r>
      <w:r>
        <w:rPr>
          <w:spacing w:val="-2"/>
        </w:rPr>
        <w:t>decreases.</w:t>
      </w:r>
    </w:p>
    <w:p w14:paraId="47978969" w14:textId="77777777" w:rsidR="00A529FC" w:rsidRDefault="00A529FC">
      <w:pPr>
        <w:pStyle w:val="BodyText"/>
        <w:spacing w:before="1"/>
        <w:rPr>
          <w:ins w:id="772" w:author="Author" w:date="2022-09-10T01:53:00Z"/>
          <w:sz w:val="21"/>
        </w:rPr>
      </w:pPr>
    </w:p>
    <w:p w14:paraId="1B7F5571" w14:textId="77777777" w:rsidR="00A529FC" w:rsidRDefault="00000000" w:rsidP="007576F6">
      <w:pPr>
        <w:pStyle w:val="ListParagraph"/>
        <w:numPr>
          <w:ilvl w:val="0"/>
          <w:numId w:val="1"/>
        </w:numPr>
        <w:tabs>
          <w:tab w:val="left" w:pos="666"/>
        </w:tabs>
        <w:spacing w:line="271" w:lineRule="exact"/>
        <w:rPr>
          <w:rFonts w:ascii="Courier New" w:hAnsi="Courier New"/>
        </w:rPr>
      </w:pPr>
      <w:r>
        <w:rPr>
          <w:rFonts w:ascii="Courier New" w:hAnsi="Courier New"/>
        </w:rPr>
        <w:t>LWt</w:t>
      </w:r>
      <w:r>
        <w:rPr>
          <w:rFonts w:ascii="Courier New" w:hAnsi="Courier New"/>
          <w:spacing w:val="-6"/>
        </w:rPr>
        <w:t xml:space="preserve"> </w:t>
      </w:r>
      <w:r>
        <w:rPr>
          <w:rFonts w:ascii="Courier New" w:hAnsi="Courier New"/>
        </w:rPr>
        <w:t>+=</w:t>
      </w:r>
      <w:r>
        <w:rPr>
          <w:rFonts w:ascii="Courier New" w:hAnsi="Courier New"/>
          <w:spacing w:val="-5"/>
        </w:rPr>
        <w:t xml:space="preserve"> DWt</w:t>
      </w:r>
    </w:p>
    <w:p w14:paraId="7EFD90C9" w14:textId="77777777" w:rsidR="00A529FC" w:rsidRDefault="00000000" w:rsidP="007576F6">
      <w:pPr>
        <w:pStyle w:val="ListParagraph"/>
        <w:numPr>
          <w:ilvl w:val="1"/>
          <w:numId w:val="1"/>
        </w:numPr>
        <w:tabs>
          <w:tab w:val="left" w:pos="1146"/>
        </w:tabs>
        <w:spacing w:line="253" w:lineRule="exact"/>
        <w:jc w:val="both"/>
      </w:pPr>
      <w:r>
        <w:t>increment</w:t>
      </w:r>
      <w:r>
        <w:rPr>
          <w:spacing w:val="-8"/>
        </w:rPr>
        <w:t xml:space="preserve"> </w:t>
      </w:r>
      <w:r>
        <w:t>the</w:t>
      </w:r>
      <w:r>
        <w:rPr>
          <w:spacing w:val="-7"/>
        </w:rPr>
        <w:t xml:space="preserve"> </w:t>
      </w:r>
      <w:r>
        <w:t>linear</w:t>
      </w:r>
      <w:r>
        <w:rPr>
          <w:spacing w:val="-7"/>
        </w:rPr>
        <w:t xml:space="preserve"> </w:t>
      </w:r>
      <w:r>
        <w:t>weights</w:t>
      </w:r>
      <w:r>
        <w:rPr>
          <w:spacing w:val="-7"/>
        </w:rPr>
        <w:t xml:space="preserve"> </w:t>
      </w:r>
      <w:r>
        <w:t>with</w:t>
      </w:r>
      <w:r>
        <w:rPr>
          <w:spacing w:val="-7"/>
        </w:rPr>
        <w:t xml:space="preserve"> </w:t>
      </w:r>
      <w:r>
        <w:t>the</w:t>
      </w:r>
      <w:r>
        <w:rPr>
          <w:spacing w:val="-7"/>
        </w:rPr>
        <w:t xml:space="preserve"> </w:t>
      </w:r>
      <w:r>
        <w:t>bounded</w:t>
      </w:r>
      <w:r>
        <w:rPr>
          <w:spacing w:val="-7"/>
        </w:rPr>
        <w:t xml:space="preserve"> </w:t>
      </w:r>
      <w:r>
        <w:t>DWt</w:t>
      </w:r>
      <w:r>
        <w:rPr>
          <w:spacing w:val="-7"/>
        </w:rPr>
        <w:t xml:space="preserve"> </w:t>
      </w:r>
      <w:r>
        <w:rPr>
          <w:spacing w:val="-4"/>
        </w:rPr>
        <w:t>term</w:t>
      </w:r>
    </w:p>
    <w:p w14:paraId="60A86CD3" w14:textId="77777777" w:rsidR="00A529FC" w:rsidRDefault="00A529FC">
      <w:pPr>
        <w:pStyle w:val="BodyText"/>
        <w:spacing w:before="4"/>
        <w:rPr>
          <w:ins w:id="773" w:author="Author" w:date="2022-09-10T01:53:00Z"/>
        </w:rPr>
      </w:pPr>
    </w:p>
    <w:p w14:paraId="3863B398" w14:textId="77777777" w:rsidR="00A529FC" w:rsidRDefault="00000000" w:rsidP="007576F6">
      <w:pPr>
        <w:pStyle w:val="ListParagraph"/>
        <w:numPr>
          <w:ilvl w:val="0"/>
          <w:numId w:val="1"/>
        </w:numPr>
        <w:tabs>
          <w:tab w:val="left" w:pos="666"/>
        </w:tabs>
        <w:spacing w:line="271" w:lineRule="exact"/>
        <w:rPr>
          <w:rFonts w:ascii="Courier New" w:hAnsi="Courier New"/>
        </w:rPr>
      </w:pPr>
      <w:r>
        <w:rPr>
          <w:rFonts w:ascii="Courier New" w:hAnsi="Courier New"/>
        </w:rPr>
        <w:t>Wt</w:t>
      </w:r>
      <w:r>
        <w:rPr>
          <w:rFonts w:ascii="Courier New" w:hAnsi="Courier New"/>
          <w:spacing w:val="-4"/>
        </w:rPr>
        <w:t xml:space="preserve"> </w:t>
      </w:r>
      <w:r>
        <w:rPr>
          <w:rFonts w:ascii="Courier New" w:hAnsi="Courier New"/>
        </w:rPr>
        <w:t>=</w:t>
      </w:r>
      <w:r>
        <w:rPr>
          <w:rFonts w:ascii="Courier New" w:hAnsi="Courier New"/>
          <w:spacing w:val="-4"/>
        </w:rPr>
        <w:t xml:space="preserve"> </w:t>
      </w:r>
      <w:r>
        <w:rPr>
          <w:rFonts w:ascii="Courier New" w:hAnsi="Courier New"/>
          <w:spacing w:val="-2"/>
        </w:rPr>
        <w:t>SIG(LWt)</w:t>
      </w:r>
    </w:p>
    <w:p w14:paraId="63ED98FF" w14:textId="77777777" w:rsidR="00A529FC" w:rsidRDefault="00000000" w:rsidP="007576F6">
      <w:pPr>
        <w:pStyle w:val="ListParagraph"/>
        <w:numPr>
          <w:ilvl w:val="1"/>
          <w:numId w:val="1"/>
        </w:numPr>
        <w:tabs>
          <w:tab w:val="left" w:pos="1146"/>
        </w:tabs>
        <w:spacing w:line="253" w:lineRule="exact"/>
        <w:jc w:val="both"/>
      </w:pPr>
      <w:r>
        <w:t>new</w:t>
      </w:r>
      <w:r>
        <w:rPr>
          <w:spacing w:val="-8"/>
        </w:rPr>
        <w:t xml:space="preserve"> </w:t>
      </w:r>
      <w:r>
        <w:t>weight</w:t>
      </w:r>
      <w:r>
        <w:rPr>
          <w:spacing w:val="-8"/>
        </w:rPr>
        <w:t xml:space="preserve"> </w:t>
      </w:r>
      <w:r>
        <w:t>value</w:t>
      </w:r>
      <w:r>
        <w:rPr>
          <w:spacing w:val="-8"/>
        </w:rPr>
        <w:t xml:space="preserve"> </w:t>
      </w:r>
      <w:r>
        <w:t>is</w:t>
      </w:r>
      <w:r>
        <w:rPr>
          <w:spacing w:val="-8"/>
        </w:rPr>
        <w:t xml:space="preserve"> </w:t>
      </w:r>
      <w:r>
        <w:t>sigmoidal</w:t>
      </w:r>
      <w:r>
        <w:rPr>
          <w:spacing w:val="-8"/>
        </w:rPr>
        <w:t xml:space="preserve"> </w:t>
      </w:r>
      <w:r>
        <w:t>contrast</w:t>
      </w:r>
      <w:r>
        <w:rPr>
          <w:spacing w:val="-8"/>
        </w:rPr>
        <w:t xml:space="preserve"> </w:t>
      </w:r>
      <w:r>
        <w:t>enhanced</w:t>
      </w:r>
      <w:r>
        <w:rPr>
          <w:spacing w:val="-8"/>
        </w:rPr>
        <w:t xml:space="preserve"> </w:t>
      </w:r>
      <w:r>
        <w:t>version</w:t>
      </w:r>
      <w:r>
        <w:rPr>
          <w:spacing w:val="-8"/>
        </w:rPr>
        <w:t xml:space="preserve"> </w:t>
      </w:r>
      <w:r>
        <w:t>of</w:t>
      </w:r>
      <w:r>
        <w:rPr>
          <w:spacing w:val="-8"/>
        </w:rPr>
        <w:t xml:space="preserve"> </w:t>
      </w:r>
      <w:r>
        <w:t>linear</w:t>
      </w:r>
      <w:r>
        <w:rPr>
          <w:spacing w:val="-8"/>
        </w:rPr>
        <w:t xml:space="preserve"> </w:t>
      </w:r>
      <w:r>
        <w:rPr>
          <w:spacing w:val="-2"/>
        </w:rPr>
        <w:t>weight</w:t>
      </w:r>
    </w:p>
    <w:p w14:paraId="2D13531E" w14:textId="77777777" w:rsidR="00A529FC" w:rsidRDefault="00000000" w:rsidP="007576F6">
      <w:pPr>
        <w:pStyle w:val="ListParagraph"/>
        <w:numPr>
          <w:ilvl w:val="1"/>
          <w:numId w:val="1"/>
        </w:numPr>
        <w:tabs>
          <w:tab w:val="left" w:pos="1146"/>
        </w:tabs>
        <w:spacing w:before="18" w:line="240" w:lineRule="auto"/>
        <w:jc w:val="both"/>
        <w:rPr>
          <w:rFonts w:ascii="Courier New" w:hAnsi="Courier New"/>
        </w:rPr>
      </w:pPr>
      <w:r>
        <w:rPr>
          <w:rFonts w:ascii="Courier New" w:hAnsi="Courier New"/>
        </w:rPr>
        <w:t>SIG(w)</w:t>
      </w:r>
      <w:r>
        <w:rPr>
          <w:rFonts w:ascii="Courier New" w:hAnsi="Courier New"/>
          <w:spacing w:val="-6"/>
        </w:rPr>
        <w:t xml:space="preserve"> </w:t>
      </w:r>
      <w:r>
        <w:rPr>
          <w:rFonts w:ascii="Courier New" w:hAnsi="Courier New"/>
        </w:rPr>
        <w:t>=</w:t>
      </w:r>
      <w:r>
        <w:rPr>
          <w:rFonts w:ascii="Courier New" w:hAnsi="Courier New"/>
          <w:spacing w:val="-5"/>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6"/>
        </w:rPr>
        <w:t xml:space="preserve"> </w:t>
      </w:r>
      <w:r>
        <w:rPr>
          <w:rFonts w:ascii="Courier New" w:hAnsi="Courier New"/>
        </w:rPr>
        <w:t>(1</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rPr>
        <w:t>(Off</w:t>
      </w:r>
      <w:r>
        <w:rPr>
          <w:rFonts w:ascii="Courier New" w:hAnsi="Courier New"/>
          <w:spacing w:val="-6"/>
        </w:rPr>
        <w:t xml:space="preserve"> </w:t>
      </w:r>
      <w:r>
        <w:rPr>
          <w:rFonts w:ascii="Courier New" w:hAnsi="Courier New"/>
          <w:position w:val="-3"/>
        </w:rPr>
        <w:t>*</w:t>
      </w:r>
      <w:r>
        <w:rPr>
          <w:rFonts w:ascii="Courier New" w:hAnsi="Courier New"/>
          <w:spacing w:val="-5"/>
          <w:position w:val="-3"/>
        </w:rPr>
        <w:t xml:space="preserve"> </w:t>
      </w:r>
      <w:r>
        <w:rPr>
          <w:rFonts w:ascii="Courier New" w:hAnsi="Courier New"/>
        </w:rPr>
        <w:t>(1-</w:t>
      </w:r>
      <w:r>
        <w:rPr>
          <w:rFonts w:ascii="Courier New" w:hAnsi="Courier New"/>
          <w:spacing w:val="-2"/>
        </w:rPr>
        <w:t>w)/w)ˆGain)</w:t>
      </w:r>
    </w:p>
    <w:p w14:paraId="59686FA0" w14:textId="77777777" w:rsidR="00A529FC" w:rsidRDefault="00000000" w:rsidP="007576F6">
      <w:pPr>
        <w:pStyle w:val="ListParagraph"/>
        <w:numPr>
          <w:ilvl w:val="0"/>
          <w:numId w:val="1"/>
        </w:numPr>
        <w:tabs>
          <w:tab w:val="left" w:pos="666"/>
        </w:tabs>
        <w:spacing w:before="199" w:line="271" w:lineRule="exact"/>
        <w:rPr>
          <w:rFonts w:ascii="Courier New" w:hAnsi="Courier New"/>
        </w:rPr>
      </w:pPr>
      <w:r>
        <w:rPr>
          <w:rFonts w:ascii="Courier New" w:hAnsi="Courier New"/>
        </w:rPr>
        <w:t>DWt</w:t>
      </w:r>
      <w:r>
        <w:rPr>
          <w:rFonts w:ascii="Courier New" w:hAnsi="Courier New"/>
          <w:spacing w:val="-5"/>
        </w:rPr>
        <w:t xml:space="preserve"> </w:t>
      </w:r>
      <w:r>
        <w:rPr>
          <w:rFonts w:ascii="Courier New" w:hAnsi="Courier New"/>
        </w:rPr>
        <w:t>=</w:t>
      </w:r>
      <w:r>
        <w:rPr>
          <w:rFonts w:ascii="Courier New" w:hAnsi="Courier New"/>
          <w:spacing w:val="-5"/>
        </w:rPr>
        <w:t xml:space="preserve"> </w:t>
      </w:r>
      <w:r>
        <w:rPr>
          <w:rFonts w:ascii="Courier New" w:hAnsi="Courier New"/>
          <w:spacing w:val="-10"/>
        </w:rPr>
        <w:t>0</w:t>
      </w:r>
    </w:p>
    <w:p w14:paraId="168F4324" w14:textId="77777777" w:rsidR="00A529FC" w:rsidRDefault="00000000" w:rsidP="007576F6">
      <w:pPr>
        <w:pStyle w:val="ListParagraph"/>
        <w:numPr>
          <w:ilvl w:val="1"/>
          <w:numId w:val="1"/>
        </w:numPr>
        <w:tabs>
          <w:tab w:val="left" w:pos="1146"/>
        </w:tabs>
        <w:spacing w:line="253" w:lineRule="exact"/>
        <w:jc w:val="both"/>
      </w:pPr>
      <w:r>
        <w:t>reset</w:t>
      </w:r>
      <w:r>
        <w:rPr>
          <w:spacing w:val="-8"/>
        </w:rPr>
        <w:t xml:space="preserve"> </w:t>
      </w:r>
      <w:r>
        <w:t>weight</w:t>
      </w:r>
      <w:r>
        <w:rPr>
          <w:spacing w:val="-8"/>
        </w:rPr>
        <w:t xml:space="preserve"> </w:t>
      </w:r>
      <w:r>
        <w:t>changes</w:t>
      </w:r>
      <w:r>
        <w:rPr>
          <w:spacing w:val="-8"/>
        </w:rPr>
        <w:t xml:space="preserve"> </w:t>
      </w:r>
      <w:r>
        <w:t>now</w:t>
      </w:r>
      <w:r>
        <w:rPr>
          <w:spacing w:val="-8"/>
        </w:rPr>
        <w:t xml:space="preserve"> </w:t>
      </w:r>
      <w:r>
        <w:t>that</w:t>
      </w:r>
      <w:r>
        <w:rPr>
          <w:spacing w:val="-8"/>
        </w:rPr>
        <w:t xml:space="preserve"> </w:t>
      </w:r>
      <w:r>
        <w:t>they</w:t>
      </w:r>
      <w:r>
        <w:rPr>
          <w:spacing w:val="-8"/>
        </w:rPr>
        <w:t xml:space="preserve"> </w:t>
      </w:r>
      <w:r>
        <w:t>have</w:t>
      </w:r>
      <w:r>
        <w:rPr>
          <w:spacing w:val="-8"/>
        </w:rPr>
        <w:t xml:space="preserve"> </w:t>
      </w:r>
      <w:r>
        <w:t>been</w:t>
      </w:r>
      <w:r>
        <w:rPr>
          <w:spacing w:val="-8"/>
        </w:rPr>
        <w:t xml:space="preserve"> </w:t>
      </w:r>
      <w:r>
        <w:rPr>
          <w:spacing w:val="-2"/>
        </w:rPr>
        <w:t>applied.</w:t>
      </w:r>
    </w:p>
    <w:p w14:paraId="4CA04209" w14:textId="77777777" w:rsidR="00ED530C" w:rsidRDefault="00ED530C">
      <w:pPr>
        <w:pStyle w:val="BodyText"/>
        <w:rPr>
          <w:del w:id="774" w:author="Author" w:date="2022-09-10T01:53:00Z"/>
          <w:sz w:val="20"/>
        </w:rPr>
      </w:pPr>
    </w:p>
    <w:p w14:paraId="110F72C7" w14:textId="77777777" w:rsidR="00A529FC" w:rsidRDefault="00A529FC">
      <w:pPr>
        <w:spacing w:line="253" w:lineRule="exact"/>
        <w:jc w:val="both"/>
        <w:rPr>
          <w:ins w:id="775" w:author="Author" w:date="2022-09-10T01:53:00Z"/>
        </w:rPr>
        <w:sectPr w:rsidR="00A529FC">
          <w:pgSz w:w="12240" w:h="15840"/>
          <w:pgMar w:top="1180" w:right="1320" w:bottom="280" w:left="1320" w:header="397" w:footer="0" w:gutter="0"/>
          <w:cols w:space="720"/>
        </w:sectPr>
      </w:pPr>
    </w:p>
    <w:p w14:paraId="18B306B3" w14:textId="77777777" w:rsidR="00A529FC" w:rsidRPr="007576F6" w:rsidRDefault="00A529FC" w:rsidP="007576F6">
      <w:pPr>
        <w:pStyle w:val="BodyText"/>
        <w:spacing w:before="9"/>
        <w:rPr>
          <w:sz w:val="11"/>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05"/>
        <w:gridCol w:w="2642"/>
        <w:gridCol w:w="744"/>
        <w:gridCol w:w="899"/>
      </w:tblGrid>
      <w:tr w:rsidR="00A529FC" w14:paraId="2A3A93C2" w14:textId="77777777">
        <w:trPr>
          <w:trHeight w:val="282"/>
        </w:trPr>
        <w:tc>
          <w:tcPr>
            <w:tcW w:w="805" w:type="dxa"/>
            <w:tcBorders>
              <w:bottom w:val="double" w:sz="4" w:space="0" w:color="000000"/>
            </w:tcBorders>
          </w:tcPr>
          <w:p w14:paraId="2714C2AB" w14:textId="77777777" w:rsidR="00A529FC" w:rsidRDefault="00000000">
            <w:pPr>
              <w:pStyle w:val="TableParagraph"/>
            </w:pPr>
            <w:r>
              <w:rPr>
                <w:spacing w:val="-4"/>
              </w:rPr>
              <w:t>Area</w:t>
            </w:r>
          </w:p>
        </w:tc>
        <w:tc>
          <w:tcPr>
            <w:tcW w:w="2642" w:type="dxa"/>
            <w:tcBorders>
              <w:bottom w:val="double" w:sz="4" w:space="0" w:color="000000"/>
            </w:tcBorders>
          </w:tcPr>
          <w:p w14:paraId="627CD217" w14:textId="77777777" w:rsidR="00A529FC" w:rsidRDefault="00000000">
            <w:pPr>
              <w:pStyle w:val="TableParagraph"/>
            </w:pPr>
            <w:r>
              <w:rPr>
                <w:spacing w:val="-2"/>
              </w:rPr>
              <w:t>Param</w:t>
            </w:r>
          </w:p>
        </w:tc>
        <w:tc>
          <w:tcPr>
            <w:tcW w:w="744" w:type="dxa"/>
            <w:tcBorders>
              <w:bottom w:val="double" w:sz="4" w:space="0" w:color="000000"/>
            </w:tcBorders>
          </w:tcPr>
          <w:p w14:paraId="6994B07E" w14:textId="77777777" w:rsidR="00A529FC" w:rsidRDefault="00000000">
            <w:pPr>
              <w:pStyle w:val="TableParagraph"/>
              <w:ind w:left="0" w:right="113"/>
              <w:jc w:val="right"/>
            </w:pPr>
            <w:r>
              <w:rPr>
                <w:spacing w:val="-2"/>
              </w:rPr>
              <w:t>Value</w:t>
            </w:r>
          </w:p>
        </w:tc>
        <w:tc>
          <w:tcPr>
            <w:tcW w:w="899" w:type="dxa"/>
            <w:tcBorders>
              <w:bottom w:val="double" w:sz="4" w:space="0" w:color="000000"/>
            </w:tcBorders>
          </w:tcPr>
          <w:p w14:paraId="0843C072" w14:textId="77777777" w:rsidR="00A529FC" w:rsidRDefault="00000000">
            <w:pPr>
              <w:pStyle w:val="TableParagraph"/>
              <w:ind w:left="0" w:right="113"/>
              <w:jc w:val="right"/>
            </w:pPr>
            <w:r>
              <w:rPr>
                <w:spacing w:val="-2"/>
              </w:rPr>
              <w:t>Default</w:t>
            </w:r>
          </w:p>
        </w:tc>
      </w:tr>
      <w:tr w:rsidR="00A529FC" w14:paraId="62F80584" w14:textId="77777777">
        <w:trPr>
          <w:trHeight w:val="282"/>
        </w:trPr>
        <w:tc>
          <w:tcPr>
            <w:tcW w:w="805" w:type="dxa"/>
            <w:tcBorders>
              <w:top w:val="double" w:sz="4" w:space="0" w:color="000000"/>
            </w:tcBorders>
          </w:tcPr>
          <w:p w14:paraId="244331C0" w14:textId="77777777" w:rsidR="00A529FC" w:rsidRDefault="00000000">
            <w:pPr>
              <w:pStyle w:val="TableParagraph"/>
              <w:spacing w:line="250" w:lineRule="exact"/>
            </w:pPr>
            <w:r>
              <w:rPr>
                <w:spacing w:val="-4"/>
              </w:rPr>
              <w:t>ECin</w:t>
            </w:r>
          </w:p>
        </w:tc>
        <w:tc>
          <w:tcPr>
            <w:tcW w:w="2642" w:type="dxa"/>
            <w:tcBorders>
              <w:top w:val="double" w:sz="4" w:space="0" w:color="000000"/>
            </w:tcBorders>
          </w:tcPr>
          <w:p w14:paraId="40D85609" w14:textId="77777777" w:rsidR="00A529FC" w:rsidRDefault="00000000">
            <w:pPr>
              <w:pStyle w:val="TableParagraph"/>
              <w:spacing w:line="250" w:lineRule="exact"/>
            </w:pPr>
            <w:r>
              <w:rPr>
                <w:spacing w:val="-2"/>
              </w:rPr>
              <w:t>Inhib.Pool.Gi</w:t>
            </w:r>
          </w:p>
        </w:tc>
        <w:tc>
          <w:tcPr>
            <w:tcW w:w="744" w:type="dxa"/>
            <w:tcBorders>
              <w:top w:val="double" w:sz="4" w:space="0" w:color="000000"/>
            </w:tcBorders>
          </w:tcPr>
          <w:p w14:paraId="46697574" w14:textId="77777777" w:rsidR="00A529FC" w:rsidRDefault="00000000">
            <w:pPr>
              <w:pStyle w:val="TableParagraph"/>
              <w:spacing w:line="250" w:lineRule="exact"/>
              <w:ind w:left="0" w:right="113"/>
              <w:jc w:val="right"/>
            </w:pPr>
            <w:r>
              <w:rPr>
                <w:w w:val="99"/>
              </w:rPr>
              <w:t>2</w:t>
            </w:r>
          </w:p>
        </w:tc>
        <w:tc>
          <w:tcPr>
            <w:tcW w:w="899" w:type="dxa"/>
            <w:tcBorders>
              <w:top w:val="double" w:sz="4" w:space="0" w:color="000000"/>
            </w:tcBorders>
          </w:tcPr>
          <w:p w14:paraId="56CBC957" w14:textId="77777777" w:rsidR="00A529FC" w:rsidRDefault="00000000">
            <w:pPr>
              <w:pStyle w:val="TableParagraph"/>
              <w:spacing w:line="250" w:lineRule="exact"/>
              <w:ind w:left="0" w:right="113"/>
              <w:jc w:val="right"/>
            </w:pPr>
            <w:r>
              <w:rPr>
                <w:spacing w:val="-5"/>
              </w:rPr>
              <w:t>1.8</w:t>
            </w:r>
          </w:p>
        </w:tc>
      </w:tr>
      <w:tr w:rsidR="00A529FC" w14:paraId="360B463E" w14:textId="77777777">
        <w:trPr>
          <w:trHeight w:val="268"/>
        </w:trPr>
        <w:tc>
          <w:tcPr>
            <w:tcW w:w="805" w:type="dxa"/>
          </w:tcPr>
          <w:p w14:paraId="5FF87CE8" w14:textId="77777777" w:rsidR="00A529FC" w:rsidRDefault="00000000">
            <w:pPr>
              <w:pStyle w:val="TableParagraph"/>
            </w:pPr>
            <w:r>
              <w:rPr>
                <w:spacing w:val="-2"/>
              </w:rPr>
              <w:t>ECout</w:t>
            </w:r>
          </w:p>
        </w:tc>
        <w:tc>
          <w:tcPr>
            <w:tcW w:w="2642" w:type="dxa"/>
          </w:tcPr>
          <w:p w14:paraId="5ADCB5F5" w14:textId="77777777" w:rsidR="00A529FC" w:rsidRDefault="00000000">
            <w:pPr>
              <w:pStyle w:val="TableParagraph"/>
            </w:pPr>
            <w:r>
              <w:rPr>
                <w:spacing w:val="-2"/>
              </w:rPr>
              <w:t>Inhib.Pool.Gi</w:t>
            </w:r>
          </w:p>
        </w:tc>
        <w:tc>
          <w:tcPr>
            <w:tcW w:w="744" w:type="dxa"/>
          </w:tcPr>
          <w:p w14:paraId="603D6480" w14:textId="77777777" w:rsidR="00A529FC" w:rsidRDefault="00000000">
            <w:pPr>
              <w:pStyle w:val="TableParagraph"/>
              <w:ind w:left="0" w:right="113"/>
              <w:jc w:val="right"/>
            </w:pPr>
            <w:r>
              <w:rPr>
                <w:w w:val="99"/>
              </w:rPr>
              <w:t>2</w:t>
            </w:r>
          </w:p>
        </w:tc>
        <w:tc>
          <w:tcPr>
            <w:tcW w:w="899" w:type="dxa"/>
          </w:tcPr>
          <w:p w14:paraId="2E455CF1" w14:textId="77777777" w:rsidR="00A529FC" w:rsidRDefault="00000000">
            <w:pPr>
              <w:pStyle w:val="TableParagraph"/>
              <w:ind w:left="0" w:right="113"/>
              <w:jc w:val="right"/>
            </w:pPr>
            <w:r>
              <w:rPr>
                <w:spacing w:val="-5"/>
              </w:rPr>
              <w:t>1.8</w:t>
            </w:r>
          </w:p>
        </w:tc>
      </w:tr>
      <w:tr w:rsidR="00A529FC" w14:paraId="3178BDFB" w14:textId="77777777">
        <w:trPr>
          <w:trHeight w:val="268"/>
        </w:trPr>
        <w:tc>
          <w:tcPr>
            <w:tcW w:w="805" w:type="dxa"/>
          </w:tcPr>
          <w:p w14:paraId="6992974E" w14:textId="77777777" w:rsidR="00A529FC" w:rsidRDefault="00000000">
            <w:pPr>
              <w:pStyle w:val="TableParagraph"/>
            </w:pPr>
            <w:r>
              <w:rPr>
                <w:spacing w:val="-2"/>
              </w:rPr>
              <w:t>ECout</w:t>
            </w:r>
          </w:p>
        </w:tc>
        <w:tc>
          <w:tcPr>
            <w:tcW w:w="2642" w:type="dxa"/>
          </w:tcPr>
          <w:p w14:paraId="37C382EC" w14:textId="77777777" w:rsidR="00A529FC" w:rsidRDefault="00000000">
            <w:pPr>
              <w:pStyle w:val="TableParagraph"/>
            </w:pPr>
            <w:r>
              <w:rPr>
                <w:spacing w:val="-2"/>
              </w:rPr>
              <w:t>CA1ToECout.WtScale.Abs</w:t>
            </w:r>
          </w:p>
        </w:tc>
        <w:tc>
          <w:tcPr>
            <w:tcW w:w="744" w:type="dxa"/>
          </w:tcPr>
          <w:p w14:paraId="62826DAD" w14:textId="77777777" w:rsidR="00A529FC" w:rsidRDefault="00000000">
            <w:pPr>
              <w:pStyle w:val="TableParagraph"/>
              <w:ind w:left="0" w:right="113"/>
              <w:jc w:val="right"/>
            </w:pPr>
            <w:r>
              <w:rPr>
                <w:w w:val="99"/>
              </w:rPr>
              <w:t>4</w:t>
            </w:r>
          </w:p>
        </w:tc>
        <w:tc>
          <w:tcPr>
            <w:tcW w:w="899" w:type="dxa"/>
          </w:tcPr>
          <w:p w14:paraId="40B66CCD" w14:textId="77777777" w:rsidR="00A529FC" w:rsidRDefault="00000000">
            <w:pPr>
              <w:pStyle w:val="TableParagraph"/>
              <w:ind w:left="0" w:right="113"/>
              <w:jc w:val="right"/>
            </w:pPr>
            <w:r>
              <w:rPr>
                <w:w w:val="99"/>
              </w:rPr>
              <w:t>1</w:t>
            </w:r>
          </w:p>
        </w:tc>
      </w:tr>
      <w:tr w:rsidR="00A529FC" w14:paraId="4728A2A2" w14:textId="77777777">
        <w:trPr>
          <w:trHeight w:val="268"/>
        </w:trPr>
        <w:tc>
          <w:tcPr>
            <w:tcW w:w="805" w:type="dxa"/>
          </w:tcPr>
          <w:p w14:paraId="001D00EE" w14:textId="77777777" w:rsidR="00A529FC" w:rsidRDefault="00000000">
            <w:pPr>
              <w:pStyle w:val="TableParagraph"/>
            </w:pPr>
            <w:r>
              <w:rPr>
                <w:spacing w:val="-5"/>
              </w:rPr>
              <w:t>CA1</w:t>
            </w:r>
          </w:p>
        </w:tc>
        <w:tc>
          <w:tcPr>
            <w:tcW w:w="2642" w:type="dxa"/>
          </w:tcPr>
          <w:p w14:paraId="73B96D85" w14:textId="77777777" w:rsidR="00A529FC" w:rsidRDefault="00000000">
            <w:pPr>
              <w:pStyle w:val="TableParagraph"/>
            </w:pPr>
            <w:r>
              <w:rPr>
                <w:spacing w:val="-2"/>
              </w:rPr>
              <w:t>Inhib.Pool.Gi</w:t>
            </w:r>
          </w:p>
        </w:tc>
        <w:tc>
          <w:tcPr>
            <w:tcW w:w="744" w:type="dxa"/>
          </w:tcPr>
          <w:p w14:paraId="2BAB76F6" w14:textId="77777777" w:rsidR="00A529FC" w:rsidRDefault="00000000">
            <w:pPr>
              <w:pStyle w:val="TableParagraph"/>
              <w:ind w:left="0" w:right="113"/>
              <w:jc w:val="right"/>
            </w:pPr>
            <w:r>
              <w:rPr>
                <w:spacing w:val="-5"/>
              </w:rPr>
              <w:t>2.4</w:t>
            </w:r>
          </w:p>
        </w:tc>
        <w:tc>
          <w:tcPr>
            <w:tcW w:w="899" w:type="dxa"/>
          </w:tcPr>
          <w:p w14:paraId="6BFF95F4" w14:textId="77777777" w:rsidR="00A529FC" w:rsidRDefault="00000000">
            <w:pPr>
              <w:pStyle w:val="TableParagraph"/>
              <w:ind w:left="0" w:right="113"/>
              <w:jc w:val="right"/>
            </w:pPr>
            <w:r>
              <w:rPr>
                <w:spacing w:val="-5"/>
              </w:rPr>
              <w:t>1.8</w:t>
            </w:r>
          </w:p>
        </w:tc>
      </w:tr>
      <w:tr w:rsidR="00A529FC" w14:paraId="4CE8FFBF" w14:textId="77777777">
        <w:trPr>
          <w:trHeight w:val="268"/>
        </w:trPr>
        <w:tc>
          <w:tcPr>
            <w:tcW w:w="805" w:type="dxa"/>
          </w:tcPr>
          <w:p w14:paraId="7CF3F764" w14:textId="77777777" w:rsidR="00A529FC" w:rsidRDefault="00000000">
            <w:pPr>
              <w:pStyle w:val="TableParagraph"/>
            </w:pPr>
            <w:r>
              <w:rPr>
                <w:spacing w:val="-5"/>
              </w:rPr>
              <w:t>CA1</w:t>
            </w:r>
          </w:p>
        </w:tc>
        <w:tc>
          <w:tcPr>
            <w:tcW w:w="2642" w:type="dxa"/>
          </w:tcPr>
          <w:p w14:paraId="3666AFAA" w14:textId="77777777" w:rsidR="00A529FC" w:rsidRDefault="00000000">
            <w:pPr>
              <w:pStyle w:val="TableParagraph"/>
            </w:pPr>
            <w:r>
              <w:rPr>
                <w:spacing w:val="-2"/>
              </w:rPr>
              <w:t>CA3ToCA1.CHL.Hebb</w:t>
            </w:r>
          </w:p>
        </w:tc>
        <w:tc>
          <w:tcPr>
            <w:tcW w:w="744" w:type="dxa"/>
          </w:tcPr>
          <w:p w14:paraId="1C6DDBCF" w14:textId="77777777" w:rsidR="00A529FC" w:rsidRDefault="00000000">
            <w:pPr>
              <w:pStyle w:val="TableParagraph"/>
              <w:ind w:left="0" w:right="113"/>
              <w:jc w:val="right"/>
            </w:pPr>
            <w:r>
              <w:rPr>
                <w:spacing w:val="-4"/>
              </w:rPr>
              <w:t>0.01</w:t>
            </w:r>
          </w:p>
        </w:tc>
        <w:tc>
          <w:tcPr>
            <w:tcW w:w="899" w:type="dxa"/>
          </w:tcPr>
          <w:p w14:paraId="3D965FE1" w14:textId="77777777" w:rsidR="00A529FC" w:rsidRDefault="00000000">
            <w:pPr>
              <w:pStyle w:val="TableParagraph"/>
              <w:ind w:left="0" w:right="113"/>
              <w:jc w:val="right"/>
            </w:pPr>
            <w:r>
              <w:rPr>
                <w:spacing w:val="-2"/>
              </w:rPr>
              <w:t>0.001</w:t>
            </w:r>
          </w:p>
        </w:tc>
      </w:tr>
      <w:tr w:rsidR="00A529FC" w14:paraId="2DCC0A08" w14:textId="77777777">
        <w:trPr>
          <w:trHeight w:val="268"/>
        </w:trPr>
        <w:tc>
          <w:tcPr>
            <w:tcW w:w="805" w:type="dxa"/>
          </w:tcPr>
          <w:p w14:paraId="21A82764" w14:textId="77777777" w:rsidR="00A529FC" w:rsidRDefault="00000000">
            <w:pPr>
              <w:pStyle w:val="TableParagraph"/>
            </w:pPr>
            <w:r>
              <w:rPr>
                <w:spacing w:val="-5"/>
              </w:rPr>
              <w:t>DG</w:t>
            </w:r>
          </w:p>
        </w:tc>
        <w:tc>
          <w:tcPr>
            <w:tcW w:w="2642" w:type="dxa"/>
          </w:tcPr>
          <w:p w14:paraId="4AFBFB79" w14:textId="77777777" w:rsidR="00A529FC" w:rsidRDefault="00000000">
            <w:pPr>
              <w:pStyle w:val="TableParagraph"/>
            </w:pPr>
            <w:r>
              <w:rPr>
                <w:spacing w:val="-2"/>
              </w:rPr>
              <w:t>Inhib.Layer.Gi</w:t>
            </w:r>
          </w:p>
        </w:tc>
        <w:tc>
          <w:tcPr>
            <w:tcW w:w="744" w:type="dxa"/>
          </w:tcPr>
          <w:p w14:paraId="3FEB2A1F" w14:textId="77777777" w:rsidR="00A529FC" w:rsidRDefault="00000000">
            <w:pPr>
              <w:pStyle w:val="TableParagraph"/>
              <w:ind w:left="0" w:right="113"/>
              <w:jc w:val="right"/>
            </w:pPr>
            <w:r>
              <w:rPr>
                <w:spacing w:val="-5"/>
              </w:rPr>
              <w:t>3.8</w:t>
            </w:r>
          </w:p>
        </w:tc>
        <w:tc>
          <w:tcPr>
            <w:tcW w:w="899" w:type="dxa"/>
          </w:tcPr>
          <w:p w14:paraId="3BBBC6F2" w14:textId="77777777" w:rsidR="00A529FC" w:rsidRDefault="00000000">
            <w:pPr>
              <w:pStyle w:val="TableParagraph"/>
              <w:ind w:left="0" w:right="113"/>
              <w:jc w:val="right"/>
            </w:pPr>
            <w:r>
              <w:rPr>
                <w:spacing w:val="-5"/>
              </w:rPr>
              <w:t>1.8</w:t>
            </w:r>
          </w:p>
        </w:tc>
      </w:tr>
      <w:tr w:rsidR="00A529FC" w14:paraId="18E28FD6" w14:textId="77777777">
        <w:trPr>
          <w:trHeight w:val="268"/>
        </w:trPr>
        <w:tc>
          <w:tcPr>
            <w:tcW w:w="805" w:type="dxa"/>
          </w:tcPr>
          <w:p w14:paraId="07A99FC3" w14:textId="77777777" w:rsidR="00A529FC" w:rsidRDefault="00000000">
            <w:pPr>
              <w:pStyle w:val="TableParagraph"/>
            </w:pPr>
            <w:r>
              <w:rPr>
                <w:spacing w:val="-5"/>
              </w:rPr>
              <w:t>DG</w:t>
            </w:r>
          </w:p>
        </w:tc>
        <w:tc>
          <w:tcPr>
            <w:tcW w:w="2642" w:type="dxa"/>
          </w:tcPr>
          <w:p w14:paraId="1162C0ED" w14:textId="77777777" w:rsidR="00A529FC" w:rsidRDefault="00000000">
            <w:pPr>
              <w:pStyle w:val="TableParagraph"/>
            </w:pPr>
            <w:r>
              <w:rPr>
                <w:spacing w:val="-2"/>
              </w:rPr>
              <w:t>ECinToDG.CHL.Hebb</w:t>
            </w:r>
          </w:p>
        </w:tc>
        <w:tc>
          <w:tcPr>
            <w:tcW w:w="744" w:type="dxa"/>
          </w:tcPr>
          <w:p w14:paraId="149009B6" w14:textId="77777777" w:rsidR="00A529FC" w:rsidRDefault="00000000">
            <w:pPr>
              <w:pStyle w:val="TableParagraph"/>
              <w:ind w:left="0" w:right="113"/>
              <w:jc w:val="right"/>
            </w:pPr>
            <w:r>
              <w:rPr>
                <w:spacing w:val="-5"/>
              </w:rPr>
              <w:t>0.2</w:t>
            </w:r>
          </w:p>
        </w:tc>
        <w:tc>
          <w:tcPr>
            <w:tcW w:w="899" w:type="dxa"/>
          </w:tcPr>
          <w:p w14:paraId="74D134C6" w14:textId="77777777" w:rsidR="00A529FC" w:rsidRDefault="00000000">
            <w:pPr>
              <w:pStyle w:val="TableParagraph"/>
              <w:ind w:left="0" w:right="113"/>
              <w:jc w:val="right"/>
            </w:pPr>
            <w:r>
              <w:rPr>
                <w:spacing w:val="-2"/>
              </w:rPr>
              <w:t>0.001</w:t>
            </w:r>
          </w:p>
        </w:tc>
      </w:tr>
      <w:tr w:rsidR="00A529FC" w14:paraId="47182839" w14:textId="77777777">
        <w:trPr>
          <w:trHeight w:val="268"/>
        </w:trPr>
        <w:tc>
          <w:tcPr>
            <w:tcW w:w="805" w:type="dxa"/>
          </w:tcPr>
          <w:p w14:paraId="46B4BA9E" w14:textId="77777777" w:rsidR="00A529FC" w:rsidRDefault="00000000">
            <w:pPr>
              <w:pStyle w:val="TableParagraph"/>
            </w:pPr>
            <w:r>
              <w:rPr>
                <w:spacing w:val="-5"/>
              </w:rPr>
              <w:t>DG</w:t>
            </w:r>
          </w:p>
        </w:tc>
        <w:tc>
          <w:tcPr>
            <w:tcW w:w="2642" w:type="dxa"/>
          </w:tcPr>
          <w:p w14:paraId="1E6809E1" w14:textId="77777777" w:rsidR="00A529FC" w:rsidRDefault="00000000">
            <w:pPr>
              <w:pStyle w:val="TableParagraph"/>
            </w:pPr>
            <w:r>
              <w:rPr>
                <w:spacing w:val="-2"/>
              </w:rPr>
              <w:t>ECinToDG.CHL.SAvgCor</w:t>
            </w:r>
          </w:p>
        </w:tc>
        <w:tc>
          <w:tcPr>
            <w:tcW w:w="744" w:type="dxa"/>
          </w:tcPr>
          <w:p w14:paraId="184FC559" w14:textId="77777777" w:rsidR="00A529FC" w:rsidRDefault="00000000">
            <w:pPr>
              <w:pStyle w:val="TableParagraph"/>
              <w:ind w:left="0" w:right="113"/>
              <w:jc w:val="right"/>
            </w:pPr>
            <w:r>
              <w:rPr>
                <w:spacing w:val="-5"/>
              </w:rPr>
              <w:t>0.1</w:t>
            </w:r>
          </w:p>
        </w:tc>
        <w:tc>
          <w:tcPr>
            <w:tcW w:w="899" w:type="dxa"/>
          </w:tcPr>
          <w:p w14:paraId="47529B2F" w14:textId="77777777" w:rsidR="00A529FC" w:rsidRDefault="00000000">
            <w:pPr>
              <w:pStyle w:val="TableParagraph"/>
              <w:ind w:left="0" w:right="113"/>
              <w:jc w:val="right"/>
            </w:pPr>
            <w:r>
              <w:rPr>
                <w:spacing w:val="-5"/>
              </w:rPr>
              <w:t>0.4</w:t>
            </w:r>
          </w:p>
        </w:tc>
      </w:tr>
      <w:tr w:rsidR="00A529FC" w14:paraId="099F173D" w14:textId="77777777">
        <w:trPr>
          <w:trHeight w:val="268"/>
        </w:trPr>
        <w:tc>
          <w:tcPr>
            <w:tcW w:w="805" w:type="dxa"/>
          </w:tcPr>
          <w:p w14:paraId="04CBFDDC" w14:textId="77777777" w:rsidR="00A529FC" w:rsidRDefault="00000000">
            <w:pPr>
              <w:pStyle w:val="TableParagraph"/>
            </w:pPr>
            <w:r>
              <w:rPr>
                <w:spacing w:val="-5"/>
              </w:rPr>
              <w:t>CA3</w:t>
            </w:r>
          </w:p>
        </w:tc>
        <w:tc>
          <w:tcPr>
            <w:tcW w:w="2642" w:type="dxa"/>
          </w:tcPr>
          <w:p w14:paraId="20D68AA9" w14:textId="77777777" w:rsidR="00A529FC" w:rsidRDefault="00000000">
            <w:pPr>
              <w:pStyle w:val="TableParagraph"/>
            </w:pPr>
            <w:r>
              <w:rPr>
                <w:spacing w:val="-2"/>
              </w:rPr>
              <w:t>Inhib.Layer.Gi</w:t>
            </w:r>
          </w:p>
        </w:tc>
        <w:tc>
          <w:tcPr>
            <w:tcW w:w="744" w:type="dxa"/>
          </w:tcPr>
          <w:p w14:paraId="61922F8A" w14:textId="77777777" w:rsidR="00A529FC" w:rsidRDefault="00000000">
            <w:pPr>
              <w:pStyle w:val="TableParagraph"/>
              <w:ind w:left="0" w:right="113"/>
              <w:jc w:val="right"/>
            </w:pPr>
            <w:r>
              <w:rPr>
                <w:spacing w:val="-5"/>
              </w:rPr>
              <w:t>2.8</w:t>
            </w:r>
          </w:p>
        </w:tc>
        <w:tc>
          <w:tcPr>
            <w:tcW w:w="899" w:type="dxa"/>
          </w:tcPr>
          <w:p w14:paraId="4036992D" w14:textId="77777777" w:rsidR="00A529FC" w:rsidRDefault="00000000">
            <w:pPr>
              <w:pStyle w:val="TableParagraph"/>
              <w:ind w:left="0" w:right="113"/>
              <w:jc w:val="right"/>
            </w:pPr>
            <w:r>
              <w:rPr>
                <w:spacing w:val="-5"/>
              </w:rPr>
              <w:t>1.8</w:t>
            </w:r>
          </w:p>
        </w:tc>
      </w:tr>
      <w:tr w:rsidR="00A529FC" w14:paraId="347D76DB" w14:textId="77777777">
        <w:trPr>
          <w:trHeight w:val="268"/>
        </w:trPr>
        <w:tc>
          <w:tcPr>
            <w:tcW w:w="805" w:type="dxa"/>
          </w:tcPr>
          <w:p w14:paraId="374B2201" w14:textId="77777777" w:rsidR="00A529FC" w:rsidRDefault="00000000">
            <w:pPr>
              <w:pStyle w:val="TableParagraph"/>
            </w:pPr>
            <w:r>
              <w:rPr>
                <w:spacing w:val="-5"/>
              </w:rPr>
              <w:t>CA3</w:t>
            </w:r>
          </w:p>
        </w:tc>
        <w:tc>
          <w:tcPr>
            <w:tcW w:w="2642" w:type="dxa"/>
          </w:tcPr>
          <w:p w14:paraId="58644599" w14:textId="77777777" w:rsidR="00A529FC" w:rsidRDefault="00000000">
            <w:pPr>
              <w:pStyle w:val="TableParagraph"/>
            </w:pPr>
            <w:r>
              <w:rPr>
                <w:spacing w:val="-2"/>
              </w:rPr>
              <w:t>DGToCA3.CHL.Hebb</w:t>
            </w:r>
          </w:p>
        </w:tc>
        <w:tc>
          <w:tcPr>
            <w:tcW w:w="744" w:type="dxa"/>
          </w:tcPr>
          <w:p w14:paraId="19CED221" w14:textId="77777777" w:rsidR="00A529FC" w:rsidRDefault="00000000">
            <w:pPr>
              <w:pStyle w:val="TableParagraph"/>
              <w:ind w:left="0" w:right="113"/>
              <w:jc w:val="right"/>
            </w:pPr>
            <w:r>
              <w:rPr>
                <w:spacing w:val="-4"/>
              </w:rPr>
              <w:t>0.01</w:t>
            </w:r>
          </w:p>
        </w:tc>
        <w:tc>
          <w:tcPr>
            <w:tcW w:w="899" w:type="dxa"/>
          </w:tcPr>
          <w:p w14:paraId="2E6003C5" w14:textId="77777777" w:rsidR="00A529FC" w:rsidRDefault="00000000">
            <w:pPr>
              <w:pStyle w:val="TableParagraph"/>
              <w:ind w:left="0" w:right="113"/>
              <w:jc w:val="right"/>
            </w:pPr>
            <w:r>
              <w:rPr>
                <w:spacing w:val="-2"/>
              </w:rPr>
              <w:t>0.001</w:t>
            </w:r>
          </w:p>
        </w:tc>
      </w:tr>
    </w:tbl>
    <w:p w14:paraId="4C4584AD" w14:textId="77777777" w:rsidR="00A529FC" w:rsidRDefault="00A529FC">
      <w:pPr>
        <w:pStyle w:val="BodyText"/>
        <w:spacing w:before="5"/>
        <w:rPr>
          <w:sz w:val="6"/>
        </w:rPr>
      </w:pPr>
    </w:p>
    <w:p w14:paraId="21FFC7E0" w14:textId="77777777" w:rsidR="00A529FC" w:rsidRDefault="00000000" w:rsidP="007576F6">
      <w:pPr>
        <w:pStyle w:val="BodyText"/>
        <w:spacing w:before="97" w:line="256" w:lineRule="auto"/>
        <w:ind w:left="120" w:right="119"/>
        <w:jc w:val="both"/>
      </w:pPr>
      <w:r>
        <w:t>Table 2:</w:t>
      </w:r>
      <w:r>
        <w:rPr>
          <w:spacing w:val="40"/>
        </w:rPr>
        <w:t xml:space="preserve"> </w:t>
      </w:r>
      <w:r>
        <w:t>Non-default parameters used in the model, with default shown.</w:t>
      </w:r>
      <w:r>
        <w:rPr>
          <w:spacing w:val="40"/>
        </w:rPr>
        <w:t xml:space="preserve"> </w:t>
      </w:r>
      <w:r>
        <w:t xml:space="preserve">All other params are at default </w:t>
      </w:r>
      <w:r>
        <w:rPr>
          <w:spacing w:val="-2"/>
        </w:rPr>
        <w:t>values.</w:t>
      </w:r>
    </w:p>
    <w:p w14:paraId="3B123C65" w14:textId="77777777" w:rsidR="00ED530C" w:rsidRDefault="00ED530C">
      <w:pPr>
        <w:spacing w:line="256" w:lineRule="auto"/>
        <w:rPr>
          <w:del w:id="776" w:author="Author" w:date="2022-09-10T01:53:00Z"/>
        </w:rPr>
        <w:sectPr w:rsidR="00ED530C">
          <w:pgSz w:w="12240" w:h="15840"/>
          <w:pgMar w:top="1180" w:right="1320" w:bottom="280" w:left="1320" w:header="397" w:footer="0" w:gutter="0"/>
          <w:cols w:space="720"/>
        </w:sectPr>
      </w:pPr>
    </w:p>
    <w:p w14:paraId="6CA3ACD8" w14:textId="77777777" w:rsidR="00A529FC" w:rsidRDefault="00A529FC">
      <w:pPr>
        <w:pStyle w:val="BodyText"/>
        <w:spacing w:before="4"/>
        <w:rPr>
          <w:ins w:id="777" w:author="Author" w:date="2022-09-10T01:53:00Z"/>
          <w:sz w:val="27"/>
        </w:rPr>
      </w:pPr>
    </w:p>
    <w:p w14:paraId="5E2ADDD1" w14:textId="77777777" w:rsidR="00A529FC" w:rsidRDefault="00000000" w:rsidP="007576F6">
      <w:pPr>
        <w:jc w:val="center"/>
        <w:rPr>
          <w:sz w:val="24"/>
        </w:rPr>
      </w:pPr>
      <w:r>
        <w:rPr>
          <w:w w:val="99"/>
          <w:sz w:val="24"/>
        </w:rPr>
        <w:t>*</w:t>
      </w:r>
    </w:p>
    <w:p w14:paraId="2D8C84CD" w14:textId="77777777" w:rsidR="00A529FC" w:rsidRDefault="00A529FC">
      <w:pPr>
        <w:pStyle w:val="BodyText"/>
        <w:spacing w:before="3"/>
        <w:rPr>
          <w:sz w:val="24"/>
        </w:rPr>
      </w:pPr>
    </w:p>
    <w:p w14:paraId="02CF7934" w14:textId="77777777" w:rsidR="00A529FC" w:rsidRDefault="00000000" w:rsidP="007576F6">
      <w:pPr>
        <w:pStyle w:val="BodyText"/>
        <w:ind w:left="418"/>
      </w:pPr>
      <w:r>
        <w:rPr>
          <w:spacing w:val="-2"/>
        </w:rPr>
        <w:t>References</w:t>
      </w:r>
    </w:p>
    <w:p w14:paraId="45A3C276" w14:textId="77777777" w:rsidR="00ED530C" w:rsidRDefault="00ED530C">
      <w:pPr>
        <w:pStyle w:val="BodyText"/>
        <w:spacing w:before="7"/>
        <w:rPr>
          <w:del w:id="778" w:author="Author" w:date="2022-09-10T01:53:00Z"/>
          <w:sz w:val="20"/>
        </w:rPr>
      </w:pPr>
    </w:p>
    <w:p w14:paraId="6C69735D" w14:textId="77777777" w:rsidR="00A529FC" w:rsidRDefault="00000000" w:rsidP="007576F6">
      <w:pPr>
        <w:spacing w:before="216" w:line="256" w:lineRule="auto"/>
        <w:ind w:left="665" w:right="119" w:hanging="546"/>
        <w:jc w:val="both"/>
      </w:pPr>
      <w:r>
        <w:t>Abu-Mostafa,</w:t>
      </w:r>
      <w:r>
        <w:rPr>
          <w:spacing w:val="-13"/>
        </w:rPr>
        <w:t xml:space="preserve"> </w:t>
      </w:r>
      <w:r>
        <w:t>Y.,</w:t>
      </w:r>
      <w:r>
        <w:rPr>
          <w:spacing w:val="-13"/>
        </w:rPr>
        <w:t xml:space="preserve"> </w:t>
      </w:r>
      <w:r>
        <w:t>&amp;</w:t>
      </w:r>
      <w:r>
        <w:rPr>
          <w:spacing w:val="-13"/>
        </w:rPr>
        <w:t xml:space="preserve"> </w:t>
      </w:r>
      <w:r>
        <w:t>St.</w:t>
      </w:r>
      <w:r>
        <w:rPr>
          <w:spacing w:val="-13"/>
        </w:rPr>
        <w:t xml:space="preserve"> </w:t>
      </w:r>
      <w:r>
        <w:t>Jacques,</w:t>
      </w:r>
      <w:r>
        <w:rPr>
          <w:spacing w:val="-13"/>
        </w:rPr>
        <w:t xml:space="preserve"> </w:t>
      </w:r>
      <w:r>
        <w:t>J. (1985). Information</w:t>
      </w:r>
      <w:r>
        <w:rPr>
          <w:spacing w:val="-13"/>
        </w:rPr>
        <w:t xml:space="preserve"> </w:t>
      </w:r>
      <w:r>
        <w:t>capacity</w:t>
      </w:r>
      <w:r>
        <w:rPr>
          <w:spacing w:val="-13"/>
        </w:rPr>
        <w:t xml:space="preserve"> </w:t>
      </w:r>
      <w:r>
        <w:t>of</w:t>
      </w:r>
      <w:r>
        <w:rPr>
          <w:spacing w:val="-13"/>
        </w:rPr>
        <w:t xml:space="preserve"> </w:t>
      </w:r>
      <w:r>
        <w:t>the</w:t>
      </w:r>
      <w:r>
        <w:rPr>
          <w:spacing w:val="-13"/>
        </w:rPr>
        <w:t xml:space="preserve"> </w:t>
      </w:r>
      <w:r>
        <w:t>Hopfield</w:t>
      </w:r>
      <w:r>
        <w:rPr>
          <w:spacing w:val="-13"/>
        </w:rPr>
        <w:t xml:space="preserve"> </w:t>
      </w:r>
      <w:r>
        <w:t xml:space="preserve">model. </w:t>
      </w:r>
      <w:r>
        <w:rPr>
          <w:i/>
        </w:rPr>
        <w:t>IEEE</w:t>
      </w:r>
      <w:r>
        <w:rPr>
          <w:i/>
          <w:spacing w:val="-13"/>
        </w:rPr>
        <w:t xml:space="preserve"> </w:t>
      </w:r>
      <w:r>
        <w:rPr>
          <w:i/>
        </w:rPr>
        <w:t>Transactions on Information Theory</w:t>
      </w:r>
      <w:r>
        <w:t xml:space="preserve">, </w:t>
      </w:r>
      <w:r>
        <w:rPr>
          <w:i/>
        </w:rPr>
        <w:t>31</w:t>
      </w:r>
      <w:r>
        <w:t>(4), 461–464.</w:t>
      </w:r>
      <w:r>
        <w:rPr>
          <w:spacing w:val="40"/>
        </w:rPr>
        <w:t xml:space="preserve"> </w:t>
      </w:r>
      <w:r>
        <w:t>doi: 10.1109/TIT.1985.1057069</w:t>
      </w:r>
    </w:p>
    <w:p w14:paraId="247BAED3" w14:textId="77777777" w:rsidR="00A529FC" w:rsidRDefault="00000000">
      <w:pPr>
        <w:pStyle w:val="BodyText"/>
        <w:spacing w:before="1"/>
        <w:ind w:left="119"/>
        <w:jc w:val="both"/>
      </w:pPr>
      <w:r>
        <w:t>Ackley,</w:t>
      </w:r>
      <w:r>
        <w:rPr>
          <w:spacing w:val="9"/>
        </w:rPr>
        <w:t xml:space="preserve"> </w:t>
      </w:r>
      <w:r>
        <w:t>D.</w:t>
      </w:r>
      <w:r>
        <w:rPr>
          <w:spacing w:val="6"/>
        </w:rPr>
        <w:t xml:space="preserve"> </w:t>
      </w:r>
      <w:r>
        <w:t>H.,</w:t>
      </w:r>
      <w:r>
        <w:rPr>
          <w:spacing w:val="9"/>
        </w:rPr>
        <w:t xml:space="preserve"> </w:t>
      </w:r>
      <w:r>
        <w:t>Hinton,</w:t>
      </w:r>
      <w:r>
        <w:rPr>
          <w:spacing w:val="9"/>
        </w:rPr>
        <w:t xml:space="preserve"> </w:t>
      </w:r>
      <w:r>
        <w:t>G.</w:t>
      </w:r>
      <w:r>
        <w:rPr>
          <w:spacing w:val="7"/>
        </w:rPr>
        <w:t xml:space="preserve"> </w:t>
      </w:r>
      <w:r>
        <w:t>E.,</w:t>
      </w:r>
      <w:r>
        <w:rPr>
          <w:spacing w:val="6"/>
        </w:rPr>
        <w:t xml:space="preserve"> </w:t>
      </w:r>
      <w:r>
        <w:t>&amp;</w:t>
      </w:r>
      <w:r>
        <w:rPr>
          <w:spacing w:val="7"/>
        </w:rPr>
        <w:t xml:space="preserve"> </w:t>
      </w:r>
      <w:r>
        <w:t>Sejnowski,</w:t>
      </w:r>
      <w:r>
        <w:rPr>
          <w:spacing w:val="9"/>
        </w:rPr>
        <w:t xml:space="preserve"> </w:t>
      </w:r>
      <w:r>
        <w:t>T.</w:t>
      </w:r>
      <w:r>
        <w:rPr>
          <w:spacing w:val="6"/>
        </w:rPr>
        <w:t xml:space="preserve"> </w:t>
      </w:r>
      <w:r>
        <w:t>J.</w:t>
      </w:r>
      <w:r>
        <w:rPr>
          <w:spacing w:val="55"/>
        </w:rPr>
        <w:t xml:space="preserve"> </w:t>
      </w:r>
      <w:r>
        <w:t>(1985).</w:t>
      </w:r>
      <w:r>
        <w:rPr>
          <w:spacing w:val="54"/>
        </w:rPr>
        <w:t xml:space="preserve"> </w:t>
      </w:r>
      <w:r>
        <w:t>A</w:t>
      </w:r>
      <w:r>
        <w:rPr>
          <w:spacing w:val="6"/>
        </w:rPr>
        <w:t xml:space="preserve"> </w:t>
      </w:r>
      <w:r>
        <w:t>learning</w:t>
      </w:r>
      <w:r>
        <w:rPr>
          <w:spacing w:val="7"/>
        </w:rPr>
        <w:t xml:space="preserve"> </w:t>
      </w:r>
      <w:r>
        <w:t>algorithm</w:t>
      </w:r>
      <w:r>
        <w:rPr>
          <w:spacing w:val="6"/>
        </w:rPr>
        <w:t xml:space="preserve"> </w:t>
      </w:r>
      <w:r>
        <w:t>for</w:t>
      </w:r>
      <w:r>
        <w:rPr>
          <w:spacing w:val="6"/>
        </w:rPr>
        <w:t xml:space="preserve"> </w:t>
      </w:r>
      <w:r>
        <w:t>Boltzmann</w:t>
      </w:r>
      <w:r>
        <w:rPr>
          <w:spacing w:val="7"/>
        </w:rPr>
        <w:t xml:space="preserve"> </w:t>
      </w:r>
      <w:r>
        <w:rPr>
          <w:spacing w:val="-2"/>
        </w:rPr>
        <w:t>machines.</w:t>
      </w:r>
    </w:p>
    <w:p w14:paraId="37EE9EC2" w14:textId="77777777" w:rsidR="00A529FC" w:rsidRDefault="00000000">
      <w:pPr>
        <w:spacing w:before="18"/>
        <w:ind w:left="665"/>
        <w:jc w:val="both"/>
      </w:pPr>
      <w:r>
        <w:rPr>
          <w:i/>
        </w:rPr>
        <w:t>Cognitive</w:t>
      </w:r>
      <w:r>
        <w:rPr>
          <w:i/>
          <w:spacing w:val="-10"/>
        </w:rPr>
        <w:t xml:space="preserve"> </w:t>
      </w:r>
      <w:r>
        <w:rPr>
          <w:i/>
        </w:rPr>
        <w:t>Science</w:t>
      </w:r>
      <w:r>
        <w:t>,</w:t>
      </w:r>
      <w:r>
        <w:rPr>
          <w:spacing w:val="-9"/>
        </w:rPr>
        <w:t xml:space="preserve"> </w:t>
      </w:r>
      <w:r>
        <w:rPr>
          <w:i/>
        </w:rPr>
        <w:t>9</w:t>
      </w:r>
      <w:r>
        <w:t>(1),</w:t>
      </w:r>
      <w:r>
        <w:rPr>
          <w:spacing w:val="-9"/>
        </w:rPr>
        <w:t xml:space="preserve"> </w:t>
      </w:r>
      <w:r>
        <w:rPr>
          <w:spacing w:val="-2"/>
        </w:rPr>
        <w:t>147–169.</w:t>
      </w:r>
    </w:p>
    <w:p w14:paraId="584D449A" w14:textId="77777777" w:rsidR="00A529FC" w:rsidRDefault="00000000">
      <w:pPr>
        <w:spacing w:before="18" w:line="256" w:lineRule="auto"/>
        <w:ind w:left="665" w:right="118" w:hanging="546"/>
        <w:jc w:val="both"/>
      </w:pPr>
      <w:r>
        <w:t>Barnes, J. M., &amp; Underwood, B. J.</w:t>
      </w:r>
      <w:r>
        <w:rPr>
          <w:spacing w:val="40"/>
        </w:rPr>
        <w:t xml:space="preserve"> </w:t>
      </w:r>
      <w:r>
        <w:t>(1959).</w:t>
      </w:r>
      <w:r>
        <w:rPr>
          <w:spacing w:val="40"/>
        </w:rPr>
        <w:t xml:space="preserve"> </w:t>
      </w:r>
      <w:r>
        <w:t>Fate of first-list associations in transfer theory.</w:t>
      </w:r>
      <w:r>
        <w:rPr>
          <w:spacing w:val="40"/>
        </w:rPr>
        <w:t xml:space="preserve"> </w:t>
      </w:r>
      <w:r>
        <w:rPr>
          <w:i/>
        </w:rPr>
        <w:t>Journal of Experimental Psychology</w:t>
      </w:r>
      <w:r>
        <w:t xml:space="preserve">, </w:t>
      </w:r>
      <w:r>
        <w:rPr>
          <w:i/>
        </w:rPr>
        <w:t>58</w:t>
      </w:r>
      <w:r>
        <w:t>, 97–105.</w:t>
      </w:r>
      <w:r>
        <w:rPr>
          <w:spacing w:val="40"/>
        </w:rPr>
        <w:t xml:space="preserve"> </w:t>
      </w:r>
      <w:r>
        <w:t>doi: 10.1037/h0047507</w:t>
      </w:r>
    </w:p>
    <w:p w14:paraId="274DB6C4" w14:textId="77777777" w:rsidR="00A529FC" w:rsidRDefault="00000000" w:rsidP="007576F6">
      <w:pPr>
        <w:pStyle w:val="BodyText"/>
        <w:spacing w:line="256" w:lineRule="auto"/>
        <w:ind w:left="665" w:right="117" w:hanging="546"/>
        <w:jc w:val="both"/>
      </w:pPr>
      <w:r>
        <w:t>Bernier, B. E., Lacagnina, A. F., Ayoub, A., Shue, F., Zemelman, B. V., Krasne, F. B., &amp; Drew, M. R. (2017).</w:t>
      </w:r>
      <w:r>
        <w:rPr>
          <w:spacing w:val="40"/>
        </w:rPr>
        <w:t xml:space="preserve"> </w:t>
      </w:r>
      <w:r>
        <w:t xml:space="preserve">Dentate Gyrus Contributes to Retrieval as well as Encoding: Evidence from Context Fear </w:t>
      </w:r>
      <w:r>
        <w:rPr>
          <w:spacing w:val="-2"/>
        </w:rPr>
        <w:t>Conditioning,</w:t>
      </w:r>
      <w:r>
        <w:rPr>
          <w:spacing w:val="-5"/>
        </w:rPr>
        <w:t xml:space="preserve"> </w:t>
      </w:r>
      <w:r>
        <w:rPr>
          <w:spacing w:val="-2"/>
        </w:rPr>
        <w:t>Recall,</w:t>
      </w:r>
      <w:r>
        <w:rPr>
          <w:spacing w:val="-5"/>
        </w:rPr>
        <w:t xml:space="preserve"> </w:t>
      </w:r>
      <w:r>
        <w:rPr>
          <w:spacing w:val="-2"/>
        </w:rPr>
        <w:t>and</w:t>
      </w:r>
      <w:r>
        <w:rPr>
          <w:spacing w:val="-7"/>
        </w:rPr>
        <w:t xml:space="preserve"> </w:t>
      </w:r>
      <w:r>
        <w:rPr>
          <w:spacing w:val="-2"/>
        </w:rPr>
        <w:t xml:space="preserve">Extinction. </w:t>
      </w:r>
      <w:r>
        <w:rPr>
          <w:i/>
          <w:spacing w:val="-2"/>
        </w:rPr>
        <w:t>The</w:t>
      </w:r>
      <w:r>
        <w:rPr>
          <w:i/>
          <w:spacing w:val="-7"/>
        </w:rPr>
        <w:t xml:space="preserve"> </w:t>
      </w:r>
      <w:r>
        <w:rPr>
          <w:i/>
          <w:spacing w:val="-2"/>
        </w:rPr>
        <w:t>Journal</w:t>
      </w:r>
      <w:r>
        <w:rPr>
          <w:i/>
          <w:spacing w:val="-7"/>
        </w:rPr>
        <w:t xml:space="preserve"> </w:t>
      </w:r>
      <w:r>
        <w:rPr>
          <w:i/>
          <w:spacing w:val="-2"/>
        </w:rPr>
        <w:t>of</w:t>
      </w:r>
      <w:r>
        <w:rPr>
          <w:i/>
          <w:spacing w:val="-7"/>
        </w:rPr>
        <w:t xml:space="preserve"> </w:t>
      </w:r>
      <w:r>
        <w:rPr>
          <w:i/>
          <w:spacing w:val="-2"/>
        </w:rPr>
        <w:t>Neuroscience</w:t>
      </w:r>
      <w:r>
        <w:rPr>
          <w:spacing w:val="-2"/>
        </w:rPr>
        <w:t>,</w:t>
      </w:r>
      <w:r>
        <w:rPr>
          <w:spacing w:val="-5"/>
        </w:rPr>
        <w:t xml:space="preserve"> </w:t>
      </w:r>
      <w:r>
        <w:rPr>
          <w:i/>
          <w:spacing w:val="-2"/>
        </w:rPr>
        <w:t>37</w:t>
      </w:r>
      <w:r>
        <w:rPr>
          <w:spacing w:val="-2"/>
        </w:rPr>
        <w:t>(26),</w:t>
      </w:r>
      <w:r>
        <w:rPr>
          <w:spacing w:val="-5"/>
        </w:rPr>
        <w:t xml:space="preserve"> </w:t>
      </w:r>
      <w:r>
        <w:rPr>
          <w:spacing w:val="-2"/>
        </w:rPr>
        <w:t>6359–6371. doi:</w:t>
      </w:r>
      <w:r>
        <w:rPr>
          <w:spacing w:val="13"/>
        </w:rPr>
        <w:t xml:space="preserve"> </w:t>
      </w:r>
      <w:r>
        <w:rPr>
          <w:spacing w:val="-2"/>
        </w:rPr>
        <w:t>10.1523/ JNEUROSCI.3029-16.2017</w:t>
      </w:r>
    </w:p>
    <w:p w14:paraId="6B69497A" w14:textId="77777777" w:rsidR="00A529FC" w:rsidRDefault="00000000">
      <w:pPr>
        <w:pStyle w:val="BodyText"/>
        <w:spacing w:before="1" w:line="256" w:lineRule="auto"/>
        <w:ind w:left="665" w:right="119" w:hanging="546"/>
        <w:jc w:val="both"/>
        <w:rPr>
          <w:rFonts w:ascii="Courier New" w:hAnsi="Courier New"/>
        </w:rPr>
      </w:pPr>
      <w:r>
        <w:rPr>
          <w:w w:val="95"/>
        </w:rPr>
        <w:t xml:space="preserve">Bienenstock, E. L., Cooper, L. N., &amp; Munro, P. W. (1982). Theory for the development of neuron selectivity: </w:t>
      </w:r>
      <w:r>
        <w:t>Orientation</w:t>
      </w:r>
      <w:r>
        <w:rPr>
          <w:spacing w:val="-7"/>
        </w:rPr>
        <w:t xml:space="preserve"> </w:t>
      </w:r>
      <w:r>
        <w:t>specificity</w:t>
      </w:r>
      <w:r>
        <w:rPr>
          <w:spacing w:val="-7"/>
        </w:rPr>
        <w:t xml:space="preserve"> </w:t>
      </w:r>
      <w:r>
        <w:t>and</w:t>
      </w:r>
      <w:r>
        <w:rPr>
          <w:spacing w:val="-7"/>
        </w:rPr>
        <w:t xml:space="preserve"> </w:t>
      </w:r>
      <w:r>
        <w:t>binocular</w:t>
      </w:r>
      <w:r>
        <w:rPr>
          <w:spacing w:val="-8"/>
        </w:rPr>
        <w:t xml:space="preserve"> </w:t>
      </w:r>
      <w:r>
        <w:t>interaction</w:t>
      </w:r>
      <w:r>
        <w:rPr>
          <w:spacing w:val="-7"/>
        </w:rPr>
        <w:t xml:space="preserve"> </w:t>
      </w:r>
      <w:r>
        <w:t>in</w:t>
      </w:r>
      <w:r>
        <w:rPr>
          <w:spacing w:val="-8"/>
        </w:rPr>
        <w:t xml:space="preserve"> </w:t>
      </w:r>
      <w:r>
        <w:t>visual</w:t>
      </w:r>
      <w:r>
        <w:rPr>
          <w:spacing w:val="-7"/>
        </w:rPr>
        <w:t xml:space="preserve"> </w:t>
      </w:r>
      <w:r>
        <w:t>cortex.</w:t>
      </w:r>
      <w:r>
        <w:rPr>
          <w:spacing w:val="20"/>
        </w:rPr>
        <w:t xml:space="preserve"> </w:t>
      </w:r>
      <w:r>
        <w:rPr>
          <w:i/>
        </w:rPr>
        <w:t>The</w:t>
      </w:r>
      <w:r>
        <w:rPr>
          <w:i/>
          <w:spacing w:val="-7"/>
        </w:rPr>
        <w:t xml:space="preserve"> </w:t>
      </w:r>
      <w:r>
        <w:rPr>
          <w:i/>
        </w:rPr>
        <w:t>Journal</w:t>
      </w:r>
      <w:r>
        <w:rPr>
          <w:i/>
          <w:spacing w:val="-8"/>
        </w:rPr>
        <w:t xml:space="preserve"> </w:t>
      </w:r>
      <w:r>
        <w:rPr>
          <w:i/>
        </w:rPr>
        <w:t>of</w:t>
      </w:r>
      <w:r>
        <w:rPr>
          <w:i/>
          <w:spacing w:val="-7"/>
        </w:rPr>
        <w:t xml:space="preserve"> </w:t>
      </w:r>
      <w:r>
        <w:rPr>
          <w:i/>
        </w:rPr>
        <w:t>Neuroscience</w:t>
      </w:r>
      <w:r>
        <w:t>,</w:t>
      </w:r>
      <w:r>
        <w:rPr>
          <w:spacing w:val="-6"/>
        </w:rPr>
        <w:t xml:space="preserve"> </w:t>
      </w:r>
      <w:r>
        <w:rPr>
          <w:i/>
        </w:rPr>
        <w:t>2</w:t>
      </w:r>
      <w:r>
        <w:t>(2), 32–48.</w:t>
      </w:r>
      <w:r>
        <w:rPr>
          <w:spacing w:val="40"/>
        </w:rPr>
        <w:t xml:space="preserve"> </w:t>
      </w:r>
      <w:r>
        <w:t xml:space="preserve">Retrieved from </w:t>
      </w:r>
      <w:hyperlink r:id="rId82">
        <w:r>
          <w:rPr>
            <w:rFonts w:ascii="Courier New" w:hAnsi="Courier New"/>
          </w:rPr>
          <w:t>http://www.ncbi.nlm.nih.gov/pubmed/7054394</w:t>
        </w:r>
      </w:hyperlink>
    </w:p>
    <w:p w14:paraId="4134CA14" w14:textId="77777777" w:rsidR="00A529FC" w:rsidRDefault="00000000">
      <w:pPr>
        <w:pStyle w:val="BodyText"/>
        <w:spacing w:line="235" w:lineRule="exact"/>
        <w:ind w:left="119"/>
        <w:jc w:val="both"/>
      </w:pPr>
      <w:r>
        <w:t>Brette,</w:t>
      </w:r>
      <w:r>
        <w:rPr>
          <w:spacing w:val="-14"/>
        </w:rPr>
        <w:t xml:space="preserve"> </w:t>
      </w:r>
      <w:r>
        <w:t>R.,</w:t>
      </w:r>
      <w:r>
        <w:rPr>
          <w:spacing w:val="-14"/>
        </w:rPr>
        <w:t xml:space="preserve"> </w:t>
      </w:r>
      <w:r>
        <w:t>&amp;</w:t>
      </w:r>
      <w:r>
        <w:rPr>
          <w:spacing w:val="-14"/>
        </w:rPr>
        <w:t xml:space="preserve"> </w:t>
      </w:r>
      <w:r>
        <w:t>Gerstner,</w:t>
      </w:r>
      <w:r>
        <w:rPr>
          <w:spacing w:val="-13"/>
        </w:rPr>
        <w:t xml:space="preserve"> </w:t>
      </w:r>
      <w:r>
        <w:t>W.</w:t>
      </w:r>
      <w:r>
        <w:rPr>
          <w:spacing w:val="-10"/>
        </w:rPr>
        <w:t xml:space="preserve"> </w:t>
      </w:r>
      <w:r>
        <w:t>(2005).</w:t>
      </w:r>
      <w:r>
        <w:rPr>
          <w:spacing w:val="-7"/>
        </w:rPr>
        <w:t xml:space="preserve"> </w:t>
      </w:r>
      <w:r>
        <w:t>Adaptive</w:t>
      </w:r>
      <w:r>
        <w:rPr>
          <w:spacing w:val="-13"/>
        </w:rPr>
        <w:t xml:space="preserve"> </w:t>
      </w:r>
      <w:r>
        <w:t>exponential</w:t>
      </w:r>
      <w:r>
        <w:rPr>
          <w:spacing w:val="-14"/>
        </w:rPr>
        <w:t xml:space="preserve"> </w:t>
      </w:r>
      <w:r>
        <w:t>integrate-and-fire</w:t>
      </w:r>
      <w:r>
        <w:rPr>
          <w:spacing w:val="-14"/>
        </w:rPr>
        <w:t xml:space="preserve"> </w:t>
      </w:r>
      <w:r>
        <w:t>model</w:t>
      </w:r>
      <w:r>
        <w:rPr>
          <w:spacing w:val="-14"/>
        </w:rPr>
        <w:t xml:space="preserve"> </w:t>
      </w:r>
      <w:r>
        <w:t>as</w:t>
      </w:r>
      <w:r>
        <w:rPr>
          <w:spacing w:val="-13"/>
        </w:rPr>
        <w:t xml:space="preserve"> </w:t>
      </w:r>
      <w:r>
        <w:t>an</w:t>
      </w:r>
      <w:r>
        <w:rPr>
          <w:spacing w:val="-14"/>
        </w:rPr>
        <w:t xml:space="preserve"> </w:t>
      </w:r>
      <w:r>
        <w:t>effective</w:t>
      </w:r>
      <w:r>
        <w:rPr>
          <w:spacing w:val="-14"/>
        </w:rPr>
        <w:t xml:space="preserve"> </w:t>
      </w:r>
      <w:r>
        <w:rPr>
          <w:spacing w:val="-2"/>
        </w:rPr>
        <w:t>description</w:t>
      </w:r>
    </w:p>
    <w:p w14:paraId="21392561" w14:textId="77777777" w:rsidR="00A529FC" w:rsidRDefault="00000000">
      <w:pPr>
        <w:spacing w:before="18" w:line="256" w:lineRule="auto"/>
        <w:ind w:left="119" w:right="118" w:firstLine="545"/>
        <w:jc w:val="both"/>
        <w:rPr>
          <w:i/>
        </w:rPr>
      </w:pPr>
      <w:r>
        <w:t xml:space="preserve">of neuronal activity. </w:t>
      </w:r>
      <w:r>
        <w:rPr>
          <w:i/>
        </w:rPr>
        <w:t>Journal of Neurophysiology</w:t>
      </w:r>
      <w:r>
        <w:t xml:space="preserve">, </w:t>
      </w:r>
      <w:r>
        <w:rPr>
          <w:i/>
        </w:rPr>
        <w:t>94</w:t>
      </w:r>
      <w:r>
        <w:t>(5), 3637–3642. doi: 10.1152/jn.00686.2005 Buckner,</w:t>
      </w:r>
      <w:r>
        <w:rPr>
          <w:spacing w:val="12"/>
        </w:rPr>
        <w:t xml:space="preserve"> </w:t>
      </w:r>
      <w:r>
        <w:t>R.</w:t>
      </w:r>
      <w:r>
        <w:rPr>
          <w:spacing w:val="8"/>
        </w:rPr>
        <w:t xml:space="preserve"> </w:t>
      </w:r>
      <w:r>
        <w:t>L.</w:t>
      </w:r>
      <w:r>
        <w:rPr>
          <w:spacing w:val="62"/>
        </w:rPr>
        <w:t xml:space="preserve"> </w:t>
      </w:r>
      <w:r>
        <w:t>(2010).</w:t>
      </w:r>
      <w:r>
        <w:rPr>
          <w:spacing w:val="62"/>
        </w:rPr>
        <w:t xml:space="preserve"> </w:t>
      </w:r>
      <w:r>
        <w:t>The</w:t>
      </w:r>
      <w:r>
        <w:rPr>
          <w:spacing w:val="8"/>
        </w:rPr>
        <w:t xml:space="preserve"> </w:t>
      </w:r>
      <w:r>
        <w:t>Role</w:t>
      </w:r>
      <w:r>
        <w:rPr>
          <w:spacing w:val="9"/>
        </w:rPr>
        <w:t xml:space="preserve"> </w:t>
      </w:r>
      <w:r>
        <w:t>of</w:t>
      </w:r>
      <w:r>
        <w:rPr>
          <w:spacing w:val="8"/>
        </w:rPr>
        <w:t xml:space="preserve"> </w:t>
      </w:r>
      <w:r>
        <w:t>the</w:t>
      </w:r>
      <w:r>
        <w:rPr>
          <w:spacing w:val="9"/>
        </w:rPr>
        <w:t xml:space="preserve"> </w:t>
      </w:r>
      <w:r>
        <w:t>Hippocampus</w:t>
      </w:r>
      <w:r>
        <w:rPr>
          <w:spacing w:val="9"/>
        </w:rPr>
        <w:t xml:space="preserve"> </w:t>
      </w:r>
      <w:r>
        <w:t>in</w:t>
      </w:r>
      <w:r>
        <w:rPr>
          <w:spacing w:val="8"/>
        </w:rPr>
        <w:t xml:space="preserve"> </w:t>
      </w:r>
      <w:r>
        <w:t>Prediction</w:t>
      </w:r>
      <w:r>
        <w:rPr>
          <w:spacing w:val="9"/>
        </w:rPr>
        <w:t xml:space="preserve"> </w:t>
      </w:r>
      <w:r>
        <w:t>and</w:t>
      </w:r>
      <w:r>
        <w:rPr>
          <w:spacing w:val="8"/>
        </w:rPr>
        <w:t xml:space="preserve"> </w:t>
      </w:r>
      <w:r>
        <w:t>Imagination.</w:t>
      </w:r>
      <w:r>
        <w:rPr>
          <w:spacing w:val="62"/>
        </w:rPr>
        <w:t xml:space="preserve"> </w:t>
      </w:r>
      <w:r>
        <w:rPr>
          <w:i/>
        </w:rPr>
        <w:t>Annual</w:t>
      </w:r>
      <w:r>
        <w:rPr>
          <w:i/>
          <w:spacing w:val="9"/>
        </w:rPr>
        <w:t xml:space="preserve"> </w:t>
      </w:r>
      <w:r>
        <w:rPr>
          <w:i/>
        </w:rPr>
        <w:t>Review</w:t>
      </w:r>
      <w:r>
        <w:rPr>
          <w:i/>
          <w:spacing w:val="8"/>
        </w:rPr>
        <w:t xml:space="preserve"> </w:t>
      </w:r>
      <w:r>
        <w:rPr>
          <w:i/>
          <w:spacing w:val="-5"/>
        </w:rPr>
        <w:t>of</w:t>
      </w:r>
    </w:p>
    <w:p w14:paraId="285BB1FD" w14:textId="77777777" w:rsidR="00A529FC" w:rsidRDefault="00000000" w:rsidP="007576F6">
      <w:pPr>
        <w:pStyle w:val="BodyText"/>
        <w:spacing w:before="1"/>
        <w:ind w:left="665"/>
        <w:jc w:val="both"/>
      </w:pPr>
      <w:r>
        <w:rPr>
          <w:i/>
        </w:rPr>
        <w:t>Psychology</w:t>
      </w:r>
      <w:r>
        <w:t>,</w:t>
      </w:r>
      <w:r>
        <w:rPr>
          <w:spacing w:val="-8"/>
        </w:rPr>
        <w:t xml:space="preserve"> </w:t>
      </w:r>
      <w:r>
        <w:rPr>
          <w:i/>
        </w:rPr>
        <w:t>61</w:t>
      </w:r>
      <w:r>
        <w:t>(1),</w:t>
      </w:r>
      <w:r>
        <w:rPr>
          <w:spacing w:val="-8"/>
        </w:rPr>
        <w:t xml:space="preserve"> </w:t>
      </w:r>
      <w:r>
        <w:t>27–48.</w:t>
      </w:r>
      <w:r>
        <w:rPr>
          <w:spacing w:val="13"/>
        </w:rPr>
        <w:t xml:space="preserve"> </w:t>
      </w:r>
      <w:r>
        <w:t>doi:</w:t>
      </w:r>
      <w:r>
        <w:rPr>
          <w:spacing w:val="3"/>
        </w:rPr>
        <w:t xml:space="preserve"> </w:t>
      </w:r>
      <w:r>
        <w:rPr>
          <w:spacing w:val="-2"/>
        </w:rPr>
        <w:t>10.1146/annurev.psych.60.110707.163508</w:t>
      </w:r>
    </w:p>
    <w:p w14:paraId="60C7EFC7" w14:textId="77777777" w:rsidR="00A529FC" w:rsidRDefault="00000000">
      <w:pPr>
        <w:pStyle w:val="BodyText"/>
        <w:spacing w:before="18" w:line="256" w:lineRule="auto"/>
        <w:ind w:left="665" w:right="119" w:hanging="546"/>
        <w:jc w:val="both"/>
      </w:pPr>
      <w:r>
        <w:t>Carrier, M., &amp; Pashler, H.</w:t>
      </w:r>
      <w:r>
        <w:rPr>
          <w:spacing w:val="40"/>
        </w:rPr>
        <w:t xml:space="preserve"> </w:t>
      </w:r>
      <w:r>
        <w:t>(1992).</w:t>
      </w:r>
      <w:r>
        <w:rPr>
          <w:spacing w:val="40"/>
        </w:rPr>
        <w:t xml:space="preserve"> </w:t>
      </w:r>
      <w:r>
        <w:t>The influence of retrieval on retention.</w:t>
      </w:r>
      <w:r>
        <w:rPr>
          <w:spacing w:val="40"/>
        </w:rPr>
        <w:t xml:space="preserve"> </w:t>
      </w:r>
      <w:r>
        <w:rPr>
          <w:i/>
        </w:rPr>
        <w:t>Memory &amp; Cognition</w:t>
      </w:r>
      <w:r>
        <w:t xml:space="preserve">, </w:t>
      </w:r>
      <w:r>
        <w:rPr>
          <w:i/>
        </w:rPr>
        <w:t>20</w:t>
      </w:r>
      <w:r>
        <w:t>(6), 633–642. doi: 10.3758/BF03202713</w:t>
      </w:r>
    </w:p>
    <w:p w14:paraId="7146A053" w14:textId="77777777" w:rsidR="00A529FC" w:rsidRDefault="00000000">
      <w:pPr>
        <w:pStyle w:val="BodyText"/>
        <w:spacing w:before="1" w:line="256" w:lineRule="auto"/>
        <w:ind w:left="665" w:right="117" w:hanging="546"/>
        <w:jc w:val="both"/>
      </w:pPr>
      <w:r>
        <w:t>Chistiakova, M., Bannon, N. M., Bazhenov, M., &amp; Volgushev, M.</w:t>
      </w:r>
      <w:r>
        <w:rPr>
          <w:spacing w:val="40"/>
        </w:rPr>
        <w:t xml:space="preserve"> </w:t>
      </w:r>
      <w:r>
        <w:t>(2014).</w:t>
      </w:r>
      <w:r>
        <w:rPr>
          <w:spacing w:val="40"/>
        </w:rPr>
        <w:t xml:space="preserve"> </w:t>
      </w:r>
      <w:r>
        <w:t>Heterosynaptic Plasticity: Multiple Mechanisms and Multiple Roles.</w:t>
      </w:r>
      <w:r>
        <w:rPr>
          <w:spacing w:val="40"/>
        </w:rPr>
        <w:t xml:space="preserve"> </w:t>
      </w:r>
      <w:r>
        <w:rPr>
          <w:i/>
        </w:rPr>
        <w:t>The Neuroscientist</w:t>
      </w:r>
      <w:r>
        <w:t xml:space="preserve">, </w:t>
      </w:r>
      <w:r>
        <w:rPr>
          <w:i/>
        </w:rPr>
        <w:t>20</w:t>
      </w:r>
      <w:r>
        <w:t>(5), 483–498.</w:t>
      </w:r>
      <w:r>
        <w:rPr>
          <w:spacing w:val="40"/>
        </w:rPr>
        <w:t xml:space="preserve"> </w:t>
      </w:r>
      <w:r>
        <w:t xml:space="preserve">doi: 10.1177/ </w:t>
      </w:r>
      <w:r>
        <w:rPr>
          <w:spacing w:val="-2"/>
        </w:rPr>
        <w:t>1073858414529829</w:t>
      </w:r>
    </w:p>
    <w:p w14:paraId="3D8173BC" w14:textId="77777777" w:rsidR="00A529FC" w:rsidRDefault="00000000" w:rsidP="007576F6">
      <w:pPr>
        <w:pStyle w:val="BodyText"/>
        <w:spacing w:line="256" w:lineRule="auto"/>
        <w:ind w:left="665" w:right="119" w:hanging="546"/>
        <w:jc w:val="both"/>
      </w:pPr>
      <w:r>
        <w:t>Davachi, L., &amp; DuBrow, S.</w:t>
      </w:r>
      <w:r>
        <w:rPr>
          <w:spacing w:val="40"/>
        </w:rPr>
        <w:t xml:space="preserve"> </w:t>
      </w:r>
      <w:r>
        <w:t>(2015).</w:t>
      </w:r>
      <w:r>
        <w:rPr>
          <w:spacing w:val="40"/>
        </w:rPr>
        <w:t xml:space="preserve"> </w:t>
      </w:r>
      <w:r>
        <w:t>How the hippocampus preserves order: The role of prediction and context.</w:t>
      </w:r>
      <w:r>
        <w:rPr>
          <w:spacing w:val="34"/>
        </w:rPr>
        <w:t xml:space="preserve"> </w:t>
      </w:r>
      <w:r>
        <w:rPr>
          <w:i/>
        </w:rPr>
        <w:t>Trends in Cognitive Sciences</w:t>
      </w:r>
      <w:r>
        <w:t xml:space="preserve">, </w:t>
      </w:r>
      <w:r>
        <w:rPr>
          <w:i/>
        </w:rPr>
        <w:t>19</w:t>
      </w:r>
      <w:r>
        <w:t>(2), 92–99.</w:t>
      </w:r>
      <w:r>
        <w:rPr>
          <w:spacing w:val="34"/>
        </w:rPr>
        <w:t xml:space="preserve"> </w:t>
      </w:r>
      <w:r>
        <w:t>doi: 10.1016/j.tics.2014.12.004</w:t>
      </w:r>
    </w:p>
    <w:p w14:paraId="2A41B636" w14:textId="77777777" w:rsidR="00A529FC" w:rsidRDefault="00000000" w:rsidP="007576F6">
      <w:pPr>
        <w:pStyle w:val="BodyText"/>
        <w:spacing w:before="1" w:line="256" w:lineRule="auto"/>
        <w:ind w:left="665" w:right="119" w:hanging="546"/>
        <w:jc w:val="both"/>
      </w:pPr>
      <w:r>
        <w:t>Do, V. H., Martinez, C. O., Martinez, J. L., &amp; Derrick, B. E.</w:t>
      </w:r>
      <w:r>
        <w:rPr>
          <w:spacing w:val="40"/>
        </w:rPr>
        <w:t xml:space="preserve"> </w:t>
      </w:r>
      <w:r>
        <w:t>(2002).</w:t>
      </w:r>
      <w:r>
        <w:rPr>
          <w:spacing w:val="40"/>
        </w:rPr>
        <w:t xml:space="preserve"> </w:t>
      </w:r>
      <w:r>
        <w:t>Long-Term Potentiation in Direct Perforant Path Projections to the Hippocampal CA3 Region In Vivo.</w:t>
      </w:r>
      <w:r>
        <w:rPr>
          <w:spacing w:val="40"/>
        </w:rPr>
        <w:t xml:space="preserve"> </w:t>
      </w:r>
      <w:r>
        <w:rPr>
          <w:i/>
        </w:rPr>
        <w:t>Journal of Neurophysiology</w:t>
      </w:r>
      <w:r>
        <w:t xml:space="preserve">, </w:t>
      </w:r>
      <w:r>
        <w:rPr>
          <w:i/>
        </w:rPr>
        <w:t>87</w:t>
      </w:r>
      <w:r>
        <w:t>(2), 669–678. doi: 10.1152/jn.00938.2000</w:t>
      </w:r>
    </w:p>
    <w:p w14:paraId="35F7F0F6" w14:textId="77777777" w:rsidR="00A529FC" w:rsidRDefault="00000000">
      <w:pPr>
        <w:pStyle w:val="BodyText"/>
        <w:spacing w:before="1" w:line="256" w:lineRule="auto"/>
        <w:ind w:left="665" w:right="117" w:hanging="546"/>
        <w:jc w:val="both"/>
      </w:pPr>
      <w:r>
        <w:t>Eichenbaum, H.</w:t>
      </w:r>
      <w:r>
        <w:rPr>
          <w:spacing w:val="40"/>
        </w:rPr>
        <w:t xml:space="preserve"> </w:t>
      </w:r>
      <w:r>
        <w:t>(2016).</w:t>
      </w:r>
      <w:r>
        <w:rPr>
          <w:spacing w:val="40"/>
        </w:rPr>
        <w:t xml:space="preserve"> </w:t>
      </w:r>
      <w:r>
        <w:t>Still searching for the engram.</w:t>
      </w:r>
      <w:r>
        <w:rPr>
          <w:spacing w:val="40"/>
        </w:rPr>
        <w:t xml:space="preserve"> </w:t>
      </w:r>
      <w:r>
        <w:rPr>
          <w:i/>
        </w:rPr>
        <w:t>Learning &amp; Behavior</w:t>
      </w:r>
      <w:r>
        <w:t xml:space="preserve">, </w:t>
      </w:r>
      <w:r>
        <w:rPr>
          <w:i/>
        </w:rPr>
        <w:t>44</w:t>
      </w:r>
      <w:r>
        <w:t>(3), 209–222.</w:t>
      </w:r>
      <w:r>
        <w:rPr>
          <w:spacing w:val="40"/>
        </w:rPr>
        <w:t xml:space="preserve"> </w:t>
      </w:r>
      <w:r>
        <w:t xml:space="preserve">doi: </w:t>
      </w:r>
      <w:r>
        <w:rPr>
          <w:spacing w:val="-2"/>
        </w:rPr>
        <w:t>10.3758/s13420-016-0218-1</w:t>
      </w:r>
    </w:p>
    <w:p w14:paraId="03E3E1D1" w14:textId="77777777" w:rsidR="00A529FC" w:rsidRDefault="00A529FC">
      <w:pPr>
        <w:spacing w:line="256" w:lineRule="auto"/>
        <w:jc w:val="both"/>
        <w:rPr>
          <w:ins w:id="779" w:author="Author" w:date="2022-09-10T01:53:00Z"/>
        </w:rPr>
        <w:sectPr w:rsidR="00A529FC">
          <w:pgSz w:w="12240" w:h="15840"/>
          <w:pgMar w:top="1180" w:right="1320" w:bottom="280" w:left="1320" w:header="397" w:footer="0" w:gutter="0"/>
          <w:cols w:space="720"/>
        </w:sectPr>
      </w:pPr>
    </w:p>
    <w:p w14:paraId="585AB73C" w14:textId="77777777" w:rsidR="00A529FC" w:rsidRDefault="00000000" w:rsidP="007576F6">
      <w:pPr>
        <w:spacing w:before="149" w:line="256" w:lineRule="auto"/>
        <w:ind w:left="665" w:hanging="546"/>
      </w:pPr>
      <w:r>
        <w:lastRenderedPageBreak/>
        <w:t>Eichenbaum, H., Yonelinas, A. P., &amp; Ranganath, C.</w:t>
      </w:r>
      <w:r w:rsidRPr="007576F6">
        <w:rPr>
          <w:spacing w:val="74"/>
        </w:rPr>
        <w:t xml:space="preserve"> </w:t>
      </w:r>
      <w:r>
        <w:t>(2007).</w:t>
      </w:r>
      <w:r w:rsidRPr="007576F6">
        <w:rPr>
          <w:spacing w:val="74"/>
        </w:rPr>
        <w:t xml:space="preserve"> </w:t>
      </w:r>
      <w:r>
        <w:t>The medial temporal lobe and recognition memory.</w:t>
      </w:r>
      <w:r>
        <w:rPr>
          <w:spacing w:val="40"/>
        </w:rPr>
        <w:t xml:space="preserve"> </w:t>
      </w:r>
      <w:r>
        <w:rPr>
          <w:i/>
        </w:rPr>
        <w:t>Annual Review of Neuroscience</w:t>
      </w:r>
      <w:r>
        <w:t xml:space="preserve">, </w:t>
      </w:r>
      <w:r>
        <w:rPr>
          <w:i/>
        </w:rPr>
        <w:t>30</w:t>
      </w:r>
      <w:r>
        <w:t>(1), 123–152.</w:t>
      </w:r>
    </w:p>
    <w:p w14:paraId="2B346E5C" w14:textId="77777777" w:rsidR="00A529FC" w:rsidRDefault="00000000" w:rsidP="007576F6">
      <w:pPr>
        <w:pStyle w:val="BodyText"/>
        <w:spacing w:before="1" w:line="256" w:lineRule="auto"/>
        <w:ind w:left="665" w:hanging="546"/>
      </w:pPr>
      <w:r>
        <w:t xml:space="preserve">Gerlei, K. Z., Brown, C. M., </w:t>
      </w:r>
      <w:r>
        <w:rPr>
          <w:spacing w:val="7"/>
        </w:rPr>
        <w:t>S</w:t>
      </w:r>
      <w:r>
        <w:rPr>
          <w:spacing w:val="-83"/>
        </w:rPr>
        <w:t>u</w:t>
      </w:r>
      <w:r>
        <w:rPr>
          <w:spacing w:val="26"/>
        </w:rPr>
        <w:t>¨</w:t>
      </w:r>
      <w:r>
        <w:rPr>
          <w:spacing w:val="8"/>
        </w:rPr>
        <w:t>rmeli,</w:t>
      </w:r>
      <w:r>
        <w:rPr>
          <w:spacing w:val="-1"/>
        </w:rPr>
        <w:t xml:space="preserve"> </w:t>
      </w:r>
      <w:r>
        <w:t>G., &amp; Nolan, M. F.</w:t>
      </w:r>
      <w:r>
        <w:rPr>
          <w:spacing w:val="40"/>
        </w:rPr>
        <w:t xml:space="preserve"> </w:t>
      </w:r>
      <w:r>
        <w:t>(2021).</w:t>
      </w:r>
      <w:r>
        <w:rPr>
          <w:spacing w:val="40"/>
        </w:rPr>
        <w:t xml:space="preserve"> </w:t>
      </w:r>
      <w:r>
        <w:t>Deep entorhinal cortex:</w:t>
      </w:r>
      <w:r w:rsidRPr="007576F6">
        <w:rPr>
          <w:spacing w:val="29"/>
        </w:rPr>
        <w:t xml:space="preserve"> </w:t>
      </w:r>
      <w:r>
        <w:t xml:space="preserve">From circuit </w:t>
      </w:r>
      <w:r>
        <w:rPr>
          <w:spacing w:val="-2"/>
        </w:rPr>
        <w:t>organization</w:t>
      </w:r>
      <w:r>
        <w:rPr>
          <w:spacing w:val="-8"/>
        </w:rPr>
        <w:t xml:space="preserve"> </w:t>
      </w:r>
      <w:r>
        <w:rPr>
          <w:spacing w:val="-2"/>
        </w:rPr>
        <w:t>to</w:t>
      </w:r>
      <w:r>
        <w:rPr>
          <w:spacing w:val="-7"/>
        </w:rPr>
        <w:t xml:space="preserve"> </w:t>
      </w:r>
      <w:r>
        <w:rPr>
          <w:spacing w:val="-2"/>
        </w:rPr>
        <w:t>spatial</w:t>
      </w:r>
      <w:r>
        <w:rPr>
          <w:spacing w:val="-7"/>
        </w:rPr>
        <w:t xml:space="preserve"> </w:t>
      </w:r>
      <w:r>
        <w:rPr>
          <w:spacing w:val="-2"/>
        </w:rPr>
        <w:t>cognition</w:t>
      </w:r>
      <w:r>
        <w:rPr>
          <w:spacing w:val="-7"/>
        </w:rPr>
        <w:t xml:space="preserve"> </w:t>
      </w:r>
      <w:r>
        <w:rPr>
          <w:spacing w:val="-2"/>
        </w:rPr>
        <w:t>and</w:t>
      </w:r>
      <w:r>
        <w:rPr>
          <w:spacing w:val="-7"/>
        </w:rPr>
        <w:t xml:space="preserve"> </w:t>
      </w:r>
      <w:r>
        <w:rPr>
          <w:spacing w:val="-2"/>
        </w:rPr>
        <w:t>memory.</w:t>
      </w:r>
      <w:r>
        <w:rPr>
          <w:spacing w:val="9"/>
        </w:rPr>
        <w:t xml:space="preserve"> </w:t>
      </w:r>
      <w:r>
        <w:rPr>
          <w:i/>
          <w:spacing w:val="-2"/>
        </w:rPr>
        <w:t>Trends</w:t>
      </w:r>
      <w:r>
        <w:rPr>
          <w:i/>
          <w:spacing w:val="-7"/>
        </w:rPr>
        <w:t xml:space="preserve"> </w:t>
      </w:r>
      <w:r>
        <w:rPr>
          <w:i/>
          <w:spacing w:val="-2"/>
        </w:rPr>
        <w:t>in</w:t>
      </w:r>
      <w:r>
        <w:rPr>
          <w:i/>
          <w:spacing w:val="-7"/>
        </w:rPr>
        <w:t xml:space="preserve"> </w:t>
      </w:r>
      <w:r>
        <w:rPr>
          <w:i/>
          <w:spacing w:val="-2"/>
        </w:rPr>
        <w:t>Neurosciences</w:t>
      </w:r>
      <w:r>
        <w:rPr>
          <w:spacing w:val="-2"/>
        </w:rPr>
        <w:t>,</w:t>
      </w:r>
      <w:r>
        <w:rPr>
          <w:spacing w:val="-5"/>
        </w:rPr>
        <w:t xml:space="preserve"> </w:t>
      </w:r>
      <w:r>
        <w:rPr>
          <w:i/>
          <w:spacing w:val="-2"/>
        </w:rPr>
        <w:t>0</w:t>
      </w:r>
      <w:r>
        <w:rPr>
          <w:spacing w:val="-2"/>
        </w:rPr>
        <w:t>(0).</w:t>
      </w:r>
      <w:r>
        <w:rPr>
          <w:spacing w:val="8"/>
        </w:rPr>
        <w:t xml:space="preserve"> </w:t>
      </w:r>
      <w:r>
        <w:rPr>
          <w:spacing w:val="-2"/>
        </w:rPr>
        <w:t>doi:</w:t>
      </w:r>
      <w:r>
        <w:rPr>
          <w:spacing w:val="11"/>
        </w:rPr>
        <w:t xml:space="preserve"> </w:t>
      </w:r>
      <w:r>
        <w:rPr>
          <w:spacing w:val="-2"/>
        </w:rPr>
        <w:t>10.1016/j.tins.2021</w:t>
      </w:r>
    </w:p>
    <w:p w14:paraId="157A990A" w14:textId="77777777" w:rsidR="00A529FC" w:rsidRDefault="00000000" w:rsidP="007576F6">
      <w:pPr>
        <w:pStyle w:val="BodyText"/>
        <w:spacing w:before="1"/>
        <w:ind w:left="665"/>
      </w:pPr>
      <w:r>
        <w:rPr>
          <w:spacing w:val="-2"/>
        </w:rPr>
        <w:t>.08.003</w:t>
      </w:r>
    </w:p>
    <w:p w14:paraId="1B4DD167" w14:textId="77777777" w:rsidR="00A529FC" w:rsidRDefault="00000000">
      <w:pPr>
        <w:pStyle w:val="BodyText"/>
        <w:spacing w:before="18" w:line="259" w:lineRule="auto"/>
        <w:ind w:left="665" w:right="117" w:hanging="546"/>
        <w:jc w:val="both"/>
        <w:rPr>
          <w:rFonts w:ascii="Courier New" w:hAnsi="Courier New"/>
        </w:rPr>
      </w:pPr>
      <w:r>
        <w:t>Gluck, M. A., &amp; Myers, C. E.</w:t>
      </w:r>
      <w:r>
        <w:rPr>
          <w:spacing w:val="40"/>
        </w:rPr>
        <w:t xml:space="preserve"> </w:t>
      </w:r>
      <w:r>
        <w:t>(1994).</w:t>
      </w:r>
      <w:r>
        <w:rPr>
          <w:spacing w:val="40"/>
        </w:rPr>
        <w:t xml:space="preserve"> </w:t>
      </w:r>
      <w:r>
        <w:t>Hippocampal mediation of stimulus representation: A computa- tional</w:t>
      </w:r>
      <w:r>
        <w:rPr>
          <w:spacing w:val="-7"/>
        </w:rPr>
        <w:t xml:space="preserve"> </w:t>
      </w:r>
      <w:r>
        <w:t>theory.</w:t>
      </w:r>
      <w:r>
        <w:rPr>
          <w:spacing w:val="28"/>
        </w:rPr>
        <w:t xml:space="preserve"> </w:t>
      </w:r>
      <w:r>
        <w:rPr>
          <w:i/>
        </w:rPr>
        <w:t>Hippocampus</w:t>
      </w:r>
      <w:r>
        <w:t>,</w:t>
      </w:r>
      <w:r>
        <w:rPr>
          <w:spacing w:val="-5"/>
        </w:rPr>
        <w:t xml:space="preserve"> </w:t>
      </w:r>
      <w:r>
        <w:rPr>
          <w:i/>
        </w:rPr>
        <w:t>3</w:t>
      </w:r>
      <w:r>
        <w:t>,</w:t>
      </w:r>
      <w:r>
        <w:rPr>
          <w:spacing w:val="-5"/>
        </w:rPr>
        <w:t xml:space="preserve"> </w:t>
      </w:r>
      <w:r>
        <w:t>491–516.</w:t>
      </w:r>
      <w:r>
        <w:rPr>
          <w:spacing w:val="28"/>
        </w:rPr>
        <w:t xml:space="preserve"> </w:t>
      </w:r>
      <w:r>
        <w:t>Retrieved</w:t>
      </w:r>
      <w:r>
        <w:rPr>
          <w:spacing w:val="-7"/>
        </w:rPr>
        <w:t xml:space="preserve"> </w:t>
      </w:r>
      <w:r>
        <w:t>from</w:t>
      </w:r>
      <w:r>
        <w:rPr>
          <w:spacing w:val="-7"/>
        </w:rPr>
        <w:t xml:space="preserve"> </w:t>
      </w:r>
      <w:hyperlink r:id="rId83">
        <w:r>
          <w:rPr>
            <w:rFonts w:ascii="Courier New" w:hAnsi="Courier New"/>
          </w:rPr>
          <w:t>http://www.ncbi.nlm.nih.gov/</w:t>
        </w:r>
      </w:hyperlink>
      <w:r>
        <w:rPr>
          <w:rFonts w:ascii="Courier New" w:hAnsi="Courier New"/>
        </w:rPr>
        <w:t xml:space="preserve"> </w:t>
      </w:r>
      <w:r>
        <w:rPr>
          <w:rFonts w:ascii="Courier New" w:hAnsi="Courier New"/>
          <w:spacing w:val="-2"/>
        </w:rPr>
        <w:t>pubmed/8269040</w:t>
      </w:r>
    </w:p>
    <w:p w14:paraId="13671BCF" w14:textId="77777777" w:rsidR="00A529FC" w:rsidRDefault="00000000">
      <w:pPr>
        <w:spacing w:line="232" w:lineRule="exact"/>
        <w:ind w:left="119"/>
        <w:jc w:val="both"/>
        <w:rPr>
          <w:i/>
        </w:rPr>
      </w:pPr>
      <w:r>
        <w:t>Gray,</w:t>
      </w:r>
      <w:r>
        <w:rPr>
          <w:spacing w:val="-10"/>
        </w:rPr>
        <w:t xml:space="preserve"> </w:t>
      </w:r>
      <w:r>
        <w:t>J.</w:t>
      </w:r>
      <w:r>
        <w:rPr>
          <w:spacing w:val="-11"/>
        </w:rPr>
        <w:t xml:space="preserve"> </w:t>
      </w:r>
      <w:r>
        <w:t>A.</w:t>
      </w:r>
      <w:r>
        <w:rPr>
          <w:spacing w:val="8"/>
        </w:rPr>
        <w:t xml:space="preserve"> </w:t>
      </w:r>
      <w:r>
        <w:t>(1982).</w:t>
      </w:r>
      <w:r>
        <w:rPr>
          <w:spacing w:val="7"/>
        </w:rPr>
        <w:t xml:space="preserve"> </w:t>
      </w:r>
      <w:r>
        <w:rPr>
          <w:i/>
        </w:rPr>
        <w:t>The</w:t>
      </w:r>
      <w:r>
        <w:rPr>
          <w:i/>
          <w:spacing w:val="-10"/>
        </w:rPr>
        <w:t xml:space="preserve"> </w:t>
      </w:r>
      <w:r>
        <w:rPr>
          <w:i/>
        </w:rPr>
        <w:t>neuropsychology</w:t>
      </w:r>
      <w:r>
        <w:rPr>
          <w:i/>
          <w:spacing w:val="-11"/>
        </w:rPr>
        <w:t xml:space="preserve"> </w:t>
      </w:r>
      <w:r>
        <w:rPr>
          <w:i/>
        </w:rPr>
        <w:t>of</w:t>
      </w:r>
      <w:r>
        <w:rPr>
          <w:i/>
          <w:spacing w:val="-10"/>
        </w:rPr>
        <w:t xml:space="preserve"> </w:t>
      </w:r>
      <w:r>
        <w:rPr>
          <w:i/>
        </w:rPr>
        <w:t>anxiety:</w:t>
      </w:r>
      <w:r>
        <w:rPr>
          <w:i/>
          <w:spacing w:val="2"/>
        </w:rPr>
        <w:t xml:space="preserve"> </w:t>
      </w:r>
      <w:r>
        <w:rPr>
          <w:i/>
        </w:rPr>
        <w:t>An</w:t>
      </w:r>
      <w:r>
        <w:rPr>
          <w:i/>
          <w:spacing w:val="-11"/>
        </w:rPr>
        <w:t xml:space="preserve"> </w:t>
      </w:r>
      <w:r>
        <w:rPr>
          <w:i/>
        </w:rPr>
        <w:t>inquiry</w:t>
      </w:r>
      <w:r>
        <w:rPr>
          <w:i/>
          <w:spacing w:val="-10"/>
        </w:rPr>
        <w:t xml:space="preserve"> </w:t>
      </w:r>
      <w:r>
        <w:rPr>
          <w:i/>
        </w:rPr>
        <w:t>into</w:t>
      </w:r>
      <w:r>
        <w:rPr>
          <w:i/>
          <w:spacing w:val="-11"/>
        </w:rPr>
        <w:t xml:space="preserve"> </w:t>
      </w:r>
      <w:r>
        <w:rPr>
          <w:i/>
        </w:rPr>
        <w:t>the</w:t>
      </w:r>
      <w:r>
        <w:rPr>
          <w:i/>
          <w:spacing w:val="-10"/>
        </w:rPr>
        <w:t xml:space="preserve"> </w:t>
      </w:r>
      <w:r>
        <w:rPr>
          <w:i/>
        </w:rPr>
        <w:t>functions</w:t>
      </w:r>
      <w:r>
        <w:rPr>
          <w:i/>
          <w:spacing w:val="-11"/>
        </w:rPr>
        <w:t xml:space="preserve"> </w:t>
      </w:r>
      <w:r>
        <w:rPr>
          <w:i/>
        </w:rPr>
        <w:t>of</w:t>
      </w:r>
      <w:r>
        <w:rPr>
          <w:i/>
          <w:spacing w:val="-11"/>
        </w:rPr>
        <w:t xml:space="preserve"> </w:t>
      </w:r>
      <w:r>
        <w:rPr>
          <w:i/>
        </w:rPr>
        <w:t>the</w:t>
      </w:r>
      <w:r>
        <w:rPr>
          <w:i/>
          <w:spacing w:val="-10"/>
        </w:rPr>
        <w:t xml:space="preserve"> </w:t>
      </w:r>
      <w:r>
        <w:rPr>
          <w:i/>
        </w:rPr>
        <w:t>septo-</w:t>
      </w:r>
      <w:r>
        <w:rPr>
          <w:i/>
          <w:spacing w:val="-2"/>
        </w:rPr>
        <w:t>hippocampal</w:t>
      </w:r>
    </w:p>
    <w:p w14:paraId="75A2A14C" w14:textId="77777777" w:rsidR="00A529FC" w:rsidRDefault="00000000">
      <w:pPr>
        <w:pStyle w:val="BodyText"/>
        <w:spacing w:before="18"/>
        <w:ind w:left="665"/>
        <w:jc w:val="both"/>
      </w:pPr>
      <w:r>
        <w:rPr>
          <w:i/>
        </w:rPr>
        <w:t>systems</w:t>
      </w:r>
      <w:r>
        <w:t>.</w:t>
      </w:r>
      <w:r>
        <w:rPr>
          <w:spacing w:val="10"/>
        </w:rPr>
        <w:t xml:space="preserve"> </w:t>
      </w:r>
      <w:r>
        <w:t>Oxford,</w:t>
      </w:r>
      <w:r>
        <w:rPr>
          <w:spacing w:val="-9"/>
        </w:rPr>
        <w:t xml:space="preserve"> </w:t>
      </w:r>
      <w:r>
        <w:t>England:</w:t>
      </w:r>
      <w:r w:rsidRPr="007576F6">
        <w:rPr>
          <w:spacing w:val="1"/>
        </w:rPr>
        <w:t xml:space="preserve"> </w:t>
      </w:r>
      <w:r>
        <w:t>Oxford</w:t>
      </w:r>
      <w:r>
        <w:rPr>
          <w:spacing w:val="-10"/>
        </w:rPr>
        <w:t xml:space="preserve"> </w:t>
      </w:r>
      <w:r>
        <w:t>University</w:t>
      </w:r>
      <w:r>
        <w:rPr>
          <w:spacing w:val="-9"/>
        </w:rPr>
        <w:t xml:space="preserve"> </w:t>
      </w:r>
      <w:r>
        <w:rPr>
          <w:spacing w:val="-2"/>
        </w:rPr>
        <w:t>Press.</w:t>
      </w:r>
    </w:p>
    <w:p w14:paraId="7B12DD49" w14:textId="77777777" w:rsidR="00A529FC" w:rsidRDefault="00000000">
      <w:pPr>
        <w:pStyle w:val="BodyText"/>
        <w:spacing w:before="18" w:line="256" w:lineRule="auto"/>
        <w:ind w:left="665" w:right="119" w:hanging="546"/>
        <w:jc w:val="both"/>
        <w:rPr>
          <w:rFonts w:ascii="Courier New" w:hAnsi="Courier New"/>
        </w:rPr>
      </w:pPr>
      <w:r>
        <w:t>Hasselmo,</w:t>
      </w:r>
      <w:r>
        <w:rPr>
          <w:spacing w:val="-8"/>
        </w:rPr>
        <w:t xml:space="preserve"> </w:t>
      </w:r>
      <w:r>
        <w:t>M.</w:t>
      </w:r>
      <w:r>
        <w:rPr>
          <w:spacing w:val="-9"/>
        </w:rPr>
        <w:t xml:space="preserve"> </w:t>
      </w:r>
      <w:r>
        <w:t>E.,</w:t>
      </w:r>
      <w:r>
        <w:rPr>
          <w:spacing w:val="-8"/>
        </w:rPr>
        <w:t xml:space="preserve"> </w:t>
      </w:r>
      <w:r>
        <w:t>Bodelon,</w:t>
      </w:r>
      <w:r>
        <w:rPr>
          <w:spacing w:val="-8"/>
        </w:rPr>
        <w:t xml:space="preserve"> </w:t>
      </w:r>
      <w:r>
        <w:t>C.,</w:t>
      </w:r>
      <w:r>
        <w:rPr>
          <w:spacing w:val="-9"/>
        </w:rPr>
        <w:t xml:space="preserve"> </w:t>
      </w:r>
      <w:r>
        <w:t>&amp;</w:t>
      </w:r>
      <w:r>
        <w:rPr>
          <w:spacing w:val="-9"/>
        </w:rPr>
        <w:t xml:space="preserve"> </w:t>
      </w:r>
      <w:r>
        <w:t>Wyble,</w:t>
      </w:r>
      <w:r>
        <w:rPr>
          <w:spacing w:val="-8"/>
        </w:rPr>
        <w:t xml:space="preserve"> </w:t>
      </w:r>
      <w:r>
        <w:t>B.</w:t>
      </w:r>
      <w:r>
        <w:rPr>
          <w:spacing w:val="-9"/>
        </w:rPr>
        <w:t xml:space="preserve"> </w:t>
      </w:r>
      <w:r>
        <w:t>P.</w:t>
      </w:r>
      <w:r>
        <w:rPr>
          <w:spacing w:val="14"/>
        </w:rPr>
        <w:t xml:space="preserve"> </w:t>
      </w:r>
      <w:r>
        <w:t>(2002).</w:t>
      </w:r>
      <w:r>
        <w:rPr>
          <w:spacing w:val="14"/>
        </w:rPr>
        <w:t xml:space="preserve"> </w:t>
      </w:r>
      <w:r>
        <w:t>A</w:t>
      </w:r>
      <w:r>
        <w:rPr>
          <w:spacing w:val="-9"/>
        </w:rPr>
        <w:t xml:space="preserve"> </w:t>
      </w:r>
      <w:r>
        <w:t>proposed</w:t>
      </w:r>
      <w:r>
        <w:rPr>
          <w:spacing w:val="-9"/>
        </w:rPr>
        <w:t xml:space="preserve"> </w:t>
      </w:r>
      <w:r>
        <w:t>function</w:t>
      </w:r>
      <w:r>
        <w:rPr>
          <w:spacing w:val="-9"/>
        </w:rPr>
        <w:t xml:space="preserve"> </w:t>
      </w:r>
      <w:r>
        <w:t>for</w:t>
      </w:r>
      <w:r>
        <w:rPr>
          <w:spacing w:val="-9"/>
        </w:rPr>
        <w:t xml:space="preserve"> </w:t>
      </w:r>
      <w:r>
        <w:t>hippocampal</w:t>
      </w:r>
      <w:r>
        <w:rPr>
          <w:spacing w:val="-9"/>
        </w:rPr>
        <w:t xml:space="preserve"> </w:t>
      </w:r>
      <w:r>
        <w:t>theta</w:t>
      </w:r>
      <w:r>
        <w:rPr>
          <w:spacing w:val="-9"/>
        </w:rPr>
        <w:t xml:space="preserve"> </w:t>
      </w:r>
      <w:r>
        <w:t>rhythm: Separate phases of encoding and retrieval enhance reversal of prior learning.</w:t>
      </w:r>
      <w:r>
        <w:rPr>
          <w:spacing w:val="40"/>
        </w:rPr>
        <w:t xml:space="preserve"> </w:t>
      </w:r>
      <w:r>
        <w:rPr>
          <w:i/>
        </w:rPr>
        <w:t>Neural Computation</w:t>
      </w:r>
      <w:r>
        <w:t xml:space="preserve">, </w:t>
      </w:r>
      <w:r>
        <w:rPr>
          <w:i/>
        </w:rPr>
        <w:t>14</w:t>
      </w:r>
      <w:r>
        <w:t>(4), 793–818.</w:t>
      </w:r>
      <w:r>
        <w:rPr>
          <w:spacing w:val="40"/>
        </w:rPr>
        <w:t xml:space="preserve"> </w:t>
      </w:r>
      <w:r>
        <w:t xml:space="preserve">Retrieved from </w:t>
      </w:r>
      <w:hyperlink r:id="rId84">
        <w:r>
          <w:rPr>
            <w:rFonts w:ascii="Courier New" w:hAnsi="Courier New"/>
          </w:rPr>
          <w:t>http://www.ncbi.nlm.nih.gov/pubmed/11936962</w:t>
        </w:r>
      </w:hyperlink>
    </w:p>
    <w:p w14:paraId="1DC04351" w14:textId="77777777" w:rsidR="00A529FC" w:rsidRDefault="00000000">
      <w:pPr>
        <w:spacing w:line="235" w:lineRule="exact"/>
        <w:ind w:left="119"/>
        <w:jc w:val="both"/>
      </w:pPr>
      <w:r>
        <w:t>Hebb,</w:t>
      </w:r>
      <w:r>
        <w:rPr>
          <w:spacing w:val="-9"/>
        </w:rPr>
        <w:t xml:space="preserve"> </w:t>
      </w:r>
      <w:r>
        <w:t>D.</w:t>
      </w:r>
      <w:r>
        <w:rPr>
          <w:spacing w:val="-9"/>
        </w:rPr>
        <w:t xml:space="preserve"> </w:t>
      </w:r>
      <w:r>
        <w:t>O.</w:t>
      </w:r>
      <w:r>
        <w:rPr>
          <w:spacing w:val="12"/>
        </w:rPr>
        <w:t xml:space="preserve"> </w:t>
      </w:r>
      <w:r>
        <w:t>(1949).</w:t>
      </w:r>
      <w:r>
        <w:rPr>
          <w:spacing w:val="11"/>
        </w:rPr>
        <w:t xml:space="preserve"> </w:t>
      </w:r>
      <w:r>
        <w:rPr>
          <w:i/>
        </w:rPr>
        <w:t>The</w:t>
      </w:r>
      <w:r>
        <w:rPr>
          <w:i/>
          <w:spacing w:val="-9"/>
        </w:rPr>
        <w:t xml:space="preserve"> </w:t>
      </w:r>
      <w:r>
        <w:rPr>
          <w:i/>
        </w:rPr>
        <w:t>Organization</w:t>
      </w:r>
      <w:r>
        <w:rPr>
          <w:i/>
          <w:spacing w:val="-8"/>
        </w:rPr>
        <w:t xml:space="preserve"> </w:t>
      </w:r>
      <w:r>
        <w:rPr>
          <w:i/>
        </w:rPr>
        <w:t>of</w:t>
      </w:r>
      <w:r>
        <w:rPr>
          <w:i/>
          <w:spacing w:val="-9"/>
        </w:rPr>
        <w:t xml:space="preserve"> </w:t>
      </w:r>
      <w:r>
        <w:rPr>
          <w:i/>
        </w:rPr>
        <w:t>Behavior</w:t>
      </w:r>
      <w:r>
        <w:t>.</w:t>
      </w:r>
      <w:r>
        <w:rPr>
          <w:spacing w:val="11"/>
        </w:rPr>
        <w:t xml:space="preserve"> </w:t>
      </w:r>
      <w:r>
        <w:t>New</w:t>
      </w:r>
      <w:r>
        <w:rPr>
          <w:spacing w:val="-8"/>
        </w:rPr>
        <w:t xml:space="preserve"> </w:t>
      </w:r>
      <w:r>
        <w:t>York:</w:t>
      </w:r>
      <w:r>
        <w:rPr>
          <w:spacing w:val="2"/>
        </w:rPr>
        <w:t xml:space="preserve"> </w:t>
      </w:r>
      <w:r>
        <w:rPr>
          <w:spacing w:val="-2"/>
        </w:rPr>
        <w:t>Wiley.</w:t>
      </w:r>
    </w:p>
    <w:p w14:paraId="3668058E" w14:textId="77777777" w:rsidR="00ED530C" w:rsidRDefault="00ED530C">
      <w:pPr>
        <w:spacing w:line="235" w:lineRule="exact"/>
        <w:jc w:val="both"/>
        <w:rPr>
          <w:del w:id="780" w:author="Author" w:date="2022-09-10T01:53:00Z"/>
        </w:rPr>
        <w:sectPr w:rsidR="00ED530C">
          <w:pgSz w:w="12240" w:h="15840"/>
          <w:pgMar w:top="1180" w:right="1320" w:bottom="280" w:left="1320" w:header="397" w:footer="0" w:gutter="0"/>
          <w:cols w:space="720"/>
        </w:sectPr>
      </w:pPr>
    </w:p>
    <w:p w14:paraId="73E32F66" w14:textId="77777777" w:rsidR="00A529FC" w:rsidRDefault="00000000" w:rsidP="007576F6">
      <w:pPr>
        <w:pStyle w:val="BodyText"/>
        <w:spacing w:before="18" w:line="256" w:lineRule="auto"/>
        <w:ind w:left="665" w:hanging="546"/>
      </w:pPr>
      <w:r>
        <w:t>Hsu, D.</w:t>
      </w:r>
      <w:r>
        <w:rPr>
          <w:spacing w:val="34"/>
        </w:rPr>
        <w:t xml:space="preserve"> </w:t>
      </w:r>
      <w:r>
        <w:t>(2007).</w:t>
      </w:r>
      <w:r>
        <w:rPr>
          <w:spacing w:val="34"/>
        </w:rPr>
        <w:t xml:space="preserve"> </w:t>
      </w:r>
      <w:r>
        <w:t>The dentate gyrus as a filter or gate:</w:t>
      </w:r>
      <w:r>
        <w:rPr>
          <w:spacing w:val="17"/>
        </w:rPr>
        <w:t xml:space="preserve"> </w:t>
      </w:r>
      <w:r>
        <w:t>A look back and a look ahead.</w:t>
      </w:r>
      <w:r>
        <w:rPr>
          <w:spacing w:val="34"/>
        </w:rPr>
        <w:t xml:space="preserve"> </w:t>
      </w:r>
      <w:r>
        <w:t xml:space="preserve">In </w:t>
      </w:r>
      <w:r>
        <w:rPr>
          <w:i/>
        </w:rPr>
        <w:t xml:space="preserve">Progress in Brain Research </w:t>
      </w:r>
      <w:r>
        <w:t>(Vol. 163, pp. 601–613).</w:t>
      </w:r>
      <w:r>
        <w:rPr>
          <w:spacing w:val="32"/>
        </w:rPr>
        <w:t xml:space="preserve"> </w:t>
      </w:r>
      <w:r>
        <w:t>Elsevier.</w:t>
      </w:r>
      <w:r>
        <w:rPr>
          <w:spacing w:val="32"/>
        </w:rPr>
        <w:t xml:space="preserve"> </w:t>
      </w:r>
      <w:r>
        <w:t>doi: 10.1016/S0079-6123(07)63032-5</w:t>
      </w:r>
    </w:p>
    <w:p w14:paraId="6D9E4600" w14:textId="77777777" w:rsidR="00A529FC" w:rsidRDefault="00000000" w:rsidP="007576F6">
      <w:pPr>
        <w:pStyle w:val="BodyText"/>
        <w:spacing w:line="256" w:lineRule="auto"/>
        <w:ind w:left="665" w:hanging="546"/>
      </w:pPr>
      <w:r>
        <w:t>Jackson, M. B.</w:t>
      </w:r>
      <w:r>
        <w:rPr>
          <w:spacing w:val="40"/>
        </w:rPr>
        <w:t xml:space="preserve"> </w:t>
      </w:r>
      <w:r>
        <w:t>(2020).</w:t>
      </w:r>
      <w:r>
        <w:rPr>
          <w:spacing w:val="40"/>
        </w:rPr>
        <w:t xml:space="preserve"> </w:t>
      </w:r>
      <w:r>
        <w:t xml:space="preserve">Hebbian and non-Hebbian timing-dependent plasticity in the hippocampal CA3 region. </w:t>
      </w:r>
      <w:r>
        <w:rPr>
          <w:i/>
        </w:rPr>
        <w:t>Hippocampus</w:t>
      </w:r>
      <w:r>
        <w:t xml:space="preserve">, </w:t>
      </w:r>
      <w:r>
        <w:rPr>
          <w:i/>
        </w:rPr>
        <w:t>30</w:t>
      </w:r>
      <w:r>
        <w:t>(12), 1241–1256. doi: 10.1002/hipo.23252</w:t>
      </w:r>
    </w:p>
    <w:p w14:paraId="6BF06835" w14:textId="77777777" w:rsidR="00A529FC" w:rsidRDefault="00000000">
      <w:pPr>
        <w:pStyle w:val="BodyText"/>
        <w:spacing w:before="1" w:line="256" w:lineRule="auto"/>
        <w:ind w:left="665" w:hanging="546"/>
      </w:pPr>
      <w:r>
        <w:t>Jensen,</w:t>
      </w:r>
      <w:r w:rsidRPr="007576F6">
        <w:rPr>
          <w:spacing w:val="-8"/>
        </w:rPr>
        <w:t xml:space="preserve"> </w:t>
      </w:r>
      <w:r>
        <w:t>O.,</w:t>
      </w:r>
      <w:r w:rsidRPr="007576F6">
        <w:rPr>
          <w:spacing w:val="-8"/>
        </w:rPr>
        <w:t xml:space="preserve"> </w:t>
      </w:r>
      <w:r>
        <w:t>&amp;</w:t>
      </w:r>
      <w:r>
        <w:rPr>
          <w:spacing w:val="-8"/>
        </w:rPr>
        <w:t xml:space="preserve"> </w:t>
      </w:r>
      <w:r>
        <w:t>Lisman,</w:t>
      </w:r>
      <w:r w:rsidRPr="007576F6">
        <w:rPr>
          <w:spacing w:val="-8"/>
        </w:rPr>
        <w:t xml:space="preserve"> </w:t>
      </w:r>
      <w:r>
        <w:t>J.</w:t>
      </w:r>
      <w:r w:rsidRPr="007576F6">
        <w:rPr>
          <w:spacing w:val="-8"/>
        </w:rPr>
        <w:t xml:space="preserve"> </w:t>
      </w:r>
      <w:r>
        <w:t>E.</w:t>
      </w:r>
      <w:r>
        <w:rPr>
          <w:spacing w:val="14"/>
        </w:rPr>
        <w:t xml:space="preserve"> </w:t>
      </w:r>
      <w:r>
        <w:t>(1996).</w:t>
      </w:r>
      <w:r>
        <w:rPr>
          <w:spacing w:val="14"/>
        </w:rPr>
        <w:t xml:space="preserve"> </w:t>
      </w:r>
      <w:r>
        <w:t>Hippocampal</w:t>
      </w:r>
      <w:r w:rsidRPr="007576F6">
        <w:rPr>
          <w:spacing w:val="-8"/>
        </w:rPr>
        <w:t xml:space="preserve"> </w:t>
      </w:r>
      <w:r>
        <w:t>CA3</w:t>
      </w:r>
      <w:r w:rsidRPr="007576F6">
        <w:rPr>
          <w:spacing w:val="-8"/>
        </w:rPr>
        <w:t xml:space="preserve"> </w:t>
      </w:r>
      <w:r>
        <w:t>region</w:t>
      </w:r>
      <w:r w:rsidRPr="007576F6">
        <w:rPr>
          <w:spacing w:val="-8"/>
        </w:rPr>
        <w:t xml:space="preserve"> </w:t>
      </w:r>
      <w:r>
        <w:t>predicts</w:t>
      </w:r>
      <w:r>
        <w:rPr>
          <w:spacing w:val="-8"/>
        </w:rPr>
        <w:t xml:space="preserve"> </w:t>
      </w:r>
      <w:r>
        <w:t>memory</w:t>
      </w:r>
      <w:r w:rsidRPr="007576F6">
        <w:rPr>
          <w:spacing w:val="-8"/>
        </w:rPr>
        <w:t xml:space="preserve"> </w:t>
      </w:r>
      <w:r>
        <w:t>sequences: Accounting</w:t>
      </w:r>
      <w:r w:rsidRPr="007576F6">
        <w:rPr>
          <w:spacing w:val="-8"/>
        </w:rPr>
        <w:t xml:space="preserve"> </w:t>
      </w:r>
      <w:r>
        <w:t>for the phase precession of place cells.</w:t>
      </w:r>
      <w:r>
        <w:rPr>
          <w:spacing w:val="38"/>
        </w:rPr>
        <w:t xml:space="preserve"> </w:t>
      </w:r>
      <w:r>
        <w:rPr>
          <w:i/>
        </w:rPr>
        <w:t>Learning &amp; Memory</w:t>
      </w:r>
      <w:r>
        <w:t xml:space="preserve">, </w:t>
      </w:r>
      <w:r>
        <w:rPr>
          <w:i/>
        </w:rPr>
        <w:t>3</w:t>
      </w:r>
      <w:r>
        <w:t>, 279–287.</w:t>
      </w:r>
    </w:p>
    <w:p w14:paraId="00DA9CFD" w14:textId="77777777" w:rsidR="00A529FC" w:rsidRDefault="00000000">
      <w:pPr>
        <w:pStyle w:val="BodyText"/>
        <w:spacing w:line="256" w:lineRule="auto"/>
        <w:ind w:left="665" w:hanging="546"/>
      </w:pPr>
      <w:r>
        <w:rPr>
          <w:spacing w:val="-2"/>
        </w:rPr>
        <w:t>Jung,</w:t>
      </w:r>
      <w:r>
        <w:rPr>
          <w:spacing w:val="-10"/>
        </w:rPr>
        <w:t xml:space="preserve"> </w:t>
      </w:r>
      <w:r>
        <w:rPr>
          <w:spacing w:val="-2"/>
        </w:rPr>
        <w:t>M.</w:t>
      </w:r>
      <w:r>
        <w:rPr>
          <w:spacing w:val="-12"/>
        </w:rPr>
        <w:t xml:space="preserve"> </w:t>
      </w:r>
      <w:r>
        <w:rPr>
          <w:spacing w:val="-2"/>
        </w:rPr>
        <w:t>W.,</w:t>
      </w:r>
      <w:r>
        <w:rPr>
          <w:spacing w:val="-10"/>
        </w:rPr>
        <w:t xml:space="preserve"> </w:t>
      </w:r>
      <w:r>
        <w:rPr>
          <w:spacing w:val="-2"/>
        </w:rPr>
        <w:t>Lee,</w:t>
      </w:r>
      <w:r>
        <w:rPr>
          <w:spacing w:val="-10"/>
        </w:rPr>
        <w:t xml:space="preserve"> </w:t>
      </w:r>
      <w:r>
        <w:rPr>
          <w:spacing w:val="-2"/>
        </w:rPr>
        <w:t>H.,</w:t>
      </w:r>
      <w:r>
        <w:rPr>
          <w:spacing w:val="-10"/>
        </w:rPr>
        <w:t xml:space="preserve"> </w:t>
      </w:r>
      <w:r>
        <w:rPr>
          <w:spacing w:val="-2"/>
        </w:rPr>
        <w:t>Jeong,</w:t>
      </w:r>
      <w:r>
        <w:rPr>
          <w:spacing w:val="-10"/>
        </w:rPr>
        <w:t xml:space="preserve"> </w:t>
      </w:r>
      <w:r>
        <w:rPr>
          <w:spacing w:val="-2"/>
        </w:rPr>
        <w:t>Y.,</w:t>
      </w:r>
      <w:r>
        <w:rPr>
          <w:spacing w:val="-10"/>
        </w:rPr>
        <w:t xml:space="preserve"> </w:t>
      </w:r>
      <w:r>
        <w:rPr>
          <w:spacing w:val="-2"/>
        </w:rPr>
        <w:t>Lee,</w:t>
      </w:r>
      <w:r>
        <w:rPr>
          <w:spacing w:val="-10"/>
        </w:rPr>
        <w:t xml:space="preserve"> </w:t>
      </w:r>
      <w:r>
        <w:rPr>
          <w:spacing w:val="-2"/>
        </w:rPr>
        <w:t>J.</w:t>
      </w:r>
      <w:r>
        <w:rPr>
          <w:spacing w:val="-12"/>
        </w:rPr>
        <w:t xml:space="preserve"> </w:t>
      </w:r>
      <w:r>
        <w:rPr>
          <w:spacing w:val="-2"/>
        </w:rPr>
        <w:t>W.,</w:t>
      </w:r>
      <w:r>
        <w:rPr>
          <w:spacing w:val="-12"/>
        </w:rPr>
        <w:t xml:space="preserve"> </w:t>
      </w:r>
      <w:r>
        <w:rPr>
          <w:spacing w:val="-2"/>
        </w:rPr>
        <w:t>&amp;</w:t>
      </w:r>
      <w:r>
        <w:rPr>
          <w:spacing w:val="-12"/>
        </w:rPr>
        <w:t xml:space="preserve"> </w:t>
      </w:r>
      <w:r>
        <w:rPr>
          <w:spacing w:val="-2"/>
        </w:rPr>
        <w:t>Lee,</w:t>
      </w:r>
      <w:r>
        <w:rPr>
          <w:spacing w:val="-10"/>
        </w:rPr>
        <w:t xml:space="preserve"> </w:t>
      </w:r>
      <w:r>
        <w:rPr>
          <w:spacing w:val="-2"/>
        </w:rPr>
        <w:t>I. (2018). Remembering</w:t>
      </w:r>
      <w:r>
        <w:rPr>
          <w:spacing w:val="-12"/>
        </w:rPr>
        <w:t xml:space="preserve"> </w:t>
      </w:r>
      <w:r>
        <w:rPr>
          <w:spacing w:val="-2"/>
        </w:rPr>
        <w:t>rewarding</w:t>
      </w:r>
      <w:r>
        <w:rPr>
          <w:spacing w:val="-12"/>
        </w:rPr>
        <w:t xml:space="preserve"> </w:t>
      </w:r>
      <w:r>
        <w:rPr>
          <w:spacing w:val="-2"/>
        </w:rPr>
        <w:t>futures:</w:t>
      </w:r>
      <w:r>
        <w:rPr>
          <w:spacing w:val="6"/>
        </w:rPr>
        <w:t xml:space="preserve"> </w:t>
      </w:r>
      <w:r>
        <w:rPr>
          <w:spacing w:val="-2"/>
        </w:rPr>
        <w:t>A</w:t>
      </w:r>
      <w:r>
        <w:rPr>
          <w:spacing w:val="-12"/>
        </w:rPr>
        <w:t xml:space="preserve"> </w:t>
      </w:r>
      <w:r>
        <w:rPr>
          <w:spacing w:val="-2"/>
        </w:rPr>
        <w:t xml:space="preserve">simulation- </w:t>
      </w:r>
      <w:r>
        <w:t>selection model of the hippocampus.</w:t>
      </w:r>
      <w:r>
        <w:rPr>
          <w:spacing w:val="36"/>
        </w:rPr>
        <w:t xml:space="preserve"> </w:t>
      </w:r>
      <w:r>
        <w:rPr>
          <w:i/>
        </w:rPr>
        <w:t>Hippocampus</w:t>
      </w:r>
      <w:r>
        <w:t xml:space="preserve">, </w:t>
      </w:r>
      <w:r>
        <w:rPr>
          <w:i/>
        </w:rPr>
        <w:t>28</w:t>
      </w:r>
      <w:r>
        <w:t>(12), 913–930.</w:t>
      </w:r>
      <w:r>
        <w:rPr>
          <w:spacing w:val="36"/>
        </w:rPr>
        <w:t xml:space="preserve"> </w:t>
      </w:r>
      <w:r>
        <w:t>doi: 10.1002/hipo.23023</w:t>
      </w:r>
    </w:p>
    <w:p w14:paraId="5DC54065" w14:textId="77777777" w:rsidR="00A529FC" w:rsidRDefault="00000000">
      <w:pPr>
        <w:pStyle w:val="BodyText"/>
        <w:spacing w:before="1" w:line="256" w:lineRule="auto"/>
        <w:ind w:left="665" w:hanging="546"/>
        <w:rPr>
          <w:rFonts w:ascii="Courier New" w:hAnsi="Courier New"/>
        </w:rPr>
      </w:pPr>
      <w:r>
        <w:t>Ketz,</w:t>
      </w:r>
      <w:r>
        <w:rPr>
          <w:spacing w:val="29"/>
        </w:rPr>
        <w:t xml:space="preserve"> </w:t>
      </w:r>
      <w:r>
        <w:t>N.,</w:t>
      </w:r>
      <w:r>
        <w:rPr>
          <w:spacing w:val="29"/>
        </w:rPr>
        <w:t xml:space="preserve"> </w:t>
      </w:r>
      <w:r>
        <w:t>Morkonda,</w:t>
      </w:r>
      <w:r>
        <w:rPr>
          <w:spacing w:val="29"/>
        </w:rPr>
        <w:t xml:space="preserve"> </w:t>
      </w:r>
      <w:r>
        <w:t>S.</w:t>
      </w:r>
      <w:r>
        <w:rPr>
          <w:spacing w:val="22"/>
        </w:rPr>
        <w:t xml:space="preserve"> </w:t>
      </w:r>
      <w:r>
        <w:t>G.,</w:t>
      </w:r>
      <w:r>
        <w:rPr>
          <w:spacing w:val="22"/>
        </w:rPr>
        <w:t xml:space="preserve"> </w:t>
      </w:r>
      <w:r>
        <w:t>&amp;</w:t>
      </w:r>
      <w:r>
        <w:rPr>
          <w:spacing w:val="22"/>
        </w:rPr>
        <w:t xml:space="preserve"> </w:t>
      </w:r>
      <w:r>
        <w:t>O’Reilly,</w:t>
      </w:r>
      <w:r>
        <w:rPr>
          <w:spacing w:val="29"/>
        </w:rPr>
        <w:t xml:space="preserve"> </w:t>
      </w:r>
      <w:r>
        <w:t>R.</w:t>
      </w:r>
      <w:r>
        <w:rPr>
          <w:spacing w:val="22"/>
        </w:rPr>
        <w:t xml:space="preserve"> </w:t>
      </w:r>
      <w:r>
        <w:t>C.</w:t>
      </w:r>
      <w:r>
        <w:rPr>
          <w:spacing w:val="80"/>
        </w:rPr>
        <w:t xml:space="preserve"> </w:t>
      </w:r>
      <w:r>
        <w:t>(2013).</w:t>
      </w:r>
      <w:r>
        <w:rPr>
          <w:spacing w:val="80"/>
        </w:rPr>
        <w:t xml:space="preserve"> </w:t>
      </w:r>
      <w:r>
        <w:t>Theta</w:t>
      </w:r>
      <w:r>
        <w:rPr>
          <w:spacing w:val="22"/>
        </w:rPr>
        <w:t xml:space="preserve"> </w:t>
      </w:r>
      <w:r>
        <w:t>coordinated</w:t>
      </w:r>
      <w:r>
        <w:rPr>
          <w:spacing w:val="22"/>
        </w:rPr>
        <w:t xml:space="preserve"> </w:t>
      </w:r>
      <w:r>
        <w:t>error-driven</w:t>
      </w:r>
      <w:r>
        <w:rPr>
          <w:spacing w:val="22"/>
        </w:rPr>
        <w:t xml:space="preserve"> </w:t>
      </w:r>
      <w:r>
        <w:t>learning</w:t>
      </w:r>
      <w:r>
        <w:rPr>
          <w:spacing w:val="22"/>
        </w:rPr>
        <w:t xml:space="preserve"> </w:t>
      </w:r>
      <w:r>
        <w:t>in</w:t>
      </w:r>
      <w:r>
        <w:rPr>
          <w:spacing w:val="22"/>
        </w:rPr>
        <w:t xml:space="preserve"> </w:t>
      </w:r>
      <w:r>
        <w:t>the hippocampus.</w:t>
      </w:r>
      <w:r>
        <w:rPr>
          <w:spacing w:val="53"/>
          <w:w w:val="150"/>
        </w:rPr>
        <w:t xml:space="preserve"> </w:t>
      </w:r>
      <w:r>
        <w:rPr>
          <w:i/>
        </w:rPr>
        <w:t>PLoS</w:t>
      </w:r>
      <w:r>
        <w:rPr>
          <w:i/>
          <w:spacing w:val="15"/>
        </w:rPr>
        <w:t xml:space="preserve"> </w:t>
      </w:r>
      <w:r>
        <w:rPr>
          <w:i/>
        </w:rPr>
        <w:t>Computational</w:t>
      </w:r>
      <w:r>
        <w:rPr>
          <w:i/>
          <w:spacing w:val="14"/>
        </w:rPr>
        <w:t xml:space="preserve"> </w:t>
      </w:r>
      <w:r>
        <w:rPr>
          <w:i/>
        </w:rPr>
        <w:t>Biology</w:t>
      </w:r>
      <w:r>
        <w:t>,</w:t>
      </w:r>
      <w:r>
        <w:rPr>
          <w:spacing w:val="19"/>
        </w:rPr>
        <w:t xml:space="preserve"> </w:t>
      </w:r>
      <w:r>
        <w:rPr>
          <w:i/>
        </w:rPr>
        <w:t>9</w:t>
      </w:r>
      <w:r>
        <w:t>,</w:t>
      </w:r>
      <w:r>
        <w:rPr>
          <w:spacing w:val="19"/>
        </w:rPr>
        <w:t xml:space="preserve"> </w:t>
      </w:r>
      <w:r>
        <w:t>e1003067.</w:t>
      </w:r>
      <w:r>
        <w:rPr>
          <w:spacing w:val="54"/>
          <w:w w:val="150"/>
        </w:rPr>
        <w:t xml:space="preserve"> </w:t>
      </w:r>
      <w:r>
        <w:t>Retrieved</w:t>
      </w:r>
      <w:r>
        <w:rPr>
          <w:spacing w:val="15"/>
        </w:rPr>
        <w:t xml:space="preserve"> </w:t>
      </w:r>
      <w:r>
        <w:t>from</w:t>
      </w:r>
      <w:r>
        <w:rPr>
          <w:spacing w:val="14"/>
        </w:rPr>
        <w:t xml:space="preserve"> </w:t>
      </w:r>
      <w:r>
        <w:rPr>
          <w:rFonts w:ascii="Courier New" w:hAnsi="Courier New"/>
          <w:spacing w:val="-2"/>
        </w:rPr>
        <w:t>http://www.ncbi</w:t>
      </w:r>
    </w:p>
    <w:p w14:paraId="73443C27" w14:textId="77777777" w:rsidR="00A529FC" w:rsidRDefault="00000000">
      <w:pPr>
        <w:pStyle w:val="BodyText"/>
        <w:spacing w:before="4" w:line="249" w:lineRule="exact"/>
        <w:ind w:left="665"/>
        <w:rPr>
          <w:rFonts w:ascii="Courier New"/>
        </w:rPr>
      </w:pPr>
      <w:r>
        <w:rPr>
          <w:rFonts w:ascii="Courier New"/>
          <w:spacing w:val="-2"/>
        </w:rPr>
        <w:t>.nlm.nih.gov/pubmed/23762019</w:t>
      </w:r>
    </w:p>
    <w:p w14:paraId="1BC4AB31" w14:textId="77777777" w:rsidR="00A529FC" w:rsidRDefault="00000000">
      <w:pPr>
        <w:pStyle w:val="BodyText"/>
        <w:spacing w:line="256" w:lineRule="auto"/>
        <w:ind w:left="665" w:right="119" w:hanging="546"/>
        <w:jc w:val="both"/>
      </w:pPr>
      <w:r>
        <w:t>Kitamura,</w:t>
      </w:r>
      <w:r>
        <w:rPr>
          <w:spacing w:val="-9"/>
        </w:rPr>
        <w:t xml:space="preserve"> </w:t>
      </w:r>
      <w:r>
        <w:t>T.,</w:t>
      </w:r>
      <w:r>
        <w:rPr>
          <w:spacing w:val="-9"/>
        </w:rPr>
        <w:t xml:space="preserve"> </w:t>
      </w:r>
      <w:r>
        <w:t>Sun,</w:t>
      </w:r>
      <w:r>
        <w:rPr>
          <w:spacing w:val="-9"/>
        </w:rPr>
        <w:t xml:space="preserve"> </w:t>
      </w:r>
      <w:r>
        <w:t>C.,</w:t>
      </w:r>
      <w:r>
        <w:rPr>
          <w:spacing w:val="-9"/>
        </w:rPr>
        <w:t xml:space="preserve"> </w:t>
      </w:r>
      <w:r>
        <w:t>Martin,</w:t>
      </w:r>
      <w:r>
        <w:rPr>
          <w:spacing w:val="-9"/>
        </w:rPr>
        <w:t xml:space="preserve"> </w:t>
      </w:r>
      <w:r>
        <w:t>J.,</w:t>
      </w:r>
      <w:r>
        <w:rPr>
          <w:spacing w:val="-9"/>
        </w:rPr>
        <w:t xml:space="preserve"> </w:t>
      </w:r>
      <w:r>
        <w:t>Kitch,</w:t>
      </w:r>
      <w:r>
        <w:rPr>
          <w:spacing w:val="-9"/>
        </w:rPr>
        <w:t xml:space="preserve"> </w:t>
      </w:r>
      <w:r>
        <w:t>L.</w:t>
      </w:r>
      <w:r>
        <w:rPr>
          <w:spacing w:val="-9"/>
        </w:rPr>
        <w:t xml:space="preserve"> </w:t>
      </w:r>
      <w:r>
        <w:t>J.,</w:t>
      </w:r>
      <w:r>
        <w:rPr>
          <w:spacing w:val="-9"/>
        </w:rPr>
        <w:t xml:space="preserve"> </w:t>
      </w:r>
      <w:r>
        <w:t>Schnitzer,</w:t>
      </w:r>
      <w:r>
        <w:rPr>
          <w:spacing w:val="-9"/>
        </w:rPr>
        <w:t xml:space="preserve"> </w:t>
      </w:r>
      <w:r>
        <w:t>M.</w:t>
      </w:r>
      <w:r>
        <w:rPr>
          <w:spacing w:val="-9"/>
        </w:rPr>
        <w:t xml:space="preserve"> </w:t>
      </w:r>
      <w:r>
        <w:t>J.,</w:t>
      </w:r>
      <w:r>
        <w:rPr>
          <w:spacing w:val="-10"/>
        </w:rPr>
        <w:t xml:space="preserve"> </w:t>
      </w:r>
      <w:r>
        <w:t>&amp;</w:t>
      </w:r>
      <w:r>
        <w:rPr>
          <w:spacing w:val="-9"/>
        </w:rPr>
        <w:t xml:space="preserve"> </w:t>
      </w:r>
      <w:r>
        <w:t>Tonegawa,</w:t>
      </w:r>
      <w:r>
        <w:rPr>
          <w:spacing w:val="-9"/>
        </w:rPr>
        <w:t xml:space="preserve"> </w:t>
      </w:r>
      <w:r>
        <w:t>S.</w:t>
      </w:r>
      <w:r>
        <w:rPr>
          <w:spacing w:val="12"/>
        </w:rPr>
        <w:t xml:space="preserve"> </w:t>
      </w:r>
      <w:r>
        <w:t>(2015).</w:t>
      </w:r>
      <w:r>
        <w:rPr>
          <w:spacing w:val="12"/>
        </w:rPr>
        <w:t xml:space="preserve"> </w:t>
      </w:r>
      <w:r>
        <w:t>Entorhinal</w:t>
      </w:r>
      <w:r>
        <w:rPr>
          <w:spacing w:val="-10"/>
        </w:rPr>
        <w:t xml:space="preserve"> </w:t>
      </w:r>
      <w:r>
        <w:t>Cortical Ocean Cells Encode Specific Contexts and Drive Context-Specific Fear Memory.</w:t>
      </w:r>
      <w:r>
        <w:rPr>
          <w:spacing w:val="40"/>
        </w:rPr>
        <w:t xml:space="preserve"> </w:t>
      </w:r>
      <w:r>
        <w:rPr>
          <w:i/>
        </w:rPr>
        <w:t>Neuron</w:t>
      </w:r>
      <w:r>
        <w:t xml:space="preserve">, </w:t>
      </w:r>
      <w:r>
        <w:rPr>
          <w:i/>
        </w:rPr>
        <w:t>87</w:t>
      </w:r>
      <w:r>
        <w:t>(6), 1317–1331. doi: 10.1016/j.neuron.2015.08.036</w:t>
      </w:r>
    </w:p>
    <w:p w14:paraId="62E83690" w14:textId="77777777" w:rsidR="00A529FC" w:rsidRDefault="00000000">
      <w:pPr>
        <w:pStyle w:val="BodyText"/>
        <w:spacing w:before="1" w:line="256" w:lineRule="auto"/>
        <w:ind w:left="665" w:right="119" w:hanging="546"/>
        <w:jc w:val="both"/>
      </w:pPr>
      <w:r>
        <w:t>Kobayashi, K., &amp; Poo, M.-m.</w:t>
      </w:r>
      <w:r>
        <w:rPr>
          <w:spacing w:val="40"/>
        </w:rPr>
        <w:t xml:space="preserve"> </w:t>
      </w:r>
      <w:r>
        <w:t>(2004).</w:t>
      </w:r>
      <w:r>
        <w:rPr>
          <w:spacing w:val="40"/>
        </w:rPr>
        <w:t xml:space="preserve"> </w:t>
      </w:r>
      <w:r>
        <w:t>Spike Train Timing-Dependent Associative Modification of Hip- pocampal CA3 Recurrent Synapses by Mossy Fibers.</w:t>
      </w:r>
      <w:r>
        <w:rPr>
          <w:spacing w:val="40"/>
        </w:rPr>
        <w:t xml:space="preserve"> </w:t>
      </w:r>
      <w:r>
        <w:rPr>
          <w:i/>
        </w:rPr>
        <w:t>Neuron</w:t>
      </w:r>
      <w:r>
        <w:t xml:space="preserve">, </w:t>
      </w:r>
      <w:r>
        <w:rPr>
          <w:i/>
        </w:rPr>
        <w:t>41</w:t>
      </w:r>
      <w:r>
        <w:t>(3), 445–454.</w:t>
      </w:r>
      <w:r>
        <w:rPr>
          <w:spacing w:val="40"/>
        </w:rPr>
        <w:t xml:space="preserve"> </w:t>
      </w:r>
      <w:r>
        <w:t>doi:</w:t>
      </w:r>
      <w:r>
        <w:rPr>
          <w:spacing w:val="40"/>
        </w:rPr>
        <w:t xml:space="preserve"> </w:t>
      </w:r>
      <w:r>
        <w:t xml:space="preserve">10.1016/ </w:t>
      </w:r>
      <w:r>
        <w:rPr>
          <w:spacing w:val="-2"/>
        </w:rPr>
        <w:t>S0896-6273(03)00873-0</w:t>
      </w:r>
    </w:p>
    <w:p w14:paraId="01822242" w14:textId="77777777" w:rsidR="00A529FC" w:rsidRDefault="00000000">
      <w:pPr>
        <w:pStyle w:val="BodyText"/>
        <w:spacing w:before="1" w:line="256" w:lineRule="auto"/>
        <w:ind w:left="665" w:right="119" w:hanging="546"/>
        <w:jc w:val="both"/>
      </w:pPr>
      <w:r>
        <w:t>Kok,</w:t>
      </w:r>
      <w:r>
        <w:rPr>
          <w:spacing w:val="-13"/>
        </w:rPr>
        <w:t xml:space="preserve"> </w:t>
      </w:r>
      <w:r>
        <w:t>P.,</w:t>
      </w:r>
      <w:r>
        <w:rPr>
          <w:spacing w:val="-13"/>
        </w:rPr>
        <w:t xml:space="preserve"> </w:t>
      </w:r>
      <w:r>
        <w:t>&amp;</w:t>
      </w:r>
      <w:r>
        <w:rPr>
          <w:spacing w:val="-13"/>
        </w:rPr>
        <w:t xml:space="preserve"> </w:t>
      </w:r>
      <w:r>
        <w:t>Turk-Browne,</w:t>
      </w:r>
      <w:r>
        <w:rPr>
          <w:spacing w:val="-13"/>
        </w:rPr>
        <w:t xml:space="preserve"> </w:t>
      </w:r>
      <w:r>
        <w:t>N.</w:t>
      </w:r>
      <w:r>
        <w:rPr>
          <w:spacing w:val="-13"/>
        </w:rPr>
        <w:t xml:space="preserve"> </w:t>
      </w:r>
      <w:r>
        <w:t>B. (2018). Associative</w:t>
      </w:r>
      <w:r>
        <w:rPr>
          <w:spacing w:val="-13"/>
        </w:rPr>
        <w:t xml:space="preserve"> </w:t>
      </w:r>
      <w:r>
        <w:t>prediction</w:t>
      </w:r>
      <w:r>
        <w:rPr>
          <w:spacing w:val="-13"/>
        </w:rPr>
        <w:t xml:space="preserve"> </w:t>
      </w:r>
      <w:r>
        <w:t>of</w:t>
      </w:r>
      <w:r>
        <w:rPr>
          <w:spacing w:val="-13"/>
        </w:rPr>
        <w:t xml:space="preserve"> </w:t>
      </w:r>
      <w:r>
        <w:t>visual</w:t>
      </w:r>
      <w:r>
        <w:rPr>
          <w:spacing w:val="-13"/>
        </w:rPr>
        <w:t xml:space="preserve"> </w:t>
      </w:r>
      <w:r>
        <w:t>shape</w:t>
      </w:r>
      <w:r>
        <w:rPr>
          <w:spacing w:val="-13"/>
        </w:rPr>
        <w:t xml:space="preserve"> </w:t>
      </w:r>
      <w:r>
        <w:t>in</w:t>
      </w:r>
      <w:r>
        <w:rPr>
          <w:spacing w:val="-13"/>
        </w:rPr>
        <w:t xml:space="preserve"> </w:t>
      </w:r>
      <w:r>
        <w:t>the</w:t>
      </w:r>
      <w:r>
        <w:rPr>
          <w:spacing w:val="-13"/>
        </w:rPr>
        <w:t xml:space="preserve"> </w:t>
      </w:r>
      <w:r>
        <w:t xml:space="preserve">hippocampus. </w:t>
      </w:r>
      <w:r>
        <w:rPr>
          <w:i/>
        </w:rPr>
        <w:t>Journal of Neuroscience</w:t>
      </w:r>
      <w:r>
        <w:t xml:space="preserve">, </w:t>
      </w:r>
      <w:r>
        <w:rPr>
          <w:i/>
        </w:rPr>
        <w:t>38</w:t>
      </w:r>
      <w:r>
        <w:t>(31), 6888–6899.</w:t>
      </w:r>
      <w:r>
        <w:rPr>
          <w:spacing w:val="40"/>
        </w:rPr>
        <w:t xml:space="preserve"> </w:t>
      </w:r>
      <w:r>
        <w:t>doi: 10.1523/JNEUROSCI.0163-18.2018</w:t>
      </w:r>
    </w:p>
    <w:p w14:paraId="7868FFB0" w14:textId="4FA9E683" w:rsidR="00A529FC" w:rsidRDefault="002F233B">
      <w:pPr>
        <w:pStyle w:val="BodyText"/>
        <w:spacing w:line="256" w:lineRule="auto"/>
        <w:ind w:left="665" w:right="117" w:hanging="546"/>
        <w:jc w:val="both"/>
      </w:pPr>
      <w:del w:id="781" w:author="Author" w:date="2022-09-10T01:53:00Z">
        <w:r>
          <w:rPr>
            <w:noProof/>
          </w:rPr>
          <mc:AlternateContent>
            <mc:Choice Requires="wps">
              <w:drawing>
                <wp:anchor distT="0" distB="0" distL="114300" distR="114300" simplePos="0" relativeHeight="487686144" behindDoc="1" locked="0" layoutInCell="1" allowOverlap="1" wp14:anchorId="43FD05D5" wp14:editId="5CD598D7">
                  <wp:simplePos x="0" y="0"/>
                  <wp:positionH relativeFrom="page">
                    <wp:posOffset>4521200</wp:posOffset>
                  </wp:positionH>
                  <wp:positionV relativeFrom="paragraph">
                    <wp:posOffset>643890</wp:posOffset>
                  </wp:positionV>
                  <wp:extent cx="41910" cy="0"/>
                  <wp:effectExtent l="0" t="0" r="8890" b="12700"/>
                  <wp:wrapNone/>
                  <wp:docPr id="10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69E816" id="Line 4" o:spid="_x0000_s1026" style="position:absolute;z-index:-15630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0.7pt" to="359.3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" strokeweight=".14042mm">
                  <o:lock v:ext="edit" shapetype="f"/>
                  <w10:wrap anchorx="page"/>
                </v:line>
              </w:pict>
            </mc:Fallback>
          </mc:AlternateContent>
        </w:r>
      </w:del>
      <w:ins w:id="782" w:author="Author" w:date="2022-09-10T01:53:00Z">
        <w:r w:rsidR="006228F8">
          <w:rPr>
            <w:noProof/>
          </w:rPr>
          <mc:AlternateContent>
            <mc:Choice Requires="wps">
              <w:drawing>
                <wp:anchor distT="0" distB="0" distL="114300" distR="114300" simplePos="0" relativeHeight="486602752" behindDoc="1" locked="0" layoutInCell="1" allowOverlap="1" wp14:anchorId="1C6C9DEA" wp14:editId="0DF2DBB9">
                  <wp:simplePos x="0" y="0"/>
                  <wp:positionH relativeFrom="page">
                    <wp:posOffset>4521200</wp:posOffset>
                  </wp:positionH>
                  <wp:positionV relativeFrom="paragraph">
                    <wp:posOffset>643890</wp:posOffset>
                  </wp:positionV>
                  <wp:extent cx="41910" cy="0"/>
                  <wp:effectExtent l="0" t="0" r="8890" b="1270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EA98E" id="Line 4" o:spid="_x0000_s1026" style="position:absolute;z-index:-16713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6pt,50.7pt" to="359.3pt,50.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" strokeweight=".14042mm">
                  <o:lock v:ext="edit" shapetype="f"/>
                  <w10:wrap anchorx="page"/>
                </v:line>
              </w:pict>
            </mc:Fallback>
          </mc:AlternateContent>
        </w:r>
      </w:ins>
      <w:r w:rsidR="00000000">
        <w:t>Kowadlo, G., Ahmed, A., &amp; Rawlinson, D.</w:t>
      </w:r>
      <w:r w:rsidR="00000000">
        <w:rPr>
          <w:spacing w:val="40"/>
        </w:rPr>
        <w:t xml:space="preserve"> </w:t>
      </w:r>
      <w:r w:rsidR="00000000">
        <w:t>(2020).</w:t>
      </w:r>
      <w:r w:rsidR="00000000">
        <w:rPr>
          <w:spacing w:val="40"/>
        </w:rPr>
        <w:t xml:space="preserve"> </w:t>
      </w:r>
      <w:r w:rsidR="00000000">
        <w:t>Unsupervised One-Shot Learning of Both Specific Instances</w:t>
      </w:r>
      <w:r w:rsidR="00000000">
        <w:rPr>
          <w:spacing w:val="-4"/>
        </w:rPr>
        <w:t xml:space="preserve"> </w:t>
      </w:r>
      <w:r w:rsidR="00000000">
        <w:t>and</w:t>
      </w:r>
      <w:r w:rsidR="00000000">
        <w:rPr>
          <w:spacing w:val="-4"/>
        </w:rPr>
        <w:t xml:space="preserve"> </w:t>
      </w:r>
      <w:r w:rsidR="00000000">
        <w:t>Generalised</w:t>
      </w:r>
      <w:r w:rsidR="00000000">
        <w:rPr>
          <w:spacing w:val="-4"/>
        </w:rPr>
        <w:t xml:space="preserve"> </w:t>
      </w:r>
      <w:r w:rsidR="00000000">
        <w:t>Classes</w:t>
      </w:r>
      <w:r w:rsidR="00000000">
        <w:rPr>
          <w:spacing w:val="-4"/>
        </w:rPr>
        <w:t xml:space="preserve"> </w:t>
      </w:r>
      <w:r w:rsidR="00000000">
        <w:t>with</w:t>
      </w:r>
      <w:r w:rsidR="00000000">
        <w:rPr>
          <w:spacing w:val="-4"/>
        </w:rPr>
        <w:t xml:space="preserve"> </w:t>
      </w:r>
      <w:r w:rsidR="00000000">
        <w:t>a</w:t>
      </w:r>
      <w:r w:rsidR="00000000">
        <w:rPr>
          <w:spacing w:val="-4"/>
        </w:rPr>
        <w:t xml:space="preserve"> </w:t>
      </w:r>
      <w:r w:rsidR="00000000">
        <w:t>Hippocampal</w:t>
      </w:r>
      <w:r w:rsidR="00000000">
        <w:rPr>
          <w:spacing w:val="-4"/>
        </w:rPr>
        <w:t xml:space="preserve"> </w:t>
      </w:r>
      <w:r w:rsidR="00000000">
        <w:t>Architecture.</w:t>
      </w:r>
      <w:r w:rsidR="00000000">
        <w:rPr>
          <w:spacing w:val="27"/>
        </w:rPr>
        <w:t xml:space="preserve"> </w:t>
      </w:r>
      <w:r w:rsidR="00000000">
        <w:t>In</w:t>
      </w:r>
      <w:r w:rsidR="00000000">
        <w:rPr>
          <w:spacing w:val="-4"/>
        </w:rPr>
        <w:t xml:space="preserve"> </w:t>
      </w:r>
      <w:r w:rsidR="00000000">
        <w:t>M.</w:t>
      </w:r>
      <w:r w:rsidR="00000000">
        <w:rPr>
          <w:spacing w:val="-4"/>
        </w:rPr>
        <w:t xml:space="preserve"> </w:t>
      </w:r>
      <w:r w:rsidR="00000000">
        <w:t>Gallagher,</w:t>
      </w:r>
      <w:r w:rsidR="00000000">
        <w:rPr>
          <w:spacing w:val="-3"/>
        </w:rPr>
        <w:t xml:space="preserve"> </w:t>
      </w:r>
      <w:r w:rsidR="00000000">
        <w:t>N.</w:t>
      </w:r>
      <w:r w:rsidR="00000000">
        <w:rPr>
          <w:spacing w:val="-4"/>
        </w:rPr>
        <w:t xml:space="preserve"> </w:t>
      </w:r>
      <w:r w:rsidR="00000000">
        <w:t xml:space="preserve">Moustafa, &amp; E. Lakshika (Eds.), </w:t>
      </w:r>
      <w:r w:rsidR="00000000">
        <w:rPr>
          <w:i/>
        </w:rPr>
        <w:t xml:space="preserve">AI 2020: Advances in Artificial Intelligence </w:t>
      </w:r>
      <w:r w:rsidR="00000000">
        <w:t>(pp. 395–406).</w:t>
      </w:r>
      <w:r w:rsidR="00000000">
        <w:rPr>
          <w:spacing w:val="40"/>
        </w:rPr>
        <w:t xml:space="preserve"> </w:t>
      </w:r>
      <w:r w:rsidR="00000000">
        <w:t>Cham: Springer International Publishing. doi: 10.1007/978-3-030-64984-5 31</w:t>
      </w:r>
    </w:p>
    <w:p w14:paraId="6F25E83D" w14:textId="77777777" w:rsidR="00A529FC" w:rsidRDefault="00000000" w:rsidP="007576F6">
      <w:pPr>
        <w:pStyle w:val="BodyText"/>
        <w:spacing w:before="2" w:line="256" w:lineRule="auto"/>
        <w:ind w:left="665" w:right="117" w:hanging="546"/>
        <w:jc w:val="both"/>
      </w:pPr>
      <w:r>
        <w:t>Kumaran, D., &amp; McClelland, J. L.</w:t>
      </w:r>
      <w:r>
        <w:rPr>
          <w:spacing w:val="40"/>
        </w:rPr>
        <w:t xml:space="preserve"> </w:t>
      </w:r>
      <w:r>
        <w:t>(2012).</w:t>
      </w:r>
      <w:r>
        <w:rPr>
          <w:spacing w:val="40"/>
        </w:rPr>
        <w:t xml:space="preserve"> </w:t>
      </w:r>
      <w:r>
        <w:t>Generalization through the recurrent interaction of episodic memories:</w:t>
      </w:r>
      <w:r>
        <w:rPr>
          <w:spacing w:val="35"/>
        </w:rPr>
        <w:t xml:space="preserve"> </w:t>
      </w:r>
      <w:r>
        <w:t>A</w:t>
      </w:r>
      <w:r>
        <w:rPr>
          <w:spacing w:val="8"/>
        </w:rPr>
        <w:t xml:space="preserve"> </w:t>
      </w:r>
      <w:r>
        <w:t>model</w:t>
      </w:r>
      <w:r>
        <w:rPr>
          <w:spacing w:val="9"/>
        </w:rPr>
        <w:t xml:space="preserve"> </w:t>
      </w:r>
      <w:r>
        <w:t>of</w:t>
      </w:r>
      <w:r>
        <w:rPr>
          <w:spacing w:val="8"/>
        </w:rPr>
        <w:t xml:space="preserve"> </w:t>
      </w:r>
      <w:r>
        <w:t>the</w:t>
      </w:r>
      <w:r>
        <w:rPr>
          <w:spacing w:val="9"/>
        </w:rPr>
        <w:t xml:space="preserve"> </w:t>
      </w:r>
      <w:r>
        <w:t>hippocampal</w:t>
      </w:r>
      <w:r>
        <w:rPr>
          <w:spacing w:val="9"/>
        </w:rPr>
        <w:t xml:space="preserve"> </w:t>
      </w:r>
      <w:r>
        <w:t>system.</w:t>
      </w:r>
      <w:r>
        <w:rPr>
          <w:spacing w:val="63"/>
        </w:rPr>
        <w:t xml:space="preserve"> </w:t>
      </w:r>
      <w:r>
        <w:rPr>
          <w:i/>
        </w:rPr>
        <w:t>Psychological</w:t>
      </w:r>
      <w:r>
        <w:rPr>
          <w:i/>
          <w:spacing w:val="8"/>
        </w:rPr>
        <w:t xml:space="preserve"> </w:t>
      </w:r>
      <w:r>
        <w:rPr>
          <w:i/>
        </w:rPr>
        <w:t>Review</w:t>
      </w:r>
      <w:r>
        <w:t>,</w:t>
      </w:r>
      <w:r>
        <w:rPr>
          <w:spacing w:val="13"/>
        </w:rPr>
        <w:t xml:space="preserve"> </w:t>
      </w:r>
      <w:r>
        <w:rPr>
          <w:i/>
        </w:rPr>
        <w:t>119</w:t>
      </w:r>
      <w:r>
        <w:t>(3),</w:t>
      </w:r>
      <w:r>
        <w:rPr>
          <w:spacing w:val="12"/>
        </w:rPr>
        <w:t xml:space="preserve"> </w:t>
      </w:r>
      <w:r>
        <w:t>573–616.</w:t>
      </w:r>
      <w:r>
        <w:rPr>
          <w:spacing w:val="63"/>
        </w:rPr>
        <w:t xml:space="preserve"> </w:t>
      </w:r>
      <w:r>
        <w:t>doi:</w:t>
      </w:r>
      <w:r>
        <w:rPr>
          <w:spacing w:val="35"/>
        </w:rPr>
        <w:t xml:space="preserve"> </w:t>
      </w:r>
      <w:r>
        <w:rPr>
          <w:spacing w:val="-7"/>
        </w:rPr>
        <w:t>10</w:t>
      </w:r>
    </w:p>
    <w:p w14:paraId="1C4B67B8" w14:textId="77777777" w:rsidR="00A529FC" w:rsidRDefault="00000000" w:rsidP="007576F6">
      <w:pPr>
        <w:pStyle w:val="BodyText"/>
        <w:ind w:left="665"/>
      </w:pPr>
      <w:r>
        <w:rPr>
          <w:spacing w:val="-2"/>
        </w:rPr>
        <w:t>.1037/a0028681</w:t>
      </w:r>
    </w:p>
    <w:p w14:paraId="13D6C58E" w14:textId="77777777" w:rsidR="00A529FC" w:rsidRDefault="00000000">
      <w:pPr>
        <w:pStyle w:val="BodyText"/>
        <w:spacing w:before="18" w:line="256" w:lineRule="auto"/>
        <w:ind w:left="665" w:right="117" w:hanging="546"/>
        <w:jc w:val="both"/>
      </w:pPr>
      <w:r>
        <w:t>Kunec, S., Hasselmo, M. E., &amp; Kopell, N.</w:t>
      </w:r>
      <w:r>
        <w:rPr>
          <w:spacing w:val="40"/>
        </w:rPr>
        <w:t xml:space="preserve"> </w:t>
      </w:r>
      <w:r>
        <w:t>(2005).</w:t>
      </w:r>
      <w:r>
        <w:rPr>
          <w:spacing w:val="40"/>
        </w:rPr>
        <w:t xml:space="preserve"> </w:t>
      </w:r>
      <w:r>
        <w:t>Encoding and Retrieval in the CA3 Region of the Hippocampus: A</w:t>
      </w:r>
      <w:r>
        <w:rPr>
          <w:spacing w:val="-7"/>
        </w:rPr>
        <w:t xml:space="preserve"> </w:t>
      </w:r>
      <w:r>
        <w:t>Model</w:t>
      </w:r>
      <w:r>
        <w:rPr>
          <w:spacing w:val="-7"/>
        </w:rPr>
        <w:t xml:space="preserve"> </w:t>
      </w:r>
      <w:r>
        <w:t>of</w:t>
      </w:r>
      <w:r>
        <w:rPr>
          <w:spacing w:val="-7"/>
        </w:rPr>
        <w:t xml:space="preserve"> </w:t>
      </w:r>
      <w:r>
        <w:t>Theta-Phase</w:t>
      </w:r>
      <w:r>
        <w:rPr>
          <w:spacing w:val="-7"/>
        </w:rPr>
        <w:t xml:space="preserve"> </w:t>
      </w:r>
      <w:r>
        <w:t>Separation.</w:t>
      </w:r>
      <w:r>
        <w:rPr>
          <w:spacing w:val="20"/>
        </w:rPr>
        <w:t xml:space="preserve"> </w:t>
      </w:r>
      <w:r>
        <w:rPr>
          <w:i/>
        </w:rPr>
        <w:t>Journal</w:t>
      </w:r>
      <w:r>
        <w:rPr>
          <w:i/>
          <w:spacing w:val="-7"/>
        </w:rPr>
        <w:t xml:space="preserve"> </w:t>
      </w:r>
      <w:r>
        <w:rPr>
          <w:i/>
        </w:rPr>
        <w:t>of</w:t>
      </w:r>
      <w:r>
        <w:rPr>
          <w:i/>
          <w:spacing w:val="-7"/>
        </w:rPr>
        <w:t xml:space="preserve"> </w:t>
      </w:r>
      <w:r>
        <w:rPr>
          <w:i/>
        </w:rPr>
        <w:t>Neurophysiology</w:t>
      </w:r>
      <w:r>
        <w:t>,</w:t>
      </w:r>
      <w:r>
        <w:rPr>
          <w:spacing w:val="-6"/>
        </w:rPr>
        <w:t xml:space="preserve"> </w:t>
      </w:r>
      <w:r>
        <w:rPr>
          <w:i/>
        </w:rPr>
        <w:t>94</w:t>
      </w:r>
      <w:r>
        <w:t>(1),</w:t>
      </w:r>
      <w:r>
        <w:rPr>
          <w:spacing w:val="-6"/>
        </w:rPr>
        <w:t xml:space="preserve"> </w:t>
      </w:r>
      <w:r>
        <w:t>70–82.</w:t>
      </w:r>
      <w:r>
        <w:rPr>
          <w:spacing w:val="20"/>
        </w:rPr>
        <w:t xml:space="preserve"> </w:t>
      </w:r>
      <w:r>
        <w:t xml:space="preserve">doi: </w:t>
      </w:r>
      <w:r>
        <w:rPr>
          <w:spacing w:val="-2"/>
        </w:rPr>
        <w:t>10.1152/jn.00731.2004</w:t>
      </w:r>
    </w:p>
    <w:p w14:paraId="3165858B" w14:textId="77777777" w:rsidR="00A529FC" w:rsidRDefault="00000000">
      <w:pPr>
        <w:pStyle w:val="BodyText"/>
        <w:spacing w:before="1" w:line="256" w:lineRule="auto"/>
        <w:ind w:left="665" w:right="117" w:hanging="546"/>
        <w:jc w:val="both"/>
      </w:pPr>
      <w:r>
        <w:t>LeCun, Y., Bengio, Y.,</w:t>
      </w:r>
      <w:r>
        <w:rPr>
          <w:spacing w:val="-2"/>
        </w:rPr>
        <w:t xml:space="preserve"> </w:t>
      </w:r>
      <w:r>
        <w:t>&amp;</w:t>
      </w:r>
      <w:r>
        <w:rPr>
          <w:spacing w:val="-2"/>
        </w:rPr>
        <w:t xml:space="preserve"> </w:t>
      </w:r>
      <w:r>
        <w:t>Hinton, G.</w:t>
      </w:r>
      <w:r>
        <w:rPr>
          <w:spacing w:val="36"/>
        </w:rPr>
        <w:t xml:space="preserve"> </w:t>
      </w:r>
      <w:r>
        <w:t>(2015).</w:t>
      </w:r>
      <w:r>
        <w:rPr>
          <w:spacing w:val="35"/>
        </w:rPr>
        <w:t xml:space="preserve"> </w:t>
      </w:r>
      <w:r>
        <w:t>Deep</w:t>
      </w:r>
      <w:r>
        <w:rPr>
          <w:spacing w:val="-2"/>
        </w:rPr>
        <w:t xml:space="preserve"> </w:t>
      </w:r>
      <w:r>
        <w:t>learning.</w:t>
      </w:r>
      <w:r>
        <w:rPr>
          <w:spacing w:val="35"/>
        </w:rPr>
        <w:t xml:space="preserve"> </w:t>
      </w:r>
      <w:r>
        <w:rPr>
          <w:i/>
        </w:rPr>
        <w:t>Nature</w:t>
      </w:r>
      <w:r>
        <w:t xml:space="preserve">, </w:t>
      </w:r>
      <w:r>
        <w:rPr>
          <w:i/>
        </w:rPr>
        <w:t>521</w:t>
      </w:r>
      <w:r>
        <w:t>(7553), 436–444.</w:t>
      </w:r>
      <w:r>
        <w:rPr>
          <w:spacing w:val="35"/>
        </w:rPr>
        <w:t xml:space="preserve"> </w:t>
      </w:r>
      <w:r>
        <w:t xml:space="preserve">doi: 10.1038/ </w:t>
      </w:r>
      <w:r>
        <w:rPr>
          <w:spacing w:val="-2"/>
        </w:rPr>
        <w:t>nature14539</w:t>
      </w:r>
    </w:p>
    <w:p w14:paraId="674BE1CA" w14:textId="77777777" w:rsidR="00ED530C" w:rsidRDefault="00000000">
      <w:pPr>
        <w:pStyle w:val="BodyText"/>
        <w:spacing w:before="1"/>
        <w:ind w:left="120"/>
        <w:jc w:val="both"/>
        <w:rPr>
          <w:del w:id="783" w:author="Author" w:date="2022-09-10T01:53:00Z"/>
        </w:rPr>
      </w:pPr>
      <w:del w:id="784" w:author="Author" w:date="2022-09-10T01:53:00Z">
        <w:r>
          <w:delText>Lee,</w:delText>
        </w:r>
        <w:r>
          <w:rPr>
            <w:spacing w:val="13"/>
          </w:rPr>
          <w:delText xml:space="preserve"> </w:delText>
        </w:r>
        <w:r>
          <w:delText>H.</w:delText>
        </w:r>
        <w:r>
          <w:rPr>
            <w:spacing w:val="66"/>
          </w:rPr>
          <w:delText xml:space="preserve"> </w:delText>
        </w:r>
        <w:r>
          <w:delText>(2022).</w:delText>
        </w:r>
        <w:r>
          <w:rPr>
            <w:spacing w:val="65"/>
          </w:rPr>
          <w:delText xml:space="preserve"> </w:delText>
        </w:r>
        <w:r>
          <w:delText>Toward</w:delText>
        </w:r>
        <w:r>
          <w:rPr>
            <w:spacing w:val="10"/>
          </w:rPr>
          <w:delText xml:space="preserve"> </w:delText>
        </w:r>
        <w:r>
          <w:delText>the</w:delText>
        </w:r>
        <w:r>
          <w:rPr>
            <w:spacing w:val="9"/>
          </w:rPr>
          <w:delText xml:space="preserve"> </w:delText>
        </w:r>
        <w:r>
          <w:delText>biological</w:delText>
        </w:r>
        <w:r>
          <w:rPr>
            <w:spacing w:val="9"/>
          </w:rPr>
          <w:delText xml:space="preserve"> </w:delText>
        </w:r>
        <w:r>
          <w:delText>model</w:delText>
        </w:r>
        <w:r>
          <w:rPr>
            <w:spacing w:val="9"/>
          </w:rPr>
          <w:delText xml:space="preserve"> </w:delText>
        </w:r>
        <w:r>
          <w:delText>of</w:delText>
        </w:r>
        <w:r>
          <w:rPr>
            <w:spacing w:val="10"/>
          </w:rPr>
          <w:delText xml:space="preserve"> </w:delText>
        </w:r>
        <w:r>
          <w:delText>the</w:delText>
        </w:r>
        <w:r>
          <w:rPr>
            <w:spacing w:val="9"/>
          </w:rPr>
          <w:delText xml:space="preserve"> </w:delText>
        </w:r>
        <w:r>
          <w:delText>hippocampus</w:delText>
        </w:r>
        <w:r>
          <w:rPr>
            <w:spacing w:val="9"/>
          </w:rPr>
          <w:delText xml:space="preserve"> </w:delText>
        </w:r>
        <w:r>
          <w:delText>as</w:delText>
        </w:r>
        <w:r>
          <w:rPr>
            <w:spacing w:val="10"/>
          </w:rPr>
          <w:delText xml:space="preserve"> </w:delText>
        </w:r>
        <w:r>
          <w:delText>the</w:delText>
        </w:r>
        <w:r>
          <w:rPr>
            <w:spacing w:val="9"/>
          </w:rPr>
          <w:delText xml:space="preserve"> </w:delText>
        </w:r>
        <w:r>
          <w:delText>successor</w:delText>
        </w:r>
        <w:r>
          <w:rPr>
            <w:spacing w:val="9"/>
          </w:rPr>
          <w:delText xml:space="preserve"> </w:delText>
        </w:r>
        <w:r>
          <w:delText>representation</w:delText>
        </w:r>
        <w:r>
          <w:rPr>
            <w:spacing w:val="10"/>
          </w:rPr>
          <w:delText xml:space="preserve"> </w:delText>
        </w:r>
        <w:r>
          <w:rPr>
            <w:spacing w:val="-2"/>
          </w:rPr>
          <w:delText>agent.</w:delText>
        </w:r>
      </w:del>
    </w:p>
    <w:p w14:paraId="6521EC54" w14:textId="77777777" w:rsidR="00ED530C" w:rsidRDefault="00000000">
      <w:pPr>
        <w:spacing w:before="18"/>
        <w:ind w:left="665"/>
        <w:jc w:val="both"/>
        <w:rPr>
          <w:del w:id="785" w:author="Author" w:date="2022-09-10T01:53:00Z"/>
        </w:rPr>
      </w:pPr>
      <w:del w:id="786" w:author="Author" w:date="2022-09-10T01:53:00Z">
        <w:r>
          <w:rPr>
            <w:i/>
          </w:rPr>
          <w:delText>Biosystems</w:delText>
        </w:r>
        <w:r>
          <w:delText>,</w:delText>
        </w:r>
        <w:r>
          <w:rPr>
            <w:spacing w:val="-7"/>
          </w:rPr>
          <w:delText xml:space="preserve"> </w:delText>
        </w:r>
        <w:r>
          <w:rPr>
            <w:i/>
          </w:rPr>
          <w:delText>213</w:delText>
        </w:r>
        <w:r>
          <w:delText>,</w:delText>
        </w:r>
        <w:r>
          <w:rPr>
            <w:spacing w:val="-7"/>
          </w:rPr>
          <w:delText xml:space="preserve"> </w:delText>
        </w:r>
        <w:r>
          <w:delText>104612.</w:delText>
        </w:r>
        <w:r>
          <w:rPr>
            <w:spacing w:val="15"/>
          </w:rPr>
          <w:delText xml:space="preserve"> </w:delText>
        </w:r>
        <w:r>
          <w:delText>doi:</w:delText>
        </w:r>
        <w:r>
          <w:rPr>
            <w:spacing w:val="5"/>
          </w:rPr>
          <w:delText xml:space="preserve"> </w:delText>
        </w:r>
        <w:r>
          <w:rPr>
            <w:spacing w:val="-2"/>
          </w:rPr>
          <w:delText>10.1016/j.biosystems.2022.104612</w:delText>
        </w:r>
      </w:del>
    </w:p>
    <w:p w14:paraId="1EC0FEBD" w14:textId="77777777" w:rsidR="00A529FC" w:rsidRDefault="00000000" w:rsidP="007576F6">
      <w:pPr>
        <w:pStyle w:val="BodyText"/>
        <w:spacing w:before="9" w:line="230" w:lineRule="auto"/>
        <w:ind w:left="665" w:right="117" w:hanging="546"/>
        <w:jc w:val="both"/>
      </w:pPr>
      <w:r>
        <w:t>Levy, W. B.</w:t>
      </w:r>
      <w:r>
        <w:rPr>
          <w:spacing w:val="40"/>
        </w:rPr>
        <w:t xml:space="preserve"> </w:t>
      </w:r>
      <w:r>
        <w:t>(1996).</w:t>
      </w:r>
      <w:r>
        <w:rPr>
          <w:spacing w:val="40"/>
        </w:rPr>
        <w:t xml:space="preserve"> </w:t>
      </w:r>
      <w:r>
        <w:t>A sequence predicting CA3 is a flexible associator that learns and uses context to solve</w:t>
      </w:r>
      <w:r>
        <w:rPr>
          <w:spacing w:val="-12"/>
        </w:rPr>
        <w:t xml:space="preserve"> </w:t>
      </w:r>
      <w:r>
        <w:t>hippocampal-like</w:t>
      </w:r>
      <w:r>
        <w:rPr>
          <w:spacing w:val="-12"/>
        </w:rPr>
        <w:t xml:space="preserve"> </w:t>
      </w:r>
      <w:r>
        <w:t xml:space="preserve">tasks. </w:t>
      </w:r>
      <w:r>
        <w:rPr>
          <w:i/>
        </w:rPr>
        <w:t>Hippocampus</w:t>
      </w:r>
      <w:r>
        <w:t>,</w:t>
      </w:r>
      <w:r>
        <w:rPr>
          <w:spacing w:val="-11"/>
        </w:rPr>
        <w:t xml:space="preserve"> </w:t>
      </w:r>
      <w:r>
        <w:rPr>
          <w:i/>
        </w:rPr>
        <w:t>6</w:t>
      </w:r>
      <w:r>
        <w:t>(6),</w:t>
      </w:r>
      <w:r>
        <w:rPr>
          <w:spacing w:val="-11"/>
        </w:rPr>
        <w:t xml:space="preserve"> </w:t>
      </w:r>
      <w:r>
        <w:t xml:space="preserve">579–590. doi: 10.1002/(SICI)1098-1063(1996)6: </w:t>
      </w:r>
      <w:r>
        <w:rPr>
          <w:spacing w:val="-2"/>
        </w:rPr>
        <w:t>6</w:t>
      </w:r>
      <w:r>
        <w:rPr>
          <w:rFonts w:ascii="Meiryo" w:hAnsi="Meiryo"/>
          <w:i/>
          <w:spacing w:val="-2"/>
        </w:rPr>
        <w:t>(</w:t>
      </w:r>
      <w:r>
        <w:rPr>
          <w:spacing w:val="-2"/>
        </w:rPr>
        <w:t>579::AID-HIPO3</w:t>
      </w:r>
      <w:r>
        <w:rPr>
          <w:rFonts w:ascii="Meiryo" w:hAnsi="Meiryo"/>
          <w:i/>
          <w:spacing w:val="-2"/>
        </w:rPr>
        <w:t>)</w:t>
      </w:r>
      <w:r>
        <w:rPr>
          <w:spacing w:val="-2"/>
        </w:rPr>
        <w:t>3.0.CO;2-C</w:t>
      </w:r>
    </w:p>
    <w:p w14:paraId="6CF958F2" w14:textId="77777777" w:rsidR="00A529FC" w:rsidRDefault="00A529FC">
      <w:pPr>
        <w:spacing w:line="230" w:lineRule="auto"/>
        <w:jc w:val="both"/>
        <w:rPr>
          <w:ins w:id="787" w:author="Author" w:date="2022-09-10T01:53:00Z"/>
        </w:rPr>
        <w:sectPr w:rsidR="00A529FC">
          <w:pgSz w:w="12240" w:h="15840"/>
          <w:pgMar w:top="1180" w:right="1320" w:bottom="280" w:left="1320" w:header="397" w:footer="0" w:gutter="0"/>
          <w:cols w:space="720"/>
        </w:sectPr>
      </w:pPr>
    </w:p>
    <w:p w14:paraId="61744C92" w14:textId="77777777" w:rsidR="00ED530C" w:rsidRDefault="00000000">
      <w:pPr>
        <w:pStyle w:val="BodyText"/>
        <w:spacing w:line="162" w:lineRule="exact"/>
        <w:ind w:left="120"/>
        <w:rPr>
          <w:del w:id="788" w:author="Author" w:date="2022-09-10T01:53:00Z"/>
        </w:rPr>
      </w:pPr>
      <w:r>
        <w:lastRenderedPageBreak/>
        <w:t>Lillicrap,</w:t>
      </w:r>
      <w:r w:rsidRPr="007576F6">
        <w:t xml:space="preserve"> </w:t>
      </w:r>
      <w:r>
        <w:t>T.</w:t>
      </w:r>
      <w:r w:rsidRPr="007576F6">
        <w:t xml:space="preserve"> </w:t>
      </w:r>
      <w:r>
        <w:t>P.,</w:t>
      </w:r>
      <w:r w:rsidRPr="007576F6">
        <w:t xml:space="preserve"> </w:t>
      </w:r>
      <w:r>
        <w:t>Santoro,</w:t>
      </w:r>
      <w:r w:rsidRPr="007576F6">
        <w:t xml:space="preserve"> </w:t>
      </w:r>
      <w:r>
        <w:t>A.,</w:t>
      </w:r>
      <w:r w:rsidRPr="007576F6">
        <w:t xml:space="preserve"> </w:t>
      </w:r>
      <w:r>
        <w:t>Marris,</w:t>
      </w:r>
      <w:r w:rsidRPr="007576F6">
        <w:t xml:space="preserve"> </w:t>
      </w:r>
      <w:r>
        <w:t>L.,</w:t>
      </w:r>
      <w:r w:rsidRPr="007576F6">
        <w:t xml:space="preserve"> </w:t>
      </w:r>
      <w:r>
        <w:t>Akerman,</w:t>
      </w:r>
      <w:r w:rsidRPr="007576F6">
        <w:t xml:space="preserve"> </w:t>
      </w:r>
      <w:r>
        <w:t>C.</w:t>
      </w:r>
      <w:r w:rsidRPr="007576F6">
        <w:t xml:space="preserve"> </w:t>
      </w:r>
      <w:r>
        <w:t>J.,</w:t>
      </w:r>
      <w:r w:rsidRPr="007576F6">
        <w:t xml:space="preserve"> </w:t>
      </w:r>
      <w:r>
        <w:t>&amp;</w:t>
      </w:r>
      <w:r w:rsidRPr="007576F6">
        <w:t xml:space="preserve"> </w:t>
      </w:r>
      <w:r>
        <w:t>Hinton,</w:t>
      </w:r>
      <w:r w:rsidRPr="007576F6">
        <w:t xml:space="preserve"> </w:t>
      </w:r>
      <w:r>
        <w:t>G.</w:t>
      </w:r>
      <w:r w:rsidRPr="007576F6">
        <w:rPr>
          <w:spacing w:val="40"/>
        </w:rPr>
        <w:t xml:space="preserve"> </w:t>
      </w:r>
      <w:r>
        <w:t>(2020).</w:t>
      </w:r>
      <w:r w:rsidRPr="007576F6">
        <w:rPr>
          <w:spacing w:val="40"/>
        </w:rPr>
        <w:t xml:space="preserve"> </w:t>
      </w:r>
      <w:r>
        <w:t>Backpropagation</w:t>
      </w:r>
      <w:r w:rsidRPr="007576F6">
        <w:t xml:space="preserve"> </w:t>
      </w:r>
      <w:r>
        <w:t>and</w:t>
      </w:r>
      <w:r w:rsidRPr="007576F6">
        <w:t xml:space="preserve"> the</w:t>
      </w:r>
    </w:p>
    <w:p w14:paraId="34D63646" w14:textId="45AA791F" w:rsidR="00A529FC" w:rsidRDefault="00000000" w:rsidP="007576F6">
      <w:pPr>
        <w:pStyle w:val="BodyText"/>
        <w:spacing w:before="149" w:line="256" w:lineRule="auto"/>
        <w:ind w:left="665" w:hanging="546"/>
      </w:pPr>
      <w:ins w:id="789" w:author="Author" w:date="2022-09-10T01:53:00Z">
        <w:r>
          <w:t xml:space="preserve"> </w:t>
        </w:r>
      </w:ins>
      <w:r>
        <w:t>brain.</w:t>
      </w:r>
      <w:r w:rsidRPr="007576F6">
        <w:rPr>
          <w:spacing w:val="35"/>
        </w:rPr>
        <w:t xml:space="preserve"> </w:t>
      </w:r>
      <w:r>
        <w:rPr>
          <w:i/>
        </w:rPr>
        <w:t>Nature</w:t>
      </w:r>
      <w:r w:rsidRPr="007576F6">
        <w:rPr>
          <w:i/>
        </w:rPr>
        <w:t xml:space="preserve"> </w:t>
      </w:r>
      <w:r>
        <w:rPr>
          <w:i/>
        </w:rPr>
        <w:t>Reviews</w:t>
      </w:r>
      <w:r w:rsidRPr="007576F6">
        <w:rPr>
          <w:i/>
        </w:rPr>
        <w:t xml:space="preserve"> </w:t>
      </w:r>
      <w:r>
        <w:rPr>
          <w:i/>
        </w:rPr>
        <w:t>Neuroscience</w:t>
      </w:r>
      <w:r>
        <w:t>,</w:t>
      </w:r>
      <w:r w:rsidRPr="007576F6">
        <w:t xml:space="preserve"> </w:t>
      </w:r>
      <w:r>
        <w:rPr>
          <w:i/>
        </w:rPr>
        <w:t>21</w:t>
      </w:r>
      <w:r>
        <w:t>(6),</w:t>
      </w:r>
      <w:r w:rsidRPr="007576F6">
        <w:t xml:space="preserve"> </w:t>
      </w:r>
      <w:r>
        <w:t>335–346.</w:t>
      </w:r>
      <w:r w:rsidRPr="007576F6">
        <w:rPr>
          <w:spacing w:val="35"/>
        </w:rPr>
        <w:t xml:space="preserve"> </w:t>
      </w:r>
      <w:r>
        <w:t>doi:</w:t>
      </w:r>
      <w:r w:rsidRPr="007576F6">
        <w:t xml:space="preserve"> </w:t>
      </w:r>
      <w:r>
        <w:t>10.1038/s41583-020-0277-</w:t>
      </w:r>
      <w:r w:rsidRPr="007576F6">
        <w:t>3</w:t>
      </w:r>
    </w:p>
    <w:p w14:paraId="18ECE6BC" w14:textId="77777777" w:rsidR="00A529FC" w:rsidRDefault="00000000" w:rsidP="007576F6">
      <w:pPr>
        <w:spacing w:before="1" w:line="256" w:lineRule="auto"/>
        <w:ind w:left="665" w:right="130" w:hanging="546"/>
      </w:pPr>
      <w:r>
        <w:rPr>
          <w:w w:val="95"/>
        </w:rPr>
        <w:t>Lisman, J., &amp; Redish, A. D.</w:t>
      </w:r>
      <w:r>
        <w:rPr>
          <w:spacing w:val="27"/>
        </w:rPr>
        <w:t xml:space="preserve"> </w:t>
      </w:r>
      <w:r>
        <w:rPr>
          <w:w w:val="95"/>
        </w:rPr>
        <w:t>(2009).</w:t>
      </w:r>
      <w:r>
        <w:rPr>
          <w:spacing w:val="27"/>
        </w:rPr>
        <w:t xml:space="preserve"> </w:t>
      </w:r>
      <w:r>
        <w:rPr>
          <w:w w:val="95"/>
        </w:rPr>
        <w:t>Prediction, sequences and the hippocampus.</w:t>
      </w:r>
      <w:r>
        <w:rPr>
          <w:spacing w:val="27"/>
        </w:rPr>
        <w:t xml:space="preserve"> </w:t>
      </w:r>
      <w:r>
        <w:rPr>
          <w:i/>
          <w:w w:val="95"/>
        </w:rPr>
        <w:t>Philosophical Transactions</w:t>
      </w:r>
      <w:r>
        <w:rPr>
          <w:i/>
        </w:rPr>
        <w:t xml:space="preserve"> of the Royal Society B: Biological Sciences</w:t>
      </w:r>
      <w:r>
        <w:t xml:space="preserve">, </w:t>
      </w:r>
      <w:r>
        <w:rPr>
          <w:i/>
        </w:rPr>
        <w:t>364</w:t>
      </w:r>
      <w:r>
        <w:t>(1521), 1193–1201.</w:t>
      </w:r>
      <w:r>
        <w:rPr>
          <w:spacing w:val="35"/>
        </w:rPr>
        <w:t xml:space="preserve"> </w:t>
      </w:r>
      <w:r>
        <w:t>doi: 10.1098/rstb.2008.0316</w:t>
      </w:r>
    </w:p>
    <w:p w14:paraId="535C82D4" w14:textId="77777777" w:rsidR="00A529FC" w:rsidRDefault="00000000" w:rsidP="007576F6">
      <w:pPr>
        <w:pStyle w:val="BodyText"/>
        <w:spacing w:before="1" w:line="256" w:lineRule="auto"/>
        <w:ind w:left="665" w:hanging="546"/>
        <w:rPr>
          <w:rFonts w:ascii="Courier New" w:hAnsi="Courier New"/>
        </w:rPr>
      </w:pPr>
      <w:r>
        <w:t>Lisman, J. E., &amp; Grace, A. A.</w:t>
      </w:r>
      <w:r>
        <w:rPr>
          <w:spacing w:val="40"/>
        </w:rPr>
        <w:t xml:space="preserve"> </w:t>
      </w:r>
      <w:r>
        <w:t>(2005).</w:t>
      </w:r>
      <w:r>
        <w:rPr>
          <w:spacing w:val="40"/>
        </w:rPr>
        <w:t xml:space="preserve"> </w:t>
      </w:r>
      <w:r>
        <w:t>The hippocampal-VTA loop:</w:t>
      </w:r>
      <w:r>
        <w:rPr>
          <w:spacing w:val="25"/>
        </w:rPr>
        <w:t xml:space="preserve"> </w:t>
      </w:r>
      <w:r>
        <w:t>Controlling the entry of information into</w:t>
      </w:r>
      <w:r>
        <w:rPr>
          <w:spacing w:val="-8"/>
        </w:rPr>
        <w:t xml:space="preserve"> </w:t>
      </w:r>
      <w:r>
        <w:t>long-term</w:t>
      </w:r>
      <w:r>
        <w:rPr>
          <w:spacing w:val="-7"/>
        </w:rPr>
        <w:t xml:space="preserve"> </w:t>
      </w:r>
      <w:r>
        <w:t>memory.</w:t>
      </w:r>
      <w:r>
        <w:rPr>
          <w:spacing w:val="19"/>
        </w:rPr>
        <w:t xml:space="preserve"> </w:t>
      </w:r>
      <w:r>
        <w:rPr>
          <w:i/>
        </w:rPr>
        <w:t>Neuron</w:t>
      </w:r>
      <w:r>
        <w:t>,</w:t>
      </w:r>
      <w:r>
        <w:rPr>
          <w:spacing w:val="-7"/>
        </w:rPr>
        <w:t xml:space="preserve"> </w:t>
      </w:r>
      <w:r>
        <w:rPr>
          <w:i/>
        </w:rPr>
        <w:t>46</w:t>
      </w:r>
      <w:r>
        <w:t>(5),</w:t>
      </w:r>
      <w:r>
        <w:rPr>
          <w:spacing w:val="-6"/>
        </w:rPr>
        <w:t xml:space="preserve"> </w:t>
      </w:r>
      <w:r>
        <w:t>703–713.</w:t>
      </w:r>
      <w:r>
        <w:rPr>
          <w:spacing w:val="19"/>
        </w:rPr>
        <w:t xml:space="preserve"> </w:t>
      </w:r>
      <w:r>
        <w:t>Retrieved</w:t>
      </w:r>
      <w:r>
        <w:rPr>
          <w:spacing w:val="-8"/>
        </w:rPr>
        <w:t xml:space="preserve"> </w:t>
      </w:r>
      <w:r>
        <w:t>from</w:t>
      </w:r>
      <w:r>
        <w:rPr>
          <w:spacing w:val="-7"/>
        </w:rPr>
        <w:t xml:space="preserve"> </w:t>
      </w:r>
      <w:hyperlink r:id="rId85">
        <w:r>
          <w:rPr>
            <w:rFonts w:ascii="Courier New" w:hAnsi="Courier New"/>
            <w:spacing w:val="-2"/>
          </w:rPr>
          <w:t>http://www.ncbi.nlm.nih</w:t>
        </w:r>
      </w:hyperlink>
    </w:p>
    <w:p w14:paraId="1F13D243" w14:textId="77777777" w:rsidR="00A529FC" w:rsidRDefault="00000000" w:rsidP="007576F6">
      <w:pPr>
        <w:pStyle w:val="BodyText"/>
        <w:spacing w:before="4" w:line="249" w:lineRule="exact"/>
        <w:ind w:left="665"/>
        <w:rPr>
          <w:rFonts w:ascii="Courier New"/>
        </w:rPr>
      </w:pPr>
      <w:r>
        <w:rPr>
          <w:rFonts w:ascii="Courier New"/>
          <w:spacing w:val="-2"/>
        </w:rPr>
        <w:t>.gov/pubmed/15924857</w:t>
      </w:r>
    </w:p>
    <w:p w14:paraId="5676269C" w14:textId="77777777" w:rsidR="00A529FC" w:rsidRDefault="00000000">
      <w:pPr>
        <w:pStyle w:val="BodyText"/>
        <w:spacing w:line="256" w:lineRule="auto"/>
        <w:ind w:left="665" w:right="117" w:hanging="546"/>
        <w:jc w:val="both"/>
      </w:pPr>
      <w:r>
        <w:t>Liu, X.</w:t>
      </w:r>
      <w:r>
        <w:rPr>
          <w:spacing w:val="-1"/>
        </w:rPr>
        <w:t xml:space="preserve"> </w:t>
      </w:r>
      <w:r>
        <w:t>L., O’Reilly, R.</w:t>
      </w:r>
      <w:r>
        <w:rPr>
          <w:spacing w:val="-1"/>
        </w:rPr>
        <w:t xml:space="preserve"> </w:t>
      </w:r>
      <w:r>
        <w:t>C.,</w:t>
      </w:r>
      <w:r>
        <w:rPr>
          <w:spacing w:val="-1"/>
        </w:rPr>
        <w:t xml:space="preserve"> </w:t>
      </w:r>
      <w:r>
        <w:t>&amp;</w:t>
      </w:r>
      <w:r>
        <w:rPr>
          <w:spacing w:val="-1"/>
        </w:rPr>
        <w:t xml:space="preserve"> </w:t>
      </w:r>
      <w:r>
        <w:t>Ranganath, C.</w:t>
      </w:r>
      <w:r>
        <w:rPr>
          <w:spacing w:val="35"/>
        </w:rPr>
        <w:t xml:space="preserve"> </w:t>
      </w:r>
      <w:r>
        <w:t>(2021).</w:t>
      </w:r>
      <w:r>
        <w:rPr>
          <w:spacing w:val="35"/>
        </w:rPr>
        <w:t xml:space="preserve"> </w:t>
      </w:r>
      <w:r>
        <w:t>Chapter</w:t>
      </w:r>
      <w:r>
        <w:rPr>
          <w:spacing w:val="-1"/>
        </w:rPr>
        <w:t xml:space="preserve"> </w:t>
      </w:r>
      <w:r>
        <w:t>Four</w:t>
      </w:r>
      <w:r>
        <w:rPr>
          <w:spacing w:val="-1"/>
        </w:rPr>
        <w:t xml:space="preserve"> </w:t>
      </w:r>
      <w:r>
        <w:t>-</w:t>
      </w:r>
      <w:r>
        <w:rPr>
          <w:spacing w:val="-1"/>
        </w:rPr>
        <w:t xml:space="preserve"> </w:t>
      </w:r>
      <w:r>
        <w:t>Effects</w:t>
      </w:r>
      <w:r>
        <w:rPr>
          <w:spacing w:val="-1"/>
        </w:rPr>
        <w:t xml:space="preserve"> </w:t>
      </w:r>
      <w:r>
        <w:t>of</w:t>
      </w:r>
      <w:r>
        <w:rPr>
          <w:spacing w:val="-1"/>
        </w:rPr>
        <w:t xml:space="preserve"> </w:t>
      </w:r>
      <w:r>
        <w:t>retrieval</w:t>
      </w:r>
      <w:r>
        <w:rPr>
          <w:spacing w:val="-1"/>
        </w:rPr>
        <w:t xml:space="preserve"> </w:t>
      </w:r>
      <w:r>
        <w:t>practice</w:t>
      </w:r>
      <w:r>
        <w:rPr>
          <w:spacing w:val="-1"/>
        </w:rPr>
        <w:t xml:space="preserve"> </w:t>
      </w:r>
      <w:r>
        <w:t>on</w:t>
      </w:r>
      <w:r>
        <w:rPr>
          <w:spacing w:val="-1"/>
        </w:rPr>
        <w:t xml:space="preserve"> </w:t>
      </w:r>
      <w:r>
        <w:t>tested and untested information: Cortico-hippocampal interactions and error-driven learning.</w:t>
      </w:r>
      <w:r>
        <w:rPr>
          <w:spacing w:val="40"/>
        </w:rPr>
        <w:t xml:space="preserve"> </w:t>
      </w:r>
      <w:r>
        <w:t xml:space="preserve">In K. D. Fe- dermeier &amp; L. Sahakyan (Eds.), </w:t>
      </w:r>
      <w:r>
        <w:rPr>
          <w:i/>
        </w:rPr>
        <w:t xml:space="preserve">Psychology of Learning and Motivation </w:t>
      </w:r>
      <w:r>
        <w:t>(Vol. 75, pp. 125–155). Academic Press. doi: 10.1016/bs.plm.2021.07.003</w:t>
      </w:r>
    </w:p>
    <w:p w14:paraId="0DB41973" w14:textId="77777777" w:rsidR="00A529FC" w:rsidRDefault="00000000" w:rsidP="007576F6">
      <w:pPr>
        <w:pStyle w:val="BodyText"/>
        <w:spacing w:before="1" w:line="256" w:lineRule="auto"/>
        <w:ind w:left="665" w:right="119" w:hanging="546"/>
        <w:jc w:val="both"/>
      </w:pPr>
      <w:r>
        <w:t>Mack,</w:t>
      </w:r>
      <w:r w:rsidRPr="007576F6">
        <w:rPr>
          <w:spacing w:val="-13"/>
        </w:rPr>
        <w:t xml:space="preserve"> </w:t>
      </w:r>
      <w:r>
        <w:t>M.</w:t>
      </w:r>
      <w:r w:rsidRPr="007576F6">
        <w:rPr>
          <w:spacing w:val="-14"/>
        </w:rPr>
        <w:t xml:space="preserve"> </w:t>
      </w:r>
      <w:r>
        <w:t>L.,</w:t>
      </w:r>
      <w:r w:rsidRPr="007576F6">
        <w:rPr>
          <w:spacing w:val="-13"/>
        </w:rPr>
        <w:t xml:space="preserve"> </w:t>
      </w:r>
      <w:r>
        <w:t>Love,</w:t>
      </w:r>
      <w:r w:rsidRPr="007576F6">
        <w:rPr>
          <w:spacing w:val="-13"/>
        </w:rPr>
        <w:t xml:space="preserve"> </w:t>
      </w:r>
      <w:r>
        <w:t>B.</w:t>
      </w:r>
      <w:r w:rsidRPr="007576F6">
        <w:rPr>
          <w:spacing w:val="-14"/>
        </w:rPr>
        <w:t xml:space="preserve"> </w:t>
      </w:r>
      <w:r>
        <w:t>C.,</w:t>
      </w:r>
      <w:r>
        <w:rPr>
          <w:spacing w:val="-13"/>
        </w:rPr>
        <w:t xml:space="preserve"> </w:t>
      </w:r>
      <w:r>
        <w:t>&amp;</w:t>
      </w:r>
      <w:r w:rsidRPr="007576F6">
        <w:rPr>
          <w:spacing w:val="-14"/>
        </w:rPr>
        <w:t xml:space="preserve"> </w:t>
      </w:r>
      <w:r>
        <w:t>Preston,</w:t>
      </w:r>
      <w:r w:rsidRPr="007576F6">
        <w:rPr>
          <w:spacing w:val="-13"/>
        </w:rPr>
        <w:t xml:space="preserve"> </w:t>
      </w:r>
      <w:r>
        <w:t>A.</w:t>
      </w:r>
      <w:r w:rsidRPr="007576F6">
        <w:rPr>
          <w:spacing w:val="-14"/>
        </w:rPr>
        <w:t xml:space="preserve"> </w:t>
      </w:r>
      <w:r>
        <w:t>R.</w:t>
      </w:r>
      <w:r w:rsidRPr="007576F6">
        <w:t xml:space="preserve"> </w:t>
      </w:r>
      <w:r>
        <w:t>(2018).</w:t>
      </w:r>
      <w:r w:rsidRPr="007576F6">
        <w:t xml:space="preserve"> </w:t>
      </w:r>
      <w:r>
        <w:t>Building</w:t>
      </w:r>
      <w:r w:rsidRPr="007576F6">
        <w:rPr>
          <w:spacing w:val="-14"/>
        </w:rPr>
        <w:t xml:space="preserve"> </w:t>
      </w:r>
      <w:r>
        <w:t>concepts</w:t>
      </w:r>
      <w:r>
        <w:rPr>
          <w:spacing w:val="-13"/>
        </w:rPr>
        <w:t xml:space="preserve"> </w:t>
      </w:r>
      <w:r>
        <w:t>one</w:t>
      </w:r>
      <w:r w:rsidRPr="007576F6">
        <w:rPr>
          <w:spacing w:val="-14"/>
        </w:rPr>
        <w:t xml:space="preserve"> </w:t>
      </w:r>
      <w:r>
        <w:t>episode</w:t>
      </w:r>
      <w:r w:rsidRPr="007576F6">
        <w:rPr>
          <w:spacing w:val="-13"/>
        </w:rPr>
        <w:t xml:space="preserve"> </w:t>
      </w:r>
      <w:r>
        <w:t>at</w:t>
      </w:r>
      <w:r w:rsidRPr="007576F6">
        <w:rPr>
          <w:spacing w:val="-14"/>
        </w:rPr>
        <w:t xml:space="preserve"> </w:t>
      </w:r>
      <w:r>
        <w:t>a</w:t>
      </w:r>
      <w:r w:rsidRPr="007576F6">
        <w:rPr>
          <w:spacing w:val="-13"/>
        </w:rPr>
        <w:t xml:space="preserve"> </w:t>
      </w:r>
      <w:r>
        <w:t>time:</w:t>
      </w:r>
      <w:r w:rsidRPr="007576F6">
        <w:t xml:space="preserve"> </w:t>
      </w:r>
      <w:r>
        <w:t>The</w:t>
      </w:r>
      <w:r w:rsidRPr="007576F6">
        <w:rPr>
          <w:spacing w:val="-14"/>
        </w:rPr>
        <w:t xml:space="preserve"> </w:t>
      </w:r>
      <w:r w:rsidRPr="007576F6">
        <w:t>hippocam-</w:t>
      </w:r>
      <w:ins w:id="790" w:author="Author" w:date="2022-09-10T01:53:00Z">
        <w:r>
          <w:t xml:space="preserve"> pus and concept formation.</w:t>
        </w:r>
        <w:r>
          <w:rPr>
            <w:spacing w:val="34"/>
          </w:rPr>
          <w:t xml:space="preserve"> </w:t>
        </w:r>
      </w:ins>
      <w:moveToRangeStart w:id="791" w:author="Author" w:date="2022-09-10T01:53:00Z" w:name="move113667232"/>
      <w:moveTo w:id="792" w:author="Author" w:date="2022-09-10T01:53:00Z">
        <w:r>
          <w:rPr>
            <w:i/>
          </w:rPr>
          <w:t>Neuroscience Letters</w:t>
        </w:r>
        <w:r>
          <w:t xml:space="preserve">, </w:t>
        </w:r>
        <w:r>
          <w:rPr>
            <w:i/>
          </w:rPr>
          <w:t>680</w:t>
        </w:r>
        <w:r>
          <w:t>, 31–38.</w:t>
        </w:r>
        <w:r w:rsidRPr="007576F6">
          <w:rPr>
            <w:spacing w:val="34"/>
          </w:rPr>
          <w:t xml:space="preserve"> </w:t>
        </w:r>
        <w:r>
          <w:t>doi: 10.1016/j.neulet.2017.07.061</w:t>
        </w:r>
      </w:moveTo>
      <w:moveToRangeEnd w:id="791"/>
    </w:p>
    <w:p w14:paraId="37F56C4F" w14:textId="77777777" w:rsidR="00ED530C" w:rsidRDefault="00ED530C">
      <w:pPr>
        <w:jc w:val="both"/>
        <w:rPr>
          <w:del w:id="793" w:author="Author" w:date="2022-09-10T01:53:00Z"/>
        </w:rPr>
        <w:sectPr w:rsidR="00ED530C">
          <w:pgSz w:w="12240" w:h="15840"/>
          <w:pgMar w:top="1180" w:right="1320" w:bottom="280" w:left="1320" w:header="397" w:footer="0" w:gutter="0"/>
          <w:cols w:space="720"/>
        </w:sectPr>
      </w:pPr>
    </w:p>
    <w:p w14:paraId="60570F8C" w14:textId="77777777" w:rsidR="00ED530C" w:rsidRDefault="00000000">
      <w:pPr>
        <w:spacing w:before="149" w:line="256" w:lineRule="auto"/>
        <w:ind w:left="120" w:right="118" w:firstLine="545"/>
        <w:jc w:val="both"/>
        <w:rPr>
          <w:del w:id="794" w:author="Author" w:date="2022-09-10T01:53:00Z"/>
          <w:i/>
        </w:rPr>
      </w:pPr>
      <w:del w:id="795" w:author="Author" w:date="2022-09-10T01:53:00Z">
        <w:r>
          <w:delText xml:space="preserve">pus and concept formation. </w:delText>
        </w:r>
      </w:del>
      <w:moveFromRangeStart w:id="796" w:author="Author" w:date="2022-09-10T01:53:00Z" w:name="move113667232"/>
      <w:moveFrom w:id="797" w:author="Author" w:date="2022-09-10T01:53:00Z">
        <w:r>
          <w:rPr>
            <w:i/>
          </w:rPr>
          <w:t>Neuroscience Letters</w:t>
        </w:r>
        <w:r>
          <w:t xml:space="preserve">, </w:t>
        </w:r>
        <w:r>
          <w:rPr>
            <w:i/>
          </w:rPr>
          <w:t>680</w:t>
        </w:r>
        <w:r>
          <w:t>, 31–38.</w:t>
        </w:r>
        <w:r w:rsidRPr="007576F6">
          <w:rPr>
            <w:spacing w:val="34"/>
          </w:rPr>
          <w:t xml:space="preserve"> </w:t>
        </w:r>
        <w:r>
          <w:t>doi: 10.1016/j.neulet.2017.07.061</w:t>
        </w:r>
      </w:moveFrom>
      <w:moveFromRangeEnd w:id="796"/>
      <w:del w:id="798" w:author="Author" w:date="2022-09-10T01:53:00Z">
        <w:r>
          <w:delText xml:space="preserve"> </w:delText>
        </w:r>
      </w:del>
      <w:r>
        <w:t>Marr,</w:t>
      </w:r>
      <w:r w:rsidRPr="007576F6">
        <w:t xml:space="preserve"> </w:t>
      </w:r>
      <w:r>
        <w:t>D.</w:t>
      </w:r>
      <w:r w:rsidRPr="007576F6">
        <w:rPr>
          <w:spacing w:val="40"/>
        </w:rPr>
        <w:t xml:space="preserve"> </w:t>
      </w:r>
      <w:r>
        <w:t>(1971).</w:t>
      </w:r>
      <w:r w:rsidRPr="007576F6">
        <w:rPr>
          <w:spacing w:val="40"/>
        </w:rPr>
        <w:t xml:space="preserve"> </w:t>
      </w:r>
      <w:r>
        <w:t>Simple</w:t>
      </w:r>
      <w:r w:rsidRPr="007576F6">
        <w:t xml:space="preserve"> </w:t>
      </w:r>
      <w:r>
        <w:t>Memory:</w:t>
      </w:r>
      <w:r w:rsidRPr="007576F6">
        <w:t xml:space="preserve"> </w:t>
      </w:r>
      <w:r>
        <w:t>A</w:t>
      </w:r>
      <w:r w:rsidRPr="007576F6">
        <w:t xml:space="preserve"> </w:t>
      </w:r>
      <w:r>
        <w:t>Theory</w:t>
      </w:r>
      <w:r w:rsidRPr="007576F6">
        <w:t xml:space="preserve"> </w:t>
      </w:r>
      <w:r>
        <w:t>for</w:t>
      </w:r>
      <w:r w:rsidRPr="007576F6">
        <w:t xml:space="preserve"> </w:t>
      </w:r>
      <w:r>
        <w:t>Archicortex.</w:t>
      </w:r>
      <w:r w:rsidRPr="007576F6">
        <w:rPr>
          <w:spacing w:val="40"/>
        </w:rPr>
        <w:t xml:space="preserve"> </w:t>
      </w:r>
      <w:r>
        <w:rPr>
          <w:i/>
        </w:rPr>
        <w:t>Philosophical</w:t>
      </w:r>
      <w:r w:rsidRPr="007576F6">
        <w:rPr>
          <w:i/>
        </w:rPr>
        <w:t xml:space="preserve"> </w:t>
      </w:r>
      <w:r>
        <w:rPr>
          <w:i/>
        </w:rPr>
        <w:t>Transactions</w:t>
      </w:r>
      <w:r w:rsidRPr="007576F6">
        <w:rPr>
          <w:i/>
        </w:rPr>
        <w:t xml:space="preserve"> </w:t>
      </w:r>
      <w:r>
        <w:rPr>
          <w:i/>
        </w:rPr>
        <w:t>of</w:t>
      </w:r>
      <w:r w:rsidRPr="007576F6">
        <w:rPr>
          <w:i/>
        </w:rPr>
        <w:t xml:space="preserve"> </w:t>
      </w:r>
      <w:r>
        <w:rPr>
          <w:i/>
        </w:rPr>
        <w:t>the</w:t>
      </w:r>
      <w:r w:rsidRPr="007576F6">
        <w:rPr>
          <w:i/>
        </w:rPr>
        <w:t xml:space="preserve"> Royal</w:t>
      </w:r>
    </w:p>
    <w:p w14:paraId="5140FE09" w14:textId="1A346EB9" w:rsidR="00A529FC" w:rsidRDefault="00000000">
      <w:pPr>
        <w:spacing w:before="1" w:line="256" w:lineRule="auto"/>
        <w:ind w:left="665" w:right="118" w:hanging="546"/>
        <w:jc w:val="both"/>
        <w:rPr>
          <w:ins w:id="799" w:author="Author" w:date="2022-09-10T01:53:00Z"/>
        </w:rPr>
      </w:pPr>
      <w:ins w:id="800" w:author="Author" w:date="2022-09-10T01:53:00Z">
        <w:r>
          <w:rPr>
            <w:i/>
          </w:rPr>
          <w:t xml:space="preserve"> </w:t>
        </w:r>
      </w:ins>
      <w:r>
        <w:rPr>
          <w:i/>
        </w:rPr>
        <w:t>Society of London B: Biological Sciences</w:t>
      </w:r>
      <w:r>
        <w:t xml:space="preserve">, </w:t>
      </w:r>
      <w:r>
        <w:rPr>
          <w:i/>
        </w:rPr>
        <w:t>262</w:t>
      </w:r>
      <w:r>
        <w:t>(841), 23–81.</w:t>
      </w:r>
      <w:r w:rsidRPr="007576F6">
        <w:rPr>
          <w:spacing w:val="37"/>
        </w:rPr>
        <w:t xml:space="preserve"> </w:t>
      </w:r>
      <w:r>
        <w:t>doi: 10.1098/rstb.1971.0078</w:t>
      </w:r>
      <w:del w:id="801" w:author="Author" w:date="2022-09-10T01:53:00Z">
        <w:r>
          <w:delText xml:space="preserve"> </w:delText>
        </w:r>
      </w:del>
    </w:p>
    <w:p w14:paraId="68887989" w14:textId="77777777" w:rsidR="00ED530C" w:rsidRDefault="00000000">
      <w:pPr>
        <w:spacing w:before="1" w:line="256" w:lineRule="auto"/>
        <w:ind w:left="120" w:right="119" w:firstLine="545"/>
        <w:jc w:val="both"/>
        <w:rPr>
          <w:del w:id="802" w:author="Author" w:date="2022-09-10T01:53:00Z"/>
        </w:rPr>
      </w:pPr>
      <w:r>
        <w:t>McClelland,</w:t>
      </w:r>
      <w:r w:rsidRPr="007576F6">
        <w:rPr>
          <w:spacing w:val="-13"/>
        </w:rPr>
        <w:t xml:space="preserve"> </w:t>
      </w:r>
      <w:r>
        <w:t>J.</w:t>
      </w:r>
      <w:r w:rsidRPr="007576F6">
        <w:rPr>
          <w:spacing w:val="-14"/>
        </w:rPr>
        <w:t xml:space="preserve"> </w:t>
      </w:r>
      <w:r>
        <w:t>L.,</w:t>
      </w:r>
      <w:r w:rsidRPr="007576F6">
        <w:rPr>
          <w:spacing w:val="-13"/>
        </w:rPr>
        <w:t xml:space="preserve"> </w:t>
      </w:r>
      <w:r>
        <w:t>McNaughton,</w:t>
      </w:r>
      <w:r w:rsidRPr="007576F6">
        <w:rPr>
          <w:spacing w:val="-13"/>
        </w:rPr>
        <w:t xml:space="preserve"> </w:t>
      </w:r>
      <w:r>
        <w:t>B.</w:t>
      </w:r>
      <w:r w:rsidRPr="007576F6">
        <w:rPr>
          <w:spacing w:val="-14"/>
        </w:rPr>
        <w:t xml:space="preserve"> </w:t>
      </w:r>
      <w:r>
        <w:t>L.,</w:t>
      </w:r>
      <w:r w:rsidRPr="007576F6">
        <w:rPr>
          <w:spacing w:val="-13"/>
        </w:rPr>
        <w:t xml:space="preserve"> </w:t>
      </w:r>
      <w:r>
        <w:t>&amp;</w:t>
      </w:r>
      <w:r w:rsidRPr="007576F6">
        <w:rPr>
          <w:spacing w:val="-14"/>
        </w:rPr>
        <w:t xml:space="preserve"> </w:t>
      </w:r>
      <w:r>
        <w:t>O’Reilly,</w:t>
      </w:r>
      <w:r w:rsidRPr="007576F6">
        <w:rPr>
          <w:spacing w:val="-13"/>
        </w:rPr>
        <w:t xml:space="preserve"> </w:t>
      </w:r>
      <w:r>
        <w:t>R.</w:t>
      </w:r>
      <w:r w:rsidRPr="007576F6">
        <w:rPr>
          <w:spacing w:val="-14"/>
        </w:rPr>
        <w:t xml:space="preserve"> </w:t>
      </w:r>
      <w:r>
        <w:t>C.</w:t>
      </w:r>
      <w:r w:rsidRPr="007576F6">
        <w:t xml:space="preserve"> </w:t>
      </w:r>
      <w:r>
        <w:t>(1995).</w:t>
      </w:r>
      <w:r w:rsidRPr="007576F6">
        <w:t xml:space="preserve"> </w:t>
      </w:r>
      <w:r>
        <w:t>Why</w:t>
      </w:r>
      <w:r w:rsidRPr="007576F6">
        <w:rPr>
          <w:spacing w:val="-14"/>
        </w:rPr>
        <w:t xml:space="preserve"> </w:t>
      </w:r>
      <w:r>
        <w:t>There</w:t>
      </w:r>
      <w:r w:rsidRPr="007576F6">
        <w:rPr>
          <w:spacing w:val="-13"/>
        </w:rPr>
        <w:t xml:space="preserve"> </w:t>
      </w:r>
      <w:r>
        <w:t>Are</w:t>
      </w:r>
      <w:r w:rsidRPr="007576F6">
        <w:rPr>
          <w:spacing w:val="-14"/>
        </w:rPr>
        <w:t xml:space="preserve"> </w:t>
      </w:r>
      <w:r>
        <w:t>Complementary</w:t>
      </w:r>
      <w:r w:rsidRPr="007576F6">
        <w:rPr>
          <w:spacing w:val="-14"/>
        </w:rPr>
        <w:t xml:space="preserve"> </w:t>
      </w:r>
      <w:r w:rsidRPr="007576F6">
        <w:t>Learning</w:t>
      </w:r>
    </w:p>
    <w:p w14:paraId="455E6E05" w14:textId="56AB5DCD" w:rsidR="00A529FC" w:rsidRDefault="00000000" w:rsidP="007576F6">
      <w:pPr>
        <w:pStyle w:val="BodyText"/>
        <w:spacing w:line="264" w:lineRule="auto"/>
        <w:ind w:left="665" w:right="117" w:hanging="546"/>
        <w:jc w:val="both"/>
        <w:rPr>
          <w:rFonts w:ascii="Courier New" w:hAnsi="Courier New"/>
        </w:rPr>
      </w:pPr>
      <w:ins w:id="803" w:author="Author" w:date="2022-09-10T01:53:00Z">
        <w:r>
          <w:t xml:space="preserve"> </w:t>
        </w:r>
      </w:ins>
      <w:r>
        <w:t>Systems in the Hippocampus and Neocortex:</w:t>
      </w:r>
      <w:r>
        <w:rPr>
          <w:spacing w:val="35"/>
        </w:rPr>
        <w:t xml:space="preserve"> </w:t>
      </w:r>
      <w:r>
        <w:t>Insights from the Successes and Failures of Connec- tionist Models of Learning and Memory.</w:t>
      </w:r>
      <w:r>
        <w:rPr>
          <w:spacing w:val="40"/>
        </w:rPr>
        <w:t xml:space="preserve"> </w:t>
      </w:r>
      <w:r>
        <w:rPr>
          <w:i/>
        </w:rPr>
        <w:t>Psychological Review</w:t>
      </w:r>
      <w:r>
        <w:t xml:space="preserve">, </w:t>
      </w:r>
      <w:r>
        <w:rPr>
          <w:i/>
        </w:rPr>
        <w:t>102</w:t>
      </w:r>
      <w:r>
        <w:t>(3), 419–457.</w:t>
      </w:r>
      <w:r>
        <w:rPr>
          <w:spacing w:val="40"/>
        </w:rPr>
        <w:t xml:space="preserve"> </w:t>
      </w:r>
      <w:r>
        <w:t xml:space="preserve">Retrieved from </w:t>
      </w:r>
      <w:hyperlink r:id="rId86">
        <w:r>
          <w:rPr>
            <w:rFonts w:ascii="Courier New" w:hAnsi="Courier New"/>
            <w:spacing w:val="-2"/>
          </w:rPr>
          <w:t>http://www.ncbi.nlm.nih.gov/pubmed/7624455</w:t>
        </w:r>
      </w:hyperlink>
    </w:p>
    <w:p w14:paraId="52AF8BFC" w14:textId="77777777" w:rsidR="00A529FC" w:rsidRDefault="00000000" w:rsidP="007576F6">
      <w:pPr>
        <w:pStyle w:val="BodyText"/>
        <w:spacing w:line="228" w:lineRule="exact"/>
        <w:ind w:left="119"/>
        <w:jc w:val="both"/>
      </w:pPr>
      <w:r>
        <w:t>McCloskey,</w:t>
      </w:r>
      <w:r>
        <w:rPr>
          <w:spacing w:val="-11"/>
        </w:rPr>
        <w:t xml:space="preserve"> </w:t>
      </w:r>
      <w:r>
        <w:t>M.,</w:t>
      </w:r>
      <w:r>
        <w:rPr>
          <w:spacing w:val="-10"/>
        </w:rPr>
        <w:t xml:space="preserve"> </w:t>
      </w:r>
      <w:r>
        <w:t>&amp;</w:t>
      </w:r>
      <w:r>
        <w:rPr>
          <w:spacing w:val="-12"/>
        </w:rPr>
        <w:t xml:space="preserve"> </w:t>
      </w:r>
      <w:r>
        <w:t>Cohen,</w:t>
      </w:r>
      <w:r>
        <w:rPr>
          <w:spacing w:val="-10"/>
        </w:rPr>
        <w:t xml:space="preserve"> </w:t>
      </w:r>
      <w:r>
        <w:t>N.</w:t>
      </w:r>
      <w:r>
        <w:rPr>
          <w:spacing w:val="-11"/>
        </w:rPr>
        <w:t xml:space="preserve"> </w:t>
      </w:r>
      <w:r>
        <w:t>J.</w:t>
      </w:r>
      <w:r>
        <w:rPr>
          <w:spacing w:val="8"/>
        </w:rPr>
        <w:t xml:space="preserve"> </w:t>
      </w:r>
      <w:r>
        <w:t>(1989).</w:t>
      </w:r>
      <w:r>
        <w:rPr>
          <w:spacing w:val="7"/>
        </w:rPr>
        <w:t xml:space="preserve"> </w:t>
      </w:r>
      <w:r>
        <w:t>Catastrophic</w:t>
      </w:r>
      <w:r>
        <w:rPr>
          <w:spacing w:val="-10"/>
        </w:rPr>
        <w:t xml:space="preserve"> </w:t>
      </w:r>
      <w:r>
        <w:t>Interference</w:t>
      </w:r>
      <w:r>
        <w:rPr>
          <w:spacing w:val="-11"/>
        </w:rPr>
        <w:t xml:space="preserve"> </w:t>
      </w:r>
      <w:r>
        <w:t>in</w:t>
      </w:r>
      <w:r>
        <w:rPr>
          <w:spacing w:val="-11"/>
        </w:rPr>
        <w:t xml:space="preserve"> </w:t>
      </w:r>
      <w:r>
        <w:t>Connectionist</w:t>
      </w:r>
      <w:r>
        <w:rPr>
          <w:spacing w:val="-10"/>
        </w:rPr>
        <w:t xml:space="preserve"> </w:t>
      </w:r>
      <w:r>
        <w:t>Networks:</w:t>
      </w:r>
      <w:r>
        <w:rPr>
          <w:spacing w:val="1"/>
        </w:rPr>
        <w:t xml:space="preserve"> </w:t>
      </w:r>
      <w:r>
        <w:t>The</w:t>
      </w:r>
      <w:r>
        <w:rPr>
          <w:spacing w:val="-10"/>
        </w:rPr>
        <w:t xml:space="preserve"> </w:t>
      </w:r>
      <w:r>
        <w:rPr>
          <w:spacing w:val="-2"/>
        </w:rPr>
        <w:t>Sequen-</w:t>
      </w:r>
    </w:p>
    <w:p w14:paraId="339A180B" w14:textId="77777777" w:rsidR="00A529FC" w:rsidRDefault="00000000">
      <w:pPr>
        <w:spacing w:before="18"/>
        <w:ind w:left="665"/>
        <w:jc w:val="both"/>
        <w:rPr>
          <w:i/>
        </w:rPr>
      </w:pPr>
      <w:r>
        <w:t>tial</w:t>
      </w:r>
      <w:r>
        <w:rPr>
          <w:spacing w:val="5"/>
        </w:rPr>
        <w:t xml:space="preserve"> </w:t>
      </w:r>
      <w:r>
        <w:t>Learning</w:t>
      </w:r>
      <w:r>
        <w:rPr>
          <w:spacing w:val="6"/>
        </w:rPr>
        <w:t xml:space="preserve"> </w:t>
      </w:r>
      <w:r>
        <w:t>Problem.</w:t>
      </w:r>
      <w:r>
        <w:rPr>
          <w:spacing w:val="54"/>
        </w:rPr>
        <w:t xml:space="preserve"> </w:t>
      </w:r>
      <w:r>
        <w:t>In</w:t>
      </w:r>
      <w:r>
        <w:rPr>
          <w:spacing w:val="6"/>
        </w:rPr>
        <w:t xml:space="preserve"> </w:t>
      </w:r>
      <w:r>
        <w:t>G.</w:t>
      </w:r>
      <w:r>
        <w:rPr>
          <w:spacing w:val="6"/>
        </w:rPr>
        <w:t xml:space="preserve"> </w:t>
      </w:r>
      <w:r>
        <w:t>H.</w:t>
      </w:r>
      <w:r>
        <w:rPr>
          <w:spacing w:val="6"/>
        </w:rPr>
        <w:t xml:space="preserve"> </w:t>
      </w:r>
      <w:r>
        <w:t>Bower</w:t>
      </w:r>
      <w:r>
        <w:rPr>
          <w:spacing w:val="6"/>
        </w:rPr>
        <w:t xml:space="preserve"> </w:t>
      </w:r>
      <w:r>
        <w:t>(Ed.),</w:t>
      </w:r>
      <w:r>
        <w:rPr>
          <w:spacing w:val="8"/>
        </w:rPr>
        <w:t xml:space="preserve"> </w:t>
      </w:r>
      <w:r>
        <w:rPr>
          <w:i/>
        </w:rPr>
        <w:t>The</w:t>
      </w:r>
      <w:r>
        <w:rPr>
          <w:i/>
          <w:spacing w:val="6"/>
        </w:rPr>
        <w:t xml:space="preserve"> </w:t>
      </w:r>
      <w:r>
        <w:rPr>
          <w:i/>
        </w:rPr>
        <w:t>Psychology</w:t>
      </w:r>
      <w:r>
        <w:rPr>
          <w:i/>
          <w:spacing w:val="6"/>
        </w:rPr>
        <w:t xml:space="preserve"> </w:t>
      </w:r>
      <w:r>
        <w:rPr>
          <w:i/>
        </w:rPr>
        <w:t>of</w:t>
      </w:r>
      <w:r>
        <w:rPr>
          <w:i/>
          <w:spacing w:val="5"/>
        </w:rPr>
        <w:t xml:space="preserve"> </w:t>
      </w:r>
      <w:r>
        <w:rPr>
          <w:i/>
        </w:rPr>
        <w:t>Learning</w:t>
      </w:r>
      <w:r>
        <w:rPr>
          <w:i/>
          <w:spacing w:val="6"/>
        </w:rPr>
        <w:t xml:space="preserve"> </w:t>
      </w:r>
      <w:r>
        <w:rPr>
          <w:i/>
        </w:rPr>
        <w:t>and</w:t>
      </w:r>
      <w:r>
        <w:rPr>
          <w:i/>
          <w:spacing w:val="6"/>
        </w:rPr>
        <w:t xml:space="preserve"> </w:t>
      </w:r>
      <w:r>
        <w:rPr>
          <w:i/>
        </w:rPr>
        <w:t>Motivation,</w:t>
      </w:r>
      <w:r>
        <w:rPr>
          <w:i/>
          <w:spacing w:val="9"/>
        </w:rPr>
        <w:t xml:space="preserve"> </w:t>
      </w:r>
      <w:r>
        <w:rPr>
          <w:i/>
        </w:rPr>
        <w:t>Vol.</w:t>
      </w:r>
      <w:r>
        <w:rPr>
          <w:i/>
          <w:spacing w:val="5"/>
        </w:rPr>
        <w:t xml:space="preserve"> </w:t>
      </w:r>
      <w:r>
        <w:rPr>
          <w:i/>
          <w:spacing w:val="-5"/>
        </w:rPr>
        <w:t>24</w:t>
      </w:r>
    </w:p>
    <w:p w14:paraId="39991B23" w14:textId="77777777" w:rsidR="00A529FC" w:rsidRDefault="00000000">
      <w:pPr>
        <w:pStyle w:val="BodyText"/>
        <w:spacing w:before="18"/>
        <w:ind w:left="665"/>
        <w:jc w:val="both"/>
      </w:pPr>
      <w:r>
        <w:t>(pp.</w:t>
      </w:r>
      <w:r>
        <w:rPr>
          <w:spacing w:val="-7"/>
        </w:rPr>
        <w:t xml:space="preserve"> </w:t>
      </w:r>
      <w:r>
        <w:t>109–164).</w:t>
      </w:r>
      <w:r>
        <w:rPr>
          <w:spacing w:val="14"/>
        </w:rPr>
        <w:t xml:space="preserve"> </w:t>
      </w:r>
      <w:r>
        <w:t>San</w:t>
      </w:r>
      <w:r>
        <w:rPr>
          <w:spacing w:val="-7"/>
        </w:rPr>
        <w:t xml:space="preserve"> </w:t>
      </w:r>
      <w:r>
        <w:t>Diego,</w:t>
      </w:r>
      <w:r>
        <w:rPr>
          <w:spacing w:val="-7"/>
        </w:rPr>
        <w:t xml:space="preserve"> </w:t>
      </w:r>
      <w:r>
        <w:t>CA:</w:t>
      </w:r>
      <w:r>
        <w:rPr>
          <w:spacing w:val="-7"/>
        </w:rPr>
        <w:t xml:space="preserve"> </w:t>
      </w:r>
      <w:r>
        <w:t>Academic</w:t>
      </w:r>
      <w:r>
        <w:rPr>
          <w:spacing w:val="-7"/>
        </w:rPr>
        <w:t xml:space="preserve"> </w:t>
      </w:r>
      <w:r>
        <w:rPr>
          <w:spacing w:val="-2"/>
        </w:rPr>
        <w:t>Press.</w:t>
      </w:r>
    </w:p>
    <w:p w14:paraId="41B2EFF2" w14:textId="77777777" w:rsidR="00A529FC" w:rsidRDefault="00000000">
      <w:pPr>
        <w:pStyle w:val="BodyText"/>
        <w:spacing w:before="18"/>
        <w:ind w:left="119"/>
        <w:jc w:val="both"/>
      </w:pPr>
      <w:r>
        <w:t>McHugh,</w:t>
      </w:r>
      <w:r>
        <w:rPr>
          <w:spacing w:val="27"/>
        </w:rPr>
        <w:t xml:space="preserve"> </w:t>
      </w:r>
      <w:r>
        <w:t>T.</w:t>
      </w:r>
      <w:r>
        <w:rPr>
          <w:spacing w:val="24"/>
        </w:rPr>
        <w:t xml:space="preserve"> </w:t>
      </w:r>
      <w:r>
        <w:t>J.,</w:t>
      </w:r>
      <w:r>
        <w:rPr>
          <w:spacing w:val="31"/>
        </w:rPr>
        <w:t xml:space="preserve"> </w:t>
      </w:r>
      <w:r>
        <w:t>Jones,</w:t>
      </w:r>
      <w:r>
        <w:rPr>
          <w:spacing w:val="31"/>
        </w:rPr>
        <w:t xml:space="preserve"> </w:t>
      </w:r>
      <w:r>
        <w:t>M.</w:t>
      </w:r>
      <w:r>
        <w:rPr>
          <w:spacing w:val="25"/>
        </w:rPr>
        <w:t xml:space="preserve"> </w:t>
      </w:r>
      <w:r>
        <w:t>W.,</w:t>
      </w:r>
      <w:r>
        <w:rPr>
          <w:spacing w:val="32"/>
        </w:rPr>
        <w:t xml:space="preserve"> </w:t>
      </w:r>
      <w:r>
        <w:t>Quinn,</w:t>
      </w:r>
      <w:r>
        <w:rPr>
          <w:spacing w:val="31"/>
        </w:rPr>
        <w:t xml:space="preserve"> </w:t>
      </w:r>
      <w:r>
        <w:t>J.</w:t>
      </w:r>
      <w:r>
        <w:rPr>
          <w:spacing w:val="25"/>
        </w:rPr>
        <w:t xml:space="preserve"> </w:t>
      </w:r>
      <w:r>
        <w:t>J.,</w:t>
      </w:r>
      <w:r>
        <w:rPr>
          <w:spacing w:val="31"/>
        </w:rPr>
        <w:t xml:space="preserve"> </w:t>
      </w:r>
      <w:r>
        <w:t>Balthasar,</w:t>
      </w:r>
      <w:r>
        <w:rPr>
          <w:spacing w:val="31"/>
        </w:rPr>
        <w:t xml:space="preserve"> </w:t>
      </w:r>
      <w:r>
        <w:t>N.,</w:t>
      </w:r>
      <w:r>
        <w:rPr>
          <w:spacing w:val="32"/>
        </w:rPr>
        <w:t xml:space="preserve"> </w:t>
      </w:r>
      <w:r>
        <w:t>Coppari,</w:t>
      </w:r>
      <w:r>
        <w:rPr>
          <w:spacing w:val="31"/>
        </w:rPr>
        <w:t xml:space="preserve"> </w:t>
      </w:r>
      <w:r>
        <w:t>R.,</w:t>
      </w:r>
      <w:r>
        <w:rPr>
          <w:spacing w:val="31"/>
        </w:rPr>
        <w:t xml:space="preserve"> </w:t>
      </w:r>
      <w:r>
        <w:t>Elmquist,</w:t>
      </w:r>
      <w:r>
        <w:rPr>
          <w:spacing w:val="32"/>
        </w:rPr>
        <w:t xml:space="preserve"> </w:t>
      </w:r>
      <w:r>
        <w:t>J.</w:t>
      </w:r>
      <w:r>
        <w:rPr>
          <w:spacing w:val="25"/>
        </w:rPr>
        <w:t xml:space="preserve"> </w:t>
      </w:r>
      <w:r>
        <w:t>K.,</w:t>
      </w:r>
      <w:r>
        <w:rPr>
          <w:spacing w:val="31"/>
        </w:rPr>
        <w:t xml:space="preserve"> </w:t>
      </w:r>
      <w:r>
        <w:t>.</w:t>
      </w:r>
      <w:r>
        <w:rPr>
          <w:spacing w:val="-23"/>
        </w:rPr>
        <w:t xml:space="preserve"> </w:t>
      </w:r>
      <w:r>
        <w:t>.</w:t>
      </w:r>
      <w:r>
        <w:rPr>
          <w:spacing w:val="-23"/>
        </w:rPr>
        <w:t xml:space="preserve"> </w:t>
      </w:r>
      <w:r>
        <w:t>.</w:t>
      </w:r>
      <w:r>
        <w:rPr>
          <w:spacing w:val="55"/>
        </w:rPr>
        <w:t xml:space="preserve"> </w:t>
      </w:r>
      <w:r>
        <w:rPr>
          <w:spacing w:val="-2"/>
        </w:rPr>
        <w:t>Tonegawa,</w:t>
      </w:r>
    </w:p>
    <w:p w14:paraId="08ABF5C7" w14:textId="77777777" w:rsidR="00A529FC" w:rsidRDefault="00000000">
      <w:pPr>
        <w:pStyle w:val="BodyText"/>
        <w:spacing w:before="18" w:line="259" w:lineRule="auto"/>
        <w:ind w:left="665" w:right="117"/>
        <w:jc w:val="both"/>
        <w:rPr>
          <w:rFonts w:ascii="Courier New" w:hAnsi="Courier New"/>
        </w:rPr>
      </w:pPr>
      <w:r>
        <w:t>S.</w:t>
      </w:r>
      <w:r>
        <w:rPr>
          <w:spacing w:val="80"/>
          <w:w w:val="150"/>
        </w:rPr>
        <w:t xml:space="preserve"> </w:t>
      </w:r>
      <w:r>
        <w:t>(2007).</w:t>
      </w:r>
      <w:r>
        <w:rPr>
          <w:spacing w:val="80"/>
          <w:w w:val="150"/>
        </w:rPr>
        <w:t xml:space="preserve"> </w:t>
      </w:r>
      <w:r>
        <w:t>Dentate</w:t>
      </w:r>
      <w:r>
        <w:rPr>
          <w:spacing w:val="32"/>
        </w:rPr>
        <w:t xml:space="preserve"> </w:t>
      </w:r>
      <w:r>
        <w:t>gyrus</w:t>
      </w:r>
      <w:r>
        <w:rPr>
          <w:spacing w:val="32"/>
        </w:rPr>
        <w:t xml:space="preserve"> </w:t>
      </w:r>
      <w:r>
        <w:t>NMDA</w:t>
      </w:r>
      <w:r>
        <w:rPr>
          <w:spacing w:val="32"/>
        </w:rPr>
        <w:t xml:space="preserve"> </w:t>
      </w:r>
      <w:r>
        <w:t>receptors</w:t>
      </w:r>
      <w:r>
        <w:rPr>
          <w:spacing w:val="32"/>
        </w:rPr>
        <w:t xml:space="preserve"> </w:t>
      </w:r>
      <w:r>
        <w:t>mediate</w:t>
      </w:r>
      <w:r>
        <w:rPr>
          <w:spacing w:val="32"/>
        </w:rPr>
        <w:t xml:space="preserve"> </w:t>
      </w:r>
      <w:r>
        <w:t>rapid</w:t>
      </w:r>
      <w:r>
        <w:rPr>
          <w:spacing w:val="32"/>
        </w:rPr>
        <w:t xml:space="preserve"> </w:t>
      </w:r>
      <w:r>
        <w:t>pattern</w:t>
      </w:r>
      <w:r>
        <w:rPr>
          <w:spacing w:val="32"/>
        </w:rPr>
        <w:t xml:space="preserve"> </w:t>
      </w:r>
      <w:r>
        <w:t>separation</w:t>
      </w:r>
      <w:r>
        <w:rPr>
          <w:spacing w:val="32"/>
        </w:rPr>
        <w:t xml:space="preserve"> </w:t>
      </w:r>
      <w:r>
        <w:t>in</w:t>
      </w:r>
      <w:r>
        <w:rPr>
          <w:spacing w:val="32"/>
        </w:rPr>
        <w:t xml:space="preserve"> </w:t>
      </w:r>
      <w:r>
        <w:t>the</w:t>
      </w:r>
      <w:r>
        <w:rPr>
          <w:spacing w:val="32"/>
        </w:rPr>
        <w:t xml:space="preserve"> </w:t>
      </w:r>
      <w:r>
        <w:t>hippocam- pal</w:t>
      </w:r>
      <w:r>
        <w:rPr>
          <w:spacing w:val="-3"/>
        </w:rPr>
        <w:t xml:space="preserve"> </w:t>
      </w:r>
      <w:r>
        <w:t>network.</w:t>
      </w:r>
      <w:r>
        <w:rPr>
          <w:spacing w:val="36"/>
        </w:rPr>
        <w:t xml:space="preserve"> </w:t>
      </w:r>
      <w:r>
        <w:rPr>
          <w:i/>
        </w:rPr>
        <w:t>Science</w:t>
      </w:r>
      <w:r>
        <w:t xml:space="preserve">, </w:t>
      </w:r>
      <w:r>
        <w:rPr>
          <w:i/>
        </w:rPr>
        <w:t>317</w:t>
      </w:r>
      <w:r>
        <w:t>(5834),</w:t>
      </w:r>
      <w:r>
        <w:rPr>
          <w:spacing w:val="-1"/>
        </w:rPr>
        <w:t xml:space="preserve"> </w:t>
      </w:r>
      <w:r>
        <w:t>94–99.</w:t>
      </w:r>
      <w:r>
        <w:rPr>
          <w:spacing w:val="36"/>
        </w:rPr>
        <w:t xml:space="preserve"> </w:t>
      </w:r>
      <w:r>
        <w:t>Retrieved</w:t>
      </w:r>
      <w:r>
        <w:rPr>
          <w:spacing w:val="-3"/>
        </w:rPr>
        <w:t xml:space="preserve"> </w:t>
      </w:r>
      <w:r>
        <w:t>from</w:t>
      </w:r>
      <w:r>
        <w:rPr>
          <w:spacing w:val="-3"/>
        </w:rPr>
        <w:t xml:space="preserve"> </w:t>
      </w:r>
      <w:hyperlink r:id="rId87">
        <w:r>
          <w:rPr>
            <w:rFonts w:ascii="Courier New" w:hAnsi="Courier New"/>
          </w:rPr>
          <w:t>http://www.ncbi.nlm.nih.gov/</w:t>
        </w:r>
      </w:hyperlink>
      <w:r>
        <w:rPr>
          <w:rFonts w:ascii="Courier New" w:hAnsi="Courier New"/>
        </w:rPr>
        <w:t xml:space="preserve"> </w:t>
      </w:r>
      <w:r>
        <w:rPr>
          <w:rFonts w:ascii="Courier New" w:hAnsi="Courier New"/>
          <w:spacing w:val="-2"/>
        </w:rPr>
        <w:t>pubmed/17556551</w:t>
      </w:r>
    </w:p>
    <w:p w14:paraId="4800851F" w14:textId="77777777" w:rsidR="00A529FC" w:rsidRDefault="00000000">
      <w:pPr>
        <w:pStyle w:val="BodyText"/>
        <w:spacing w:line="232" w:lineRule="exact"/>
        <w:ind w:left="119"/>
        <w:jc w:val="both"/>
      </w:pPr>
      <w:r>
        <w:t>McMahon,</w:t>
      </w:r>
      <w:r>
        <w:rPr>
          <w:spacing w:val="-14"/>
        </w:rPr>
        <w:t xml:space="preserve"> </w:t>
      </w:r>
      <w:r>
        <w:t>D.</w:t>
      </w:r>
      <w:r>
        <w:rPr>
          <w:spacing w:val="-14"/>
        </w:rPr>
        <w:t xml:space="preserve"> </w:t>
      </w:r>
      <w:r>
        <w:t>B.,</w:t>
      </w:r>
      <w:r>
        <w:rPr>
          <w:spacing w:val="-14"/>
        </w:rPr>
        <w:t xml:space="preserve"> </w:t>
      </w:r>
      <w:r>
        <w:t>&amp;</w:t>
      </w:r>
      <w:r>
        <w:rPr>
          <w:spacing w:val="-13"/>
        </w:rPr>
        <w:t xml:space="preserve"> </w:t>
      </w:r>
      <w:r>
        <w:t>Barrionuevo,</w:t>
      </w:r>
      <w:r>
        <w:rPr>
          <w:spacing w:val="-14"/>
        </w:rPr>
        <w:t xml:space="preserve"> </w:t>
      </w:r>
      <w:r>
        <w:t>G.</w:t>
      </w:r>
      <w:r>
        <w:rPr>
          <w:spacing w:val="-14"/>
        </w:rPr>
        <w:t xml:space="preserve"> </w:t>
      </w:r>
      <w:r>
        <w:t>(2002).</w:t>
      </w:r>
      <w:r>
        <w:rPr>
          <w:spacing w:val="-6"/>
        </w:rPr>
        <w:t xml:space="preserve"> </w:t>
      </w:r>
      <w:r>
        <w:t>Short-</w:t>
      </w:r>
      <w:r>
        <w:rPr>
          <w:spacing w:val="-14"/>
        </w:rPr>
        <w:t xml:space="preserve"> </w:t>
      </w:r>
      <w:r>
        <w:t>and</w:t>
      </w:r>
      <w:r>
        <w:rPr>
          <w:spacing w:val="-14"/>
        </w:rPr>
        <w:t xml:space="preserve"> </w:t>
      </w:r>
      <w:r>
        <w:t>Long-Term</w:t>
      </w:r>
      <w:r>
        <w:rPr>
          <w:spacing w:val="-14"/>
        </w:rPr>
        <w:t xml:space="preserve"> </w:t>
      </w:r>
      <w:r>
        <w:t>Plasticity</w:t>
      </w:r>
      <w:r>
        <w:rPr>
          <w:spacing w:val="-13"/>
        </w:rPr>
        <w:t xml:space="preserve"> </w:t>
      </w:r>
      <w:r>
        <w:t>of</w:t>
      </w:r>
      <w:r>
        <w:rPr>
          <w:spacing w:val="-14"/>
        </w:rPr>
        <w:t xml:space="preserve"> </w:t>
      </w:r>
      <w:r>
        <w:t>the</w:t>
      </w:r>
      <w:r>
        <w:rPr>
          <w:spacing w:val="-14"/>
        </w:rPr>
        <w:t xml:space="preserve"> </w:t>
      </w:r>
      <w:r>
        <w:t>Perforant</w:t>
      </w:r>
      <w:r>
        <w:rPr>
          <w:spacing w:val="-14"/>
        </w:rPr>
        <w:t xml:space="preserve"> </w:t>
      </w:r>
      <w:r>
        <w:t>Path</w:t>
      </w:r>
      <w:r>
        <w:rPr>
          <w:spacing w:val="-13"/>
        </w:rPr>
        <w:t xml:space="preserve"> </w:t>
      </w:r>
      <w:r>
        <w:rPr>
          <w:spacing w:val="-2"/>
        </w:rPr>
        <w:t>Synapse</w:t>
      </w:r>
    </w:p>
    <w:p w14:paraId="56FFC815" w14:textId="77777777" w:rsidR="00A529FC" w:rsidRDefault="00000000">
      <w:pPr>
        <w:spacing w:before="18"/>
        <w:ind w:left="665"/>
      </w:pPr>
      <w:r>
        <w:t>in</w:t>
      </w:r>
      <w:r>
        <w:rPr>
          <w:spacing w:val="-6"/>
        </w:rPr>
        <w:t xml:space="preserve"> </w:t>
      </w:r>
      <w:r>
        <w:t>Hippocampal</w:t>
      </w:r>
      <w:r>
        <w:rPr>
          <w:spacing w:val="-5"/>
        </w:rPr>
        <w:t xml:space="preserve"> </w:t>
      </w:r>
      <w:r>
        <w:t>Area</w:t>
      </w:r>
      <w:r>
        <w:rPr>
          <w:spacing w:val="-5"/>
        </w:rPr>
        <w:t xml:space="preserve"> </w:t>
      </w:r>
      <w:r>
        <w:t>CA3.</w:t>
      </w:r>
      <w:r>
        <w:rPr>
          <w:spacing w:val="21"/>
        </w:rPr>
        <w:t xml:space="preserve"> </w:t>
      </w:r>
      <w:r>
        <w:rPr>
          <w:i/>
        </w:rPr>
        <w:t>Journal</w:t>
      </w:r>
      <w:r>
        <w:rPr>
          <w:i/>
          <w:spacing w:val="-6"/>
        </w:rPr>
        <w:t xml:space="preserve"> </w:t>
      </w:r>
      <w:r>
        <w:rPr>
          <w:i/>
        </w:rPr>
        <w:t>of</w:t>
      </w:r>
      <w:r>
        <w:rPr>
          <w:i/>
          <w:spacing w:val="-5"/>
        </w:rPr>
        <w:t xml:space="preserve"> </w:t>
      </w:r>
      <w:r>
        <w:rPr>
          <w:i/>
        </w:rPr>
        <w:t>Neurophysiology</w:t>
      </w:r>
      <w:r>
        <w:t>,</w:t>
      </w:r>
      <w:r>
        <w:rPr>
          <w:spacing w:val="-4"/>
        </w:rPr>
        <w:t xml:space="preserve"> </w:t>
      </w:r>
      <w:r>
        <w:rPr>
          <w:i/>
        </w:rPr>
        <w:t>88</w:t>
      </w:r>
      <w:r>
        <w:t>(1),</w:t>
      </w:r>
      <w:r>
        <w:rPr>
          <w:spacing w:val="-5"/>
        </w:rPr>
        <w:t xml:space="preserve"> </w:t>
      </w:r>
      <w:r>
        <w:t>528–533.</w:t>
      </w:r>
      <w:r>
        <w:rPr>
          <w:spacing w:val="21"/>
        </w:rPr>
        <w:t xml:space="preserve"> </w:t>
      </w:r>
      <w:r>
        <w:t>doi:</w:t>
      </w:r>
      <w:r>
        <w:rPr>
          <w:spacing w:val="9"/>
        </w:rPr>
        <w:t xml:space="preserve"> </w:t>
      </w:r>
      <w:r>
        <w:rPr>
          <w:spacing w:val="-2"/>
        </w:rPr>
        <w:t>10.1152/jn.2002.88.1</w:t>
      </w:r>
    </w:p>
    <w:p w14:paraId="2DABB4F5" w14:textId="77777777" w:rsidR="00A529FC" w:rsidRDefault="00000000">
      <w:pPr>
        <w:pStyle w:val="BodyText"/>
        <w:spacing w:before="18"/>
        <w:ind w:left="665"/>
      </w:pPr>
      <w:r>
        <w:rPr>
          <w:spacing w:val="-4"/>
        </w:rPr>
        <w:t>.528</w:t>
      </w:r>
    </w:p>
    <w:p w14:paraId="2F49E0FD" w14:textId="77777777" w:rsidR="00A529FC" w:rsidRDefault="00000000">
      <w:pPr>
        <w:pStyle w:val="BodyText"/>
        <w:spacing w:before="18" w:line="256" w:lineRule="auto"/>
        <w:ind w:left="665" w:right="119" w:hanging="546"/>
        <w:jc w:val="both"/>
      </w:pPr>
      <w:r>
        <w:t>McNaughton,</w:t>
      </w:r>
      <w:r>
        <w:rPr>
          <w:spacing w:val="-4"/>
        </w:rPr>
        <w:t xml:space="preserve"> </w:t>
      </w:r>
      <w:r>
        <w:t>B.</w:t>
      </w:r>
      <w:r>
        <w:rPr>
          <w:spacing w:val="-5"/>
        </w:rPr>
        <w:t xml:space="preserve"> </w:t>
      </w:r>
      <w:r>
        <w:t>L.,</w:t>
      </w:r>
      <w:r>
        <w:rPr>
          <w:spacing w:val="-5"/>
        </w:rPr>
        <w:t xml:space="preserve"> </w:t>
      </w:r>
      <w:r>
        <w:t>&amp;</w:t>
      </w:r>
      <w:r>
        <w:rPr>
          <w:spacing w:val="-5"/>
        </w:rPr>
        <w:t xml:space="preserve"> </w:t>
      </w:r>
      <w:r>
        <w:t>Nadel,</w:t>
      </w:r>
      <w:r>
        <w:rPr>
          <w:spacing w:val="-4"/>
        </w:rPr>
        <w:t xml:space="preserve"> </w:t>
      </w:r>
      <w:r>
        <w:t>L.</w:t>
      </w:r>
      <w:r>
        <w:rPr>
          <w:spacing w:val="23"/>
        </w:rPr>
        <w:t xml:space="preserve"> </w:t>
      </w:r>
      <w:r>
        <w:t>(1990).</w:t>
      </w:r>
      <w:r>
        <w:rPr>
          <w:spacing w:val="23"/>
        </w:rPr>
        <w:t xml:space="preserve"> </w:t>
      </w:r>
      <w:r>
        <w:t>Hebb-Marr</w:t>
      </w:r>
      <w:r>
        <w:rPr>
          <w:spacing w:val="-5"/>
        </w:rPr>
        <w:t xml:space="preserve"> </w:t>
      </w:r>
      <w:r>
        <w:t>Networks</w:t>
      </w:r>
      <w:r>
        <w:rPr>
          <w:spacing w:val="-5"/>
        </w:rPr>
        <w:t xml:space="preserve"> </w:t>
      </w:r>
      <w:r>
        <w:t>and</w:t>
      </w:r>
      <w:r>
        <w:rPr>
          <w:spacing w:val="-5"/>
        </w:rPr>
        <w:t xml:space="preserve"> </w:t>
      </w:r>
      <w:r>
        <w:t>the</w:t>
      </w:r>
      <w:r>
        <w:rPr>
          <w:spacing w:val="-5"/>
        </w:rPr>
        <w:t xml:space="preserve"> </w:t>
      </w:r>
      <w:r>
        <w:t>Neurobiological</w:t>
      </w:r>
      <w:r>
        <w:rPr>
          <w:spacing w:val="-5"/>
        </w:rPr>
        <w:t xml:space="preserve"> </w:t>
      </w:r>
      <w:r>
        <w:t>Representation</w:t>
      </w:r>
      <w:r>
        <w:rPr>
          <w:spacing w:val="-5"/>
        </w:rPr>
        <w:t xml:space="preserve"> </w:t>
      </w:r>
      <w:r>
        <w:t>of Action</w:t>
      </w:r>
      <w:r>
        <w:rPr>
          <w:spacing w:val="-5"/>
        </w:rPr>
        <w:t xml:space="preserve"> </w:t>
      </w:r>
      <w:r>
        <w:t>in</w:t>
      </w:r>
      <w:r>
        <w:rPr>
          <w:spacing w:val="-5"/>
        </w:rPr>
        <w:t xml:space="preserve"> </w:t>
      </w:r>
      <w:r>
        <w:t>Space.</w:t>
      </w:r>
      <w:r>
        <w:rPr>
          <w:spacing w:val="21"/>
        </w:rPr>
        <w:t xml:space="preserve"> </w:t>
      </w:r>
      <w:r>
        <w:t>In</w:t>
      </w:r>
      <w:r>
        <w:rPr>
          <w:spacing w:val="-5"/>
        </w:rPr>
        <w:t xml:space="preserve"> </w:t>
      </w:r>
      <w:r>
        <w:t>M.</w:t>
      </w:r>
      <w:r>
        <w:rPr>
          <w:spacing w:val="-5"/>
        </w:rPr>
        <w:t xml:space="preserve"> </w:t>
      </w:r>
      <w:r>
        <w:t>A.</w:t>
      </w:r>
      <w:r>
        <w:rPr>
          <w:spacing w:val="-5"/>
        </w:rPr>
        <w:t xml:space="preserve"> </w:t>
      </w:r>
      <w:r>
        <w:t>Gluck</w:t>
      </w:r>
      <w:r>
        <w:rPr>
          <w:spacing w:val="-5"/>
        </w:rPr>
        <w:t xml:space="preserve"> </w:t>
      </w:r>
      <w:r>
        <w:t>&amp;</w:t>
      </w:r>
      <w:r>
        <w:rPr>
          <w:spacing w:val="-5"/>
        </w:rPr>
        <w:t xml:space="preserve"> </w:t>
      </w:r>
      <w:r>
        <w:t>D.</w:t>
      </w:r>
      <w:r>
        <w:rPr>
          <w:spacing w:val="-5"/>
        </w:rPr>
        <w:t xml:space="preserve"> </w:t>
      </w:r>
      <w:r>
        <w:t>E.</w:t>
      </w:r>
      <w:r>
        <w:rPr>
          <w:spacing w:val="-5"/>
        </w:rPr>
        <w:t xml:space="preserve"> </w:t>
      </w:r>
      <w:r>
        <w:t>Rumelhart</w:t>
      </w:r>
      <w:r>
        <w:rPr>
          <w:spacing w:val="-5"/>
        </w:rPr>
        <w:t xml:space="preserve"> </w:t>
      </w:r>
      <w:r>
        <w:t>(Eds.),</w:t>
      </w:r>
      <w:r>
        <w:rPr>
          <w:spacing w:val="-5"/>
        </w:rPr>
        <w:t xml:space="preserve"> </w:t>
      </w:r>
      <w:r>
        <w:rPr>
          <w:i/>
        </w:rPr>
        <w:t>Neuroscience</w:t>
      </w:r>
      <w:r>
        <w:rPr>
          <w:i/>
          <w:spacing w:val="-5"/>
        </w:rPr>
        <w:t xml:space="preserve"> </w:t>
      </w:r>
      <w:r>
        <w:rPr>
          <w:i/>
        </w:rPr>
        <w:t>and</w:t>
      </w:r>
      <w:r>
        <w:rPr>
          <w:i/>
          <w:spacing w:val="-5"/>
        </w:rPr>
        <w:t xml:space="preserve"> </w:t>
      </w:r>
      <w:r>
        <w:rPr>
          <w:i/>
        </w:rPr>
        <w:t>Connectionist</w:t>
      </w:r>
      <w:r>
        <w:rPr>
          <w:i/>
          <w:spacing w:val="-5"/>
        </w:rPr>
        <w:t xml:space="preserve"> </w:t>
      </w:r>
      <w:r>
        <w:rPr>
          <w:i/>
        </w:rPr>
        <w:t xml:space="preserve">Theory </w:t>
      </w:r>
      <w:r>
        <w:t>(pp. 1–63).</w:t>
      </w:r>
      <w:r>
        <w:rPr>
          <w:spacing w:val="40"/>
        </w:rPr>
        <w:t xml:space="preserve"> </w:t>
      </w:r>
      <w:r>
        <w:t>Hillsdale, NJ: Erlbaum.</w:t>
      </w:r>
    </w:p>
    <w:p w14:paraId="4049166A" w14:textId="77777777" w:rsidR="00A529FC" w:rsidRDefault="00000000">
      <w:pPr>
        <w:pStyle w:val="BodyText"/>
        <w:spacing w:before="1"/>
        <w:ind w:left="119"/>
        <w:jc w:val="both"/>
      </w:pPr>
      <w:r>
        <w:t>Milner,</w:t>
      </w:r>
      <w:r>
        <w:rPr>
          <w:spacing w:val="21"/>
        </w:rPr>
        <w:t xml:space="preserve"> </w:t>
      </w:r>
      <w:r>
        <w:t>B.,</w:t>
      </w:r>
      <w:r>
        <w:rPr>
          <w:spacing w:val="22"/>
        </w:rPr>
        <w:t xml:space="preserve"> </w:t>
      </w:r>
      <w:r>
        <w:t>Squire,</w:t>
      </w:r>
      <w:r>
        <w:rPr>
          <w:spacing w:val="21"/>
        </w:rPr>
        <w:t xml:space="preserve"> </w:t>
      </w:r>
      <w:r>
        <w:t>L.</w:t>
      </w:r>
      <w:r>
        <w:rPr>
          <w:spacing w:val="17"/>
        </w:rPr>
        <w:t xml:space="preserve"> </w:t>
      </w:r>
      <w:r>
        <w:t>R.,</w:t>
      </w:r>
      <w:r>
        <w:rPr>
          <w:spacing w:val="17"/>
        </w:rPr>
        <w:t xml:space="preserve"> </w:t>
      </w:r>
      <w:r>
        <w:t>&amp;</w:t>
      </w:r>
      <w:r>
        <w:rPr>
          <w:spacing w:val="17"/>
        </w:rPr>
        <w:t xml:space="preserve"> </w:t>
      </w:r>
      <w:r>
        <w:t>Kandel,</w:t>
      </w:r>
      <w:r>
        <w:rPr>
          <w:spacing w:val="22"/>
        </w:rPr>
        <w:t xml:space="preserve"> </w:t>
      </w:r>
      <w:r>
        <w:t>E.</w:t>
      </w:r>
      <w:r>
        <w:rPr>
          <w:spacing w:val="17"/>
        </w:rPr>
        <w:t xml:space="preserve"> </w:t>
      </w:r>
      <w:r>
        <w:t>R.</w:t>
      </w:r>
      <w:r>
        <w:rPr>
          <w:spacing w:val="58"/>
          <w:w w:val="150"/>
        </w:rPr>
        <w:t xml:space="preserve"> </w:t>
      </w:r>
      <w:r>
        <w:t>(1998).</w:t>
      </w:r>
      <w:r>
        <w:rPr>
          <w:spacing w:val="57"/>
          <w:w w:val="150"/>
        </w:rPr>
        <w:t xml:space="preserve"> </w:t>
      </w:r>
      <w:r>
        <w:t>Cognitive</w:t>
      </w:r>
      <w:r>
        <w:rPr>
          <w:spacing w:val="17"/>
        </w:rPr>
        <w:t xml:space="preserve"> </w:t>
      </w:r>
      <w:r>
        <w:t>Neuroscience</w:t>
      </w:r>
      <w:r>
        <w:rPr>
          <w:spacing w:val="17"/>
        </w:rPr>
        <w:t xml:space="preserve"> </w:t>
      </w:r>
      <w:r>
        <w:t>and</w:t>
      </w:r>
      <w:r>
        <w:rPr>
          <w:spacing w:val="17"/>
        </w:rPr>
        <w:t xml:space="preserve"> </w:t>
      </w:r>
      <w:r>
        <w:t>the</w:t>
      </w:r>
      <w:r>
        <w:rPr>
          <w:spacing w:val="17"/>
        </w:rPr>
        <w:t xml:space="preserve"> </w:t>
      </w:r>
      <w:r>
        <w:t>Study</w:t>
      </w:r>
      <w:r>
        <w:rPr>
          <w:spacing w:val="17"/>
        </w:rPr>
        <w:t xml:space="preserve"> </w:t>
      </w:r>
      <w:r>
        <w:t>of</w:t>
      </w:r>
      <w:r>
        <w:rPr>
          <w:spacing w:val="17"/>
        </w:rPr>
        <w:t xml:space="preserve"> </w:t>
      </w:r>
      <w:r>
        <w:rPr>
          <w:spacing w:val="-2"/>
        </w:rPr>
        <w:t>Memory.</w:t>
      </w:r>
    </w:p>
    <w:p w14:paraId="4EEDA571" w14:textId="77777777" w:rsidR="00A529FC" w:rsidRDefault="00000000">
      <w:pPr>
        <w:spacing w:before="18"/>
        <w:ind w:left="665"/>
        <w:jc w:val="both"/>
      </w:pPr>
      <w:r>
        <w:rPr>
          <w:i/>
        </w:rPr>
        <w:t>Neuron</w:t>
      </w:r>
      <w:r>
        <w:t>,</w:t>
      </w:r>
      <w:r>
        <w:rPr>
          <w:spacing w:val="-11"/>
        </w:rPr>
        <w:t xml:space="preserve"> </w:t>
      </w:r>
      <w:r>
        <w:rPr>
          <w:i/>
        </w:rPr>
        <w:t>20</w:t>
      </w:r>
      <w:r>
        <w:t>,</w:t>
      </w:r>
      <w:r>
        <w:rPr>
          <w:spacing w:val="-11"/>
        </w:rPr>
        <w:t xml:space="preserve"> </w:t>
      </w:r>
      <w:r>
        <w:rPr>
          <w:spacing w:val="-4"/>
        </w:rPr>
        <w:t>445.</w:t>
      </w:r>
    </w:p>
    <w:p w14:paraId="0DF0BE17" w14:textId="77777777" w:rsidR="00A529FC" w:rsidRDefault="00000000">
      <w:pPr>
        <w:spacing w:before="18" w:line="256" w:lineRule="auto"/>
        <w:ind w:left="665" w:right="118" w:hanging="546"/>
        <w:jc w:val="both"/>
      </w:pPr>
      <w:r>
        <w:t>Mizumori,</w:t>
      </w:r>
      <w:r>
        <w:rPr>
          <w:spacing w:val="-4"/>
        </w:rPr>
        <w:t xml:space="preserve"> </w:t>
      </w:r>
      <w:r>
        <w:t>S.</w:t>
      </w:r>
      <w:r>
        <w:rPr>
          <w:spacing w:val="26"/>
        </w:rPr>
        <w:t xml:space="preserve"> </w:t>
      </w:r>
      <w:r>
        <w:t>(2013).</w:t>
      </w:r>
      <w:r>
        <w:rPr>
          <w:spacing w:val="26"/>
        </w:rPr>
        <w:t xml:space="preserve"> </w:t>
      </w:r>
      <w:r>
        <w:t>Context</w:t>
      </w:r>
      <w:r>
        <w:rPr>
          <w:spacing w:val="-6"/>
        </w:rPr>
        <w:t xml:space="preserve"> </w:t>
      </w:r>
      <w:r>
        <w:t>Prediction</w:t>
      </w:r>
      <w:r>
        <w:rPr>
          <w:spacing w:val="-6"/>
        </w:rPr>
        <w:t xml:space="preserve"> </w:t>
      </w:r>
      <w:r>
        <w:t>Analysis</w:t>
      </w:r>
      <w:r>
        <w:rPr>
          <w:spacing w:val="-6"/>
        </w:rPr>
        <w:t xml:space="preserve"> </w:t>
      </w:r>
      <w:r>
        <w:t>and</w:t>
      </w:r>
      <w:r>
        <w:rPr>
          <w:spacing w:val="-6"/>
        </w:rPr>
        <w:t xml:space="preserve"> </w:t>
      </w:r>
      <w:r>
        <w:t>Episodic</w:t>
      </w:r>
      <w:r>
        <w:rPr>
          <w:spacing w:val="-6"/>
        </w:rPr>
        <w:t xml:space="preserve"> </w:t>
      </w:r>
      <w:r>
        <w:t>Memory.</w:t>
      </w:r>
      <w:r>
        <w:rPr>
          <w:spacing w:val="26"/>
        </w:rPr>
        <w:t xml:space="preserve"> </w:t>
      </w:r>
      <w:r>
        <w:rPr>
          <w:i/>
        </w:rPr>
        <w:t>Frontiers</w:t>
      </w:r>
      <w:r>
        <w:rPr>
          <w:i/>
          <w:spacing w:val="-6"/>
        </w:rPr>
        <w:t xml:space="preserve"> </w:t>
      </w:r>
      <w:r>
        <w:rPr>
          <w:i/>
        </w:rPr>
        <w:t>in</w:t>
      </w:r>
      <w:r>
        <w:rPr>
          <w:i/>
          <w:spacing w:val="-6"/>
        </w:rPr>
        <w:t xml:space="preserve"> </w:t>
      </w:r>
      <w:r>
        <w:rPr>
          <w:i/>
        </w:rPr>
        <w:t>Behavioral</w:t>
      </w:r>
      <w:r>
        <w:rPr>
          <w:i/>
          <w:spacing w:val="-6"/>
        </w:rPr>
        <w:t xml:space="preserve"> </w:t>
      </w:r>
      <w:r>
        <w:rPr>
          <w:i/>
        </w:rPr>
        <w:t>Neuro- science</w:t>
      </w:r>
      <w:r>
        <w:t xml:space="preserve">, </w:t>
      </w:r>
      <w:r>
        <w:rPr>
          <w:i/>
        </w:rPr>
        <w:t>7</w:t>
      </w:r>
      <w:r>
        <w:t>, 132. doi: 10.3389/fnbeh.2013.00132</w:t>
      </w:r>
    </w:p>
    <w:p w14:paraId="67B92A41" w14:textId="77777777" w:rsidR="00A529FC" w:rsidRDefault="00000000" w:rsidP="007576F6">
      <w:pPr>
        <w:pStyle w:val="BodyText"/>
        <w:spacing w:before="1" w:line="256" w:lineRule="auto"/>
        <w:ind w:left="665" w:right="117" w:hanging="546"/>
        <w:jc w:val="both"/>
        <w:rPr>
          <w:rFonts w:ascii="Courier New" w:hAnsi="Courier New"/>
        </w:rPr>
      </w:pPr>
      <w:r>
        <w:t>Myers, C.</w:t>
      </w:r>
      <w:r>
        <w:rPr>
          <w:spacing w:val="-1"/>
        </w:rPr>
        <w:t xml:space="preserve"> </w:t>
      </w:r>
      <w:r>
        <w:t>E.,</w:t>
      </w:r>
      <w:r>
        <w:rPr>
          <w:spacing w:val="-1"/>
        </w:rPr>
        <w:t xml:space="preserve"> </w:t>
      </w:r>
      <w:r>
        <w:t>&amp;</w:t>
      </w:r>
      <w:r>
        <w:rPr>
          <w:spacing w:val="-1"/>
        </w:rPr>
        <w:t xml:space="preserve"> </w:t>
      </w:r>
      <w:r>
        <w:t>Gluck, M.</w:t>
      </w:r>
      <w:r>
        <w:rPr>
          <w:spacing w:val="-1"/>
        </w:rPr>
        <w:t xml:space="preserve"> </w:t>
      </w:r>
      <w:r>
        <w:t>A.</w:t>
      </w:r>
      <w:r>
        <w:rPr>
          <w:spacing w:val="33"/>
        </w:rPr>
        <w:t xml:space="preserve"> </w:t>
      </w:r>
      <w:r>
        <w:t>(1995).</w:t>
      </w:r>
      <w:r>
        <w:rPr>
          <w:spacing w:val="33"/>
        </w:rPr>
        <w:t xml:space="preserve"> </w:t>
      </w:r>
      <w:r>
        <w:t>Context, conditioning, and</w:t>
      </w:r>
      <w:r>
        <w:rPr>
          <w:spacing w:val="-1"/>
        </w:rPr>
        <w:t xml:space="preserve"> </w:t>
      </w:r>
      <w:r>
        <w:t>hippocampal</w:t>
      </w:r>
      <w:r>
        <w:rPr>
          <w:spacing w:val="-1"/>
        </w:rPr>
        <w:t xml:space="preserve"> </w:t>
      </w:r>
      <w:r>
        <w:t>rerepresentation</w:t>
      </w:r>
      <w:r>
        <w:rPr>
          <w:spacing w:val="-1"/>
        </w:rPr>
        <w:t xml:space="preserve"> </w:t>
      </w:r>
      <w:r>
        <w:t>in</w:t>
      </w:r>
      <w:r>
        <w:rPr>
          <w:spacing w:val="-1"/>
        </w:rPr>
        <w:t xml:space="preserve"> </w:t>
      </w:r>
      <w:r>
        <w:t>animal learning.</w:t>
      </w:r>
      <w:r>
        <w:rPr>
          <w:spacing w:val="3"/>
        </w:rPr>
        <w:t xml:space="preserve"> </w:t>
      </w:r>
      <w:r>
        <w:rPr>
          <w:i/>
        </w:rPr>
        <w:t>Behavioral</w:t>
      </w:r>
      <w:r>
        <w:rPr>
          <w:i/>
          <w:spacing w:val="-13"/>
        </w:rPr>
        <w:t xml:space="preserve"> </w:t>
      </w:r>
      <w:r>
        <w:rPr>
          <w:i/>
        </w:rPr>
        <w:t>neuroscience</w:t>
      </w:r>
      <w:r>
        <w:t>,</w:t>
      </w:r>
      <w:r>
        <w:rPr>
          <w:spacing w:val="-13"/>
        </w:rPr>
        <w:t xml:space="preserve"> </w:t>
      </w:r>
      <w:r>
        <w:rPr>
          <w:i/>
        </w:rPr>
        <w:t>108</w:t>
      </w:r>
      <w:r>
        <w:t>,</w:t>
      </w:r>
      <w:r>
        <w:rPr>
          <w:spacing w:val="-13"/>
        </w:rPr>
        <w:t xml:space="preserve"> </w:t>
      </w:r>
      <w:r>
        <w:t>835–847.</w:t>
      </w:r>
      <w:r>
        <w:rPr>
          <w:spacing w:val="3"/>
        </w:rPr>
        <w:t xml:space="preserve"> </w:t>
      </w:r>
      <w:r>
        <w:t>Retrieved</w:t>
      </w:r>
      <w:r>
        <w:rPr>
          <w:spacing w:val="-13"/>
        </w:rPr>
        <w:t xml:space="preserve"> </w:t>
      </w:r>
      <w:r>
        <w:t>from</w:t>
      </w:r>
      <w:r>
        <w:rPr>
          <w:spacing w:val="-13"/>
        </w:rPr>
        <w:t xml:space="preserve"> </w:t>
      </w:r>
      <w:hyperlink r:id="rId88">
        <w:r>
          <w:rPr>
            <w:rFonts w:ascii="Courier New" w:hAnsi="Courier New"/>
            <w:spacing w:val="-2"/>
          </w:rPr>
          <w:t>http://www.ncbi.nlm.nih</w:t>
        </w:r>
      </w:hyperlink>
    </w:p>
    <w:p w14:paraId="4596FEC4" w14:textId="77777777" w:rsidR="00A529FC" w:rsidRDefault="00000000" w:rsidP="007576F6">
      <w:pPr>
        <w:pStyle w:val="BodyText"/>
        <w:spacing w:before="4" w:line="249" w:lineRule="exact"/>
        <w:ind w:left="665"/>
        <w:rPr>
          <w:rFonts w:ascii="Courier New"/>
        </w:rPr>
      </w:pPr>
      <w:r>
        <w:rPr>
          <w:rFonts w:ascii="Courier New"/>
          <w:spacing w:val="-2"/>
        </w:rPr>
        <w:t>.gov/pubmed/7826508</w:t>
      </w:r>
    </w:p>
    <w:p w14:paraId="4CB88868" w14:textId="77777777" w:rsidR="00A529FC" w:rsidRDefault="00000000">
      <w:pPr>
        <w:pStyle w:val="BodyText"/>
        <w:spacing w:line="256" w:lineRule="auto"/>
        <w:ind w:left="665" w:right="119" w:hanging="546"/>
        <w:jc w:val="both"/>
      </w:pPr>
      <w:r>
        <w:t>Nakagami,</w:t>
      </w:r>
      <w:r>
        <w:rPr>
          <w:spacing w:val="-14"/>
        </w:rPr>
        <w:t xml:space="preserve"> </w:t>
      </w:r>
      <w:r>
        <w:t>Y.,</w:t>
      </w:r>
      <w:r>
        <w:rPr>
          <w:spacing w:val="-14"/>
        </w:rPr>
        <w:t xml:space="preserve"> </w:t>
      </w:r>
      <w:r>
        <w:t>Saito,</w:t>
      </w:r>
      <w:r>
        <w:rPr>
          <w:spacing w:val="-14"/>
        </w:rPr>
        <w:t xml:space="preserve"> </w:t>
      </w:r>
      <w:r>
        <w:t>H.,</w:t>
      </w:r>
      <w:r>
        <w:rPr>
          <w:spacing w:val="-13"/>
        </w:rPr>
        <w:t xml:space="preserve"> </w:t>
      </w:r>
      <w:r>
        <w:t>&amp;</w:t>
      </w:r>
      <w:r>
        <w:rPr>
          <w:spacing w:val="-14"/>
        </w:rPr>
        <w:t xml:space="preserve"> </w:t>
      </w:r>
      <w:r>
        <w:t>Matsuki,</w:t>
      </w:r>
      <w:r>
        <w:rPr>
          <w:spacing w:val="-14"/>
        </w:rPr>
        <w:t xml:space="preserve"> </w:t>
      </w:r>
      <w:r>
        <w:t>N.</w:t>
      </w:r>
      <w:r>
        <w:rPr>
          <w:spacing w:val="-14"/>
        </w:rPr>
        <w:t xml:space="preserve"> </w:t>
      </w:r>
      <w:r>
        <w:t>(1997).</w:t>
      </w:r>
      <w:r>
        <w:rPr>
          <w:spacing w:val="-4"/>
        </w:rPr>
        <w:t xml:space="preserve"> </w:t>
      </w:r>
      <w:r>
        <w:t>Optical</w:t>
      </w:r>
      <w:r>
        <w:rPr>
          <w:spacing w:val="-14"/>
        </w:rPr>
        <w:t xml:space="preserve"> </w:t>
      </w:r>
      <w:r>
        <w:t>recording</w:t>
      </w:r>
      <w:r>
        <w:rPr>
          <w:spacing w:val="-14"/>
        </w:rPr>
        <w:t xml:space="preserve"> </w:t>
      </w:r>
      <w:r>
        <w:t>of</w:t>
      </w:r>
      <w:r>
        <w:rPr>
          <w:spacing w:val="-14"/>
        </w:rPr>
        <w:t xml:space="preserve"> </w:t>
      </w:r>
      <w:r>
        <w:t>trisynaptic</w:t>
      </w:r>
      <w:r>
        <w:rPr>
          <w:spacing w:val="-13"/>
        </w:rPr>
        <w:t xml:space="preserve"> </w:t>
      </w:r>
      <w:r>
        <w:t>pathway</w:t>
      </w:r>
      <w:r>
        <w:rPr>
          <w:spacing w:val="-14"/>
        </w:rPr>
        <w:t xml:space="preserve"> </w:t>
      </w:r>
      <w:r>
        <w:t>in</w:t>
      </w:r>
      <w:r>
        <w:rPr>
          <w:spacing w:val="-14"/>
        </w:rPr>
        <w:t xml:space="preserve"> </w:t>
      </w:r>
      <w:r>
        <w:t>rat</w:t>
      </w:r>
      <w:r>
        <w:rPr>
          <w:spacing w:val="-14"/>
        </w:rPr>
        <w:t xml:space="preserve"> </w:t>
      </w:r>
      <w:r>
        <w:t>hippocampal slices</w:t>
      </w:r>
      <w:r>
        <w:rPr>
          <w:spacing w:val="-9"/>
        </w:rPr>
        <w:t xml:space="preserve"> </w:t>
      </w:r>
      <w:r>
        <w:t>with</w:t>
      </w:r>
      <w:r>
        <w:rPr>
          <w:spacing w:val="-9"/>
        </w:rPr>
        <w:t xml:space="preserve"> </w:t>
      </w:r>
      <w:r>
        <w:t>a</w:t>
      </w:r>
      <w:r>
        <w:rPr>
          <w:spacing w:val="-9"/>
        </w:rPr>
        <w:t xml:space="preserve"> </w:t>
      </w:r>
      <w:r>
        <w:t>voltage-sensitive</w:t>
      </w:r>
      <w:r>
        <w:rPr>
          <w:spacing w:val="-9"/>
        </w:rPr>
        <w:t xml:space="preserve"> </w:t>
      </w:r>
      <w:r>
        <w:t xml:space="preserve">dye. </w:t>
      </w:r>
      <w:r>
        <w:rPr>
          <w:i/>
        </w:rPr>
        <w:t>Neuroscience</w:t>
      </w:r>
      <w:r>
        <w:t>,</w:t>
      </w:r>
      <w:r>
        <w:rPr>
          <w:spacing w:val="-8"/>
        </w:rPr>
        <w:t xml:space="preserve"> </w:t>
      </w:r>
      <w:r>
        <w:rPr>
          <w:i/>
        </w:rPr>
        <w:t>81</w:t>
      </w:r>
      <w:r>
        <w:t>(1),</w:t>
      </w:r>
      <w:r>
        <w:rPr>
          <w:spacing w:val="-8"/>
        </w:rPr>
        <w:t xml:space="preserve"> </w:t>
      </w:r>
      <w:r>
        <w:t>1–8. doi: 10.1016/S0306-4522(97)00161-9</w:t>
      </w:r>
    </w:p>
    <w:p w14:paraId="5E55EA80" w14:textId="77777777" w:rsidR="00A529FC" w:rsidRDefault="00000000">
      <w:pPr>
        <w:pStyle w:val="BodyText"/>
        <w:ind w:left="119"/>
        <w:jc w:val="both"/>
      </w:pPr>
      <w:r>
        <w:t>Nakashiba,</w:t>
      </w:r>
      <w:r>
        <w:rPr>
          <w:spacing w:val="-10"/>
        </w:rPr>
        <w:t xml:space="preserve"> </w:t>
      </w:r>
      <w:r>
        <w:t>T.,</w:t>
      </w:r>
      <w:r>
        <w:rPr>
          <w:spacing w:val="-2"/>
        </w:rPr>
        <w:t xml:space="preserve"> </w:t>
      </w:r>
      <w:r>
        <w:t>Cushman,</w:t>
      </w:r>
      <w:r>
        <w:rPr>
          <w:spacing w:val="-3"/>
        </w:rPr>
        <w:t xml:space="preserve"> </w:t>
      </w:r>
      <w:r>
        <w:t>J.</w:t>
      </w:r>
      <w:r>
        <w:rPr>
          <w:spacing w:val="-3"/>
        </w:rPr>
        <w:t xml:space="preserve"> </w:t>
      </w:r>
      <w:r>
        <w:t>D.,</w:t>
      </w:r>
      <w:r>
        <w:rPr>
          <w:spacing w:val="-3"/>
        </w:rPr>
        <w:t xml:space="preserve"> </w:t>
      </w:r>
      <w:r>
        <w:t>Pelkey,</w:t>
      </w:r>
      <w:r>
        <w:rPr>
          <w:spacing w:val="-3"/>
        </w:rPr>
        <w:t xml:space="preserve"> </w:t>
      </w:r>
      <w:r>
        <w:t>K.</w:t>
      </w:r>
      <w:r>
        <w:rPr>
          <w:spacing w:val="-3"/>
        </w:rPr>
        <w:t xml:space="preserve"> </w:t>
      </w:r>
      <w:r>
        <w:t>A.,</w:t>
      </w:r>
      <w:r>
        <w:rPr>
          <w:spacing w:val="-3"/>
        </w:rPr>
        <w:t xml:space="preserve"> </w:t>
      </w:r>
      <w:r>
        <w:t>Renaudineau,</w:t>
      </w:r>
      <w:r>
        <w:rPr>
          <w:spacing w:val="-2"/>
        </w:rPr>
        <w:t xml:space="preserve"> </w:t>
      </w:r>
      <w:r>
        <w:t>S.,</w:t>
      </w:r>
      <w:r>
        <w:rPr>
          <w:spacing w:val="-3"/>
        </w:rPr>
        <w:t xml:space="preserve"> </w:t>
      </w:r>
      <w:r>
        <w:t>Buhl,</w:t>
      </w:r>
      <w:r>
        <w:rPr>
          <w:spacing w:val="-2"/>
        </w:rPr>
        <w:t xml:space="preserve"> </w:t>
      </w:r>
      <w:r>
        <w:t>D.</w:t>
      </w:r>
      <w:r>
        <w:rPr>
          <w:spacing w:val="-3"/>
        </w:rPr>
        <w:t xml:space="preserve"> </w:t>
      </w:r>
      <w:r>
        <w:t>L.,</w:t>
      </w:r>
      <w:r>
        <w:rPr>
          <w:spacing w:val="-3"/>
        </w:rPr>
        <w:t xml:space="preserve"> </w:t>
      </w:r>
      <w:r>
        <w:t>McHugh,</w:t>
      </w:r>
      <w:r>
        <w:rPr>
          <w:spacing w:val="-2"/>
        </w:rPr>
        <w:t xml:space="preserve"> </w:t>
      </w:r>
      <w:r>
        <w:t>T.</w:t>
      </w:r>
      <w:r>
        <w:rPr>
          <w:spacing w:val="-3"/>
        </w:rPr>
        <w:t xml:space="preserve"> </w:t>
      </w:r>
      <w:r>
        <w:t>J.,</w:t>
      </w:r>
      <w:r>
        <w:rPr>
          <w:spacing w:val="-2"/>
        </w:rPr>
        <w:t xml:space="preserve"> </w:t>
      </w:r>
      <w:r>
        <w:t>.</w:t>
      </w:r>
      <w:r>
        <w:rPr>
          <w:spacing w:val="-23"/>
        </w:rPr>
        <w:t xml:space="preserve"> </w:t>
      </w:r>
      <w:r>
        <w:t>.</w:t>
      </w:r>
      <w:r>
        <w:rPr>
          <w:spacing w:val="-23"/>
        </w:rPr>
        <w:t xml:space="preserve"> </w:t>
      </w:r>
      <w:r>
        <w:t>.</w:t>
      </w:r>
      <w:r>
        <w:rPr>
          <w:spacing w:val="25"/>
        </w:rPr>
        <w:t xml:space="preserve"> </w:t>
      </w:r>
      <w:r>
        <w:rPr>
          <w:spacing w:val="-2"/>
        </w:rPr>
        <w:t>Tonegawa,</w:t>
      </w:r>
    </w:p>
    <w:p w14:paraId="21121FD8" w14:textId="77777777" w:rsidR="00A529FC" w:rsidRDefault="00000000">
      <w:pPr>
        <w:pStyle w:val="BodyText"/>
        <w:spacing w:before="18" w:line="259" w:lineRule="auto"/>
        <w:ind w:left="665" w:right="117"/>
        <w:jc w:val="both"/>
        <w:rPr>
          <w:rFonts w:ascii="Courier New"/>
        </w:rPr>
      </w:pPr>
      <w:r>
        <w:t>S.</w:t>
      </w:r>
      <w:r>
        <w:rPr>
          <w:spacing w:val="-4"/>
        </w:rPr>
        <w:t xml:space="preserve"> </w:t>
      </w:r>
      <w:r>
        <w:t>(2012). Young</w:t>
      </w:r>
      <w:r>
        <w:rPr>
          <w:spacing w:val="-14"/>
        </w:rPr>
        <w:t xml:space="preserve"> </w:t>
      </w:r>
      <w:r>
        <w:t>dentate</w:t>
      </w:r>
      <w:r>
        <w:rPr>
          <w:spacing w:val="-14"/>
        </w:rPr>
        <w:t xml:space="preserve"> </w:t>
      </w:r>
      <w:r>
        <w:t>granule</w:t>
      </w:r>
      <w:r>
        <w:rPr>
          <w:spacing w:val="-14"/>
        </w:rPr>
        <w:t xml:space="preserve"> </w:t>
      </w:r>
      <w:r>
        <w:t>cells</w:t>
      </w:r>
      <w:r>
        <w:rPr>
          <w:spacing w:val="-13"/>
        </w:rPr>
        <w:t xml:space="preserve"> </w:t>
      </w:r>
      <w:r>
        <w:t>mediate</w:t>
      </w:r>
      <w:r>
        <w:rPr>
          <w:spacing w:val="-14"/>
        </w:rPr>
        <w:t xml:space="preserve"> </w:t>
      </w:r>
      <w:r>
        <w:t>pattern</w:t>
      </w:r>
      <w:r>
        <w:rPr>
          <w:spacing w:val="-14"/>
        </w:rPr>
        <w:t xml:space="preserve"> </w:t>
      </w:r>
      <w:r>
        <w:t>separation,</w:t>
      </w:r>
      <w:r>
        <w:rPr>
          <w:spacing w:val="-13"/>
        </w:rPr>
        <w:t xml:space="preserve"> </w:t>
      </w:r>
      <w:r>
        <w:t>whereas</w:t>
      </w:r>
      <w:r>
        <w:rPr>
          <w:spacing w:val="-14"/>
        </w:rPr>
        <w:t xml:space="preserve"> </w:t>
      </w:r>
      <w:r>
        <w:t>old</w:t>
      </w:r>
      <w:r>
        <w:rPr>
          <w:spacing w:val="-14"/>
        </w:rPr>
        <w:t xml:space="preserve"> </w:t>
      </w:r>
      <w:r>
        <w:t>granule</w:t>
      </w:r>
      <w:r>
        <w:rPr>
          <w:spacing w:val="-14"/>
        </w:rPr>
        <w:t xml:space="preserve"> </w:t>
      </w:r>
      <w:r>
        <w:t>cells</w:t>
      </w:r>
      <w:r>
        <w:rPr>
          <w:spacing w:val="-13"/>
        </w:rPr>
        <w:t xml:space="preserve"> </w:t>
      </w:r>
      <w:r>
        <w:t>facilitate pattern</w:t>
      </w:r>
      <w:r>
        <w:rPr>
          <w:spacing w:val="-2"/>
        </w:rPr>
        <w:t xml:space="preserve"> </w:t>
      </w:r>
      <w:r>
        <w:t>completion.</w:t>
      </w:r>
      <w:r>
        <w:rPr>
          <w:spacing w:val="40"/>
        </w:rPr>
        <w:t xml:space="preserve"> </w:t>
      </w:r>
      <w:r>
        <w:rPr>
          <w:i/>
        </w:rPr>
        <w:t>Cell</w:t>
      </w:r>
      <w:r>
        <w:t xml:space="preserve">, </w:t>
      </w:r>
      <w:r>
        <w:rPr>
          <w:i/>
        </w:rPr>
        <w:t>149</w:t>
      </w:r>
      <w:r>
        <w:t>.</w:t>
      </w:r>
      <w:r>
        <w:rPr>
          <w:spacing w:val="40"/>
        </w:rPr>
        <w:t xml:space="preserve"> </w:t>
      </w:r>
      <w:r>
        <w:t>Retrieved</w:t>
      </w:r>
      <w:r>
        <w:rPr>
          <w:spacing w:val="-2"/>
        </w:rPr>
        <w:t xml:space="preserve"> </w:t>
      </w:r>
      <w:r>
        <w:t>from</w:t>
      </w:r>
      <w:r>
        <w:rPr>
          <w:spacing w:val="-2"/>
        </w:rPr>
        <w:t xml:space="preserve"> </w:t>
      </w:r>
      <w:hyperlink r:id="rId89">
        <w:r>
          <w:rPr>
            <w:rFonts w:ascii="Courier New"/>
          </w:rPr>
          <w:t>http://www.ncbi.nlm.nih.gov/pubmed/</w:t>
        </w:r>
      </w:hyperlink>
      <w:r>
        <w:rPr>
          <w:rFonts w:ascii="Courier New"/>
        </w:rPr>
        <w:t xml:space="preserve"> </w:t>
      </w:r>
      <w:r>
        <w:rPr>
          <w:rFonts w:ascii="Courier New"/>
          <w:spacing w:val="-2"/>
        </w:rPr>
        <w:t>22365813</w:t>
      </w:r>
    </w:p>
    <w:p w14:paraId="4F5C7829" w14:textId="77777777" w:rsidR="00A529FC" w:rsidRDefault="00000000" w:rsidP="007576F6">
      <w:pPr>
        <w:pStyle w:val="BodyText"/>
        <w:spacing w:line="232" w:lineRule="exact"/>
        <w:ind w:left="119"/>
        <w:jc w:val="both"/>
      </w:pPr>
      <w:r>
        <w:t>Norman,</w:t>
      </w:r>
      <w:r>
        <w:rPr>
          <w:spacing w:val="-9"/>
        </w:rPr>
        <w:t xml:space="preserve"> </w:t>
      </w:r>
      <w:r>
        <w:t>K.</w:t>
      </w:r>
      <w:r>
        <w:rPr>
          <w:spacing w:val="-9"/>
        </w:rPr>
        <w:t xml:space="preserve"> </w:t>
      </w:r>
      <w:r>
        <w:t>A.,</w:t>
      </w:r>
      <w:r>
        <w:rPr>
          <w:spacing w:val="-9"/>
        </w:rPr>
        <w:t xml:space="preserve"> </w:t>
      </w:r>
      <w:r>
        <w:t>&amp;</w:t>
      </w:r>
      <w:r>
        <w:rPr>
          <w:spacing w:val="-8"/>
        </w:rPr>
        <w:t xml:space="preserve"> </w:t>
      </w:r>
      <w:r>
        <w:t>O’Reilly,</w:t>
      </w:r>
      <w:r>
        <w:rPr>
          <w:spacing w:val="-9"/>
        </w:rPr>
        <w:t xml:space="preserve"> </w:t>
      </w:r>
      <w:r>
        <w:t>R.</w:t>
      </w:r>
      <w:r>
        <w:rPr>
          <w:spacing w:val="-9"/>
        </w:rPr>
        <w:t xml:space="preserve"> </w:t>
      </w:r>
      <w:r>
        <w:t>C.</w:t>
      </w:r>
      <w:r>
        <w:rPr>
          <w:spacing w:val="12"/>
        </w:rPr>
        <w:t xml:space="preserve"> </w:t>
      </w:r>
      <w:r>
        <w:t>(2003).</w:t>
      </w:r>
      <w:r>
        <w:rPr>
          <w:spacing w:val="11"/>
        </w:rPr>
        <w:t xml:space="preserve"> </w:t>
      </w:r>
      <w:r>
        <w:t>Modeling</w:t>
      </w:r>
      <w:r>
        <w:rPr>
          <w:spacing w:val="-8"/>
        </w:rPr>
        <w:t xml:space="preserve"> </w:t>
      </w:r>
      <w:r>
        <w:t>hippocampal</w:t>
      </w:r>
      <w:r>
        <w:rPr>
          <w:spacing w:val="-9"/>
        </w:rPr>
        <w:t xml:space="preserve"> </w:t>
      </w:r>
      <w:r>
        <w:t>and</w:t>
      </w:r>
      <w:r>
        <w:rPr>
          <w:spacing w:val="-9"/>
        </w:rPr>
        <w:t xml:space="preserve"> </w:t>
      </w:r>
      <w:r>
        <w:t>neocortical</w:t>
      </w:r>
      <w:r>
        <w:rPr>
          <w:spacing w:val="-8"/>
        </w:rPr>
        <w:t xml:space="preserve"> </w:t>
      </w:r>
      <w:r>
        <w:t>contributions</w:t>
      </w:r>
      <w:r>
        <w:rPr>
          <w:spacing w:val="-9"/>
        </w:rPr>
        <w:t xml:space="preserve"> </w:t>
      </w:r>
      <w:r>
        <w:t>to</w:t>
      </w:r>
      <w:r>
        <w:rPr>
          <w:spacing w:val="-9"/>
        </w:rPr>
        <w:t xml:space="preserve"> </w:t>
      </w:r>
      <w:r>
        <w:rPr>
          <w:spacing w:val="-2"/>
        </w:rPr>
        <w:t>recogni-</w:t>
      </w:r>
    </w:p>
    <w:p w14:paraId="297A9CCE" w14:textId="77777777" w:rsidR="00A529FC" w:rsidRDefault="00000000" w:rsidP="007576F6">
      <w:pPr>
        <w:pStyle w:val="BodyText"/>
        <w:spacing w:before="18" w:line="256" w:lineRule="auto"/>
        <w:ind w:left="665" w:right="118"/>
        <w:jc w:val="both"/>
        <w:rPr>
          <w:rFonts w:ascii="Courier New" w:hAnsi="Courier New"/>
        </w:rPr>
      </w:pPr>
      <w:r>
        <w:rPr>
          <w:spacing w:val="-2"/>
        </w:rPr>
        <w:t>tion</w:t>
      </w:r>
      <w:r>
        <w:rPr>
          <w:spacing w:val="-3"/>
        </w:rPr>
        <w:t xml:space="preserve"> </w:t>
      </w:r>
      <w:r>
        <w:rPr>
          <w:spacing w:val="-2"/>
        </w:rPr>
        <w:t>memory:</w:t>
      </w:r>
      <w:r>
        <w:t xml:space="preserve"> </w:t>
      </w:r>
      <w:r>
        <w:rPr>
          <w:spacing w:val="-2"/>
        </w:rPr>
        <w:t>A</w:t>
      </w:r>
      <w:r>
        <w:rPr>
          <w:spacing w:val="-3"/>
        </w:rPr>
        <w:t xml:space="preserve"> </w:t>
      </w:r>
      <w:r>
        <w:rPr>
          <w:spacing w:val="-2"/>
        </w:rPr>
        <w:t>complementary-learning-systems</w:t>
      </w:r>
      <w:r>
        <w:rPr>
          <w:spacing w:val="-3"/>
        </w:rPr>
        <w:t xml:space="preserve"> </w:t>
      </w:r>
      <w:r>
        <w:rPr>
          <w:spacing w:val="-2"/>
        </w:rPr>
        <w:t xml:space="preserve">approach. </w:t>
      </w:r>
      <w:r>
        <w:rPr>
          <w:i/>
          <w:spacing w:val="-2"/>
        </w:rPr>
        <w:t>Psychological</w:t>
      </w:r>
      <w:r>
        <w:rPr>
          <w:i/>
          <w:spacing w:val="-3"/>
        </w:rPr>
        <w:t xml:space="preserve"> </w:t>
      </w:r>
      <w:r>
        <w:rPr>
          <w:i/>
          <w:spacing w:val="-2"/>
        </w:rPr>
        <w:t>Review</w:t>
      </w:r>
      <w:r>
        <w:rPr>
          <w:spacing w:val="-2"/>
        </w:rPr>
        <w:t xml:space="preserve">, </w:t>
      </w:r>
      <w:r>
        <w:rPr>
          <w:i/>
          <w:spacing w:val="-2"/>
        </w:rPr>
        <w:t>110</w:t>
      </w:r>
      <w:r>
        <w:rPr>
          <w:spacing w:val="-2"/>
        </w:rPr>
        <w:t xml:space="preserve">(4), 611–646. </w:t>
      </w:r>
      <w:r>
        <w:t xml:space="preserve">Retrieved from </w:t>
      </w:r>
      <w:hyperlink r:id="rId90">
        <w:r>
          <w:rPr>
            <w:rFonts w:ascii="Courier New" w:hAnsi="Courier New"/>
          </w:rPr>
          <w:t>http://www.ncbi.nlm.nih.gov/pubmed/14599236</w:t>
        </w:r>
      </w:hyperlink>
    </w:p>
    <w:p w14:paraId="5FDE517E" w14:textId="77777777" w:rsidR="00A529FC" w:rsidRDefault="00A529FC">
      <w:pPr>
        <w:spacing w:line="256" w:lineRule="auto"/>
        <w:jc w:val="both"/>
        <w:rPr>
          <w:ins w:id="804" w:author="Author" w:date="2022-09-10T01:53:00Z"/>
          <w:rFonts w:ascii="Courier New" w:hAnsi="Courier New"/>
        </w:rPr>
        <w:sectPr w:rsidR="00A529FC">
          <w:pgSz w:w="12240" w:h="15840"/>
          <w:pgMar w:top="1180" w:right="1320" w:bottom="280" w:left="1320" w:header="397" w:footer="0" w:gutter="0"/>
          <w:cols w:space="720"/>
        </w:sectPr>
      </w:pPr>
    </w:p>
    <w:p w14:paraId="0FDF8B7C" w14:textId="77777777" w:rsidR="00ED530C" w:rsidRDefault="00000000">
      <w:pPr>
        <w:tabs>
          <w:tab w:val="left" w:pos="1035"/>
          <w:tab w:val="left" w:pos="1911"/>
          <w:tab w:val="left" w:pos="7275"/>
        </w:tabs>
        <w:spacing w:line="235" w:lineRule="exact"/>
        <w:ind w:left="119"/>
        <w:rPr>
          <w:del w:id="805" w:author="Author" w:date="2022-09-10T01:53:00Z"/>
          <w:i/>
        </w:rPr>
      </w:pPr>
      <w:r>
        <w:lastRenderedPageBreak/>
        <w:t>Oja,</w:t>
      </w:r>
      <w:r w:rsidRPr="007576F6">
        <w:rPr>
          <w:spacing w:val="40"/>
        </w:rPr>
        <w:t xml:space="preserve"> </w:t>
      </w:r>
      <w:r w:rsidRPr="007576F6">
        <w:t>E.</w:t>
      </w:r>
      <w:del w:id="806" w:author="Author" w:date="2022-09-10T01:53:00Z">
        <w:r>
          <w:tab/>
        </w:r>
      </w:del>
      <w:ins w:id="807" w:author="Author" w:date="2022-09-10T01:53:00Z">
        <w:r>
          <w:rPr>
            <w:spacing w:val="80"/>
          </w:rPr>
          <w:t xml:space="preserve"> </w:t>
        </w:r>
      </w:ins>
      <w:r w:rsidRPr="007576F6">
        <w:t>(1989).</w:t>
      </w:r>
      <w:del w:id="808" w:author="Author" w:date="2022-09-10T01:53:00Z">
        <w:r>
          <w:tab/>
        </w:r>
      </w:del>
      <w:ins w:id="809" w:author="Author" w:date="2022-09-10T01:53:00Z">
        <w:r>
          <w:rPr>
            <w:spacing w:val="80"/>
          </w:rPr>
          <w:t xml:space="preserve"> </w:t>
        </w:r>
      </w:ins>
      <w:r>
        <w:t>Neural</w:t>
      </w:r>
      <w:r w:rsidRPr="007576F6">
        <w:t xml:space="preserve"> </w:t>
      </w:r>
      <w:r>
        <w:t>networks,</w:t>
      </w:r>
      <w:r w:rsidRPr="007576F6">
        <w:rPr>
          <w:spacing w:val="40"/>
        </w:rPr>
        <w:t xml:space="preserve"> </w:t>
      </w:r>
      <w:r>
        <w:t>principal</w:t>
      </w:r>
      <w:r w:rsidRPr="007576F6">
        <w:t xml:space="preserve"> </w:t>
      </w:r>
      <w:r>
        <w:t>components,</w:t>
      </w:r>
      <w:r w:rsidRPr="007576F6">
        <w:rPr>
          <w:spacing w:val="40"/>
        </w:rPr>
        <w:t xml:space="preserve"> </w:t>
      </w:r>
      <w:r>
        <w:t>and</w:t>
      </w:r>
      <w:r w:rsidRPr="007576F6">
        <w:t xml:space="preserve"> subspaces.</w:t>
      </w:r>
      <w:del w:id="810" w:author="Author" w:date="2022-09-10T01:53:00Z">
        <w:r>
          <w:tab/>
        </w:r>
      </w:del>
      <w:ins w:id="811" w:author="Author" w:date="2022-09-10T01:53:00Z">
        <w:r>
          <w:rPr>
            <w:spacing w:val="80"/>
          </w:rPr>
          <w:t xml:space="preserve"> </w:t>
        </w:r>
      </w:ins>
      <w:r>
        <w:rPr>
          <w:i/>
        </w:rPr>
        <w:t>International</w:t>
      </w:r>
      <w:r w:rsidRPr="007576F6">
        <w:rPr>
          <w:i/>
        </w:rPr>
        <w:t xml:space="preserve"> </w:t>
      </w:r>
      <w:r>
        <w:rPr>
          <w:i/>
        </w:rPr>
        <w:t>Journal</w:t>
      </w:r>
      <w:r w:rsidRPr="007576F6">
        <w:rPr>
          <w:i/>
        </w:rPr>
        <w:t xml:space="preserve"> of</w:t>
      </w:r>
    </w:p>
    <w:p w14:paraId="6EE933A0" w14:textId="0DF6CA73" w:rsidR="00A529FC" w:rsidRDefault="00000000" w:rsidP="007576F6">
      <w:pPr>
        <w:pStyle w:val="BodyText"/>
        <w:spacing w:before="149" w:line="259" w:lineRule="auto"/>
        <w:ind w:left="665" w:right="117" w:hanging="546"/>
        <w:jc w:val="both"/>
        <w:rPr>
          <w:rFonts w:ascii="Courier New" w:hAnsi="Courier New"/>
        </w:rPr>
      </w:pPr>
      <w:ins w:id="812" w:author="Author" w:date="2022-09-10T01:53:00Z">
        <w:r>
          <w:rPr>
            <w:i/>
          </w:rPr>
          <w:t xml:space="preserve"> </w:t>
        </w:r>
      </w:ins>
      <w:r>
        <w:rPr>
          <w:i/>
        </w:rPr>
        <w:t>Neural</w:t>
      </w:r>
      <w:r>
        <w:rPr>
          <w:i/>
          <w:spacing w:val="-4"/>
        </w:rPr>
        <w:t xml:space="preserve"> </w:t>
      </w:r>
      <w:r>
        <w:rPr>
          <w:i/>
        </w:rPr>
        <w:t>Systems</w:t>
      </w:r>
      <w:r>
        <w:t>,</w:t>
      </w:r>
      <w:r>
        <w:rPr>
          <w:spacing w:val="-2"/>
        </w:rPr>
        <w:t xml:space="preserve"> </w:t>
      </w:r>
      <w:r>
        <w:rPr>
          <w:i/>
        </w:rPr>
        <w:t>1</w:t>
      </w:r>
      <w:r>
        <w:t>(1),</w:t>
      </w:r>
      <w:r>
        <w:rPr>
          <w:spacing w:val="-2"/>
        </w:rPr>
        <w:t xml:space="preserve"> </w:t>
      </w:r>
      <w:r>
        <w:t>61–68.</w:t>
      </w:r>
      <w:r>
        <w:rPr>
          <w:spacing w:val="37"/>
        </w:rPr>
        <w:t xml:space="preserve"> </w:t>
      </w:r>
      <w:r>
        <w:t>Retrieved</w:t>
      </w:r>
      <w:r>
        <w:rPr>
          <w:spacing w:val="-4"/>
        </w:rPr>
        <w:t xml:space="preserve"> </w:t>
      </w:r>
      <w:r>
        <w:t>from</w:t>
      </w:r>
      <w:r>
        <w:rPr>
          <w:spacing w:val="-4"/>
        </w:rPr>
        <w:t xml:space="preserve"> </w:t>
      </w:r>
      <w:hyperlink r:id="rId91">
        <w:r>
          <w:rPr>
            <w:rFonts w:ascii="Courier New" w:hAnsi="Courier New"/>
          </w:rPr>
          <w:t>https://www.worldscientific.com/doi/</w:t>
        </w:r>
      </w:hyperlink>
      <w:r>
        <w:rPr>
          <w:rFonts w:ascii="Courier New" w:hAnsi="Courier New"/>
        </w:rPr>
        <w:t xml:space="preserve"> </w:t>
      </w:r>
      <w:r>
        <w:rPr>
          <w:rFonts w:ascii="Courier New" w:hAnsi="Courier New"/>
          <w:spacing w:val="-2"/>
        </w:rPr>
        <w:t>10.1142/S0129065789000475</w:t>
      </w:r>
    </w:p>
    <w:p w14:paraId="036E6DB3" w14:textId="77777777" w:rsidR="00A529FC" w:rsidRDefault="00000000" w:rsidP="007576F6">
      <w:pPr>
        <w:pStyle w:val="BodyText"/>
        <w:spacing w:line="232" w:lineRule="exact"/>
        <w:ind w:left="119"/>
        <w:jc w:val="both"/>
      </w:pPr>
      <w:r>
        <w:t>O’Reilly,</w:t>
      </w:r>
      <w:r>
        <w:rPr>
          <w:spacing w:val="-6"/>
        </w:rPr>
        <w:t xml:space="preserve"> </w:t>
      </w:r>
      <w:r>
        <w:t>R.</w:t>
      </w:r>
      <w:r>
        <w:rPr>
          <w:spacing w:val="-7"/>
        </w:rPr>
        <w:t xml:space="preserve"> </w:t>
      </w:r>
      <w:r>
        <w:t>C.</w:t>
      </w:r>
      <w:r>
        <w:rPr>
          <w:spacing w:val="20"/>
        </w:rPr>
        <w:t xml:space="preserve"> </w:t>
      </w:r>
      <w:r>
        <w:t>(1996).</w:t>
      </w:r>
      <w:r>
        <w:rPr>
          <w:spacing w:val="21"/>
        </w:rPr>
        <w:t xml:space="preserve"> </w:t>
      </w:r>
      <w:r>
        <w:t>Biologically</w:t>
      </w:r>
      <w:r>
        <w:rPr>
          <w:spacing w:val="-7"/>
        </w:rPr>
        <w:t xml:space="preserve"> </w:t>
      </w:r>
      <w:r>
        <w:t>plausible</w:t>
      </w:r>
      <w:r>
        <w:rPr>
          <w:spacing w:val="-6"/>
        </w:rPr>
        <w:t xml:space="preserve"> </w:t>
      </w:r>
      <w:r>
        <w:t>error-driven</w:t>
      </w:r>
      <w:r>
        <w:rPr>
          <w:spacing w:val="-7"/>
        </w:rPr>
        <w:t xml:space="preserve"> </w:t>
      </w:r>
      <w:r>
        <w:t>learning</w:t>
      </w:r>
      <w:r>
        <w:rPr>
          <w:spacing w:val="-7"/>
        </w:rPr>
        <w:t xml:space="preserve"> </w:t>
      </w:r>
      <w:r>
        <w:t>using</w:t>
      </w:r>
      <w:r>
        <w:rPr>
          <w:spacing w:val="-7"/>
        </w:rPr>
        <w:t xml:space="preserve"> </w:t>
      </w:r>
      <w:r>
        <w:t>local</w:t>
      </w:r>
      <w:r>
        <w:rPr>
          <w:spacing w:val="-7"/>
        </w:rPr>
        <w:t xml:space="preserve"> </w:t>
      </w:r>
      <w:r>
        <w:t>activation</w:t>
      </w:r>
      <w:r>
        <w:rPr>
          <w:spacing w:val="-6"/>
        </w:rPr>
        <w:t xml:space="preserve"> </w:t>
      </w:r>
      <w:r>
        <w:t>differences:</w:t>
      </w:r>
      <w:r>
        <w:rPr>
          <w:spacing w:val="7"/>
        </w:rPr>
        <w:t xml:space="preserve"> </w:t>
      </w:r>
      <w:r>
        <w:rPr>
          <w:spacing w:val="-5"/>
        </w:rPr>
        <w:t>The</w:t>
      </w:r>
    </w:p>
    <w:p w14:paraId="3E732725" w14:textId="77777777" w:rsidR="00A529FC" w:rsidRDefault="00000000">
      <w:pPr>
        <w:pStyle w:val="BodyText"/>
        <w:spacing w:before="18"/>
        <w:ind w:left="665"/>
      </w:pPr>
      <w:r>
        <w:t>generalized</w:t>
      </w:r>
      <w:r>
        <w:rPr>
          <w:spacing w:val="-2"/>
        </w:rPr>
        <w:t xml:space="preserve"> </w:t>
      </w:r>
      <w:r>
        <w:t>recirculation</w:t>
      </w:r>
      <w:r>
        <w:rPr>
          <w:spacing w:val="-1"/>
        </w:rPr>
        <w:t xml:space="preserve"> </w:t>
      </w:r>
      <w:r>
        <w:t>algorithm.</w:t>
      </w:r>
      <w:r>
        <w:rPr>
          <w:spacing w:val="33"/>
        </w:rPr>
        <w:t xml:space="preserve"> </w:t>
      </w:r>
      <w:r>
        <w:rPr>
          <w:i/>
        </w:rPr>
        <w:t>Neural</w:t>
      </w:r>
      <w:r>
        <w:rPr>
          <w:i/>
          <w:spacing w:val="-1"/>
        </w:rPr>
        <w:t xml:space="preserve"> </w:t>
      </w:r>
      <w:r>
        <w:rPr>
          <w:i/>
        </w:rPr>
        <w:t>Computation</w:t>
      </w:r>
      <w:r>
        <w:t xml:space="preserve">, </w:t>
      </w:r>
      <w:r>
        <w:rPr>
          <w:i/>
        </w:rPr>
        <w:t>8</w:t>
      </w:r>
      <w:r>
        <w:t>(5),</w:t>
      </w:r>
      <w:r>
        <w:rPr>
          <w:spacing w:val="1"/>
        </w:rPr>
        <w:t xml:space="preserve"> </w:t>
      </w:r>
      <w:r>
        <w:t>895–938.</w:t>
      </w:r>
      <w:r>
        <w:rPr>
          <w:spacing w:val="33"/>
        </w:rPr>
        <w:t xml:space="preserve"> </w:t>
      </w:r>
      <w:r>
        <w:t>doi:</w:t>
      </w:r>
      <w:r>
        <w:rPr>
          <w:spacing w:val="16"/>
        </w:rPr>
        <w:t xml:space="preserve"> </w:t>
      </w:r>
      <w:r>
        <w:rPr>
          <w:spacing w:val="-2"/>
        </w:rPr>
        <w:t>10.1162/neco.1996.8</w:t>
      </w:r>
    </w:p>
    <w:p w14:paraId="62B19C58" w14:textId="77777777" w:rsidR="00A529FC" w:rsidRDefault="00000000">
      <w:pPr>
        <w:pStyle w:val="BodyText"/>
        <w:spacing w:before="18"/>
        <w:ind w:left="665"/>
      </w:pPr>
      <w:r>
        <w:rPr>
          <w:spacing w:val="-2"/>
        </w:rPr>
        <w:t>.5.895</w:t>
      </w:r>
    </w:p>
    <w:p w14:paraId="52C7B701" w14:textId="77777777" w:rsidR="00A529FC" w:rsidRDefault="00000000" w:rsidP="007576F6">
      <w:pPr>
        <w:pStyle w:val="BodyText"/>
        <w:spacing w:before="18" w:line="259" w:lineRule="auto"/>
        <w:ind w:left="665" w:right="119" w:hanging="546"/>
        <w:jc w:val="both"/>
        <w:rPr>
          <w:rFonts w:ascii="Courier New" w:hAnsi="Courier New"/>
        </w:rPr>
      </w:pPr>
      <w:r>
        <w:t>O’Reilly,</w:t>
      </w:r>
      <w:r>
        <w:rPr>
          <w:spacing w:val="-10"/>
        </w:rPr>
        <w:t xml:space="preserve"> </w:t>
      </w:r>
      <w:r>
        <w:t>R.</w:t>
      </w:r>
      <w:r>
        <w:rPr>
          <w:spacing w:val="-10"/>
        </w:rPr>
        <w:t xml:space="preserve"> </w:t>
      </w:r>
      <w:r>
        <w:t>C.,</w:t>
      </w:r>
      <w:r>
        <w:rPr>
          <w:spacing w:val="-10"/>
        </w:rPr>
        <w:t xml:space="preserve"> </w:t>
      </w:r>
      <w:r>
        <w:t>Bhattacharyya,</w:t>
      </w:r>
      <w:r>
        <w:rPr>
          <w:spacing w:val="-10"/>
        </w:rPr>
        <w:t xml:space="preserve"> </w:t>
      </w:r>
      <w:r>
        <w:t>R.,</w:t>
      </w:r>
      <w:r>
        <w:rPr>
          <w:spacing w:val="-10"/>
        </w:rPr>
        <w:t xml:space="preserve"> </w:t>
      </w:r>
      <w:r>
        <w:t>Howard,</w:t>
      </w:r>
      <w:r>
        <w:rPr>
          <w:spacing w:val="-10"/>
        </w:rPr>
        <w:t xml:space="preserve"> </w:t>
      </w:r>
      <w:r>
        <w:t>M.</w:t>
      </w:r>
      <w:r>
        <w:rPr>
          <w:spacing w:val="-10"/>
        </w:rPr>
        <w:t xml:space="preserve"> </w:t>
      </w:r>
      <w:r>
        <w:t>D.,</w:t>
      </w:r>
      <w:r>
        <w:rPr>
          <w:spacing w:val="-10"/>
        </w:rPr>
        <w:t xml:space="preserve"> </w:t>
      </w:r>
      <w:r>
        <w:t>&amp;</w:t>
      </w:r>
      <w:r>
        <w:rPr>
          <w:spacing w:val="-10"/>
        </w:rPr>
        <w:t xml:space="preserve"> </w:t>
      </w:r>
      <w:r>
        <w:t>Ketz,</w:t>
      </w:r>
      <w:r>
        <w:rPr>
          <w:spacing w:val="-10"/>
        </w:rPr>
        <w:t xml:space="preserve"> </w:t>
      </w:r>
      <w:r>
        <w:t>N.</w:t>
      </w:r>
      <w:r>
        <w:rPr>
          <w:spacing w:val="10"/>
        </w:rPr>
        <w:t xml:space="preserve"> </w:t>
      </w:r>
      <w:r>
        <w:t>(2014).</w:t>
      </w:r>
      <w:r>
        <w:rPr>
          <w:spacing w:val="10"/>
        </w:rPr>
        <w:t xml:space="preserve"> </w:t>
      </w:r>
      <w:r>
        <w:t>Complementary</w:t>
      </w:r>
      <w:r>
        <w:rPr>
          <w:spacing w:val="-10"/>
        </w:rPr>
        <w:t xml:space="preserve"> </w:t>
      </w:r>
      <w:r>
        <w:t>Learning</w:t>
      </w:r>
      <w:r>
        <w:rPr>
          <w:spacing w:val="-10"/>
        </w:rPr>
        <w:t xml:space="preserve"> </w:t>
      </w:r>
      <w:r>
        <w:t xml:space="preserve">Systems. </w:t>
      </w:r>
      <w:r>
        <w:rPr>
          <w:i/>
        </w:rPr>
        <w:t>Cognitive Science</w:t>
      </w:r>
      <w:r>
        <w:t xml:space="preserve">, </w:t>
      </w:r>
      <w:r>
        <w:rPr>
          <w:i/>
        </w:rPr>
        <w:t>38</w:t>
      </w:r>
      <w:r>
        <w:t>(6), 1229–1248.</w:t>
      </w:r>
      <w:r>
        <w:rPr>
          <w:spacing w:val="40"/>
        </w:rPr>
        <w:t xml:space="preserve"> </w:t>
      </w:r>
      <w:r>
        <w:t xml:space="preserve">Retrieved from </w:t>
      </w:r>
      <w:hyperlink r:id="rId92">
        <w:r>
          <w:rPr>
            <w:rFonts w:ascii="Courier New" w:hAnsi="Courier New"/>
          </w:rPr>
          <w:t>http://www.ncbi.nlm.nih.gov/</w:t>
        </w:r>
      </w:hyperlink>
      <w:r>
        <w:rPr>
          <w:rFonts w:ascii="Courier New" w:hAnsi="Courier New"/>
        </w:rPr>
        <w:t xml:space="preserve"> </w:t>
      </w:r>
      <w:r>
        <w:rPr>
          <w:rFonts w:ascii="Courier New" w:hAnsi="Courier New"/>
          <w:spacing w:val="-2"/>
        </w:rPr>
        <w:t>pubmed/22141588</w:t>
      </w:r>
    </w:p>
    <w:p w14:paraId="52C495CD" w14:textId="77777777" w:rsidR="00A529FC" w:rsidRDefault="00000000">
      <w:pPr>
        <w:pStyle w:val="BodyText"/>
        <w:spacing w:line="232" w:lineRule="exact"/>
        <w:ind w:left="119"/>
        <w:jc w:val="both"/>
      </w:pPr>
      <w:r>
        <w:t>O’Reilly,</w:t>
      </w:r>
      <w:r>
        <w:rPr>
          <w:spacing w:val="15"/>
        </w:rPr>
        <w:t xml:space="preserve"> </w:t>
      </w:r>
      <w:r>
        <w:t>R.</w:t>
      </w:r>
      <w:r>
        <w:rPr>
          <w:spacing w:val="11"/>
        </w:rPr>
        <w:t xml:space="preserve"> </w:t>
      </w:r>
      <w:r>
        <w:t>C.,</w:t>
      </w:r>
      <w:r>
        <w:rPr>
          <w:spacing w:val="12"/>
        </w:rPr>
        <w:t xml:space="preserve"> </w:t>
      </w:r>
      <w:r>
        <w:t>&amp;</w:t>
      </w:r>
      <w:r>
        <w:rPr>
          <w:spacing w:val="11"/>
        </w:rPr>
        <w:t xml:space="preserve"> </w:t>
      </w:r>
      <w:r>
        <w:t>McClelland,</w:t>
      </w:r>
      <w:r>
        <w:rPr>
          <w:spacing w:val="16"/>
        </w:rPr>
        <w:t xml:space="preserve"> </w:t>
      </w:r>
      <w:r>
        <w:t>J.</w:t>
      </w:r>
      <w:r>
        <w:rPr>
          <w:spacing w:val="11"/>
        </w:rPr>
        <w:t xml:space="preserve"> </w:t>
      </w:r>
      <w:r>
        <w:t>L.</w:t>
      </w:r>
      <w:r>
        <w:rPr>
          <w:spacing w:val="70"/>
        </w:rPr>
        <w:t xml:space="preserve"> </w:t>
      </w:r>
      <w:r>
        <w:t>(1994).</w:t>
      </w:r>
      <w:r>
        <w:rPr>
          <w:spacing w:val="70"/>
        </w:rPr>
        <w:t xml:space="preserve"> </w:t>
      </w:r>
      <w:r>
        <w:t>Hippocampal</w:t>
      </w:r>
      <w:r>
        <w:rPr>
          <w:spacing w:val="11"/>
        </w:rPr>
        <w:t xml:space="preserve"> </w:t>
      </w:r>
      <w:r>
        <w:t>Conjunctive</w:t>
      </w:r>
      <w:r>
        <w:rPr>
          <w:spacing w:val="12"/>
        </w:rPr>
        <w:t xml:space="preserve"> </w:t>
      </w:r>
      <w:r>
        <w:t>Encoding,</w:t>
      </w:r>
      <w:r>
        <w:rPr>
          <w:spacing w:val="15"/>
        </w:rPr>
        <w:t xml:space="preserve"> </w:t>
      </w:r>
      <w:r>
        <w:t>Storage,</w:t>
      </w:r>
      <w:r>
        <w:rPr>
          <w:spacing w:val="16"/>
        </w:rPr>
        <w:t xml:space="preserve"> </w:t>
      </w:r>
      <w:r>
        <w:t>and</w:t>
      </w:r>
      <w:r>
        <w:rPr>
          <w:spacing w:val="11"/>
        </w:rPr>
        <w:t xml:space="preserve"> </w:t>
      </w:r>
      <w:r>
        <w:rPr>
          <w:spacing w:val="-2"/>
        </w:rPr>
        <w:t>Recall:</w:t>
      </w:r>
    </w:p>
    <w:p w14:paraId="5AB3BDA7" w14:textId="77777777" w:rsidR="00A529FC" w:rsidRDefault="00000000">
      <w:pPr>
        <w:spacing w:before="18"/>
        <w:ind w:left="665"/>
        <w:jc w:val="both"/>
      </w:pPr>
      <w:r>
        <w:t>Avoiding</w:t>
      </w:r>
      <w:r>
        <w:rPr>
          <w:spacing w:val="-14"/>
        </w:rPr>
        <w:t xml:space="preserve"> </w:t>
      </w:r>
      <w:r>
        <w:t>a</w:t>
      </w:r>
      <w:r>
        <w:rPr>
          <w:spacing w:val="-14"/>
        </w:rPr>
        <w:t xml:space="preserve"> </w:t>
      </w:r>
      <w:r>
        <w:t>Tradeoff.</w:t>
      </w:r>
      <w:r w:rsidRPr="007576F6">
        <w:rPr>
          <w:spacing w:val="3"/>
        </w:rPr>
        <w:t xml:space="preserve"> </w:t>
      </w:r>
      <w:r>
        <w:rPr>
          <w:i/>
        </w:rPr>
        <w:t>Hippocampus</w:t>
      </w:r>
      <w:r>
        <w:t>,</w:t>
      </w:r>
      <w:r>
        <w:rPr>
          <w:spacing w:val="-13"/>
        </w:rPr>
        <w:t xml:space="preserve"> </w:t>
      </w:r>
      <w:r>
        <w:rPr>
          <w:i/>
        </w:rPr>
        <w:t>4</w:t>
      </w:r>
      <w:r>
        <w:t>(6),</w:t>
      </w:r>
      <w:r>
        <w:rPr>
          <w:spacing w:val="-14"/>
        </w:rPr>
        <w:t xml:space="preserve"> </w:t>
      </w:r>
      <w:r>
        <w:rPr>
          <w:spacing w:val="-2"/>
        </w:rPr>
        <w:t>661–682.</w:t>
      </w:r>
    </w:p>
    <w:p w14:paraId="4FC14C4F" w14:textId="77777777" w:rsidR="00ED530C" w:rsidRDefault="00000000">
      <w:pPr>
        <w:spacing w:before="18"/>
        <w:ind w:left="119"/>
        <w:jc w:val="both"/>
        <w:rPr>
          <w:del w:id="813" w:author="Author" w:date="2022-09-10T01:53:00Z"/>
          <w:i/>
        </w:rPr>
      </w:pPr>
      <w:r>
        <w:t>O’Reilly,</w:t>
      </w:r>
      <w:r w:rsidRPr="007576F6">
        <w:rPr>
          <w:spacing w:val="-4"/>
        </w:rPr>
        <w:t xml:space="preserve"> </w:t>
      </w:r>
      <w:r>
        <w:t>R.</w:t>
      </w:r>
      <w:r w:rsidRPr="007576F6">
        <w:rPr>
          <w:spacing w:val="-5"/>
        </w:rPr>
        <w:t xml:space="preserve"> </w:t>
      </w:r>
      <w:r>
        <w:t>C.,</w:t>
      </w:r>
      <w:r w:rsidRPr="007576F6">
        <w:rPr>
          <w:spacing w:val="-5"/>
        </w:rPr>
        <w:t xml:space="preserve"> </w:t>
      </w:r>
      <w:r>
        <w:t>&amp;</w:t>
      </w:r>
      <w:r w:rsidRPr="007576F6">
        <w:rPr>
          <w:spacing w:val="-5"/>
        </w:rPr>
        <w:t xml:space="preserve"> </w:t>
      </w:r>
      <w:r>
        <w:t>Munakata,</w:t>
      </w:r>
      <w:r w:rsidRPr="007576F6">
        <w:rPr>
          <w:spacing w:val="-4"/>
        </w:rPr>
        <w:t xml:space="preserve"> </w:t>
      </w:r>
      <w:r>
        <w:t>Y.</w:t>
      </w:r>
      <w:r w:rsidRPr="007576F6">
        <w:rPr>
          <w:spacing w:val="29"/>
        </w:rPr>
        <w:t xml:space="preserve"> </w:t>
      </w:r>
      <w:r>
        <w:t>(2000).</w:t>
      </w:r>
      <w:r w:rsidRPr="007576F6">
        <w:rPr>
          <w:spacing w:val="29"/>
        </w:rPr>
        <w:t xml:space="preserve"> </w:t>
      </w:r>
      <w:r>
        <w:rPr>
          <w:i/>
        </w:rPr>
        <w:t>Computational</w:t>
      </w:r>
      <w:r w:rsidRPr="007576F6">
        <w:rPr>
          <w:i/>
          <w:spacing w:val="-5"/>
        </w:rPr>
        <w:t xml:space="preserve"> </w:t>
      </w:r>
      <w:r>
        <w:rPr>
          <w:i/>
        </w:rPr>
        <w:t>Explorations</w:t>
      </w:r>
      <w:r w:rsidRPr="007576F6">
        <w:rPr>
          <w:i/>
          <w:spacing w:val="-5"/>
        </w:rPr>
        <w:t xml:space="preserve"> </w:t>
      </w:r>
      <w:r>
        <w:rPr>
          <w:i/>
        </w:rPr>
        <w:t>in</w:t>
      </w:r>
      <w:r w:rsidRPr="007576F6">
        <w:rPr>
          <w:i/>
          <w:spacing w:val="-5"/>
        </w:rPr>
        <w:t xml:space="preserve"> </w:t>
      </w:r>
      <w:r>
        <w:rPr>
          <w:i/>
        </w:rPr>
        <w:t>Cognitive</w:t>
      </w:r>
      <w:r w:rsidRPr="007576F6">
        <w:rPr>
          <w:i/>
          <w:spacing w:val="-5"/>
        </w:rPr>
        <w:t xml:space="preserve"> </w:t>
      </w:r>
      <w:r>
        <w:rPr>
          <w:i/>
        </w:rPr>
        <w:t>Neuroscience:</w:t>
      </w:r>
      <w:r w:rsidRPr="007576F6">
        <w:rPr>
          <w:i/>
        </w:rPr>
        <w:t xml:space="preserve"> Under-</w:t>
      </w:r>
    </w:p>
    <w:p w14:paraId="459944D2" w14:textId="77777777" w:rsidR="00ED530C" w:rsidRDefault="00ED530C">
      <w:pPr>
        <w:jc w:val="both"/>
        <w:rPr>
          <w:del w:id="814" w:author="Author" w:date="2022-09-10T01:53:00Z"/>
        </w:rPr>
        <w:sectPr w:rsidR="00ED530C">
          <w:pgSz w:w="12240" w:h="15840"/>
          <w:pgMar w:top="1180" w:right="1320" w:bottom="280" w:left="1320" w:header="397" w:footer="0" w:gutter="0"/>
          <w:cols w:space="720"/>
        </w:sectPr>
      </w:pPr>
    </w:p>
    <w:p w14:paraId="3C7F83E3" w14:textId="23F20921" w:rsidR="00A529FC" w:rsidRDefault="00000000" w:rsidP="007576F6">
      <w:pPr>
        <w:spacing w:before="18" w:line="256" w:lineRule="auto"/>
        <w:ind w:left="665" w:right="117" w:hanging="546"/>
        <w:jc w:val="both"/>
      </w:pPr>
      <w:ins w:id="815" w:author="Author" w:date="2022-09-10T01:53:00Z">
        <w:r>
          <w:rPr>
            <w:i/>
          </w:rPr>
          <w:t xml:space="preserve"> </w:t>
        </w:r>
      </w:ins>
      <w:r>
        <w:rPr>
          <w:i/>
        </w:rPr>
        <w:t>standing</w:t>
      </w:r>
      <w:r w:rsidRPr="007576F6">
        <w:rPr>
          <w:i/>
        </w:rPr>
        <w:t xml:space="preserve"> </w:t>
      </w:r>
      <w:r>
        <w:rPr>
          <w:i/>
        </w:rPr>
        <w:t>the</w:t>
      </w:r>
      <w:r w:rsidRPr="007576F6">
        <w:rPr>
          <w:i/>
        </w:rPr>
        <w:t xml:space="preserve"> </w:t>
      </w:r>
      <w:r>
        <w:rPr>
          <w:i/>
        </w:rPr>
        <w:t>Mind</w:t>
      </w:r>
      <w:r w:rsidRPr="007576F6">
        <w:rPr>
          <w:i/>
        </w:rPr>
        <w:t xml:space="preserve"> </w:t>
      </w:r>
      <w:r>
        <w:rPr>
          <w:i/>
        </w:rPr>
        <w:t>by</w:t>
      </w:r>
      <w:r w:rsidRPr="007576F6">
        <w:rPr>
          <w:i/>
        </w:rPr>
        <w:t xml:space="preserve"> </w:t>
      </w:r>
      <w:r>
        <w:rPr>
          <w:i/>
        </w:rPr>
        <w:t>Simulating</w:t>
      </w:r>
      <w:r w:rsidRPr="007576F6">
        <w:rPr>
          <w:i/>
        </w:rPr>
        <w:t xml:space="preserve"> </w:t>
      </w:r>
      <w:r>
        <w:rPr>
          <w:i/>
        </w:rPr>
        <w:t>the</w:t>
      </w:r>
      <w:r w:rsidRPr="007576F6">
        <w:rPr>
          <w:i/>
        </w:rPr>
        <w:t xml:space="preserve"> </w:t>
      </w:r>
      <w:r>
        <w:rPr>
          <w:i/>
        </w:rPr>
        <w:t>Brain</w:t>
      </w:r>
      <w:r>
        <w:t>.</w:t>
      </w:r>
      <w:r w:rsidRPr="007576F6">
        <w:rPr>
          <w:spacing w:val="37"/>
        </w:rPr>
        <w:t xml:space="preserve"> </w:t>
      </w:r>
      <w:r>
        <w:t>Cambridge,</w:t>
      </w:r>
      <w:r w:rsidRPr="007576F6">
        <w:t xml:space="preserve"> </w:t>
      </w:r>
      <w:r>
        <w:t>MA:</w:t>
      </w:r>
      <w:r w:rsidRPr="007576F6">
        <w:t xml:space="preserve"> </w:t>
      </w:r>
      <w:r>
        <w:t>MIT</w:t>
      </w:r>
      <w:r w:rsidRPr="007576F6">
        <w:t xml:space="preserve"> Press.</w:t>
      </w:r>
    </w:p>
    <w:p w14:paraId="02F37B9A" w14:textId="77777777" w:rsidR="00A529FC" w:rsidRDefault="00000000" w:rsidP="007576F6">
      <w:pPr>
        <w:pStyle w:val="BodyText"/>
        <w:spacing w:before="1" w:line="259" w:lineRule="auto"/>
        <w:ind w:left="665" w:right="117" w:hanging="546"/>
        <w:jc w:val="both"/>
        <w:rPr>
          <w:rFonts w:ascii="Courier New" w:hAnsi="Courier New"/>
        </w:rPr>
      </w:pPr>
      <w:r>
        <w:t>O’Reilly,</w:t>
      </w:r>
      <w:r>
        <w:rPr>
          <w:spacing w:val="-11"/>
        </w:rPr>
        <w:t xml:space="preserve"> </w:t>
      </w:r>
      <w:r>
        <w:t>R.</w:t>
      </w:r>
      <w:r>
        <w:rPr>
          <w:spacing w:val="-11"/>
        </w:rPr>
        <w:t xml:space="preserve"> </w:t>
      </w:r>
      <w:r>
        <w:t>C.,</w:t>
      </w:r>
      <w:r>
        <w:rPr>
          <w:spacing w:val="-11"/>
        </w:rPr>
        <w:t xml:space="preserve"> </w:t>
      </w:r>
      <w:r>
        <w:t>Munakata,</w:t>
      </w:r>
      <w:r>
        <w:rPr>
          <w:spacing w:val="-11"/>
        </w:rPr>
        <w:t xml:space="preserve"> </w:t>
      </w:r>
      <w:r>
        <w:t>Y.,</w:t>
      </w:r>
      <w:r>
        <w:rPr>
          <w:spacing w:val="-11"/>
        </w:rPr>
        <w:t xml:space="preserve"> </w:t>
      </w:r>
      <w:r>
        <w:t>Frank,</w:t>
      </w:r>
      <w:r>
        <w:rPr>
          <w:spacing w:val="-11"/>
        </w:rPr>
        <w:t xml:space="preserve"> </w:t>
      </w:r>
      <w:r>
        <w:t>M.</w:t>
      </w:r>
      <w:r>
        <w:rPr>
          <w:spacing w:val="-11"/>
        </w:rPr>
        <w:t xml:space="preserve"> </w:t>
      </w:r>
      <w:r>
        <w:t>J.,</w:t>
      </w:r>
      <w:r>
        <w:rPr>
          <w:spacing w:val="-11"/>
        </w:rPr>
        <w:t xml:space="preserve"> </w:t>
      </w:r>
      <w:r>
        <w:t>Hazy,</w:t>
      </w:r>
      <w:r>
        <w:rPr>
          <w:spacing w:val="-11"/>
        </w:rPr>
        <w:t xml:space="preserve"> </w:t>
      </w:r>
      <w:r>
        <w:t>T.</w:t>
      </w:r>
      <w:r>
        <w:rPr>
          <w:spacing w:val="-11"/>
        </w:rPr>
        <w:t xml:space="preserve"> </w:t>
      </w:r>
      <w:r>
        <w:t>E.,</w:t>
      </w:r>
      <w:r>
        <w:rPr>
          <w:spacing w:val="-11"/>
        </w:rPr>
        <w:t xml:space="preserve"> </w:t>
      </w:r>
      <w:r>
        <w:t>&amp;</w:t>
      </w:r>
      <w:r>
        <w:rPr>
          <w:spacing w:val="-11"/>
        </w:rPr>
        <w:t xml:space="preserve"> </w:t>
      </w:r>
      <w:r>
        <w:t>Contributors.</w:t>
      </w:r>
      <w:r>
        <w:rPr>
          <w:spacing w:val="10"/>
        </w:rPr>
        <w:t xml:space="preserve"> </w:t>
      </w:r>
      <w:r>
        <w:t>(2012).</w:t>
      </w:r>
      <w:r>
        <w:rPr>
          <w:spacing w:val="10"/>
        </w:rPr>
        <w:t xml:space="preserve"> </w:t>
      </w:r>
      <w:r>
        <w:rPr>
          <w:i/>
        </w:rPr>
        <w:t>Computational</w:t>
      </w:r>
      <w:r>
        <w:rPr>
          <w:i/>
          <w:spacing w:val="-11"/>
        </w:rPr>
        <w:t xml:space="preserve"> </w:t>
      </w:r>
      <w:r>
        <w:rPr>
          <w:i/>
        </w:rPr>
        <w:t>Cognitive Neuroscience</w:t>
      </w:r>
      <w:r>
        <w:t>.</w:t>
      </w:r>
      <w:r>
        <w:rPr>
          <w:spacing w:val="-14"/>
        </w:rPr>
        <w:t xml:space="preserve"> </w:t>
      </w:r>
      <w:r>
        <w:t>Wiki</w:t>
      </w:r>
      <w:r>
        <w:rPr>
          <w:spacing w:val="-14"/>
        </w:rPr>
        <w:t xml:space="preserve"> </w:t>
      </w:r>
      <w:r>
        <w:t>Book,</w:t>
      </w:r>
      <w:r>
        <w:rPr>
          <w:spacing w:val="-14"/>
        </w:rPr>
        <w:t xml:space="preserve"> </w:t>
      </w:r>
      <w:r>
        <w:t>1st</w:t>
      </w:r>
      <w:r>
        <w:rPr>
          <w:spacing w:val="-13"/>
        </w:rPr>
        <w:t xml:space="preserve"> </w:t>
      </w:r>
      <w:r>
        <w:t>Edition,</w:t>
      </w:r>
      <w:r>
        <w:rPr>
          <w:spacing w:val="-14"/>
        </w:rPr>
        <w:t xml:space="preserve"> </w:t>
      </w:r>
      <w:r>
        <w:t>URL:</w:t>
      </w:r>
      <w:r>
        <w:rPr>
          <w:spacing w:val="-14"/>
        </w:rPr>
        <w:t xml:space="preserve"> </w:t>
      </w:r>
      <w:hyperlink r:id="rId93">
        <w:r>
          <w:t>http://ccnbook.colorado.edu.</w:t>
        </w:r>
      </w:hyperlink>
      <w:r>
        <w:rPr>
          <w:spacing w:val="-14"/>
        </w:rPr>
        <w:t xml:space="preserve"> </w:t>
      </w:r>
      <w:r>
        <w:t>Retrieved</w:t>
      </w:r>
      <w:r>
        <w:rPr>
          <w:spacing w:val="-13"/>
        </w:rPr>
        <w:t xml:space="preserve"> </w:t>
      </w:r>
      <w:r>
        <w:t>from</w:t>
      </w:r>
      <w:r>
        <w:rPr>
          <w:spacing w:val="-14"/>
        </w:rPr>
        <w:t xml:space="preserve"> </w:t>
      </w:r>
      <w:r>
        <w:rPr>
          <w:rFonts w:ascii="Courier New" w:hAnsi="Courier New"/>
        </w:rPr>
        <w:t xml:space="preserve">http:// </w:t>
      </w:r>
      <w:r>
        <w:rPr>
          <w:rFonts w:ascii="Courier New" w:hAnsi="Courier New"/>
          <w:spacing w:val="-2"/>
        </w:rPr>
        <w:t>ccnbook.colorado.edu</w:t>
      </w:r>
    </w:p>
    <w:p w14:paraId="51D97825" w14:textId="77777777" w:rsidR="00A529FC" w:rsidRDefault="00000000" w:rsidP="007576F6">
      <w:pPr>
        <w:pStyle w:val="BodyText"/>
        <w:spacing w:line="232" w:lineRule="exact"/>
        <w:ind w:left="119"/>
        <w:jc w:val="both"/>
      </w:pPr>
      <w:r>
        <w:t>O’Reilly,</w:t>
      </w:r>
      <w:r>
        <w:rPr>
          <w:spacing w:val="32"/>
        </w:rPr>
        <w:t xml:space="preserve"> </w:t>
      </w:r>
      <w:r>
        <w:t>R.</w:t>
      </w:r>
      <w:r>
        <w:rPr>
          <w:spacing w:val="25"/>
        </w:rPr>
        <w:t xml:space="preserve"> </w:t>
      </w:r>
      <w:r>
        <w:t>C.,</w:t>
      </w:r>
      <w:r>
        <w:rPr>
          <w:spacing w:val="33"/>
        </w:rPr>
        <w:t xml:space="preserve"> </w:t>
      </w:r>
      <w:r>
        <w:t>Ranganath,</w:t>
      </w:r>
      <w:r>
        <w:rPr>
          <w:spacing w:val="34"/>
        </w:rPr>
        <w:t xml:space="preserve"> </w:t>
      </w:r>
      <w:r>
        <w:t>C.,</w:t>
      </w:r>
      <w:r>
        <w:rPr>
          <w:spacing w:val="25"/>
        </w:rPr>
        <w:t xml:space="preserve"> </w:t>
      </w:r>
      <w:r>
        <w:t>&amp;</w:t>
      </w:r>
      <w:r>
        <w:rPr>
          <w:spacing w:val="25"/>
        </w:rPr>
        <w:t xml:space="preserve"> </w:t>
      </w:r>
      <w:r>
        <w:t>Russin,</w:t>
      </w:r>
      <w:r>
        <w:rPr>
          <w:spacing w:val="33"/>
        </w:rPr>
        <w:t xml:space="preserve"> </w:t>
      </w:r>
      <w:r>
        <w:t>J.</w:t>
      </w:r>
      <w:r>
        <w:rPr>
          <w:spacing w:val="25"/>
        </w:rPr>
        <w:t xml:space="preserve"> </w:t>
      </w:r>
      <w:r>
        <w:t>L.</w:t>
      </w:r>
      <w:r>
        <w:rPr>
          <w:spacing w:val="29"/>
        </w:rPr>
        <w:t xml:space="preserve">  </w:t>
      </w:r>
      <w:r>
        <w:t>(2021).</w:t>
      </w:r>
      <w:r>
        <w:rPr>
          <w:spacing w:val="30"/>
        </w:rPr>
        <w:t xml:space="preserve">  </w:t>
      </w:r>
      <w:r>
        <w:t>The</w:t>
      </w:r>
      <w:r>
        <w:rPr>
          <w:spacing w:val="26"/>
        </w:rPr>
        <w:t xml:space="preserve"> </w:t>
      </w:r>
      <w:r>
        <w:t>Structure</w:t>
      </w:r>
      <w:r>
        <w:rPr>
          <w:spacing w:val="25"/>
        </w:rPr>
        <w:t xml:space="preserve"> </w:t>
      </w:r>
      <w:r>
        <w:t>of</w:t>
      </w:r>
      <w:r>
        <w:rPr>
          <w:spacing w:val="25"/>
        </w:rPr>
        <w:t xml:space="preserve"> </w:t>
      </w:r>
      <w:r>
        <w:t>Systematicity</w:t>
      </w:r>
      <w:r>
        <w:rPr>
          <w:spacing w:val="25"/>
        </w:rPr>
        <w:t xml:space="preserve"> </w:t>
      </w:r>
      <w:r>
        <w:t>in</w:t>
      </w:r>
      <w:r>
        <w:rPr>
          <w:spacing w:val="25"/>
        </w:rPr>
        <w:t xml:space="preserve"> </w:t>
      </w:r>
      <w:r>
        <w:t>the</w:t>
      </w:r>
      <w:r>
        <w:rPr>
          <w:spacing w:val="25"/>
        </w:rPr>
        <w:t xml:space="preserve"> </w:t>
      </w:r>
      <w:r>
        <w:rPr>
          <w:spacing w:val="-2"/>
        </w:rPr>
        <w:t>Brain.</w:t>
      </w:r>
    </w:p>
    <w:p w14:paraId="1EE2FBF0" w14:textId="77777777" w:rsidR="00A529FC" w:rsidRDefault="00000000">
      <w:pPr>
        <w:spacing w:before="18" w:line="271" w:lineRule="exact"/>
        <w:ind w:left="665"/>
        <w:jc w:val="both"/>
        <w:rPr>
          <w:rFonts w:ascii="Courier New"/>
        </w:rPr>
      </w:pPr>
      <w:r>
        <w:rPr>
          <w:i/>
        </w:rPr>
        <w:t>arXiv:2108.03387</w:t>
      </w:r>
      <w:r>
        <w:rPr>
          <w:i/>
          <w:spacing w:val="-12"/>
        </w:rPr>
        <w:t xml:space="preserve"> </w:t>
      </w:r>
      <w:r>
        <w:rPr>
          <w:i/>
        </w:rPr>
        <w:t>[q-bio]</w:t>
      </w:r>
      <w:r>
        <w:t>.</w:t>
      </w:r>
      <w:r>
        <w:rPr>
          <w:spacing w:val="8"/>
        </w:rPr>
        <w:t xml:space="preserve"> </w:t>
      </w:r>
      <w:r>
        <w:t>Retrieved</w:t>
      </w:r>
      <w:r>
        <w:rPr>
          <w:spacing w:val="-12"/>
        </w:rPr>
        <w:t xml:space="preserve"> </w:t>
      </w:r>
      <w:r>
        <w:t>from</w:t>
      </w:r>
      <w:r>
        <w:rPr>
          <w:spacing w:val="-11"/>
        </w:rPr>
        <w:t xml:space="preserve"> </w:t>
      </w:r>
      <w:hyperlink r:id="rId94">
        <w:r>
          <w:rPr>
            <w:rFonts w:ascii="Courier New"/>
            <w:spacing w:val="-2"/>
          </w:rPr>
          <w:t>http://arxiv.org/abs/2108.03387</w:t>
        </w:r>
      </w:hyperlink>
    </w:p>
    <w:p w14:paraId="04E7DE2A" w14:textId="77777777" w:rsidR="00A529FC" w:rsidRDefault="00000000">
      <w:pPr>
        <w:pStyle w:val="BodyText"/>
        <w:spacing w:line="268" w:lineRule="auto"/>
        <w:ind w:left="665" w:right="119" w:hanging="546"/>
        <w:jc w:val="both"/>
        <w:rPr>
          <w:rFonts w:ascii="Courier New" w:hAnsi="Courier New"/>
        </w:rPr>
      </w:pPr>
      <w:r>
        <w:t>O’Reilly,</w:t>
      </w:r>
      <w:r>
        <w:rPr>
          <w:spacing w:val="-1"/>
        </w:rPr>
        <w:t xml:space="preserve"> </w:t>
      </w:r>
      <w:r>
        <w:t>R.</w:t>
      </w:r>
      <w:r>
        <w:rPr>
          <w:spacing w:val="-4"/>
        </w:rPr>
        <w:t xml:space="preserve"> </w:t>
      </w:r>
      <w:r>
        <w:t>C.,</w:t>
      </w:r>
      <w:r>
        <w:rPr>
          <w:spacing w:val="-3"/>
        </w:rPr>
        <w:t xml:space="preserve"> </w:t>
      </w:r>
      <w:r>
        <w:t>&amp;</w:t>
      </w:r>
      <w:r>
        <w:rPr>
          <w:spacing w:val="-3"/>
        </w:rPr>
        <w:t xml:space="preserve"> </w:t>
      </w:r>
      <w:r>
        <w:t>Rudy,</w:t>
      </w:r>
      <w:r>
        <w:rPr>
          <w:spacing w:val="-1"/>
        </w:rPr>
        <w:t xml:space="preserve"> </w:t>
      </w:r>
      <w:r>
        <w:t>J.</w:t>
      </w:r>
      <w:r>
        <w:rPr>
          <w:spacing w:val="-3"/>
        </w:rPr>
        <w:t xml:space="preserve"> </w:t>
      </w:r>
      <w:r>
        <w:t>W.</w:t>
      </w:r>
      <w:r>
        <w:rPr>
          <w:spacing w:val="32"/>
        </w:rPr>
        <w:t xml:space="preserve"> </w:t>
      </w:r>
      <w:r>
        <w:t>(2001).</w:t>
      </w:r>
      <w:r>
        <w:rPr>
          <w:spacing w:val="32"/>
        </w:rPr>
        <w:t xml:space="preserve"> </w:t>
      </w:r>
      <w:r>
        <w:t>Conjunctive</w:t>
      </w:r>
      <w:r>
        <w:rPr>
          <w:spacing w:val="-3"/>
        </w:rPr>
        <w:t xml:space="preserve"> </w:t>
      </w:r>
      <w:r>
        <w:t>Representations</w:t>
      </w:r>
      <w:r>
        <w:rPr>
          <w:spacing w:val="-3"/>
        </w:rPr>
        <w:t xml:space="preserve"> </w:t>
      </w:r>
      <w:r>
        <w:t>in</w:t>
      </w:r>
      <w:r>
        <w:rPr>
          <w:spacing w:val="-3"/>
        </w:rPr>
        <w:t xml:space="preserve"> </w:t>
      </w:r>
      <w:r>
        <w:t>Learning</w:t>
      </w:r>
      <w:r>
        <w:rPr>
          <w:spacing w:val="-3"/>
        </w:rPr>
        <w:t xml:space="preserve"> </w:t>
      </w:r>
      <w:r>
        <w:t>and</w:t>
      </w:r>
      <w:r>
        <w:rPr>
          <w:spacing w:val="-4"/>
        </w:rPr>
        <w:t xml:space="preserve"> </w:t>
      </w:r>
      <w:r>
        <w:t>Memory: Principles of Cortical and Hippocampal Function.</w:t>
      </w:r>
      <w:r>
        <w:rPr>
          <w:spacing w:val="40"/>
        </w:rPr>
        <w:t xml:space="preserve"> </w:t>
      </w:r>
      <w:r>
        <w:rPr>
          <w:i/>
        </w:rPr>
        <w:t>Psychological Review</w:t>
      </w:r>
      <w:r>
        <w:t xml:space="preserve">, </w:t>
      </w:r>
      <w:r>
        <w:rPr>
          <w:i/>
        </w:rPr>
        <w:t>108</w:t>
      </w:r>
      <w:r>
        <w:t>(2), 311–345.</w:t>
      </w:r>
      <w:r>
        <w:rPr>
          <w:spacing w:val="40"/>
        </w:rPr>
        <w:t xml:space="preserve"> </w:t>
      </w:r>
      <w:r>
        <w:t xml:space="preserve">Retrieved from </w:t>
      </w:r>
      <w:hyperlink r:id="rId95">
        <w:r>
          <w:rPr>
            <w:rFonts w:ascii="Courier New" w:hAnsi="Courier New"/>
            <w:spacing w:val="-2"/>
          </w:rPr>
          <w:t>http://www.ncbi.nlm.nih.gov/pubmed/11381832</w:t>
        </w:r>
      </w:hyperlink>
    </w:p>
    <w:p w14:paraId="4E4298AB" w14:textId="77777777" w:rsidR="00A529FC" w:rsidRDefault="00000000">
      <w:pPr>
        <w:pStyle w:val="BodyText"/>
        <w:spacing w:line="220" w:lineRule="exact"/>
        <w:ind w:left="119"/>
        <w:jc w:val="both"/>
      </w:pPr>
      <w:r>
        <w:t>O’Reilly,</w:t>
      </w:r>
      <w:r>
        <w:rPr>
          <w:spacing w:val="-1"/>
        </w:rPr>
        <w:t xml:space="preserve"> </w:t>
      </w:r>
      <w:r>
        <w:t>R.</w:t>
      </w:r>
      <w:r>
        <w:rPr>
          <w:spacing w:val="-3"/>
        </w:rPr>
        <w:t xml:space="preserve"> </w:t>
      </w:r>
      <w:r>
        <w:t>C.,</w:t>
      </w:r>
      <w:r>
        <w:rPr>
          <w:spacing w:val="-1"/>
        </w:rPr>
        <w:t xml:space="preserve"> </w:t>
      </w:r>
      <w:r>
        <w:t>Russin,</w:t>
      </w:r>
      <w:r>
        <w:rPr>
          <w:spacing w:val="-1"/>
        </w:rPr>
        <w:t xml:space="preserve"> </w:t>
      </w:r>
      <w:r>
        <w:t>J.</w:t>
      </w:r>
      <w:r>
        <w:rPr>
          <w:spacing w:val="-2"/>
        </w:rPr>
        <w:t xml:space="preserve"> </w:t>
      </w:r>
      <w:r>
        <w:t>L.,</w:t>
      </w:r>
      <w:r>
        <w:rPr>
          <w:spacing w:val="-1"/>
        </w:rPr>
        <w:t xml:space="preserve"> </w:t>
      </w:r>
      <w:r>
        <w:t>Zolfaghar,</w:t>
      </w:r>
      <w:r>
        <w:rPr>
          <w:spacing w:val="-2"/>
        </w:rPr>
        <w:t xml:space="preserve"> </w:t>
      </w:r>
      <w:r>
        <w:t>M.,</w:t>
      </w:r>
      <w:r>
        <w:rPr>
          <w:spacing w:val="-2"/>
        </w:rPr>
        <w:t xml:space="preserve"> </w:t>
      </w:r>
      <w:r>
        <w:t>&amp;</w:t>
      </w:r>
      <w:r>
        <w:rPr>
          <w:spacing w:val="-3"/>
        </w:rPr>
        <w:t xml:space="preserve"> </w:t>
      </w:r>
      <w:r>
        <w:t>Rohrlich, J.</w:t>
      </w:r>
      <w:r>
        <w:rPr>
          <w:spacing w:val="29"/>
        </w:rPr>
        <w:t xml:space="preserve"> </w:t>
      </w:r>
      <w:r>
        <w:t>(2021).</w:t>
      </w:r>
      <w:r>
        <w:rPr>
          <w:spacing w:val="30"/>
        </w:rPr>
        <w:t xml:space="preserve"> </w:t>
      </w:r>
      <w:r>
        <w:t>Deep</w:t>
      </w:r>
      <w:r>
        <w:rPr>
          <w:spacing w:val="-3"/>
        </w:rPr>
        <w:t xml:space="preserve"> </w:t>
      </w:r>
      <w:r>
        <w:t>predictive</w:t>
      </w:r>
      <w:r>
        <w:rPr>
          <w:spacing w:val="-2"/>
        </w:rPr>
        <w:t xml:space="preserve"> </w:t>
      </w:r>
      <w:r>
        <w:t>learning</w:t>
      </w:r>
      <w:r>
        <w:rPr>
          <w:spacing w:val="-3"/>
        </w:rPr>
        <w:t xml:space="preserve"> </w:t>
      </w:r>
      <w:r>
        <w:t>in</w:t>
      </w:r>
      <w:r>
        <w:rPr>
          <w:spacing w:val="-2"/>
        </w:rPr>
        <w:t xml:space="preserve"> neocortex</w:t>
      </w:r>
    </w:p>
    <w:p w14:paraId="6BE7C6CA" w14:textId="1754EC7D" w:rsidR="00A529FC" w:rsidRDefault="002F233B">
      <w:pPr>
        <w:pStyle w:val="BodyText"/>
        <w:spacing w:before="18" w:line="256" w:lineRule="auto"/>
        <w:ind w:left="120" w:right="119" w:firstLine="545"/>
        <w:jc w:val="both"/>
      </w:pPr>
      <w:del w:id="816" w:author="Author" w:date="2022-09-10T01:53:00Z">
        <w:r>
          <w:rPr>
            <w:noProof/>
          </w:rPr>
          <mc:AlternateContent>
            <mc:Choice Requires="wps">
              <w:drawing>
                <wp:anchor distT="0" distB="0" distL="114300" distR="114300" simplePos="0" relativeHeight="487688192" behindDoc="1" locked="0" layoutInCell="1" allowOverlap="1" wp14:anchorId="30014569" wp14:editId="3BD0AA5B">
                  <wp:simplePos x="0" y="0"/>
                  <wp:positionH relativeFrom="page">
                    <wp:posOffset>6099175</wp:posOffset>
                  </wp:positionH>
                  <wp:positionV relativeFrom="paragraph">
                    <wp:posOffset>139065</wp:posOffset>
                  </wp:positionV>
                  <wp:extent cx="41910" cy="0"/>
                  <wp:effectExtent l="0" t="0" r="8890" b="12700"/>
                  <wp:wrapNone/>
                  <wp:docPr id="10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8198D7" id="Line 3" o:spid="_x0000_s1026" style="position:absolute;z-index:-15628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" strokeweight=".14042mm">
                  <o:lock v:ext="edit" shapetype="f"/>
                  <w10:wrap anchorx="page"/>
                </v:line>
              </w:pict>
            </mc:Fallback>
          </mc:AlternateContent>
        </w:r>
        <w:r>
          <w:rPr>
            <w:noProof/>
          </w:rPr>
          <mc:AlternateContent>
            <mc:Choice Requires="wps">
              <w:drawing>
                <wp:anchor distT="0" distB="0" distL="114300" distR="114300" simplePos="0" relativeHeight="487689216" behindDoc="1" locked="0" layoutInCell="1" allowOverlap="1" wp14:anchorId="4F243D66" wp14:editId="3C5451D0">
                  <wp:simplePos x="0" y="0"/>
                  <wp:positionH relativeFrom="page">
                    <wp:posOffset>6210935</wp:posOffset>
                  </wp:positionH>
                  <wp:positionV relativeFrom="paragraph">
                    <wp:posOffset>139065</wp:posOffset>
                  </wp:positionV>
                  <wp:extent cx="41275" cy="0"/>
                  <wp:effectExtent l="0" t="0" r="9525" b="12700"/>
                  <wp:wrapNone/>
                  <wp:docPr id="10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7C8813" id="Line 2" o:spid="_x0000_s1026" style="position:absolute;z-index:-15627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" strokeweight=".14042mm">
                  <o:lock v:ext="edit" shapetype="f"/>
                  <w10:wrap anchorx="page"/>
                </v:line>
              </w:pict>
            </mc:Fallback>
          </mc:AlternateContent>
        </w:r>
      </w:del>
      <w:ins w:id="817" w:author="Author" w:date="2022-09-10T01:53:00Z">
        <w:r w:rsidR="006228F8">
          <w:rPr>
            <w:noProof/>
          </w:rPr>
          <mc:AlternateContent>
            <mc:Choice Requires="wps">
              <w:drawing>
                <wp:anchor distT="0" distB="0" distL="114300" distR="114300" simplePos="0" relativeHeight="486603264" behindDoc="1" locked="0" layoutInCell="1" allowOverlap="1" wp14:anchorId="38E40726" wp14:editId="1EF30676">
                  <wp:simplePos x="0" y="0"/>
                  <wp:positionH relativeFrom="page">
                    <wp:posOffset>6099175</wp:posOffset>
                  </wp:positionH>
                  <wp:positionV relativeFrom="paragraph">
                    <wp:posOffset>139065</wp:posOffset>
                  </wp:positionV>
                  <wp:extent cx="41910" cy="0"/>
                  <wp:effectExtent l="0" t="0" r="8890" b="1270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910"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8629E" id="Line 3" o:spid="_x0000_s1026" style="position:absolute;z-index:-16713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0.25pt,10.95pt" to="483.55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" strokeweight=".14042mm">
                  <o:lock v:ext="edit" shapetype="f"/>
                  <w10:wrap anchorx="page"/>
                </v:line>
              </w:pict>
            </mc:Fallback>
          </mc:AlternateContent>
        </w:r>
        <w:r w:rsidR="006228F8">
          <w:rPr>
            <w:noProof/>
          </w:rPr>
          <mc:AlternateContent>
            <mc:Choice Requires="wps">
              <w:drawing>
                <wp:anchor distT="0" distB="0" distL="114300" distR="114300" simplePos="0" relativeHeight="486603776" behindDoc="1" locked="0" layoutInCell="1" allowOverlap="1" wp14:anchorId="6C4BA58C" wp14:editId="2D1ACD0B">
                  <wp:simplePos x="0" y="0"/>
                  <wp:positionH relativeFrom="page">
                    <wp:posOffset>6210935</wp:posOffset>
                  </wp:positionH>
                  <wp:positionV relativeFrom="paragraph">
                    <wp:posOffset>139065</wp:posOffset>
                  </wp:positionV>
                  <wp:extent cx="41275" cy="0"/>
                  <wp:effectExtent l="0" t="0" r="9525" b="1270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4127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49B26A" id="Line 2" o:spid="_x0000_s1026" style="position:absolute;z-index:-16712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89.05pt,10.95pt" to="492.3pt,10.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" strokeweight=".14042mm">
                  <o:lock v:ext="edit" shapetype="f"/>
                  <w10:wrap anchorx="page"/>
                </v:line>
              </w:pict>
            </mc:Fallback>
          </mc:AlternateContent>
        </w:r>
      </w:ins>
      <w:r w:rsidR="00000000">
        <w:t xml:space="preserve">and pulvinar. </w:t>
      </w:r>
      <w:r w:rsidR="00000000">
        <w:rPr>
          <w:i/>
        </w:rPr>
        <w:t>Journal of Cognitive Neuroscience</w:t>
      </w:r>
      <w:r w:rsidR="00000000">
        <w:t xml:space="preserve">, </w:t>
      </w:r>
      <w:r w:rsidR="00000000">
        <w:rPr>
          <w:i/>
        </w:rPr>
        <w:t>33</w:t>
      </w:r>
      <w:r w:rsidR="00000000">
        <w:t>(6), 1158–1196. doi: 10.1162/jocn a 01708 Panda,</w:t>
      </w:r>
      <w:r w:rsidR="00000000">
        <w:rPr>
          <w:spacing w:val="17"/>
        </w:rPr>
        <w:t xml:space="preserve"> </w:t>
      </w:r>
      <w:r w:rsidR="00000000">
        <w:t>P.,</w:t>
      </w:r>
      <w:r w:rsidR="00000000">
        <w:rPr>
          <w:spacing w:val="11"/>
        </w:rPr>
        <w:t xml:space="preserve"> </w:t>
      </w:r>
      <w:r w:rsidR="00000000">
        <w:t>&amp;</w:t>
      </w:r>
      <w:r w:rsidR="00000000">
        <w:rPr>
          <w:spacing w:val="13"/>
        </w:rPr>
        <w:t xml:space="preserve"> </w:t>
      </w:r>
      <w:r w:rsidR="00000000">
        <w:t>Roy,</w:t>
      </w:r>
      <w:r w:rsidR="00000000">
        <w:rPr>
          <w:spacing w:val="16"/>
        </w:rPr>
        <w:t xml:space="preserve"> </w:t>
      </w:r>
      <w:r w:rsidR="00000000">
        <w:t>K.</w:t>
      </w:r>
      <w:r w:rsidR="00000000">
        <w:rPr>
          <w:spacing w:val="74"/>
        </w:rPr>
        <w:t xml:space="preserve"> </w:t>
      </w:r>
      <w:r w:rsidR="00000000">
        <w:t>(2017).</w:t>
      </w:r>
      <w:r w:rsidR="00000000">
        <w:rPr>
          <w:spacing w:val="74"/>
        </w:rPr>
        <w:t xml:space="preserve"> </w:t>
      </w:r>
      <w:r w:rsidR="00000000">
        <w:t>Learning</w:t>
      </w:r>
      <w:r w:rsidR="00000000">
        <w:rPr>
          <w:spacing w:val="13"/>
        </w:rPr>
        <w:t xml:space="preserve"> </w:t>
      </w:r>
      <w:r w:rsidR="00000000">
        <w:t>to</w:t>
      </w:r>
      <w:r w:rsidR="00000000">
        <w:rPr>
          <w:spacing w:val="11"/>
        </w:rPr>
        <w:t xml:space="preserve"> </w:t>
      </w:r>
      <w:r w:rsidR="00000000">
        <w:t>Generate</w:t>
      </w:r>
      <w:r w:rsidR="00000000">
        <w:rPr>
          <w:spacing w:val="13"/>
        </w:rPr>
        <w:t xml:space="preserve"> </w:t>
      </w:r>
      <w:r w:rsidR="00000000">
        <w:t>Sequences</w:t>
      </w:r>
      <w:r w:rsidR="00000000">
        <w:rPr>
          <w:spacing w:val="12"/>
        </w:rPr>
        <w:t xml:space="preserve"> </w:t>
      </w:r>
      <w:r w:rsidR="00000000">
        <w:t>with</w:t>
      </w:r>
      <w:r w:rsidR="00000000">
        <w:rPr>
          <w:spacing w:val="11"/>
        </w:rPr>
        <w:t xml:space="preserve"> </w:t>
      </w:r>
      <w:r w:rsidR="00000000">
        <w:t>Combination</w:t>
      </w:r>
      <w:r w:rsidR="00000000">
        <w:rPr>
          <w:spacing w:val="13"/>
        </w:rPr>
        <w:t xml:space="preserve"> </w:t>
      </w:r>
      <w:r w:rsidR="00000000">
        <w:t>of</w:t>
      </w:r>
      <w:r w:rsidR="00000000">
        <w:rPr>
          <w:spacing w:val="12"/>
        </w:rPr>
        <w:t xml:space="preserve"> </w:t>
      </w:r>
      <w:r w:rsidR="00000000">
        <w:t>Hebbian</w:t>
      </w:r>
      <w:r w:rsidR="00000000">
        <w:rPr>
          <w:spacing w:val="12"/>
        </w:rPr>
        <w:t xml:space="preserve"> </w:t>
      </w:r>
      <w:r w:rsidR="00000000">
        <w:t>and</w:t>
      </w:r>
      <w:r w:rsidR="00000000">
        <w:rPr>
          <w:spacing w:val="12"/>
        </w:rPr>
        <w:t xml:space="preserve"> </w:t>
      </w:r>
      <w:r w:rsidR="00000000">
        <w:rPr>
          <w:spacing w:val="-4"/>
        </w:rPr>
        <w:t>Non-</w:t>
      </w:r>
    </w:p>
    <w:p w14:paraId="35C21816" w14:textId="77777777" w:rsidR="00A529FC" w:rsidRDefault="00000000" w:rsidP="007576F6">
      <w:pPr>
        <w:spacing w:line="256" w:lineRule="auto"/>
        <w:ind w:left="665" w:right="117"/>
        <w:jc w:val="both"/>
      </w:pPr>
      <w:r>
        <w:t>hebbian Plasticity in Recurrent Spiking Neural Networks.</w:t>
      </w:r>
      <w:r>
        <w:rPr>
          <w:spacing w:val="40"/>
        </w:rPr>
        <w:t xml:space="preserve"> </w:t>
      </w:r>
      <w:r>
        <w:rPr>
          <w:i/>
        </w:rPr>
        <w:t>Frontiers in Neuroscience</w:t>
      </w:r>
      <w:r>
        <w:t xml:space="preserve">, </w:t>
      </w:r>
      <w:r>
        <w:rPr>
          <w:i/>
        </w:rPr>
        <w:t>11</w:t>
      </w:r>
      <w:r>
        <w:t>, 693.</w:t>
      </w:r>
      <w:r>
        <w:rPr>
          <w:spacing w:val="40"/>
        </w:rPr>
        <w:t xml:space="preserve"> </w:t>
      </w:r>
      <w:r>
        <w:t xml:space="preserve">doi: </w:t>
      </w:r>
      <w:r>
        <w:rPr>
          <w:spacing w:val="-2"/>
        </w:rPr>
        <w:t>10.3389/fnins.2017.00693</w:t>
      </w:r>
    </w:p>
    <w:p w14:paraId="7222E2A0" w14:textId="77777777" w:rsidR="00A529FC" w:rsidRDefault="00000000" w:rsidP="007576F6">
      <w:pPr>
        <w:pStyle w:val="BodyText"/>
        <w:spacing w:before="1" w:line="256" w:lineRule="auto"/>
        <w:ind w:left="665" w:right="119" w:hanging="546"/>
        <w:jc w:val="both"/>
      </w:pPr>
      <w:r>
        <w:t>Pignatelli, M., Ryan, T. J., Roy, D. S., Lovett, C., Smith, L. M., Muralidhar, S., &amp; Tonegawa, S.</w:t>
      </w:r>
      <w:r>
        <w:rPr>
          <w:spacing w:val="40"/>
        </w:rPr>
        <w:t xml:space="preserve"> </w:t>
      </w:r>
      <w:r>
        <w:t>(2019). Engram</w:t>
      </w:r>
      <w:r>
        <w:rPr>
          <w:spacing w:val="-4"/>
        </w:rPr>
        <w:t xml:space="preserve"> </w:t>
      </w:r>
      <w:r>
        <w:t>Cell</w:t>
      </w:r>
      <w:r>
        <w:rPr>
          <w:spacing w:val="-5"/>
        </w:rPr>
        <w:t xml:space="preserve"> </w:t>
      </w:r>
      <w:r>
        <w:t>Excitability</w:t>
      </w:r>
      <w:r>
        <w:rPr>
          <w:spacing w:val="-4"/>
        </w:rPr>
        <w:t xml:space="preserve"> </w:t>
      </w:r>
      <w:r>
        <w:t>State</w:t>
      </w:r>
      <w:r>
        <w:rPr>
          <w:spacing w:val="-4"/>
        </w:rPr>
        <w:t xml:space="preserve"> </w:t>
      </w:r>
      <w:r>
        <w:t>Determines</w:t>
      </w:r>
      <w:r>
        <w:rPr>
          <w:spacing w:val="-5"/>
        </w:rPr>
        <w:t xml:space="preserve"> </w:t>
      </w:r>
      <w:r>
        <w:t>the</w:t>
      </w:r>
      <w:r>
        <w:rPr>
          <w:spacing w:val="-4"/>
        </w:rPr>
        <w:t xml:space="preserve"> </w:t>
      </w:r>
      <w:r>
        <w:t>Efficacy</w:t>
      </w:r>
      <w:r>
        <w:rPr>
          <w:spacing w:val="-4"/>
        </w:rPr>
        <w:t xml:space="preserve"> </w:t>
      </w:r>
      <w:r>
        <w:t>of</w:t>
      </w:r>
      <w:r>
        <w:rPr>
          <w:spacing w:val="-4"/>
        </w:rPr>
        <w:t xml:space="preserve"> </w:t>
      </w:r>
      <w:r>
        <w:t>Memory</w:t>
      </w:r>
      <w:r>
        <w:rPr>
          <w:spacing w:val="-5"/>
        </w:rPr>
        <w:t xml:space="preserve"> </w:t>
      </w:r>
      <w:r>
        <w:t>Retrieval.</w:t>
      </w:r>
      <w:r>
        <w:rPr>
          <w:spacing w:val="31"/>
        </w:rPr>
        <w:t xml:space="preserve"> </w:t>
      </w:r>
      <w:r>
        <w:rPr>
          <w:i/>
        </w:rPr>
        <w:t>Neuron</w:t>
      </w:r>
      <w:r>
        <w:t>,</w:t>
      </w:r>
      <w:r>
        <w:rPr>
          <w:spacing w:val="-2"/>
        </w:rPr>
        <w:t xml:space="preserve"> </w:t>
      </w:r>
      <w:r>
        <w:rPr>
          <w:i/>
        </w:rPr>
        <w:t>101</w:t>
      </w:r>
      <w:r>
        <w:t>(2),</w:t>
      </w:r>
      <w:r>
        <w:rPr>
          <w:spacing w:val="-2"/>
        </w:rPr>
        <w:t xml:space="preserve"> </w:t>
      </w:r>
      <w:r>
        <w:t>274- 284.e5. doi: 10.1016/j.neuron.2018.11.029</w:t>
      </w:r>
    </w:p>
    <w:p w14:paraId="3F5CFDC6" w14:textId="77777777" w:rsidR="00A529FC" w:rsidRDefault="00000000">
      <w:pPr>
        <w:pStyle w:val="BodyText"/>
        <w:spacing w:before="1" w:line="256" w:lineRule="auto"/>
        <w:ind w:left="665" w:right="117" w:hanging="546"/>
        <w:jc w:val="both"/>
      </w:pPr>
      <w:r>
        <w:t>Quirk,</w:t>
      </w:r>
      <w:r>
        <w:rPr>
          <w:spacing w:val="-14"/>
        </w:rPr>
        <w:t xml:space="preserve"> </w:t>
      </w:r>
      <w:r>
        <w:t>C.</w:t>
      </w:r>
      <w:r>
        <w:rPr>
          <w:spacing w:val="-14"/>
        </w:rPr>
        <w:t xml:space="preserve"> </w:t>
      </w:r>
      <w:r>
        <w:t>R.,</w:t>
      </w:r>
      <w:r>
        <w:rPr>
          <w:spacing w:val="-14"/>
        </w:rPr>
        <w:t xml:space="preserve"> </w:t>
      </w:r>
      <w:r>
        <w:t>Zutshi,</w:t>
      </w:r>
      <w:r>
        <w:rPr>
          <w:spacing w:val="-13"/>
        </w:rPr>
        <w:t xml:space="preserve"> </w:t>
      </w:r>
      <w:r>
        <w:t>I.,</w:t>
      </w:r>
      <w:r>
        <w:rPr>
          <w:spacing w:val="-14"/>
        </w:rPr>
        <w:t xml:space="preserve"> </w:t>
      </w:r>
      <w:r>
        <w:t>Srikanth,</w:t>
      </w:r>
      <w:r>
        <w:rPr>
          <w:spacing w:val="-14"/>
        </w:rPr>
        <w:t xml:space="preserve"> </w:t>
      </w:r>
      <w:r>
        <w:t>S.,</w:t>
      </w:r>
      <w:r>
        <w:rPr>
          <w:spacing w:val="-14"/>
        </w:rPr>
        <w:t xml:space="preserve"> </w:t>
      </w:r>
      <w:r>
        <w:t>Fu,</w:t>
      </w:r>
      <w:r>
        <w:rPr>
          <w:spacing w:val="-13"/>
        </w:rPr>
        <w:t xml:space="preserve"> </w:t>
      </w:r>
      <w:r>
        <w:t>M.</w:t>
      </w:r>
      <w:r>
        <w:rPr>
          <w:spacing w:val="-14"/>
        </w:rPr>
        <w:t xml:space="preserve"> </w:t>
      </w:r>
      <w:r>
        <w:t>L.,</w:t>
      </w:r>
      <w:r>
        <w:rPr>
          <w:spacing w:val="-14"/>
        </w:rPr>
        <w:t xml:space="preserve"> </w:t>
      </w:r>
      <w:r>
        <w:t>Devico</w:t>
      </w:r>
      <w:r>
        <w:rPr>
          <w:spacing w:val="-14"/>
        </w:rPr>
        <w:t xml:space="preserve"> </w:t>
      </w:r>
      <w:r>
        <w:t>Marciano,</w:t>
      </w:r>
      <w:r>
        <w:rPr>
          <w:spacing w:val="-13"/>
        </w:rPr>
        <w:t xml:space="preserve"> </w:t>
      </w:r>
      <w:r>
        <w:t>N.,</w:t>
      </w:r>
      <w:r>
        <w:rPr>
          <w:spacing w:val="-13"/>
        </w:rPr>
        <w:t xml:space="preserve"> </w:t>
      </w:r>
      <w:r>
        <w:t>Wright,</w:t>
      </w:r>
      <w:r>
        <w:rPr>
          <w:spacing w:val="-12"/>
        </w:rPr>
        <w:t xml:space="preserve"> </w:t>
      </w:r>
      <w:r>
        <w:t>M.</w:t>
      </w:r>
      <w:r>
        <w:rPr>
          <w:spacing w:val="-13"/>
        </w:rPr>
        <w:t xml:space="preserve"> </w:t>
      </w:r>
      <w:r>
        <w:t>K.,</w:t>
      </w:r>
      <w:r>
        <w:rPr>
          <w:spacing w:val="-12"/>
        </w:rPr>
        <w:t xml:space="preserve"> </w:t>
      </w:r>
      <w:r>
        <w:t>.</w:t>
      </w:r>
      <w:r>
        <w:rPr>
          <w:spacing w:val="-14"/>
        </w:rPr>
        <w:t xml:space="preserve"> </w:t>
      </w:r>
      <w:r>
        <w:t>.</w:t>
      </w:r>
      <w:r>
        <w:rPr>
          <w:spacing w:val="-14"/>
        </w:rPr>
        <w:t xml:space="preserve"> </w:t>
      </w:r>
      <w:r>
        <w:t>.</w:t>
      </w:r>
      <w:r>
        <w:rPr>
          <w:spacing w:val="17"/>
        </w:rPr>
        <w:t xml:space="preserve"> </w:t>
      </w:r>
      <w:r>
        <w:t>Leutgeb,</w:t>
      </w:r>
      <w:r>
        <w:rPr>
          <w:spacing w:val="-12"/>
        </w:rPr>
        <w:t xml:space="preserve"> </w:t>
      </w:r>
      <w:r>
        <w:t>S. (2021). Precisely</w:t>
      </w:r>
      <w:r>
        <w:rPr>
          <w:spacing w:val="-7"/>
        </w:rPr>
        <w:t xml:space="preserve"> </w:t>
      </w:r>
      <w:r>
        <w:t>timed</w:t>
      </w:r>
      <w:r>
        <w:rPr>
          <w:spacing w:val="-8"/>
        </w:rPr>
        <w:t xml:space="preserve"> </w:t>
      </w:r>
      <w:r>
        <w:t>theta</w:t>
      </w:r>
      <w:r>
        <w:rPr>
          <w:spacing w:val="-7"/>
        </w:rPr>
        <w:t xml:space="preserve"> </w:t>
      </w:r>
      <w:r>
        <w:t>oscillations</w:t>
      </w:r>
      <w:r>
        <w:rPr>
          <w:spacing w:val="-8"/>
        </w:rPr>
        <w:t xml:space="preserve"> </w:t>
      </w:r>
      <w:r>
        <w:t>are</w:t>
      </w:r>
      <w:r>
        <w:rPr>
          <w:spacing w:val="-7"/>
        </w:rPr>
        <w:t xml:space="preserve"> </w:t>
      </w:r>
      <w:r>
        <w:t>selectively</w:t>
      </w:r>
      <w:r>
        <w:rPr>
          <w:spacing w:val="-8"/>
        </w:rPr>
        <w:t xml:space="preserve"> </w:t>
      </w:r>
      <w:r>
        <w:t>required</w:t>
      </w:r>
      <w:r>
        <w:rPr>
          <w:spacing w:val="-8"/>
        </w:rPr>
        <w:t xml:space="preserve"> </w:t>
      </w:r>
      <w:r>
        <w:t>during</w:t>
      </w:r>
      <w:r>
        <w:rPr>
          <w:spacing w:val="-7"/>
        </w:rPr>
        <w:t xml:space="preserve"> </w:t>
      </w:r>
      <w:r>
        <w:t>the</w:t>
      </w:r>
      <w:r>
        <w:rPr>
          <w:spacing w:val="-8"/>
        </w:rPr>
        <w:t xml:space="preserve"> </w:t>
      </w:r>
      <w:r>
        <w:t>encoding</w:t>
      </w:r>
      <w:r>
        <w:rPr>
          <w:spacing w:val="-7"/>
        </w:rPr>
        <w:t xml:space="preserve"> </w:t>
      </w:r>
      <w:r>
        <w:t>phase</w:t>
      </w:r>
      <w:r>
        <w:rPr>
          <w:spacing w:val="-8"/>
        </w:rPr>
        <w:t xml:space="preserve"> </w:t>
      </w:r>
      <w:r>
        <w:t>of</w:t>
      </w:r>
      <w:r>
        <w:rPr>
          <w:spacing w:val="-7"/>
        </w:rPr>
        <w:t xml:space="preserve"> </w:t>
      </w:r>
      <w:r>
        <w:t>memory.</w:t>
      </w:r>
      <w:r>
        <w:rPr>
          <w:spacing w:val="17"/>
        </w:rPr>
        <w:t xml:space="preserve"> </w:t>
      </w:r>
      <w:r>
        <w:rPr>
          <w:i/>
        </w:rPr>
        <w:t>Na- ture Neuroscience</w:t>
      </w:r>
      <w:r>
        <w:t>, 1–14. doi: 10.1038/s41593-021-00919-0</w:t>
      </w:r>
    </w:p>
    <w:p w14:paraId="6D807343" w14:textId="77777777" w:rsidR="00A529FC" w:rsidRDefault="00000000">
      <w:pPr>
        <w:pStyle w:val="BodyText"/>
        <w:spacing w:before="1" w:line="256" w:lineRule="auto"/>
        <w:ind w:left="665" w:right="117" w:hanging="546"/>
        <w:jc w:val="both"/>
      </w:pPr>
      <w:r>
        <w:t>Rebola, N., Carta, M., &amp; Mulle, C.</w:t>
      </w:r>
      <w:r>
        <w:rPr>
          <w:spacing w:val="40"/>
        </w:rPr>
        <w:t xml:space="preserve"> </w:t>
      </w:r>
      <w:r>
        <w:t>(2017).</w:t>
      </w:r>
      <w:r>
        <w:rPr>
          <w:spacing w:val="40"/>
        </w:rPr>
        <w:t xml:space="preserve"> </w:t>
      </w:r>
      <w:r>
        <w:t>Operation and plasticity of hippocampal CA3 circuits: Im- plications for memory encoding.</w:t>
      </w:r>
      <w:r>
        <w:rPr>
          <w:spacing w:val="40"/>
        </w:rPr>
        <w:t xml:space="preserve"> </w:t>
      </w:r>
      <w:r>
        <w:rPr>
          <w:i/>
        </w:rPr>
        <w:t>Nature Reviews Neuroscience</w:t>
      </w:r>
      <w:r>
        <w:t xml:space="preserve">, </w:t>
      </w:r>
      <w:r>
        <w:rPr>
          <w:i/>
        </w:rPr>
        <w:t>18</w:t>
      </w:r>
      <w:r>
        <w:t>(4), 208–220.</w:t>
      </w:r>
      <w:r>
        <w:rPr>
          <w:spacing w:val="40"/>
        </w:rPr>
        <w:t xml:space="preserve"> </w:t>
      </w:r>
      <w:r>
        <w:t xml:space="preserve">doi: 10.1038/ </w:t>
      </w:r>
      <w:r>
        <w:rPr>
          <w:spacing w:val="-2"/>
        </w:rPr>
        <w:t>nrn.2017.10</w:t>
      </w:r>
    </w:p>
    <w:p w14:paraId="73D2C57A" w14:textId="77777777" w:rsidR="00A529FC" w:rsidRDefault="00000000">
      <w:pPr>
        <w:pStyle w:val="BodyText"/>
        <w:spacing w:before="1" w:line="256" w:lineRule="auto"/>
        <w:ind w:left="665" w:right="117" w:hanging="546"/>
        <w:jc w:val="both"/>
      </w:pPr>
      <w:r>
        <w:t>Rescorla, R. A., &amp; Wagner, A. R.</w:t>
      </w:r>
      <w:r>
        <w:rPr>
          <w:spacing w:val="40"/>
        </w:rPr>
        <w:t xml:space="preserve"> </w:t>
      </w:r>
      <w:r>
        <w:t>(1972).</w:t>
      </w:r>
      <w:r>
        <w:rPr>
          <w:spacing w:val="40"/>
        </w:rPr>
        <w:t xml:space="preserve"> </w:t>
      </w:r>
      <w:r>
        <w:t>A theory of Pavlovian conditioning: Variation in the effec- tiveness</w:t>
      </w:r>
      <w:r>
        <w:rPr>
          <w:spacing w:val="-2"/>
        </w:rPr>
        <w:t xml:space="preserve"> </w:t>
      </w:r>
      <w:r>
        <w:t>of</w:t>
      </w:r>
      <w:r>
        <w:rPr>
          <w:spacing w:val="-2"/>
        </w:rPr>
        <w:t xml:space="preserve"> </w:t>
      </w:r>
      <w:r>
        <w:t>reinforcement</w:t>
      </w:r>
      <w:r>
        <w:rPr>
          <w:spacing w:val="-2"/>
        </w:rPr>
        <w:t xml:space="preserve"> </w:t>
      </w:r>
      <w:r>
        <w:t>and</w:t>
      </w:r>
      <w:r>
        <w:rPr>
          <w:spacing w:val="-2"/>
        </w:rPr>
        <w:t xml:space="preserve"> </w:t>
      </w:r>
      <w:r>
        <w:t>non-reinforcement.</w:t>
      </w:r>
      <w:r>
        <w:rPr>
          <w:spacing w:val="35"/>
        </w:rPr>
        <w:t xml:space="preserve"> </w:t>
      </w:r>
      <w:r>
        <w:t>In</w:t>
      </w:r>
      <w:r>
        <w:rPr>
          <w:spacing w:val="-2"/>
        </w:rPr>
        <w:t xml:space="preserve"> </w:t>
      </w:r>
      <w:r>
        <w:t>A.</w:t>
      </w:r>
      <w:r>
        <w:rPr>
          <w:spacing w:val="-2"/>
        </w:rPr>
        <w:t xml:space="preserve"> </w:t>
      </w:r>
      <w:r>
        <w:t>H.</w:t>
      </w:r>
      <w:r>
        <w:rPr>
          <w:spacing w:val="-2"/>
        </w:rPr>
        <w:t xml:space="preserve"> </w:t>
      </w:r>
      <w:r>
        <w:t>Black</w:t>
      </w:r>
      <w:r>
        <w:rPr>
          <w:spacing w:val="-2"/>
        </w:rPr>
        <w:t xml:space="preserve"> </w:t>
      </w:r>
      <w:r>
        <w:t>&amp;</w:t>
      </w:r>
      <w:r>
        <w:rPr>
          <w:spacing w:val="-2"/>
        </w:rPr>
        <w:t xml:space="preserve"> </w:t>
      </w:r>
      <w:r>
        <w:t>W.</w:t>
      </w:r>
      <w:r>
        <w:rPr>
          <w:spacing w:val="-2"/>
        </w:rPr>
        <w:t xml:space="preserve"> </w:t>
      </w:r>
      <w:r>
        <w:t>F.</w:t>
      </w:r>
      <w:r>
        <w:rPr>
          <w:spacing w:val="-2"/>
        </w:rPr>
        <w:t xml:space="preserve"> </w:t>
      </w:r>
      <w:r>
        <w:t>Prokasy</w:t>
      </w:r>
      <w:r>
        <w:rPr>
          <w:spacing w:val="-2"/>
        </w:rPr>
        <w:t xml:space="preserve"> </w:t>
      </w:r>
      <w:r>
        <w:t xml:space="preserve">(Eds.), </w:t>
      </w:r>
      <w:r>
        <w:rPr>
          <w:i/>
        </w:rPr>
        <w:t xml:space="preserve">Classical Conditioning II: Theory and Research </w:t>
      </w:r>
      <w:r>
        <w:t>(pp. 64–99).</w:t>
      </w:r>
      <w:r>
        <w:rPr>
          <w:spacing w:val="31"/>
        </w:rPr>
        <w:t xml:space="preserve"> </w:t>
      </w:r>
      <w:r>
        <w:t>New York: Appleton-Century-Crofts.</w:t>
      </w:r>
    </w:p>
    <w:p w14:paraId="77EEC823" w14:textId="77777777" w:rsidR="00A529FC" w:rsidRDefault="00000000">
      <w:pPr>
        <w:pStyle w:val="BodyText"/>
        <w:spacing w:before="1" w:line="256" w:lineRule="auto"/>
        <w:ind w:left="665" w:right="117" w:hanging="546"/>
        <w:jc w:val="both"/>
      </w:pPr>
      <w:r>
        <w:t>Ritvo, V. J. H., Turk-Browne, N. B., &amp; Norman, K. A.</w:t>
      </w:r>
      <w:r>
        <w:rPr>
          <w:spacing w:val="40"/>
        </w:rPr>
        <w:t xml:space="preserve"> </w:t>
      </w:r>
      <w:r>
        <w:t>(2019).</w:t>
      </w:r>
      <w:r>
        <w:rPr>
          <w:spacing w:val="40"/>
        </w:rPr>
        <w:t xml:space="preserve"> </w:t>
      </w:r>
      <w:r>
        <w:t>Nonmonotonic Plasticity: How Memory Retrieval</w:t>
      </w:r>
      <w:r>
        <w:rPr>
          <w:spacing w:val="-14"/>
        </w:rPr>
        <w:t xml:space="preserve"> </w:t>
      </w:r>
      <w:r>
        <w:t>Drives</w:t>
      </w:r>
      <w:r>
        <w:rPr>
          <w:spacing w:val="-14"/>
        </w:rPr>
        <w:t xml:space="preserve"> </w:t>
      </w:r>
      <w:r>
        <w:t>Learning.</w:t>
      </w:r>
      <w:r>
        <w:rPr>
          <w:spacing w:val="-1"/>
        </w:rPr>
        <w:t xml:space="preserve"> </w:t>
      </w:r>
      <w:r>
        <w:rPr>
          <w:i/>
        </w:rPr>
        <w:t>Trends</w:t>
      </w:r>
      <w:r>
        <w:rPr>
          <w:i/>
          <w:spacing w:val="-14"/>
        </w:rPr>
        <w:t xml:space="preserve"> </w:t>
      </w:r>
      <w:r>
        <w:rPr>
          <w:i/>
        </w:rPr>
        <w:t>in</w:t>
      </w:r>
      <w:r>
        <w:rPr>
          <w:i/>
          <w:spacing w:val="-14"/>
        </w:rPr>
        <w:t xml:space="preserve"> </w:t>
      </w:r>
      <w:r>
        <w:rPr>
          <w:i/>
        </w:rPr>
        <w:t>Cognitive</w:t>
      </w:r>
      <w:r>
        <w:rPr>
          <w:i/>
          <w:spacing w:val="-13"/>
        </w:rPr>
        <w:t xml:space="preserve"> </w:t>
      </w:r>
      <w:r>
        <w:rPr>
          <w:i/>
        </w:rPr>
        <w:t>Sciences</w:t>
      </w:r>
      <w:r>
        <w:t>,</w:t>
      </w:r>
      <w:r>
        <w:rPr>
          <w:spacing w:val="-14"/>
        </w:rPr>
        <w:t xml:space="preserve"> </w:t>
      </w:r>
      <w:r>
        <w:rPr>
          <w:i/>
        </w:rPr>
        <w:t>23</w:t>
      </w:r>
      <w:r>
        <w:t>(9),</w:t>
      </w:r>
      <w:r>
        <w:rPr>
          <w:spacing w:val="-14"/>
        </w:rPr>
        <w:t xml:space="preserve"> </w:t>
      </w:r>
      <w:r>
        <w:t>726–742.</w:t>
      </w:r>
      <w:r>
        <w:rPr>
          <w:spacing w:val="1"/>
        </w:rPr>
        <w:t xml:space="preserve"> </w:t>
      </w:r>
      <w:r>
        <w:t>doi:</w:t>
      </w:r>
      <w:r>
        <w:rPr>
          <w:spacing w:val="-2"/>
        </w:rPr>
        <w:t xml:space="preserve"> 10.1016/j.tics.2019.06</w:t>
      </w:r>
    </w:p>
    <w:p w14:paraId="1E80D96F" w14:textId="77777777" w:rsidR="00A529FC" w:rsidRDefault="00000000" w:rsidP="007576F6">
      <w:pPr>
        <w:pStyle w:val="BodyText"/>
        <w:ind w:left="665"/>
      </w:pPr>
      <w:r>
        <w:rPr>
          <w:spacing w:val="-4"/>
        </w:rPr>
        <w:t>.007</w:t>
      </w:r>
    </w:p>
    <w:p w14:paraId="50222E65" w14:textId="77777777" w:rsidR="00A529FC" w:rsidRDefault="00000000">
      <w:pPr>
        <w:pStyle w:val="BodyText"/>
        <w:spacing w:before="18"/>
        <w:ind w:left="119"/>
      </w:pPr>
      <w:r>
        <w:t>Rolls,</w:t>
      </w:r>
      <w:r>
        <w:rPr>
          <w:spacing w:val="26"/>
        </w:rPr>
        <w:t xml:space="preserve"> </w:t>
      </w:r>
      <w:r>
        <w:t>E.</w:t>
      </w:r>
      <w:r>
        <w:rPr>
          <w:spacing w:val="70"/>
          <w:w w:val="150"/>
        </w:rPr>
        <w:t xml:space="preserve"> </w:t>
      </w:r>
      <w:r>
        <w:t>(2013).</w:t>
      </w:r>
      <w:r>
        <w:rPr>
          <w:spacing w:val="70"/>
          <w:w w:val="150"/>
        </w:rPr>
        <w:t xml:space="preserve"> </w:t>
      </w:r>
      <w:r>
        <w:t>A</w:t>
      </w:r>
      <w:r>
        <w:rPr>
          <w:spacing w:val="20"/>
        </w:rPr>
        <w:t xml:space="preserve"> </w:t>
      </w:r>
      <w:r>
        <w:t>quantitative</w:t>
      </w:r>
      <w:r>
        <w:rPr>
          <w:spacing w:val="20"/>
        </w:rPr>
        <w:t xml:space="preserve"> </w:t>
      </w:r>
      <w:r>
        <w:t>theory</w:t>
      </w:r>
      <w:r>
        <w:rPr>
          <w:spacing w:val="20"/>
        </w:rPr>
        <w:t xml:space="preserve"> </w:t>
      </w:r>
      <w:r>
        <w:t>of</w:t>
      </w:r>
      <w:r>
        <w:rPr>
          <w:spacing w:val="20"/>
        </w:rPr>
        <w:t xml:space="preserve"> </w:t>
      </w:r>
      <w:r>
        <w:t>the</w:t>
      </w:r>
      <w:r>
        <w:rPr>
          <w:spacing w:val="21"/>
        </w:rPr>
        <w:t xml:space="preserve"> </w:t>
      </w:r>
      <w:r>
        <w:t>functions</w:t>
      </w:r>
      <w:r>
        <w:rPr>
          <w:spacing w:val="21"/>
        </w:rPr>
        <w:t xml:space="preserve"> </w:t>
      </w:r>
      <w:r>
        <w:t>of</w:t>
      </w:r>
      <w:r>
        <w:rPr>
          <w:spacing w:val="20"/>
        </w:rPr>
        <w:t xml:space="preserve"> </w:t>
      </w:r>
      <w:r>
        <w:t>the</w:t>
      </w:r>
      <w:r>
        <w:rPr>
          <w:spacing w:val="20"/>
        </w:rPr>
        <w:t xml:space="preserve"> </w:t>
      </w:r>
      <w:r>
        <w:t>hippocampal</w:t>
      </w:r>
      <w:r>
        <w:rPr>
          <w:spacing w:val="20"/>
        </w:rPr>
        <w:t xml:space="preserve"> </w:t>
      </w:r>
      <w:r>
        <w:t>CA3</w:t>
      </w:r>
      <w:r>
        <w:rPr>
          <w:spacing w:val="21"/>
        </w:rPr>
        <w:t xml:space="preserve"> </w:t>
      </w:r>
      <w:r>
        <w:t>network</w:t>
      </w:r>
      <w:r>
        <w:rPr>
          <w:spacing w:val="20"/>
        </w:rPr>
        <w:t xml:space="preserve"> </w:t>
      </w:r>
      <w:r>
        <w:t>in</w:t>
      </w:r>
      <w:r>
        <w:rPr>
          <w:spacing w:val="20"/>
        </w:rPr>
        <w:t xml:space="preserve"> </w:t>
      </w:r>
      <w:r>
        <w:rPr>
          <w:spacing w:val="-2"/>
        </w:rPr>
        <w:t>memory.</w:t>
      </w:r>
    </w:p>
    <w:p w14:paraId="4A5AC5F0" w14:textId="77777777" w:rsidR="00A529FC" w:rsidRDefault="00000000">
      <w:pPr>
        <w:spacing w:before="18"/>
        <w:ind w:left="665"/>
      </w:pPr>
      <w:r>
        <w:rPr>
          <w:i/>
        </w:rPr>
        <w:t>Frontiers</w:t>
      </w:r>
      <w:r>
        <w:rPr>
          <w:i/>
          <w:spacing w:val="-10"/>
        </w:rPr>
        <w:t xml:space="preserve"> </w:t>
      </w:r>
      <w:r>
        <w:rPr>
          <w:i/>
        </w:rPr>
        <w:t>in</w:t>
      </w:r>
      <w:r>
        <w:rPr>
          <w:i/>
          <w:spacing w:val="-10"/>
        </w:rPr>
        <w:t xml:space="preserve"> </w:t>
      </w:r>
      <w:r>
        <w:rPr>
          <w:i/>
        </w:rPr>
        <w:t>Cellular</w:t>
      </w:r>
      <w:r>
        <w:rPr>
          <w:i/>
          <w:spacing w:val="-9"/>
        </w:rPr>
        <w:t xml:space="preserve"> </w:t>
      </w:r>
      <w:r>
        <w:rPr>
          <w:i/>
        </w:rPr>
        <w:t>Neuroscience</w:t>
      </w:r>
      <w:r>
        <w:t>,</w:t>
      </w:r>
      <w:r>
        <w:rPr>
          <w:spacing w:val="-10"/>
        </w:rPr>
        <w:t xml:space="preserve"> </w:t>
      </w:r>
      <w:r>
        <w:rPr>
          <w:i/>
        </w:rPr>
        <w:t>7</w:t>
      </w:r>
      <w:r>
        <w:t>,</w:t>
      </w:r>
      <w:r>
        <w:rPr>
          <w:spacing w:val="-9"/>
        </w:rPr>
        <w:t xml:space="preserve"> </w:t>
      </w:r>
      <w:r>
        <w:t>98.</w:t>
      </w:r>
      <w:r>
        <w:rPr>
          <w:spacing w:val="10"/>
        </w:rPr>
        <w:t xml:space="preserve"> </w:t>
      </w:r>
      <w:r>
        <w:t>doi:</w:t>
      </w:r>
      <w:r>
        <w:rPr>
          <w:spacing w:val="2"/>
        </w:rPr>
        <w:t xml:space="preserve"> </w:t>
      </w:r>
      <w:r>
        <w:rPr>
          <w:spacing w:val="-2"/>
        </w:rPr>
        <w:t>10.3389/fncel.2013.00098</w:t>
      </w:r>
    </w:p>
    <w:p w14:paraId="17685B96" w14:textId="77777777" w:rsidR="00A529FC" w:rsidRDefault="00000000">
      <w:pPr>
        <w:pStyle w:val="BodyText"/>
        <w:spacing w:before="18" w:line="256" w:lineRule="auto"/>
        <w:ind w:left="665" w:right="119" w:hanging="546"/>
        <w:jc w:val="both"/>
        <w:rPr>
          <w:rFonts w:ascii="Courier New"/>
        </w:rPr>
      </w:pPr>
      <w:r>
        <w:t>Ruediger,</w:t>
      </w:r>
      <w:r>
        <w:rPr>
          <w:spacing w:val="-11"/>
        </w:rPr>
        <w:t xml:space="preserve"> </w:t>
      </w:r>
      <w:r>
        <w:t>S.,</w:t>
      </w:r>
      <w:r>
        <w:rPr>
          <w:spacing w:val="-11"/>
        </w:rPr>
        <w:t xml:space="preserve"> </w:t>
      </w:r>
      <w:r>
        <w:t>Vittori,</w:t>
      </w:r>
      <w:r>
        <w:rPr>
          <w:spacing w:val="-11"/>
        </w:rPr>
        <w:t xml:space="preserve"> </w:t>
      </w:r>
      <w:r>
        <w:t>C.,</w:t>
      </w:r>
      <w:r>
        <w:rPr>
          <w:spacing w:val="-11"/>
        </w:rPr>
        <w:t xml:space="preserve"> </w:t>
      </w:r>
      <w:r>
        <w:t>Bednarek,</w:t>
      </w:r>
      <w:r>
        <w:rPr>
          <w:spacing w:val="-11"/>
        </w:rPr>
        <w:t xml:space="preserve"> </w:t>
      </w:r>
      <w:r>
        <w:t>E.,</w:t>
      </w:r>
      <w:r>
        <w:rPr>
          <w:spacing w:val="-11"/>
        </w:rPr>
        <w:t xml:space="preserve"> </w:t>
      </w:r>
      <w:r>
        <w:t>Genoud,</w:t>
      </w:r>
      <w:r>
        <w:rPr>
          <w:spacing w:val="-11"/>
        </w:rPr>
        <w:t xml:space="preserve"> </w:t>
      </w:r>
      <w:r>
        <w:t>C.,</w:t>
      </w:r>
      <w:r>
        <w:rPr>
          <w:spacing w:val="-11"/>
        </w:rPr>
        <w:t xml:space="preserve"> </w:t>
      </w:r>
      <w:r>
        <w:t>Strata,</w:t>
      </w:r>
      <w:r>
        <w:rPr>
          <w:spacing w:val="-11"/>
        </w:rPr>
        <w:t xml:space="preserve"> </w:t>
      </w:r>
      <w:r>
        <w:t>P.,</w:t>
      </w:r>
      <w:r>
        <w:rPr>
          <w:spacing w:val="-11"/>
        </w:rPr>
        <w:t xml:space="preserve"> </w:t>
      </w:r>
      <w:r>
        <w:t>Sacchetti,</w:t>
      </w:r>
      <w:r>
        <w:rPr>
          <w:spacing w:val="-11"/>
        </w:rPr>
        <w:t xml:space="preserve"> </w:t>
      </w:r>
      <w:r>
        <w:t>B.,</w:t>
      </w:r>
      <w:r>
        <w:rPr>
          <w:spacing w:val="-11"/>
        </w:rPr>
        <w:t xml:space="preserve"> </w:t>
      </w:r>
      <w:r>
        <w:t>&amp;</w:t>
      </w:r>
      <w:r>
        <w:rPr>
          <w:spacing w:val="-11"/>
        </w:rPr>
        <w:t xml:space="preserve"> </w:t>
      </w:r>
      <w:r>
        <w:t>Caroni,</w:t>
      </w:r>
      <w:r>
        <w:rPr>
          <w:spacing w:val="-11"/>
        </w:rPr>
        <w:t xml:space="preserve"> </w:t>
      </w:r>
      <w:r>
        <w:t>P.</w:t>
      </w:r>
      <w:r>
        <w:rPr>
          <w:spacing w:val="9"/>
        </w:rPr>
        <w:t xml:space="preserve"> </w:t>
      </w:r>
      <w:r>
        <w:t>(2011).</w:t>
      </w:r>
      <w:r>
        <w:rPr>
          <w:spacing w:val="9"/>
        </w:rPr>
        <w:t xml:space="preserve"> </w:t>
      </w:r>
      <w:r>
        <w:t>Learning- related</w:t>
      </w:r>
      <w:r>
        <w:rPr>
          <w:spacing w:val="-5"/>
        </w:rPr>
        <w:t xml:space="preserve"> </w:t>
      </w:r>
      <w:r>
        <w:t>feedforward</w:t>
      </w:r>
      <w:r>
        <w:rPr>
          <w:spacing w:val="-5"/>
        </w:rPr>
        <w:t xml:space="preserve"> </w:t>
      </w:r>
      <w:r>
        <w:t>inhibitory</w:t>
      </w:r>
      <w:r>
        <w:rPr>
          <w:spacing w:val="-5"/>
        </w:rPr>
        <w:t xml:space="preserve"> </w:t>
      </w:r>
      <w:r>
        <w:t>connectivity</w:t>
      </w:r>
      <w:r>
        <w:rPr>
          <w:spacing w:val="-5"/>
        </w:rPr>
        <w:t xml:space="preserve"> </w:t>
      </w:r>
      <w:r>
        <w:t>growth</w:t>
      </w:r>
      <w:r>
        <w:rPr>
          <w:spacing w:val="-5"/>
        </w:rPr>
        <w:t xml:space="preserve"> </w:t>
      </w:r>
      <w:r>
        <w:t>required</w:t>
      </w:r>
      <w:r>
        <w:rPr>
          <w:spacing w:val="-5"/>
        </w:rPr>
        <w:t xml:space="preserve"> </w:t>
      </w:r>
      <w:r>
        <w:t>for</w:t>
      </w:r>
      <w:r>
        <w:rPr>
          <w:spacing w:val="-5"/>
        </w:rPr>
        <w:t xml:space="preserve"> </w:t>
      </w:r>
      <w:r>
        <w:t>memory</w:t>
      </w:r>
      <w:r>
        <w:rPr>
          <w:spacing w:val="-5"/>
        </w:rPr>
        <w:t xml:space="preserve"> </w:t>
      </w:r>
      <w:r>
        <w:t>precision.</w:t>
      </w:r>
      <w:r>
        <w:rPr>
          <w:spacing w:val="29"/>
        </w:rPr>
        <w:t xml:space="preserve"> </w:t>
      </w:r>
      <w:r>
        <w:rPr>
          <w:i/>
        </w:rPr>
        <w:t>Nature</w:t>
      </w:r>
      <w:r>
        <w:t>,</w:t>
      </w:r>
      <w:r>
        <w:rPr>
          <w:spacing w:val="-3"/>
        </w:rPr>
        <w:t xml:space="preserve"> </w:t>
      </w:r>
      <w:r>
        <w:rPr>
          <w:i/>
        </w:rPr>
        <w:t>advance online</w:t>
      </w:r>
      <w:r>
        <w:rPr>
          <w:i/>
          <w:spacing w:val="-8"/>
        </w:rPr>
        <w:t xml:space="preserve"> </w:t>
      </w:r>
      <w:r>
        <w:rPr>
          <w:i/>
        </w:rPr>
        <w:t>publication</w:t>
      </w:r>
      <w:r>
        <w:t>. Retrieved</w:t>
      </w:r>
      <w:r>
        <w:rPr>
          <w:spacing w:val="-8"/>
        </w:rPr>
        <w:t xml:space="preserve"> </w:t>
      </w:r>
      <w:r>
        <w:t>from</w:t>
      </w:r>
      <w:r>
        <w:rPr>
          <w:spacing w:val="-8"/>
        </w:rPr>
        <w:t xml:space="preserve"> </w:t>
      </w:r>
      <w:hyperlink r:id="rId96">
        <w:r>
          <w:rPr>
            <w:rFonts w:ascii="Courier New"/>
          </w:rPr>
          <w:t>http://www.ncbi.nlm.nih.gov/pubmed/21532590</w:t>
        </w:r>
      </w:hyperlink>
    </w:p>
    <w:p w14:paraId="198E4357" w14:textId="77777777" w:rsidR="00A529FC" w:rsidRDefault="00000000">
      <w:pPr>
        <w:pStyle w:val="BodyText"/>
        <w:spacing w:line="235" w:lineRule="exact"/>
        <w:ind w:left="120"/>
        <w:jc w:val="both"/>
      </w:pPr>
      <w:r>
        <w:t>Rumelhart,</w:t>
      </w:r>
      <w:r>
        <w:rPr>
          <w:spacing w:val="3"/>
        </w:rPr>
        <w:t xml:space="preserve"> </w:t>
      </w:r>
      <w:r>
        <w:t>D.</w:t>
      </w:r>
      <w:r>
        <w:rPr>
          <w:spacing w:val="2"/>
        </w:rPr>
        <w:t xml:space="preserve"> </w:t>
      </w:r>
      <w:r>
        <w:t>E.,</w:t>
      </w:r>
      <w:r>
        <w:rPr>
          <w:spacing w:val="3"/>
        </w:rPr>
        <w:t xml:space="preserve"> </w:t>
      </w:r>
      <w:r>
        <w:t>Hinton,</w:t>
      </w:r>
      <w:r>
        <w:rPr>
          <w:spacing w:val="4"/>
        </w:rPr>
        <w:t xml:space="preserve"> </w:t>
      </w:r>
      <w:r>
        <w:t>G.</w:t>
      </w:r>
      <w:r>
        <w:rPr>
          <w:spacing w:val="1"/>
        </w:rPr>
        <w:t xml:space="preserve"> </w:t>
      </w:r>
      <w:r>
        <w:t>E.,</w:t>
      </w:r>
      <w:r>
        <w:rPr>
          <w:spacing w:val="2"/>
        </w:rPr>
        <w:t xml:space="preserve"> </w:t>
      </w:r>
      <w:r>
        <w:t>&amp;</w:t>
      </w:r>
      <w:r>
        <w:rPr>
          <w:spacing w:val="1"/>
        </w:rPr>
        <w:t xml:space="preserve"> </w:t>
      </w:r>
      <w:r>
        <w:t>Williams,</w:t>
      </w:r>
      <w:r>
        <w:rPr>
          <w:spacing w:val="4"/>
        </w:rPr>
        <w:t xml:space="preserve"> </w:t>
      </w:r>
      <w:r>
        <w:t>R.</w:t>
      </w:r>
      <w:r>
        <w:rPr>
          <w:spacing w:val="1"/>
        </w:rPr>
        <w:t xml:space="preserve"> </w:t>
      </w:r>
      <w:r>
        <w:t>J.</w:t>
      </w:r>
      <w:r>
        <w:rPr>
          <w:spacing w:val="40"/>
        </w:rPr>
        <w:t xml:space="preserve"> </w:t>
      </w:r>
      <w:r>
        <w:t>(1986).</w:t>
      </w:r>
      <w:r>
        <w:rPr>
          <w:spacing w:val="40"/>
        </w:rPr>
        <w:t xml:space="preserve"> </w:t>
      </w:r>
      <w:r>
        <w:t>Learning</w:t>
      </w:r>
      <w:r>
        <w:rPr>
          <w:spacing w:val="2"/>
        </w:rPr>
        <w:t xml:space="preserve"> </w:t>
      </w:r>
      <w:r>
        <w:t>representations</w:t>
      </w:r>
      <w:r>
        <w:rPr>
          <w:spacing w:val="2"/>
        </w:rPr>
        <w:t xml:space="preserve"> </w:t>
      </w:r>
      <w:r>
        <w:t>by</w:t>
      </w:r>
      <w:r>
        <w:rPr>
          <w:spacing w:val="1"/>
        </w:rPr>
        <w:t xml:space="preserve"> </w:t>
      </w:r>
      <w:r>
        <w:t>back-</w:t>
      </w:r>
      <w:r>
        <w:rPr>
          <w:spacing w:val="-2"/>
        </w:rPr>
        <w:t>propagating</w:t>
      </w:r>
    </w:p>
    <w:p w14:paraId="01BA1CC7" w14:textId="77777777" w:rsidR="00A529FC" w:rsidRDefault="00000000">
      <w:pPr>
        <w:spacing w:before="18"/>
        <w:ind w:left="665"/>
        <w:jc w:val="both"/>
      </w:pPr>
      <w:r>
        <w:t>errors.</w:t>
      </w:r>
      <w:r>
        <w:rPr>
          <w:spacing w:val="10"/>
        </w:rPr>
        <w:t xml:space="preserve"> </w:t>
      </w:r>
      <w:r>
        <w:rPr>
          <w:i/>
        </w:rPr>
        <w:t>Nature</w:t>
      </w:r>
      <w:r>
        <w:t>,</w:t>
      </w:r>
      <w:r>
        <w:rPr>
          <w:spacing w:val="-9"/>
        </w:rPr>
        <w:t xml:space="preserve"> </w:t>
      </w:r>
      <w:r>
        <w:rPr>
          <w:i/>
        </w:rPr>
        <w:t>323</w:t>
      </w:r>
      <w:r>
        <w:t>(9),</w:t>
      </w:r>
      <w:r>
        <w:rPr>
          <w:spacing w:val="-9"/>
        </w:rPr>
        <w:t xml:space="preserve"> </w:t>
      </w:r>
      <w:r>
        <w:rPr>
          <w:spacing w:val="-2"/>
        </w:rPr>
        <w:t>533–536.</w:t>
      </w:r>
    </w:p>
    <w:p w14:paraId="5BEEAC4C" w14:textId="77777777" w:rsidR="00A529FC" w:rsidRDefault="00A529FC">
      <w:pPr>
        <w:jc w:val="both"/>
        <w:rPr>
          <w:ins w:id="818" w:author="Author" w:date="2022-09-10T01:53:00Z"/>
        </w:rPr>
        <w:sectPr w:rsidR="00A529FC">
          <w:pgSz w:w="12240" w:h="15840"/>
          <w:pgMar w:top="1180" w:right="1320" w:bottom="280" w:left="1320" w:header="397" w:footer="0" w:gutter="0"/>
          <w:cols w:space="720"/>
        </w:sectPr>
      </w:pPr>
    </w:p>
    <w:p w14:paraId="6E54CDAE" w14:textId="77777777" w:rsidR="00A529FC" w:rsidRDefault="00000000" w:rsidP="007576F6">
      <w:pPr>
        <w:pStyle w:val="BodyText"/>
        <w:spacing w:before="149" w:line="256" w:lineRule="auto"/>
        <w:ind w:left="665" w:right="117" w:hanging="546"/>
        <w:jc w:val="both"/>
      </w:pPr>
      <w:r>
        <w:lastRenderedPageBreak/>
        <w:t>Schapiro,</w:t>
      </w:r>
      <w:r>
        <w:rPr>
          <w:spacing w:val="40"/>
        </w:rPr>
        <w:t xml:space="preserve"> </w:t>
      </w:r>
      <w:r>
        <w:t>A.</w:t>
      </w:r>
      <w:r>
        <w:rPr>
          <w:spacing w:val="40"/>
        </w:rPr>
        <w:t xml:space="preserve"> </w:t>
      </w:r>
      <w:r>
        <w:t>C.,</w:t>
      </w:r>
      <w:r>
        <w:rPr>
          <w:spacing w:val="40"/>
        </w:rPr>
        <w:t xml:space="preserve"> </w:t>
      </w:r>
      <w:r>
        <w:t>Turk-Browne,</w:t>
      </w:r>
      <w:r>
        <w:rPr>
          <w:spacing w:val="40"/>
        </w:rPr>
        <w:t xml:space="preserve"> </w:t>
      </w:r>
      <w:r>
        <w:t>N.</w:t>
      </w:r>
      <w:r>
        <w:rPr>
          <w:spacing w:val="40"/>
        </w:rPr>
        <w:t xml:space="preserve"> </w:t>
      </w:r>
      <w:r>
        <w:t>B.,</w:t>
      </w:r>
      <w:r>
        <w:rPr>
          <w:spacing w:val="40"/>
        </w:rPr>
        <w:t xml:space="preserve"> </w:t>
      </w:r>
      <w:r>
        <w:t>Botvinick,</w:t>
      </w:r>
      <w:r>
        <w:rPr>
          <w:spacing w:val="40"/>
        </w:rPr>
        <w:t xml:space="preserve"> </w:t>
      </w:r>
      <w:r>
        <w:t>M.</w:t>
      </w:r>
      <w:r>
        <w:rPr>
          <w:spacing w:val="40"/>
        </w:rPr>
        <w:t xml:space="preserve"> </w:t>
      </w:r>
      <w:r>
        <w:t>M.,</w:t>
      </w:r>
      <w:r>
        <w:rPr>
          <w:spacing w:val="40"/>
        </w:rPr>
        <w:t xml:space="preserve"> </w:t>
      </w:r>
      <w:r>
        <w:t>&amp;</w:t>
      </w:r>
      <w:r>
        <w:rPr>
          <w:spacing w:val="40"/>
        </w:rPr>
        <w:t xml:space="preserve"> </w:t>
      </w:r>
      <w:r>
        <w:t>Norman,</w:t>
      </w:r>
      <w:r>
        <w:rPr>
          <w:spacing w:val="40"/>
        </w:rPr>
        <w:t xml:space="preserve"> </w:t>
      </w:r>
      <w:r>
        <w:t>K.</w:t>
      </w:r>
      <w:r>
        <w:rPr>
          <w:spacing w:val="40"/>
        </w:rPr>
        <w:t xml:space="preserve"> </w:t>
      </w:r>
      <w:r>
        <w:t>A.</w:t>
      </w:r>
      <w:r>
        <w:rPr>
          <w:spacing w:val="40"/>
        </w:rPr>
        <w:t xml:space="preserve">  </w:t>
      </w:r>
      <w:r>
        <w:t>(2017).</w:t>
      </w:r>
      <w:r>
        <w:rPr>
          <w:spacing w:val="40"/>
        </w:rPr>
        <w:t xml:space="preserve">  </w:t>
      </w:r>
      <w:r>
        <w:t>Complemen- tary learning systems within the hippocampus:</w:t>
      </w:r>
      <w:r>
        <w:rPr>
          <w:spacing w:val="40"/>
        </w:rPr>
        <w:t xml:space="preserve"> </w:t>
      </w:r>
      <w:r>
        <w:t>A neural network modelling approach to reconcil- ing episodic memory with statistical learning.</w:t>
      </w:r>
      <w:r>
        <w:rPr>
          <w:spacing w:val="40"/>
        </w:rPr>
        <w:t xml:space="preserve"> </w:t>
      </w:r>
      <w:r>
        <w:rPr>
          <w:i/>
        </w:rPr>
        <w:t>Phil. Trans. R. Soc. B</w:t>
      </w:r>
      <w:r>
        <w:t xml:space="preserve">, </w:t>
      </w:r>
      <w:r>
        <w:rPr>
          <w:i/>
        </w:rPr>
        <w:t>372</w:t>
      </w:r>
      <w:r>
        <w:t>(1711), 20160049.</w:t>
      </w:r>
      <w:r>
        <w:rPr>
          <w:spacing w:val="40"/>
        </w:rPr>
        <w:t xml:space="preserve"> </w:t>
      </w:r>
      <w:r>
        <w:t xml:space="preserve">doi: </w:t>
      </w:r>
      <w:r>
        <w:rPr>
          <w:spacing w:val="-2"/>
        </w:rPr>
        <w:t>10.1098/rstb.2016.0049</w:t>
      </w:r>
    </w:p>
    <w:p w14:paraId="46637689" w14:textId="77777777" w:rsidR="00A529FC" w:rsidRDefault="00000000" w:rsidP="007576F6">
      <w:pPr>
        <w:pStyle w:val="BodyText"/>
        <w:spacing w:before="2" w:line="256" w:lineRule="auto"/>
        <w:ind w:left="665" w:right="117" w:hanging="546"/>
        <w:jc w:val="both"/>
      </w:pPr>
      <w:r>
        <w:t>Schapiro,</w:t>
      </w:r>
      <w:r>
        <w:rPr>
          <w:spacing w:val="20"/>
        </w:rPr>
        <w:t xml:space="preserve"> </w:t>
      </w:r>
      <w:r>
        <w:t>A. C.,</w:t>
      </w:r>
      <w:r>
        <w:rPr>
          <w:spacing w:val="20"/>
        </w:rPr>
        <w:t xml:space="preserve"> </w:t>
      </w:r>
      <w:r>
        <w:t>Turk-Browne,</w:t>
      </w:r>
      <w:r>
        <w:rPr>
          <w:spacing w:val="20"/>
        </w:rPr>
        <w:t xml:space="preserve"> </w:t>
      </w:r>
      <w:r>
        <w:t>N. B.,</w:t>
      </w:r>
      <w:r>
        <w:rPr>
          <w:spacing w:val="20"/>
        </w:rPr>
        <w:t xml:space="preserve"> </w:t>
      </w:r>
      <w:r>
        <w:t>Norman,</w:t>
      </w:r>
      <w:r>
        <w:rPr>
          <w:spacing w:val="20"/>
        </w:rPr>
        <w:t xml:space="preserve"> </w:t>
      </w:r>
      <w:r>
        <w:t>K. A., &amp; Botvinick,</w:t>
      </w:r>
      <w:r>
        <w:rPr>
          <w:spacing w:val="20"/>
        </w:rPr>
        <w:t xml:space="preserve"> </w:t>
      </w:r>
      <w:r>
        <w:t>M. M.</w:t>
      </w:r>
      <w:r>
        <w:rPr>
          <w:spacing w:val="80"/>
        </w:rPr>
        <w:t xml:space="preserve"> </w:t>
      </w:r>
      <w:r>
        <w:t>(2016).</w:t>
      </w:r>
      <w:r>
        <w:rPr>
          <w:spacing w:val="80"/>
        </w:rPr>
        <w:t xml:space="preserve"> </w:t>
      </w:r>
      <w:r>
        <w:t>Statistical learning of temporal community structure in the hippocampus.</w:t>
      </w:r>
      <w:r>
        <w:rPr>
          <w:spacing w:val="40"/>
        </w:rPr>
        <w:t xml:space="preserve"> </w:t>
      </w:r>
      <w:r>
        <w:rPr>
          <w:i/>
        </w:rPr>
        <w:t>Hippocampus</w:t>
      </w:r>
      <w:r>
        <w:t xml:space="preserve">, </w:t>
      </w:r>
      <w:r>
        <w:rPr>
          <w:i/>
        </w:rPr>
        <w:t>26</w:t>
      </w:r>
      <w:r>
        <w:t>(1), 3–8.</w:t>
      </w:r>
      <w:r>
        <w:rPr>
          <w:spacing w:val="40"/>
        </w:rPr>
        <w:t xml:space="preserve"> </w:t>
      </w:r>
      <w:r>
        <w:t xml:space="preserve">doi: 10.1002/ </w:t>
      </w:r>
      <w:r>
        <w:rPr>
          <w:spacing w:val="-2"/>
        </w:rPr>
        <w:t>hipo.22523</w:t>
      </w:r>
    </w:p>
    <w:p w14:paraId="70C73604" w14:textId="77777777" w:rsidR="00A529FC" w:rsidRDefault="00000000" w:rsidP="007576F6">
      <w:pPr>
        <w:pStyle w:val="BodyText"/>
        <w:spacing w:line="256" w:lineRule="auto"/>
        <w:ind w:left="665" w:right="119" w:hanging="546"/>
        <w:jc w:val="both"/>
      </w:pPr>
      <w:r>
        <w:t>Siegle, J. H., &amp; Wilson, M. A.</w:t>
      </w:r>
      <w:r>
        <w:rPr>
          <w:spacing w:val="40"/>
        </w:rPr>
        <w:t xml:space="preserve"> </w:t>
      </w:r>
      <w:r>
        <w:t>(2014).</w:t>
      </w:r>
      <w:r>
        <w:rPr>
          <w:spacing w:val="40"/>
        </w:rPr>
        <w:t xml:space="preserve"> </w:t>
      </w:r>
      <w:r>
        <w:t>Enhancement of encoding and retrieval functions through theta phase-specific manipulation of hippocampus.</w:t>
      </w:r>
      <w:r>
        <w:rPr>
          <w:spacing w:val="36"/>
        </w:rPr>
        <w:t xml:space="preserve"> </w:t>
      </w:r>
      <w:r>
        <w:rPr>
          <w:i/>
        </w:rPr>
        <w:t>eLife</w:t>
      </w:r>
      <w:r>
        <w:t xml:space="preserve">, </w:t>
      </w:r>
      <w:r>
        <w:rPr>
          <w:i/>
        </w:rPr>
        <w:t>3</w:t>
      </w:r>
      <w:r>
        <w:t>, e03061.</w:t>
      </w:r>
      <w:r>
        <w:rPr>
          <w:spacing w:val="36"/>
        </w:rPr>
        <w:t xml:space="preserve"> </w:t>
      </w:r>
      <w:r>
        <w:t>doi: 10.7554/eLife.03061</w:t>
      </w:r>
    </w:p>
    <w:p w14:paraId="257025E6" w14:textId="77777777" w:rsidR="00A529FC" w:rsidRDefault="00000000" w:rsidP="007576F6">
      <w:pPr>
        <w:pStyle w:val="BodyText"/>
        <w:spacing w:before="1"/>
        <w:ind w:left="120"/>
        <w:jc w:val="both"/>
      </w:pPr>
      <w:r>
        <w:t>Stachenfeld,</w:t>
      </w:r>
      <w:r>
        <w:rPr>
          <w:spacing w:val="10"/>
        </w:rPr>
        <w:t xml:space="preserve"> </w:t>
      </w:r>
      <w:r>
        <w:t>K.</w:t>
      </w:r>
      <w:r>
        <w:rPr>
          <w:spacing w:val="8"/>
        </w:rPr>
        <w:t xml:space="preserve"> </w:t>
      </w:r>
      <w:r>
        <w:t>L.,</w:t>
      </w:r>
      <w:r>
        <w:rPr>
          <w:spacing w:val="11"/>
        </w:rPr>
        <w:t xml:space="preserve"> </w:t>
      </w:r>
      <w:r>
        <w:t>Botvinick,</w:t>
      </w:r>
      <w:r>
        <w:rPr>
          <w:spacing w:val="11"/>
        </w:rPr>
        <w:t xml:space="preserve"> </w:t>
      </w:r>
      <w:r>
        <w:t>M.</w:t>
      </w:r>
      <w:r>
        <w:rPr>
          <w:spacing w:val="7"/>
        </w:rPr>
        <w:t xml:space="preserve"> </w:t>
      </w:r>
      <w:r>
        <w:t>M.,</w:t>
      </w:r>
      <w:r>
        <w:rPr>
          <w:spacing w:val="8"/>
        </w:rPr>
        <w:t xml:space="preserve"> </w:t>
      </w:r>
      <w:r>
        <w:t>&amp;</w:t>
      </w:r>
      <w:r>
        <w:rPr>
          <w:spacing w:val="7"/>
        </w:rPr>
        <w:t xml:space="preserve"> </w:t>
      </w:r>
      <w:r>
        <w:t>Gershman,</w:t>
      </w:r>
      <w:r>
        <w:rPr>
          <w:spacing w:val="11"/>
        </w:rPr>
        <w:t xml:space="preserve"> </w:t>
      </w:r>
      <w:r>
        <w:t>S.</w:t>
      </w:r>
      <w:r>
        <w:rPr>
          <w:spacing w:val="7"/>
        </w:rPr>
        <w:t xml:space="preserve"> </w:t>
      </w:r>
      <w:r>
        <w:t>J.</w:t>
      </w:r>
      <w:r>
        <w:rPr>
          <w:spacing w:val="57"/>
        </w:rPr>
        <w:t xml:space="preserve"> </w:t>
      </w:r>
      <w:r>
        <w:t>(2017).</w:t>
      </w:r>
      <w:r>
        <w:rPr>
          <w:spacing w:val="57"/>
        </w:rPr>
        <w:t xml:space="preserve"> </w:t>
      </w:r>
      <w:r>
        <w:t>The</w:t>
      </w:r>
      <w:r>
        <w:rPr>
          <w:spacing w:val="7"/>
        </w:rPr>
        <w:t xml:space="preserve"> </w:t>
      </w:r>
      <w:r>
        <w:t>hippocampus</w:t>
      </w:r>
      <w:r>
        <w:rPr>
          <w:spacing w:val="7"/>
        </w:rPr>
        <w:t xml:space="preserve"> </w:t>
      </w:r>
      <w:r>
        <w:t>as</w:t>
      </w:r>
      <w:r>
        <w:rPr>
          <w:spacing w:val="7"/>
        </w:rPr>
        <w:t xml:space="preserve"> </w:t>
      </w:r>
      <w:r>
        <w:t>a</w:t>
      </w:r>
      <w:r>
        <w:rPr>
          <w:spacing w:val="7"/>
        </w:rPr>
        <w:t xml:space="preserve"> </w:t>
      </w:r>
      <w:r>
        <w:t>predictive</w:t>
      </w:r>
      <w:r>
        <w:rPr>
          <w:spacing w:val="8"/>
        </w:rPr>
        <w:t xml:space="preserve"> </w:t>
      </w:r>
      <w:r>
        <w:rPr>
          <w:spacing w:val="-4"/>
        </w:rPr>
        <w:t>map.</w:t>
      </w:r>
    </w:p>
    <w:p w14:paraId="5A6AB880" w14:textId="77777777" w:rsidR="00A529FC" w:rsidRDefault="00000000">
      <w:pPr>
        <w:spacing w:before="18"/>
        <w:ind w:left="665"/>
        <w:jc w:val="both"/>
      </w:pPr>
      <w:r>
        <w:rPr>
          <w:i/>
        </w:rPr>
        <w:t>Nature</w:t>
      </w:r>
      <w:r>
        <w:rPr>
          <w:i/>
          <w:spacing w:val="-12"/>
        </w:rPr>
        <w:t xml:space="preserve"> </w:t>
      </w:r>
      <w:r>
        <w:rPr>
          <w:i/>
        </w:rPr>
        <w:t>Neuroscience</w:t>
      </w:r>
      <w:r>
        <w:t>,</w:t>
      </w:r>
      <w:r>
        <w:rPr>
          <w:spacing w:val="-11"/>
        </w:rPr>
        <w:t xml:space="preserve"> </w:t>
      </w:r>
      <w:r>
        <w:rPr>
          <w:i/>
        </w:rPr>
        <w:t>20</w:t>
      </w:r>
      <w:r>
        <w:t>(11),</w:t>
      </w:r>
      <w:r>
        <w:rPr>
          <w:spacing w:val="-12"/>
        </w:rPr>
        <w:t xml:space="preserve"> </w:t>
      </w:r>
      <w:r>
        <w:t>1643–1653.</w:t>
      </w:r>
      <w:r>
        <w:rPr>
          <w:spacing w:val="8"/>
        </w:rPr>
        <w:t xml:space="preserve"> </w:t>
      </w:r>
      <w:r>
        <w:t xml:space="preserve">doi: </w:t>
      </w:r>
      <w:r>
        <w:rPr>
          <w:spacing w:val="-2"/>
        </w:rPr>
        <w:t>10.1038/nn.4650</w:t>
      </w:r>
    </w:p>
    <w:p w14:paraId="3157099E" w14:textId="77777777" w:rsidR="00ED530C" w:rsidRDefault="00000000">
      <w:pPr>
        <w:pStyle w:val="BodyText"/>
        <w:spacing w:before="18"/>
        <w:ind w:left="120"/>
        <w:jc w:val="both"/>
        <w:rPr>
          <w:del w:id="819" w:author="Author" w:date="2022-09-10T01:53:00Z"/>
        </w:rPr>
      </w:pPr>
      <w:r>
        <w:rPr>
          <w:spacing w:val="8"/>
        </w:rPr>
        <w:t>S</w:t>
      </w:r>
      <w:r>
        <w:rPr>
          <w:spacing w:val="-83"/>
        </w:rPr>
        <w:t>u</w:t>
      </w:r>
      <w:r>
        <w:rPr>
          <w:spacing w:val="26"/>
        </w:rPr>
        <w:t>¨</w:t>
      </w:r>
      <w:r>
        <w:rPr>
          <w:spacing w:val="8"/>
        </w:rPr>
        <w:t>rmeli,</w:t>
      </w:r>
      <w:r w:rsidRPr="007576F6">
        <w:rPr>
          <w:spacing w:val="-1"/>
        </w:rPr>
        <w:t xml:space="preserve"> </w:t>
      </w:r>
      <w:r>
        <w:t>G.,</w:t>
      </w:r>
      <w:r w:rsidRPr="007576F6">
        <w:t xml:space="preserve"> </w:t>
      </w:r>
      <w:r>
        <w:t>Marcu,</w:t>
      </w:r>
      <w:r w:rsidRPr="007576F6">
        <w:t xml:space="preserve"> </w:t>
      </w:r>
      <w:r>
        <w:t>D.</w:t>
      </w:r>
      <w:r w:rsidRPr="007576F6">
        <w:t xml:space="preserve"> </w:t>
      </w:r>
      <w:r>
        <w:t>C.,</w:t>
      </w:r>
      <w:r w:rsidRPr="007576F6">
        <w:t xml:space="preserve"> </w:t>
      </w:r>
      <w:r>
        <w:t>McClure,</w:t>
      </w:r>
      <w:r w:rsidRPr="007576F6">
        <w:t xml:space="preserve"> </w:t>
      </w:r>
      <w:r>
        <w:t>C.,</w:t>
      </w:r>
      <w:r w:rsidRPr="007576F6">
        <w:t xml:space="preserve"> </w:t>
      </w:r>
      <w:r>
        <w:t>Garden,</w:t>
      </w:r>
      <w:r w:rsidRPr="007576F6">
        <w:t xml:space="preserve"> </w:t>
      </w:r>
      <w:r>
        <w:t>D.</w:t>
      </w:r>
      <w:r w:rsidRPr="007576F6">
        <w:t xml:space="preserve"> </w:t>
      </w:r>
      <w:r>
        <w:t>L.,</w:t>
      </w:r>
      <w:r w:rsidRPr="007576F6">
        <w:t xml:space="preserve"> </w:t>
      </w:r>
      <w:r>
        <w:t>Pastoll,</w:t>
      </w:r>
      <w:r w:rsidRPr="007576F6">
        <w:t xml:space="preserve"> </w:t>
      </w:r>
      <w:r>
        <w:t>H.,</w:t>
      </w:r>
      <w:r w:rsidRPr="007576F6">
        <w:t xml:space="preserve"> </w:t>
      </w:r>
      <w:r>
        <w:t>&amp;</w:t>
      </w:r>
      <w:r w:rsidRPr="007576F6">
        <w:t xml:space="preserve"> </w:t>
      </w:r>
      <w:r>
        <w:t>Nolan,</w:t>
      </w:r>
      <w:r w:rsidRPr="007576F6">
        <w:t xml:space="preserve"> </w:t>
      </w:r>
      <w:r>
        <w:t>M.</w:t>
      </w:r>
      <w:r w:rsidRPr="007576F6">
        <w:t xml:space="preserve"> </w:t>
      </w:r>
      <w:r>
        <w:t>F.</w:t>
      </w:r>
      <w:r w:rsidRPr="007576F6">
        <w:rPr>
          <w:spacing w:val="40"/>
        </w:rPr>
        <w:t xml:space="preserve"> </w:t>
      </w:r>
      <w:r>
        <w:t>(2015).</w:t>
      </w:r>
      <w:r w:rsidRPr="007576F6">
        <w:rPr>
          <w:spacing w:val="40"/>
        </w:rPr>
        <w:t xml:space="preserve"> </w:t>
      </w:r>
      <w:r w:rsidRPr="007576F6">
        <w:t>Molecularly</w:t>
      </w:r>
    </w:p>
    <w:p w14:paraId="7318CDCF" w14:textId="77777777" w:rsidR="00ED530C" w:rsidRDefault="00ED530C">
      <w:pPr>
        <w:jc w:val="both"/>
        <w:rPr>
          <w:del w:id="820" w:author="Author" w:date="2022-09-10T01:53:00Z"/>
        </w:rPr>
        <w:sectPr w:rsidR="00ED530C">
          <w:pgSz w:w="12240" w:h="15840"/>
          <w:pgMar w:top="1180" w:right="1320" w:bottom="280" w:left="1320" w:header="397" w:footer="0" w:gutter="0"/>
          <w:cols w:space="720"/>
        </w:sectPr>
      </w:pPr>
    </w:p>
    <w:p w14:paraId="215FA18D" w14:textId="77777777" w:rsidR="00ED530C" w:rsidRDefault="00000000">
      <w:pPr>
        <w:pStyle w:val="BodyText"/>
        <w:spacing w:before="149"/>
        <w:ind w:left="665"/>
        <w:jc w:val="both"/>
        <w:rPr>
          <w:del w:id="821" w:author="Author" w:date="2022-09-10T01:53:00Z"/>
        </w:rPr>
      </w:pPr>
      <w:ins w:id="822" w:author="Author" w:date="2022-09-10T01:53:00Z">
        <w:r>
          <w:t xml:space="preserve"> </w:t>
        </w:r>
      </w:ins>
      <w:r>
        <w:t>Defined</w:t>
      </w:r>
      <w:r w:rsidRPr="007576F6">
        <w:rPr>
          <w:spacing w:val="-16"/>
        </w:rPr>
        <w:t xml:space="preserve"> </w:t>
      </w:r>
      <w:r>
        <w:t>Circuitry</w:t>
      </w:r>
      <w:r w:rsidRPr="007576F6">
        <w:rPr>
          <w:spacing w:val="-14"/>
        </w:rPr>
        <w:t xml:space="preserve"> </w:t>
      </w:r>
      <w:r>
        <w:t>Reveals</w:t>
      </w:r>
      <w:r w:rsidRPr="007576F6">
        <w:rPr>
          <w:spacing w:val="-14"/>
        </w:rPr>
        <w:t xml:space="preserve"> </w:t>
      </w:r>
      <w:r>
        <w:t>Input-Output</w:t>
      </w:r>
      <w:r>
        <w:rPr>
          <w:spacing w:val="-13"/>
        </w:rPr>
        <w:t xml:space="preserve"> </w:t>
      </w:r>
      <w:r>
        <w:t>Segregation</w:t>
      </w:r>
      <w:r w:rsidRPr="007576F6">
        <w:rPr>
          <w:spacing w:val="-14"/>
        </w:rPr>
        <w:t xml:space="preserve"> </w:t>
      </w:r>
      <w:r>
        <w:t>in</w:t>
      </w:r>
      <w:r>
        <w:rPr>
          <w:spacing w:val="-14"/>
        </w:rPr>
        <w:t xml:space="preserve"> </w:t>
      </w:r>
      <w:r>
        <w:t>Deep</w:t>
      </w:r>
      <w:r w:rsidRPr="007576F6">
        <w:rPr>
          <w:spacing w:val="-14"/>
        </w:rPr>
        <w:t xml:space="preserve"> </w:t>
      </w:r>
      <w:r>
        <w:t>Layers</w:t>
      </w:r>
      <w:r>
        <w:rPr>
          <w:spacing w:val="-13"/>
        </w:rPr>
        <w:t xml:space="preserve"> </w:t>
      </w:r>
      <w:r>
        <w:t>of</w:t>
      </w:r>
      <w:r w:rsidRPr="007576F6">
        <w:rPr>
          <w:spacing w:val="-14"/>
        </w:rPr>
        <w:t xml:space="preserve"> </w:t>
      </w:r>
      <w:r>
        <w:t>the</w:t>
      </w:r>
      <w:r>
        <w:rPr>
          <w:spacing w:val="-14"/>
        </w:rPr>
        <w:t xml:space="preserve"> </w:t>
      </w:r>
      <w:r>
        <w:t>Medial</w:t>
      </w:r>
      <w:r w:rsidRPr="007576F6">
        <w:rPr>
          <w:spacing w:val="-14"/>
        </w:rPr>
        <w:t xml:space="preserve"> </w:t>
      </w:r>
      <w:r>
        <w:t>Entorhinal</w:t>
      </w:r>
      <w:r>
        <w:rPr>
          <w:spacing w:val="-13"/>
        </w:rPr>
        <w:t xml:space="preserve"> </w:t>
      </w:r>
      <w:r w:rsidRPr="007576F6">
        <w:t>Cortex.</w:t>
      </w:r>
    </w:p>
    <w:p w14:paraId="4B34FF6F" w14:textId="6CC554EB" w:rsidR="00A529FC" w:rsidRDefault="00000000" w:rsidP="007576F6">
      <w:pPr>
        <w:pStyle w:val="BodyText"/>
        <w:spacing w:before="18" w:line="256" w:lineRule="auto"/>
        <w:ind w:left="665" w:right="117" w:hanging="546"/>
        <w:jc w:val="both"/>
      </w:pPr>
      <w:ins w:id="823" w:author="Author" w:date="2022-09-10T01:53:00Z">
        <w:r>
          <w:t xml:space="preserve"> </w:t>
        </w:r>
      </w:ins>
      <w:r>
        <w:rPr>
          <w:i/>
        </w:rPr>
        <w:t>Neuron</w:t>
      </w:r>
      <w:r>
        <w:t>,</w:t>
      </w:r>
      <w:r w:rsidRPr="007576F6">
        <w:t xml:space="preserve"> </w:t>
      </w:r>
      <w:r>
        <w:rPr>
          <w:i/>
        </w:rPr>
        <w:t>88</w:t>
      </w:r>
      <w:r>
        <w:t>(5),</w:t>
      </w:r>
      <w:r w:rsidRPr="007576F6">
        <w:t xml:space="preserve"> </w:t>
      </w:r>
      <w:r>
        <w:t>1040–1053.</w:t>
      </w:r>
      <w:r w:rsidRPr="007576F6">
        <w:t xml:space="preserve"> </w:t>
      </w:r>
      <w:r>
        <w:t>doi:</w:t>
      </w:r>
      <w:r w:rsidRPr="007576F6">
        <w:t xml:space="preserve"> 10.1016/j.neuron.2015.10.041</w:t>
      </w:r>
    </w:p>
    <w:p w14:paraId="4B38259B" w14:textId="77777777" w:rsidR="00A529FC" w:rsidRDefault="00000000" w:rsidP="007576F6">
      <w:pPr>
        <w:pStyle w:val="BodyText"/>
        <w:spacing w:before="1"/>
        <w:ind w:left="120"/>
        <w:jc w:val="both"/>
      </w:pPr>
      <w:r>
        <w:t>Treves,</w:t>
      </w:r>
      <w:r>
        <w:rPr>
          <w:spacing w:val="-13"/>
        </w:rPr>
        <w:t xml:space="preserve"> </w:t>
      </w:r>
      <w:r>
        <w:t>A.,</w:t>
      </w:r>
      <w:r>
        <w:rPr>
          <w:spacing w:val="-14"/>
        </w:rPr>
        <w:t xml:space="preserve"> </w:t>
      </w:r>
      <w:r>
        <w:t>&amp;</w:t>
      </w:r>
      <w:r>
        <w:rPr>
          <w:spacing w:val="-13"/>
        </w:rPr>
        <w:t xml:space="preserve"> </w:t>
      </w:r>
      <w:r>
        <w:t>Rolls,</w:t>
      </w:r>
      <w:r>
        <w:rPr>
          <w:spacing w:val="-13"/>
        </w:rPr>
        <w:t xml:space="preserve"> </w:t>
      </w:r>
      <w:r>
        <w:t>E.</w:t>
      </w:r>
      <w:r>
        <w:rPr>
          <w:spacing w:val="-14"/>
        </w:rPr>
        <w:t xml:space="preserve"> </w:t>
      </w:r>
      <w:r>
        <w:t>T.</w:t>
      </w:r>
      <w:r>
        <w:rPr>
          <w:spacing w:val="2"/>
        </w:rPr>
        <w:t xml:space="preserve"> </w:t>
      </w:r>
      <w:r>
        <w:t>(1991).</w:t>
      </w:r>
      <w:r>
        <w:rPr>
          <w:spacing w:val="2"/>
        </w:rPr>
        <w:t xml:space="preserve"> </w:t>
      </w:r>
      <w:r>
        <w:t>What</w:t>
      </w:r>
      <w:r>
        <w:rPr>
          <w:spacing w:val="-14"/>
        </w:rPr>
        <w:t xml:space="preserve"> </w:t>
      </w:r>
      <w:r>
        <w:t>Determines</w:t>
      </w:r>
      <w:r>
        <w:rPr>
          <w:spacing w:val="-13"/>
        </w:rPr>
        <w:t xml:space="preserve"> </w:t>
      </w:r>
      <w:r>
        <w:t>the</w:t>
      </w:r>
      <w:r>
        <w:rPr>
          <w:spacing w:val="-14"/>
        </w:rPr>
        <w:t xml:space="preserve"> </w:t>
      </w:r>
      <w:r>
        <w:t>Capacity</w:t>
      </w:r>
      <w:r>
        <w:rPr>
          <w:spacing w:val="-14"/>
        </w:rPr>
        <w:t xml:space="preserve"> </w:t>
      </w:r>
      <w:r>
        <w:t>of</w:t>
      </w:r>
      <w:r>
        <w:rPr>
          <w:spacing w:val="-13"/>
        </w:rPr>
        <w:t xml:space="preserve"> </w:t>
      </w:r>
      <w:r>
        <w:t>Autoassociative</w:t>
      </w:r>
      <w:r>
        <w:rPr>
          <w:spacing w:val="-14"/>
        </w:rPr>
        <w:t xml:space="preserve"> </w:t>
      </w:r>
      <w:r>
        <w:t>Memories</w:t>
      </w:r>
      <w:r>
        <w:rPr>
          <w:spacing w:val="-13"/>
        </w:rPr>
        <w:t xml:space="preserve"> </w:t>
      </w:r>
      <w:r>
        <w:t>in</w:t>
      </w:r>
      <w:r>
        <w:rPr>
          <w:spacing w:val="-14"/>
        </w:rPr>
        <w:t xml:space="preserve"> </w:t>
      </w:r>
      <w:r>
        <w:t>the</w:t>
      </w:r>
      <w:r>
        <w:rPr>
          <w:spacing w:val="-13"/>
        </w:rPr>
        <w:t xml:space="preserve"> </w:t>
      </w:r>
      <w:r>
        <w:rPr>
          <w:spacing w:val="-2"/>
        </w:rPr>
        <w:t>Brain.</w:t>
      </w:r>
    </w:p>
    <w:p w14:paraId="440794CF" w14:textId="77777777" w:rsidR="00A529FC" w:rsidRDefault="00000000">
      <w:pPr>
        <w:spacing w:before="18"/>
        <w:ind w:left="665"/>
        <w:jc w:val="both"/>
      </w:pPr>
      <w:r>
        <w:rPr>
          <w:i/>
        </w:rPr>
        <w:t>Network:</w:t>
      </w:r>
      <w:r>
        <w:rPr>
          <w:i/>
          <w:spacing w:val="3"/>
        </w:rPr>
        <w:t xml:space="preserve"> </w:t>
      </w:r>
      <w:r>
        <w:rPr>
          <w:i/>
        </w:rPr>
        <w:t>Computation</w:t>
      </w:r>
      <w:r>
        <w:rPr>
          <w:i/>
          <w:spacing w:val="-8"/>
        </w:rPr>
        <w:t xml:space="preserve"> </w:t>
      </w:r>
      <w:r>
        <w:rPr>
          <w:i/>
        </w:rPr>
        <w:t>in</w:t>
      </w:r>
      <w:r>
        <w:rPr>
          <w:i/>
          <w:spacing w:val="-8"/>
        </w:rPr>
        <w:t xml:space="preserve"> </w:t>
      </w:r>
      <w:r>
        <w:rPr>
          <w:i/>
        </w:rPr>
        <w:t>Neural</w:t>
      </w:r>
      <w:r>
        <w:rPr>
          <w:i/>
          <w:spacing w:val="-7"/>
        </w:rPr>
        <w:t xml:space="preserve"> </w:t>
      </w:r>
      <w:r>
        <w:rPr>
          <w:i/>
        </w:rPr>
        <w:t>Systems</w:t>
      </w:r>
      <w:r>
        <w:t>,</w:t>
      </w:r>
      <w:r>
        <w:rPr>
          <w:spacing w:val="-8"/>
        </w:rPr>
        <w:t xml:space="preserve"> </w:t>
      </w:r>
      <w:r>
        <w:rPr>
          <w:i/>
        </w:rPr>
        <w:t>2</w:t>
      </w:r>
      <w:r>
        <w:t>,</w:t>
      </w:r>
      <w:r>
        <w:rPr>
          <w:spacing w:val="-8"/>
        </w:rPr>
        <w:t xml:space="preserve"> </w:t>
      </w:r>
      <w:r>
        <w:rPr>
          <w:spacing w:val="-2"/>
        </w:rPr>
        <w:t>371–397.</w:t>
      </w:r>
    </w:p>
    <w:p w14:paraId="71E49972" w14:textId="77777777" w:rsidR="00A529FC" w:rsidRDefault="00000000" w:rsidP="007576F6">
      <w:pPr>
        <w:pStyle w:val="BodyText"/>
        <w:spacing w:before="26" w:line="230" w:lineRule="auto"/>
        <w:ind w:left="665" w:right="119" w:hanging="546"/>
        <w:jc w:val="both"/>
      </w:pPr>
      <w:r>
        <w:t>Tsodyks,</w:t>
      </w:r>
      <w:r>
        <w:rPr>
          <w:spacing w:val="-1"/>
        </w:rPr>
        <w:t xml:space="preserve"> </w:t>
      </w:r>
      <w:r>
        <w:t>M.</w:t>
      </w:r>
      <w:r>
        <w:rPr>
          <w:spacing w:val="-3"/>
        </w:rPr>
        <w:t xml:space="preserve"> </w:t>
      </w:r>
      <w:r>
        <w:t>V.,</w:t>
      </w:r>
      <w:r>
        <w:rPr>
          <w:spacing w:val="-1"/>
        </w:rPr>
        <w:t xml:space="preserve"> </w:t>
      </w:r>
      <w:r>
        <w:t>Skaggs,</w:t>
      </w:r>
      <w:r>
        <w:rPr>
          <w:spacing w:val="-1"/>
        </w:rPr>
        <w:t xml:space="preserve"> </w:t>
      </w:r>
      <w:r>
        <w:t>W.</w:t>
      </w:r>
      <w:r>
        <w:rPr>
          <w:spacing w:val="-3"/>
        </w:rPr>
        <w:t xml:space="preserve"> </w:t>
      </w:r>
      <w:r>
        <w:t>E.,</w:t>
      </w:r>
      <w:r>
        <w:rPr>
          <w:spacing w:val="-1"/>
        </w:rPr>
        <w:t xml:space="preserve"> </w:t>
      </w:r>
      <w:r>
        <w:t>Sejnowski,</w:t>
      </w:r>
      <w:r>
        <w:rPr>
          <w:spacing w:val="-1"/>
        </w:rPr>
        <w:t xml:space="preserve"> </w:t>
      </w:r>
      <w:r>
        <w:t>T.</w:t>
      </w:r>
      <w:r>
        <w:rPr>
          <w:spacing w:val="-3"/>
        </w:rPr>
        <w:t xml:space="preserve"> </w:t>
      </w:r>
      <w:r>
        <w:t>J.,</w:t>
      </w:r>
      <w:r>
        <w:rPr>
          <w:spacing w:val="-3"/>
        </w:rPr>
        <w:t xml:space="preserve"> </w:t>
      </w:r>
      <w:r>
        <w:t>&amp;</w:t>
      </w:r>
      <w:r>
        <w:rPr>
          <w:spacing w:val="-3"/>
        </w:rPr>
        <w:t xml:space="preserve"> </w:t>
      </w:r>
      <w:r>
        <w:t>McNaughton,</w:t>
      </w:r>
      <w:r>
        <w:rPr>
          <w:spacing w:val="-1"/>
        </w:rPr>
        <w:t xml:space="preserve"> </w:t>
      </w:r>
      <w:r>
        <w:t>B.</w:t>
      </w:r>
      <w:r>
        <w:rPr>
          <w:spacing w:val="-3"/>
        </w:rPr>
        <w:t xml:space="preserve"> </w:t>
      </w:r>
      <w:r>
        <w:t>L.</w:t>
      </w:r>
      <w:r>
        <w:rPr>
          <w:spacing w:val="30"/>
        </w:rPr>
        <w:t xml:space="preserve"> </w:t>
      </w:r>
      <w:r>
        <w:t>(1996).</w:t>
      </w:r>
      <w:r>
        <w:rPr>
          <w:spacing w:val="29"/>
        </w:rPr>
        <w:t xml:space="preserve"> </w:t>
      </w:r>
      <w:r>
        <w:t>Population</w:t>
      </w:r>
      <w:r>
        <w:rPr>
          <w:spacing w:val="-3"/>
        </w:rPr>
        <w:t xml:space="preserve"> </w:t>
      </w:r>
      <w:r>
        <w:t>dynamics</w:t>
      </w:r>
      <w:r>
        <w:rPr>
          <w:spacing w:val="-3"/>
        </w:rPr>
        <w:t xml:space="preserve"> </w:t>
      </w:r>
      <w:r>
        <w:t>and theta</w:t>
      </w:r>
      <w:r>
        <w:rPr>
          <w:spacing w:val="-10"/>
        </w:rPr>
        <w:t xml:space="preserve"> </w:t>
      </w:r>
      <w:r>
        <w:t>rhythm</w:t>
      </w:r>
      <w:r>
        <w:rPr>
          <w:spacing w:val="-10"/>
        </w:rPr>
        <w:t xml:space="preserve"> </w:t>
      </w:r>
      <w:r>
        <w:t>phase</w:t>
      </w:r>
      <w:r>
        <w:rPr>
          <w:spacing w:val="-10"/>
        </w:rPr>
        <w:t xml:space="preserve"> </w:t>
      </w:r>
      <w:r>
        <w:t>precession</w:t>
      </w:r>
      <w:r>
        <w:rPr>
          <w:spacing w:val="-10"/>
        </w:rPr>
        <w:t xml:space="preserve"> </w:t>
      </w:r>
      <w:r>
        <w:t>of</w:t>
      </w:r>
      <w:r>
        <w:rPr>
          <w:spacing w:val="-10"/>
        </w:rPr>
        <w:t xml:space="preserve"> </w:t>
      </w:r>
      <w:r>
        <w:t>hippocampal</w:t>
      </w:r>
      <w:r>
        <w:rPr>
          <w:spacing w:val="-10"/>
        </w:rPr>
        <w:t xml:space="preserve"> </w:t>
      </w:r>
      <w:r>
        <w:t>place</w:t>
      </w:r>
      <w:r>
        <w:rPr>
          <w:spacing w:val="-10"/>
        </w:rPr>
        <w:t xml:space="preserve"> </w:t>
      </w:r>
      <w:r>
        <w:t>cell</w:t>
      </w:r>
      <w:r>
        <w:rPr>
          <w:spacing w:val="-10"/>
        </w:rPr>
        <w:t xml:space="preserve"> </w:t>
      </w:r>
      <w:r>
        <w:t>firing: A</w:t>
      </w:r>
      <w:r>
        <w:rPr>
          <w:spacing w:val="-10"/>
        </w:rPr>
        <w:t xml:space="preserve"> </w:t>
      </w:r>
      <w:r>
        <w:t>spiking</w:t>
      </w:r>
      <w:r>
        <w:rPr>
          <w:spacing w:val="-10"/>
        </w:rPr>
        <w:t xml:space="preserve"> </w:t>
      </w:r>
      <w:r>
        <w:t>neuron</w:t>
      </w:r>
      <w:r>
        <w:rPr>
          <w:spacing w:val="-10"/>
        </w:rPr>
        <w:t xml:space="preserve"> </w:t>
      </w:r>
      <w:r>
        <w:t>model.</w:t>
      </w:r>
      <w:r>
        <w:rPr>
          <w:spacing w:val="10"/>
        </w:rPr>
        <w:t xml:space="preserve"> </w:t>
      </w:r>
      <w:r>
        <w:rPr>
          <w:i/>
        </w:rPr>
        <w:t>Hippocam- pus</w:t>
      </w:r>
      <w:r>
        <w:t xml:space="preserve">, </w:t>
      </w:r>
      <w:r>
        <w:rPr>
          <w:i/>
        </w:rPr>
        <w:t>6</w:t>
      </w:r>
      <w:r>
        <w:t>(3), 271–280. doi: 10.1002/(SICI)1098-1063(1996)6:3</w:t>
      </w:r>
      <w:r>
        <w:rPr>
          <w:rFonts w:ascii="Meiryo" w:hAnsi="Meiryo"/>
          <w:i/>
        </w:rPr>
        <w:t>(</w:t>
      </w:r>
      <w:r>
        <w:t>271::AID-HIPO5</w:t>
      </w:r>
      <w:r>
        <w:rPr>
          <w:rFonts w:ascii="Meiryo" w:hAnsi="Meiryo"/>
          <w:i/>
        </w:rPr>
        <w:t>)</w:t>
      </w:r>
      <w:r>
        <w:t>3.0.CO;2-Q</w:t>
      </w:r>
    </w:p>
    <w:p w14:paraId="69DF98DB" w14:textId="77777777" w:rsidR="00A529FC" w:rsidRDefault="00000000">
      <w:pPr>
        <w:pStyle w:val="BodyText"/>
        <w:spacing w:line="162" w:lineRule="exact"/>
        <w:ind w:left="120"/>
        <w:jc w:val="both"/>
      </w:pPr>
      <w:r>
        <w:t>Tsukamoto,</w:t>
      </w:r>
      <w:r>
        <w:rPr>
          <w:spacing w:val="-10"/>
        </w:rPr>
        <w:t xml:space="preserve"> </w:t>
      </w:r>
      <w:r>
        <w:t>M.,</w:t>
      </w:r>
      <w:r>
        <w:rPr>
          <w:spacing w:val="-10"/>
        </w:rPr>
        <w:t xml:space="preserve"> </w:t>
      </w:r>
      <w:r>
        <w:t>Yasui,</w:t>
      </w:r>
      <w:r>
        <w:rPr>
          <w:spacing w:val="-9"/>
        </w:rPr>
        <w:t xml:space="preserve"> </w:t>
      </w:r>
      <w:r>
        <w:t>T.,</w:t>
      </w:r>
      <w:r>
        <w:rPr>
          <w:spacing w:val="-10"/>
        </w:rPr>
        <w:t xml:space="preserve"> </w:t>
      </w:r>
      <w:r>
        <w:t>Yamada,</w:t>
      </w:r>
      <w:r>
        <w:rPr>
          <w:spacing w:val="-10"/>
        </w:rPr>
        <w:t xml:space="preserve"> </w:t>
      </w:r>
      <w:r>
        <w:t>M.</w:t>
      </w:r>
      <w:r>
        <w:rPr>
          <w:spacing w:val="-9"/>
        </w:rPr>
        <w:t xml:space="preserve"> </w:t>
      </w:r>
      <w:r>
        <w:t>K.,</w:t>
      </w:r>
      <w:r>
        <w:rPr>
          <w:spacing w:val="-10"/>
        </w:rPr>
        <w:t xml:space="preserve"> </w:t>
      </w:r>
      <w:r>
        <w:t>Nishiyama,</w:t>
      </w:r>
      <w:r>
        <w:rPr>
          <w:spacing w:val="-9"/>
        </w:rPr>
        <w:t xml:space="preserve"> </w:t>
      </w:r>
      <w:r>
        <w:t>N.,</w:t>
      </w:r>
      <w:r>
        <w:rPr>
          <w:spacing w:val="-10"/>
        </w:rPr>
        <w:t xml:space="preserve"> </w:t>
      </w:r>
      <w:r>
        <w:t>Matsuki,</w:t>
      </w:r>
      <w:r>
        <w:rPr>
          <w:spacing w:val="-10"/>
        </w:rPr>
        <w:t xml:space="preserve"> </w:t>
      </w:r>
      <w:r>
        <w:t>N.,</w:t>
      </w:r>
      <w:r>
        <w:rPr>
          <w:spacing w:val="-9"/>
        </w:rPr>
        <w:t xml:space="preserve"> </w:t>
      </w:r>
      <w:r>
        <w:t>&amp;</w:t>
      </w:r>
      <w:r>
        <w:rPr>
          <w:spacing w:val="-10"/>
        </w:rPr>
        <w:t xml:space="preserve"> </w:t>
      </w:r>
      <w:r>
        <w:t>Ikegaya,</w:t>
      </w:r>
      <w:r>
        <w:rPr>
          <w:spacing w:val="-10"/>
        </w:rPr>
        <w:t xml:space="preserve"> </w:t>
      </w:r>
      <w:r>
        <w:t>Y.</w:t>
      </w:r>
      <w:r>
        <w:rPr>
          <w:spacing w:val="13"/>
        </w:rPr>
        <w:t xml:space="preserve"> </w:t>
      </w:r>
      <w:r>
        <w:t>(2003).</w:t>
      </w:r>
      <w:r>
        <w:rPr>
          <w:spacing w:val="14"/>
        </w:rPr>
        <w:t xml:space="preserve"> </w:t>
      </w:r>
      <w:r>
        <w:t>Mossy</w:t>
      </w:r>
      <w:r>
        <w:rPr>
          <w:spacing w:val="-10"/>
        </w:rPr>
        <w:t xml:space="preserve"> </w:t>
      </w:r>
      <w:r>
        <w:rPr>
          <w:spacing w:val="-2"/>
        </w:rPr>
        <w:t>fibre</w:t>
      </w:r>
    </w:p>
    <w:p w14:paraId="41F7FFDF" w14:textId="77777777" w:rsidR="00A529FC" w:rsidRDefault="00000000">
      <w:pPr>
        <w:pStyle w:val="BodyText"/>
        <w:spacing w:before="18" w:line="256" w:lineRule="auto"/>
        <w:ind w:left="665" w:right="117"/>
        <w:jc w:val="both"/>
      </w:pPr>
      <w:r>
        <w:t>synaptic</w:t>
      </w:r>
      <w:r>
        <w:rPr>
          <w:spacing w:val="-4"/>
        </w:rPr>
        <w:t xml:space="preserve"> </w:t>
      </w:r>
      <w:r>
        <w:t>NMDA</w:t>
      </w:r>
      <w:r>
        <w:rPr>
          <w:spacing w:val="-4"/>
        </w:rPr>
        <w:t xml:space="preserve"> </w:t>
      </w:r>
      <w:r>
        <w:t>receptors</w:t>
      </w:r>
      <w:r>
        <w:rPr>
          <w:spacing w:val="-4"/>
        </w:rPr>
        <w:t xml:space="preserve"> </w:t>
      </w:r>
      <w:r>
        <w:t>trigger</w:t>
      </w:r>
      <w:r>
        <w:rPr>
          <w:spacing w:val="-4"/>
        </w:rPr>
        <w:t xml:space="preserve"> </w:t>
      </w:r>
      <w:r>
        <w:t>non-hebbian</w:t>
      </w:r>
      <w:r>
        <w:rPr>
          <w:spacing w:val="-4"/>
        </w:rPr>
        <w:t xml:space="preserve"> </w:t>
      </w:r>
      <w:r>
        <w:t>long-term</w:t>
      </w:r>
      <w:r>
        <w:rPr>
          <w:spacing w:val="-4"/>
        </w:rPr>
        <w:t xml:space="preserve"> </w:t>
      </w:r>
      <w:r>
        <w:t>potentiation</w:t>
      </w:r>
      <w:r>
        <w:rPr>
          <w:spacing w:val="-4"/>
        </w:rPr>
        <w:t xml:space="preserve"> </w:t>
      </w:r>
      <w:r>
        <w:t>at</w:t>
      </w:r>
      <w:r>
        <w:rPr>
          <w:spacing w:val="-4"/>
        </w:rPr>
        <w:t xml:space="preserve"> </w:t>
      </w:r>
      <w:r>
        <w:t>entorhino-CA3</w:t>
      </w:r>
      <w:r>
        <w:rPr>
          <w:spacing w:val="-4"/>
        </w:rPr>
        <w:t xml:space="preserve"> </w:t>
      </w:r>
      <w:r>
        <w:t>synapses</w:t>
      </w:r>
      <w:r>
        <w:rPr>
          <w:spacing w:val="-4"/>
        </w:rPr>
        <w:t xml:space="preserve"> </w:t>
      </w:r>
      <w:r>
        <w:t>in the rat.</w:t>
      </w:r>
      <w:r>
        <w:rPr>
          <w:spacing w:val="36"/>
        </w:rPr>
        <w:t xml:space="preserve"> </w:t>
      </w:r>
      <w:r>
        <w:rPr>
          <w:i/>
        </w:rPr>
        <w:t>The Journal of Physiology</w:t>
      </w:r>
      <w:r>
        <w:t xml:space="preserve">, </w:t>
      </w:r>
      <w:r>
        <w:rPr>
          <w:i/>
        </w:rPr>
        <w:t>546</w:t>
      </w:r>
      <w:r>
        <w:t>(3), 665–675.</w:t>
      </w:r>
      <w:r>
        <w:rPr>
          <w:spacing w:val="36"/>
        </w:rPr>
        <w:t xml:space="preserve"> </w:t>
      </w:r>
      <w:r>
        <w:t>doi: 10.1113/jphysiol.2002.033803</w:t>
      </w:r>
    </w:p>
    <w:p w14:paraId="621FE095" w14:textId="77777777" w:rsidR="00A529FC" w:rsidRDefault="00000000" w:rsidP="007576F6">
      <w:pPr>
        <w:pStyle w:val="BodyText"/>
        <w:spacing w:before="1" w:line="256" w:lineRule="auto"/>
        <w:ind w:left="665" w:right="117" w:hanging="546"/>
        <w:jc w:val="both"/>
        <w:rPr>
          <w:rFonts w:ascii="Courier New" w:hAnsi="Courier New"/>
        </w:rPr>
      </w:pPr>
      <w:r>
        <w:t>Urakubo, H., Honda, M., Froemke, R. C., &amp; Kuroda, S.</w:t>
      </w:r>
      <w:r>
        <w:rPr>
          <w:spacing w:val="40"/>
        </w:rPr>
        <w:t xml:space="preserve"> </w:t>
      </w:r>
      <w:r>
        <w:t>(2008).</w:t>
      </w:r>
      <w:r>
        <w:rPr>
          <w:spacing w:val="40"/>
        </w:rPr>
        <w:t xml:space="preserve"> </w:t>
      </w:r>
      <w:r>
        <w:t>Requirement of an allosteric kinetics of NMDA</w:t>
      </w:r>
      <w:r>
        <w:rPr>
          <w:spacing w:val="-9"/>
        </w:rPr>
        <w:t xml:space="preserve"> </w:t>
      </w:r>
      <w:r>
        <w:t>receptors</w:t>
      </w:r>
      <w:r>
        <w:rPr>
          <w:spacing w:val="-9"/>
        </w:rPr>
        <w:t xml:space="preserve"> </w:t>
      </w:r>
      <w:r>
        <w:t>for</w:t>
      </w:r>
      <w:r>
        <w:rPr>
          <w:spacing w:val="-9"/>
        </w:rPr>
        <w:t xml:space="preserve"> </w:t>
      </w:r>
      <w:r>
        <w:t>spike</w:t>
      </w:r>
      <w:r>
        <w:rPr>
          <w:spacing w:val="-9"/>
        </w:rPr>
        <w:t xml:space="preserve"> </w:t>
      </w:r>
      <w:r>
        <w:t>timing-dependent</w:t>
      </w:r>
      <w:r>
        <w:rPr>
          <w:spacing w:val="-9"/>
        </w:rPr>
        <w:t xml:space="preserve"> </w:t>
      </w:r>
      <w:r>
        <w:t>plasticity.</w:t>
      </w:r>
      <w:r>
        <w:rPr>
          <w:spacing w:val="17"/>
        </w:rPr>
        <w:t xml:space="preserve"> </w:t>
      </w:r>
      <w:r>
        <w:rPr>
          <w:i/>
        </w:rPr>
        <w:t>The</w:t>
      </w:r>
      <w:r>
        <w:rPr>
          <w:i/>
          <w:spacing w:val="-9"/>
        </w:rPr>
        <w:t xml:space="preserve"> </w:t>
      </w:r>
      <w:r>
        <w:rPr>
          <w:i/>
        </w:rPr>
        <w:t>Journal</w:t>
      </w:r>
      <w:r>
        <w:rPr>
          <w:i/>
          <w:spacing w:val="-9"/>
        </w:rPr>
        <w:t xml:space="preserve"> </w:t>
      </w:r>
      <w:r>
        <w:rPr>
          <w:i/>
        </w:rPr>
        <w:t>of</w:t>
      </w:r>
      <w:r>
        <w:rPr>
          <w:i/>
          <w:spacing w:val="-9"/>
        </w:rPr>
        <w:t xml:space="preserve"> </w:t>
      </w:r>
      <w:r>
        <w:rPr>
          <w:i/>
        </w:rPr>
        <w:t>Neuroscience</w:t>
      </w:r>
      <w:r>
        <w:t>,</w:t>
      </w:r>
      <w:r>
        <w:rPr>
          <w:spacing w:val="-9"/>
        </w:rPr>
        <w:t xml:space="preserve"> </w:t>
      </w:r>
      <w:r>
        <w:rPr>
          <w:i/>
        </w:rPr>
        <w:t>28</w:t>
      </w:r>
      <w:r>
        <w:t>(13),</w:t>
      </w:r>
      <w:r>
        <w:rPr>
          <w:spacing w:val="-9"/>
        </w:rPr>
        <w:t xml:space="preserve"> </w:t>
      </w:r>
      <w:r>
        <w:t>3310– 3323.</w:t>
      </w:r>
      <w:r>
        <w:rPr>
          <w:spacing w:val="40"/>
        </w:rPr>
        <w:t xml:space="preserve"> </w:t>
      </w:r>
      <w:r>
        <w:t xml:space="preserve">Retrieved from </w:t>
      </w:r>
      <w:hyperlink r:id="rId97">
        <w:r>
          <w:rPr>
            <w:rFonts w:ascii="Courier New" w:hAnsi="Courier New"/>
          </w:rPr>
          <w:t>http://www.ncbi.nlm.nih.gov/pubmed/18367598</w:t>
        </w:r>
      </w:hyperlink>
    </w:p>
    <w:p w14:paraId="7BF79469" w14:textId="77777777" w:rsidR="00A529FC" w:rsidRDefault="00000000">
      <w:pPr>
        <w:pStyle w:val="BodyText"/>
        <w:spacing w:line="235" w:lineRule="exact"/>
        <w:ind w:left="120"/>
        <w:jc w:val="both"/>
      </w:pPr>
      <w:r>
        <w:t>Villarreal,</w:t>
      </w:r>
      <w:r>
        <w:rPr>
          <w:spacing w:val="7"/>
        </w:rPr>
        <w:t xml:space="preserve"> </w:t>
      </w:r>
      <w:r>
        <w:t>D.</w:t>
      </w:r>
      <w:r>
        <w:rPr>
          <w:spacing w:val="5"/>
        </w:rPr>
        <w:t xml:space="preserve"> </w:t>
      </w:r>
      <w:r>
        <w:t>M.,</w:t>
      </w:r>
      <w:r>
        <w:rPr>
          <w:spacing w:val="8"/>
        </w:rPr>
        <w:t xml:space="preserve"> </w:t>
      </w:r>
      <w:r>
        <w:t>Gross,</w:t>
      </w:r>
      <w:r>
        <w:rPr>
          <w:spacing w:val="7"/>
        </w:rPr>
        <w:t xml:space="preserve"> </w:t>
      </w:r>
      <w:r>
        <w:t>A.</w:t>
      </w:r>
      <w:r>
        <w:rPr>
          <w:spacing w:val="5"/>
        </w:rPr>
        <w:t xml:space="preserve"> </w:t>
      </w:r>
      <w:r>
        <w:t>L.,</w:t>
      </w:r>
      <w:r>
        <w:rPr>
          <w:spacing w:val="5"/>
        </w:rPr>
        <w:t xml:space="preserve"> </w:t>
      </w:r>
      <w:r>
        <w:t>&amp;</w:t>
      </w:r>
      <w:r>
        <w:rPr>
          <w:spacing w:val="5"/>
        </w:rPr>
        <w:t xml:space="preserve"> </w:t>
      </w:r>
      <w:r>
        <w:t>Derrick,</w:t>
      </w:r>
      <w:r>
        <w:rPr>
          <w:spacing w:val="8"/>
        </w:rPr>
        <w:t xml:space="preserve"> </w:t>
      </w:r>
      <w:r>
        <w:t>B.</w:t>
      </w:r>
      <w:r>
        <w:rPr>
          <w:spacing w:val="5"/>
        </w:rPr>
        <w:t xml:space="preserve"> </w:t>
      </w:r>
      <w:r>
        <w:t>E.</w:t>
      </w:r>
      <w:r>
        <w:rPr>
          <w:spacing w:val="50"/>
        </w:rPr>
        <w:t xml:space="preserve"> </w:t>
      </w:r>
      <w:r>
        <w:t>(2007).</w:t>
      </w:r>
      <w:r>
        <w:rPr>
          <w:spacing w:val="50"/>
        </w:rPr>
        <w:t xml:space="preserve"> </w:t>
      </w:r>
      <w:r>
        <w:t>Modulation</w:t>
      </w:r>
      <w:r>
        <w:rPr>
          <w:spacing w:val="5"/>
        </w:rPr>
        <w:t xml:space="preserve"> </w:t>
      </w:r>
      <w:r>
        <w:t>of</w:t>
      </w:r>
      <w:r>
        <w:rPr>
          <w:spacing w:val="5"/>
        </w:rPr>
        <w:t xml:space="preserve"> </w:t>
      </w:r>
      <w:r>
        <w:t>CA3</w:t>
      </w:r>
      <w:r>
        <w:rPr>
          <w:spacing w:val="5"/>
        </w:rPr>
        <w:t xml:space="preserve"> </w:t>
      </w:r>
      <w:r>
        <w:t>Afferent</w:t>
      </w:r>
      <w:r>
        <w:rPr>
          <w:spacing w:val="5"/>
        </w:rPr>
        <w:t xml:space="preserve"> </w:t>
      </w:r>
      <w:r>
        <w:t>Inputs</w:t>
      </w:r>
      <w:r>
        <w:rPr>
          <w:spacing w:val="4"/>
        </w:rPr>
        <w:t xml:space="preserve"> </w:t>
      </w:r>
      <w:r>
        <w:t>by</w:t>
      </w:r>
      <w:r>
        <w:rPr>
          <w:spacing w:val="5"/>
        </w:rPr>
        <w:t xml:space="preserve"> </w:t>
      </w:r>
      <w:r>
        <w:rPr>
          <w:spacing w:val="-2"/>
        </w:rPr>
        <w:t>Novelty</w:t>
      </w:r>
    </w:p>
    <w:p w14:paraId="640569A4" w14:textId="77777777" w:rsidR="00A529FC" w:rsidRDefault="00000000">
      <w:pPr>
        <w:spacing w:before="18"/>
        <w:ind w:left="665"/>
      </w:pPr>
      <w:r>
        <w:t>and</w:t>
      </w:r>
      <w:r>
        <w:rPr>
          <w:spacing w:val="-13"/>
        </w:rPr>
        <w:t xml:space="preserve"> </w:t>
      </w:r>
      <w:r>
        <w:t>Theta</w:t>
      </w:r>
      <w:r>
        <w:rPr>
          <w:spacing w:val="-13"/>
        </w:rPr>
        <w:t xml:space="preserve"> </w:t>
      </w:r>
      <w:r>
        <w:t>Rhythm.</w:t>
      </w:r>
      <w:r>
        <w:rPr>
          <w:spacing w:val="3"/>
        </w:rPr>
        <w:t xml:space="preserve"> </w:t>
      </w:r>
      <w:r>
        <w:rPr>
          <w:i/>
        </w:rPr>
        <w:t>Journal</w:t>
      </w:r>
      <w:r>
        <w:rPr>
          <w:i/>
          <w:spacing w:val="-13"/>
        </w:rPr>
        <w:t xml:space="preserve"> </w:t>
      </w:r>
      <w:r>
        <w:rPr>
          <w:i/>
        </w:rPr>
        <w:t>of</w:t>
      </w:r>
      <w:r>
        <w:rPr>
          <w:i/>
          <w:spacing w:val="-12"/>
        </w:rPr>
        <w:t xml:space="preserve"> </w:t>
      </w:r>
      <w:r>
        <w:rPr>
          <w:i/>
        </w:rPr>
        <w:t>Neuroscience</w:t>
      </w:r>
      <w:r>
        <w:t>,</w:t>
      </w:r>
      <w:r>
        <w:rPr>
          <w:spacing w:val="-12"/>
        </w:rPr>
        <w:t xml:space="preserve"> </w:t>
      </w:r>
      <w:r>
        <w:rPr>
          <w:i/>
        </w:rPr>
        <w:t>27</w:t>
      </w:r>
      <w:r>
        <w:t>(49),</w:t>
      </w:r>
      <w:r>
        <w:rPr>
          <w:spacing w:val="-12"/>
        </w:rPr>
        <w:t xml:space="preserve"> </w:t>
      </w:r>
      <w:r>
        <w:t>13457–13467.</w:t>
      </w:r>
      <w:r>
        <w:rPr>
          <w:spacing w:val="3"/>
        </w:rPr>
        <w:t xml:space="preserve"> </w:t>
      </w:r>
      <w:r>
        <w:t>doi:</w:t>
      </w:r>
      <w:r>
        <w:rPr>
          <w:spacing w:val="1"/>
        </w:rPr>
        <w:t xml:space="preserve"> </w:t>
      </w:r>
      <w:r>
        <w:rPr>
          <w:spacing w:val="-2"/>
        </w:rPr>
        <w:t>10.1523/JNEUROSCI.3702</w:t>
      </w:r>
    </w:p>
    <w:p w14:paraId="3EB2AF31" w14:textId="77777777" w:rsidR="00A529FC" w:rsidRDefault="00000000">
      <w:pPr>
        <w:pStyle w:val="BodyText"/>
        <w:spacing w:before="18"/>
        <w:ind w:left="665"/>
      </w:pPr>
      <w:r>
        <w:rPr>
          <w:w w:val="95"/>
        </w:rPr>
        <w:t>-</w:t>
      </w:r>
      <w:r>
        <w:rPr>
          <w:spacing w:val="-2"/>
        </w:rPr>
        <w:t>07.2007</w:t>
      </w:r>
    </w:p>
    <w:p w14:paraId="67F7B2E1" w14:textId="77777777" w:rsidR="00A529FC" w:rsidRDefault="00000000">
      <w:pPr>
        <w:pStyle w:val="BodyText"/>
        <w:spacing w:before="18" w:line="256" w:lineRule="auto"/>
        <w:ind w:left="665" w:right="119" w:hanging="546"/>
        <w:jc w:val="both"/>
        <w:rPr>
          <w:rFonts w:ascii="Courier New" w:hAnsi="Courier New"/>
        </w:rPr>
      </w:pPr>
      <w:r>
        <w:rPr>
          <w:w w:val="95"/>
        </w:rPr>
        <w:t>Vinogradova, O. S. (2001). Hippocampus as comparator:</w:t>
      </w:r>
      <w:r>
        <w:rPr>
          <w:spacing w:val="31"/>
        </w:rPr>
        <w:t xml:space="preserve"> </w:t>
      </w:r>
      <w:r>
        <w:rPr>
          <w:w w:val="95"/>
        </w:rPr>
        <w:t xml:space="preserve">Role of the two input and two output systems of the </w:t>
      </w:r>
      <w:r>
        <w:t>hippocampus</w:t>
      </w:r>
      <w:r>
        <w:rPr>
          <w:spacing w:val="-5"/>
        </w:rPr>
        <w:t xml:space="preserve"> </w:t>
      </w:r>
      <w:r>
        <w:t>in</w:t>
      </w:r>
      <w:r>
        <w:rPr>
          <w:spacing w:val="-5"/>
        </w:rPr>
        <w:t xml:space="preserve"> </w:t>
      </w:r>
      <w:r>
        <w:t>selection</w:t>
      </w:r>
      <w:r>
        <w:rPr>
          <w:spacing w:val="-5"/>
        </w:rPr>
        <w:t xml:space="preserve"> </w:t>
      </w:r>
      <w:r>
        <w:t>and</w:t>
      </w:r>
      <w:r>
        <w:rPr>
          <w:spacing w:val="-5"/>
        </w:rPr>
        <w:t xml:space="preserve"> </w:t>
      </w:r>
      <w:r>
        <w:t>registration</w:t>
      </w:r>
      <w:r>
        <w:rPr>
          <w:spacing w:val="-5"/>
        </w:rPr>
        <w:t xml:space="preserve"> </w:t>
      </w:r>
      <w:r>
        <w:t>of</w:t>
      </w:r>
      <w:r>
        <w:rPr>
          <w:spacing w:val="-5"/>
        </w:rPr>
        <w:t xml:space="preserve"> </w:t>
      </w:r>
      <w:r>
        <w:t>information.</w:t>
      </w:r>
      <w:r>
        <w:rPr>
          <w:spacing w:val="25"/>
        </w:rPr>
        <w:t xml:space="preserve"> </w:t>
      </w:r>
      <w:r>
        <w:rPr>
          <w:i/>
        </w:rPr>
        <w:t>Hippocampus</w:t>
      </w:r>
      <w:r>
        <w:t>,</w:t>
      </w:r>
      <w:r>
        <w:rPr>
          <w:spacing w:val="-4"/>
        </w:rPr>
        <w:t xml:space="preserve"> </w:t>
      </w:r>
      <w:r>
        <w:rPr>
          <w:i/>
        </w:rPr>
        <w:t>11</w:t>
      </w:r>
      <w:r>
        <w:t>(5),</w:t>
      </w:r>
      <w:r>
        <w:rPr>
          <w:spacing w:val="-5"/>
        </w:rPr>
        <w:t xml:space="preserve"> </w:t>
      </w:r>
      <w:r>
        <w:t>578–598.</w:t>
      </w:r>
      <w:r>
        <w:rPr>
          <w:spacing w:val="25"/>
        </w:rPr>
        <w:t xml:space="preserve"> </w:t>
      </w:r>
      <w:r>
        <w:t xml:space="preserve">Retrieved from </w:t>
      </w:r>
      <w:hyperlink r:id="rId98">
        <w:r>
          <w:rPr>
            <w:rFonts w:ascii="Courier New" w:hAnsi="Courier New"/>
          </w:rPr>
          <w:t>http://www.ncbi.nlm.nih.gov/pubmed/11732710</w:t>
        </w:r>
      </w:hyperlink>
    </w:p>
    <w:p w14:paraId="249657E7" w14:textId="77777777" w:rsidR="00A529FC" w:rsidRDefault="00000000" w:rsidP="007576F6">
      <w:pPr>
        <w:pStyle w:val="BodyText"/>
        <w:spacing w:line="235" w:lineRule="exact"/>
        <w:ind w:left="120"/>
        <w:jc w:val="both"/>
      </w:pPr>
      <w:r>
        <w:rPr>
          <w:spacing w:val="-2"/>
        </w:rPr>
        <w:t>Wallenstein,</w:t>
      </w:r>
      <w:r>
        <w:rPr>
          <w:spacing w:val="-4"/>
        </w:rPr>
        <w:t xml:space="preserve"> </w:t>
      </w:r>
      <w:r>
        <w:rPr>
          <w:spacing w:val="-2"/>
        </w:rPr>
        <w:t>G.</w:t>
      </w:r>
      <w:r>
        <w:rPr>
          <w:spacing w:val="-5"/>
        </w:rPr>
        <w:t xml:space="preserve"> </w:t>
      </w:r>
      <w:r>
        <w:rPr>
          <w:spacing w:val="-2"/>
        </w:rPr>
        <w:t>V.,</w:t>
      </w:r>
      <w:r>
        <w:rPr>
          <w:spacing w:val="-4"/>
        </w:rPr>
        <w:t xml:space="preserve"> </w:t>
      </w:r>
      <w:r>
        <w:rPr>
          <w:spacing w:val="-2"/>
        </w:rPr>
        <w:t>&amp;</w:t>
      </w:r>
      <w:r>
        <w:rPr>
          <w:spacing w:val="-5"/>
        </w:rPr>
        <w:t xml:space="preserve"> </w:t>
      </w:r>
      <w:r>
        <w:rPr>
          <w:spacing w:val="-2"/>
        </w:rPr>
        <w:t>Hasselmo,</w:t>
      </w:r>
      <w:r>
        <w:rPr>
          <w:spacing w:val="-3"/>
        </w:rPr>
        <w:t xml:space="preserve"> </w:t>
      </w:r>
      <w:r>
        <w:rPr>
          <w:spacing w:val="-2"/>
        </w:rPr>
        <w:t>M.</w:t>
      </w:r>
      <w:r>
        <w:rPr>
          <w:spacing w:val="-5"/>
        </w:rPr>
        <w:t xml:space="preserve"> </w:t>
      </w:r>
      <w:r>
        <w:rPr>
          <w:spacing w:val="-2"/>
        </w:rPr>
        <w:t>E.</w:t>
      </w:r>
      <w:r>
        <w:rPr>
          <w:spacing w:val="15"/>
        </w:rPr>
        <w:t xml:space="preserve"> </w:t>
      </w:r>
      <w:r>
        <w:rPr>
          <w:spacing w:val="-2"/>
        </w:rPr>
        <w:t>(1997).</w:t>
      </w:r>
      <w:r>
        <w:rPr>
          <w:spacing w:val="14"/>
        </w:rPr>
        <w:t xml:space="preserve"> </w:t>
      </w:r>
      <w:r>
        <w:rPr>
          <w:spacing w:val="-2"/>
        </w:rPr>
        <w:t>GABAergic</w:t>
      </w:r>
      <w:r>
        <w:rPr>
          <w:spacing w:val="-4"/>
        </w:rPr>
        <w:t xml:space="preserve"> </w:t>
      </w:r>
      <w:r>
        <w:rPr>
          <w:spacing w:val="-2"/>
        </w:rPr>
        <w:t>modulation</w:t>
      </w:r>
      <w:r>
        <w:rPr>
          <w:spacing w:val="-5"/>
        </w:rPr>
        <w:t xml:space="preserve"> </w:t>
      </w:r>
      <w:r>
        <w:rPr>
          <w:spacing w:val="-2"/>
        </w:rPr>
        <w:t>of</w:t>
      </w:r>
      <w:r>
        <w:rPr>
          <w:spacing w:val="-4"/>
        </w:rPr>
        <w:t xml:space="preserve"> </w:t>
      </w:r>
      <w:r>
        <w:rPr>
          <w:spacing w:val="-2"/>
        </w:rPr>
        <w:t>hippocampal</w:t>
      </w:r>
      <w:r>
        <w:rPr>
          <w:spacing w:val="-5"/>
        </w:rPr>
        <w:t xml:space="preserve"> </w:t>
      </w:r>
      <w:r>
        <w:rPr>
          <w:spacing w:val="-2"/>
        </w:rPr>
        <w:t>population</w:t>
      </w:r>
      <w:r>
        <w:rPr>
          <w:spacing w:val="-4"/>
        </w:rPr>
        <w:t xml:space="preserve"> </w:t>
      </w:r>
      <w:r>
        <w:rPr>
          <w:spacing w:val="-2"/>
        </w:rPr>
        <w:t>activity:</w:t>
      </w:r>
    </w:p>
    <w:p w14:paraId="36B6FD8E" w14:textId="77777777" w:rsidR="00A529FC" w:rsidRDefault="00000000">
      <w:pPr>
        <w:pStyle w:val="BodyText"/>
        <w:spacing w:before="18" w:line="256" w:lineRule="auto"/>
        <w:ind w:left="665" w:right="118"/>
        <w:jc w:val="both"/>
        <w:rPr>
          <w:rFonts w:ascii="Courier New"/>
        </w:rPr>
      </w:pPr>
      <w:r>
        <w:t>Sequence</w:t>
      </w:r>
      <w:r>
        <w:rPr>
          <w:spacing w:val="-6"/>
        </w:rPr>
        <w:t xml:space="preserve"> </w:t>
      </w:r>
      <w:r>
        <w:t>learning,</w:t>
      </w:r>
      <w:r>
        <w:rPr>
          <w:spacing w:val="-6"/>
        </w:rPr>
        <w:t xml:space="preserve"> </w:t>
      </w:r>
      <w:r>
        <w:t>place</w:t>
      </w:r>
      <w:r>
        <w:rPr>
          <w:spacing w:val="-6"/>
        </w:rPr>
        <w:t xml:space="preserve"> </w:t>
      </w:r>
      <w:r>
        <w:t>field</w:t>
      </w:r>
      <w:r>
        <w:rPr>
          <w:spacing w:val="-6"/>
        </w:rPr>
        <w:t xml:space="preserve"> </w:t>
      </w:r>
      <w:r>
        <w:t>development,</w:t>
      </w:r>
      <w:r>
        <w:rPr>
          <w:spacing w:val="-5"/>
        </w:rPr>
        <w:t xml:space="preserve"> </w:t>
      </w:r>
      <w:r>
        <w:t>and</w:t>
      </w:r>
      <w:r>
        <w:rPr>
          <w:spacing w:val="-6"/>
        </w:rPr>
        <w:t xml:space="preserve"> </w:t>
      </w:r>
      <w:r>
        <w:t>the</w:t>
      </w:r>
      <w:r>
        <w:rPr>
          <w:spacing w:val="-6"/>
        </w:rPr>
        <w:t xml:space="preserve"> </w:t>
      </w:r>
      <w:r>
        <w:t>phase</w:t>
      </w:r>
      <w:r>
        <w:rPr>
          <w:spacing w:val="-6"/>
        </w:rPr>
        <w:t xml:space="preserve"> </w:t>
      </w:r>
      <w:r>
        <w:t>precession</w:t>
      </w:r>
      <w:r>
        <w:rPr>
          <w:spacing w:val="-6"/>
        </w:rPr>
        <w:t xml:space="preserve"> </w:t>
      </w:r>
      <w:r>
        <w:t>effect.</w:t>
      </w:r>
      <w:r>
        <w:rPr>
          <w:spacing w:val="24"/>
        </w:rPr>
        <w:t xml:space="preserve"> </w:t>
      </w:r>
      <w:r>
        <w:rPr>
          <w:i/>
        </w:rPr>
        <w:t>Journal</w:t>
      </w:r>
      <w:r>
        <w:rPr>
          <w:i/>
          <w:spacing w:val="-6"/>
        </w:rPr>
        <w:t xml:space="preserve"> </w:t>
      </w:r>
      <w:r>
        <w:rPr>
          <w:i/>
        </w:rPr>
        <w:t>of</w:t>
      </w:r>
      <w:r>
        <w:rPr>
          <w:i/>
          <w:spacing w:val="-6"/>
        </w:rPr>
        <w:t xml:space="preserve"> </w:t>
      </w:r>
      <w:r>
        <w:rPr>
          <w:i/>
        </w:rPr>
        <w:t>neurophysi- ology</w:t>
      </w:r>
      <w:r>
        <w:t xml:space="preserve">, </w:t>
      </w:r>
      <w:r>
        <w:rPr>
          <w:i/>
        </w:rPr>
        <w:t>78</w:t>
      </w:r>
      <w:r>
        <w:t>, 393.</w:t>
      </w:r>
      <w:r>
        <w:rPr>
          <w:spacing w:val="40"/>
        </w:rPr>
        <w:t xml:space="preserve"> </w:t>
      </w:r>
      <w:r>
        <w:t xml:space="preserve">Retrieved from </w:t>
      </w:r>
      <w:hyperlink r:id="rId99">
        <w:r>
          <w:rPr>
            <w:rFonts w:ascii="Courier New"/>
          </w:rPr>
          <w:t>http://www.ncbi.nlm.nih.gov/pubmed/9242288</w:t>
        </w:r>
      </w:hyperlink>
    </w:p>
    <w:p w14:paraId="2529F2C0" w14:textId="77777777" w:rsidR="00A529FC" w:rsidRDefault="00000000" w:rsidP="007576F6">
      <w:pPr>
        <w:pStyle w:val="BodyText"/>
        <w:spacing w:line="235" w:lineRule="exact"/>
        <w:ind w:left="120"/>
        <w:jc w:val="both"/>
        <w:rPr>
          <w:i/>
        </w:rPr>
      </w:pPr>
      <w:r>
        <w:t>Whittington,</w:t>
      </w:r>
      <w:r>
        <w:rPr>
          <w:spacing w:val="15"/>
        </w:rPr>
        <w:t xml:space="preserve"> </w:t>
      </w:r>
      <w:r>
        <w:t>J.</w:t>
      </w:r>
      <w:r>
        <w:rPr>
          <w:spacing w:val="11"/>
        </w:rPr>
        <w:t xml:space="preserve"> </w:t>
      </w:r>
      <w:r>
        <w:t>C.</w:t>
      </w:r>
      <w:r>
        <w:rPr>
          <w:spacing w:val="12"/>
        </w:rPr>
        <w:t xml:space="preserve"> </w:t>
      </w:r>
      <w:r>
        <w:t>R.,</w:t>
      </w:r>
      <w:r>
        <w:rPr>
          <w:spacing w:val="11"/>
        </w:rPr>
        <w:t xml:space="preserve"> </w:t>
      </w:r>
      <w:r>
        <w:t>&amp;</w:t>
      </w:r>
      <w:r>
        <w:rPr>
          <w:spacing w:val="11"/>
        </w:rPr>
        <w:t xml:space="preserve"> </w:t>
      </w:r>
      <w:r>
        <w:t>Bogacz,</w:t>
      </w:r>
      <w:r>
        <w:rPr>
          <w:spacing w:val="16"/>
        </w:rPr>
        <w:t xml:space="preserve"> </w:t>
      </w:r>
      <w:r>
        <w:t>R.</w:t>
      </w:r>
      <w:r>
        <w:rPr>
          <w:spacing w:val="69"/>
        </w:rPr>
        <w:t xml:space="preserve"> </w:t>
      </w:r>
      <w:r>
        <w:t>(2019).</w:t>
      </w:r>
      <w:r>
        <w:rPr>
          <w:spacing w:val="70"/>
        </w:rPr>
        <w:t xml:space="preserve"> </w:t>
      </w:r>
      <w:r>
        <w:t>Theories</w:t>
      </w:r>
      <w:r>
        <w:rPr>
          <w:spacing w:val="11"/>
        </w:rPr>
        <w:t xml:space="preserve"> </w:t>
      </w:r>
      <w:r>
        <w:t>of</w:t>
      </w:r>
      <w:r>
        <w:rPr>
          <w:spacing w:val="12"/>
        </w:rPr>
        <w:t xml:space="preserve"> </w:t>
      </w:r>
      <w:r>
        <w:t>error</w:t>
      </w:r>
      <w:r>
        <w:rPr>
          <w:spacing w:val="11"/>
        </w:rPr>
        <w:t xml:space="preserve"> </w:t>
      </w:r>
      <w:r>
        <w:t>back-propagation</w:t>
      </w:r>
      <w:r>
        <w:rPr>
          <w:spacing w:val="11"/>
        </w:rPr>
        <w:t xml:space="preserve"> </w:t>
      </w:r>
      <w:r>
        <w:t>in</w:t>
      </w:r>
      <w:r>
        <w:rPr>
          <w:spacing w:val="12"/>
        </w:rPr>
        <w:t xml:space="preserve"> </w:t>
      </w:r>
      <w:r>
        <w:t>the</w:t>
      </w:r>
      <w:r>
        <w:rPr>
          <w:spacing w:val="11"/>
        </w:rPr>
        <w:t xml:space="preserve"> </w:t>
      </w:r>
      <w:r>
        <w:t>brain.</w:t>
      </w:r>
      <w:r>
        <w:rPr>
          <w:spacing w:val="70"/>
        </w:rPr>
        <w:t xml:space="preserve"> </w:t>
      </w:r>
      <w:r>
        <w:rPr>
          <w:i/>
        </w:rPr>
        <w:t>Trends</w:t>
      </w:r>
      <w:r>
        <w:rPr>
          <w:i/>
          <w:spacing w:val="11"/>
        </w:rPr>
        <w:t xml:space="preserve"> </w:t>
      </w:r>
      <w:r>
        <w:rPr>
          <w:i/>
          <w:spacing w:val="-5"/>
        </w:rPr>
        <w:t>in</w:t>
      </w:r>
    </w:p>
    <w:p w14:paraId="55527223" w14:textId="77777777" w:rsidR="00A529FC" w:rsidRDefault="00000000">
      <w:pPr>
        <w:spacing w:before="18"/>
        <w:ind w:left="665"/>
        <w:jc w:val="both"/>
      </w:pPr>
      <w:r>
        <w:rPr>
          <w:i/>
        </w:rPr>
        <w:t>Cognitive</w:t>
      </w:r>
      <w:r>
        <w:rPr>
          <w:i/>
          <w:spacing w:val="-8"/>
        </w:rPr>
        <w:t xml:space="preserve"> </w:t>
      </w:r>
      <w:r>
        <w:rPr>
          <w:i/>
        </w:rPr>
        <w:t>Sciences</w:t>
      </w:r>
      <w:r>
        <w:t>,</w:t>
      </w:r>
      <w:r>
        <w:rPr>
          <w:spacing w:val="-8"/>
        </w:rPr>
        <w:t xml:space="preserve"> </w:t>
      </w:r>
      <w:r>
        <w:rPr>
          <w:i/>
        </w:rPr>
        <w:t>23</w:t>
      </w:r>
      <w:r>
        <w:t>(3),</w:t>
      </w:r>
      <w:r>
        <w:rPr>
          <w:spacing w:val="-7"/>
        </w:rPr>
        <w:t xml:space="preserve"> </w:t>
      </w:r>
      <w:r>
        <w:t>235–250.</w:t>
      </w:r>
      <w:r>
        <w:rPr>
          <w:spacing w:val="13"/>
        </w:rPr>
        <w:t xml:space="preserve"> </w:t>
      </w:r>
      <w:r>
        <w:t>doi:</w:t>
      </w:r>
      <w:r>
        <w:rPr>
          <w:spacing w:val="4"/>
        </w:rPr>
        <w:t xml:space="preserve"> </w:t>
      </w:r>
      <w:r>
        <w:rPr>
          <w:spacing w:val="-2"/>
        </w:rPr>
        <w:t>10.1016/j.tics.2018.12.005</w:t>
      </w:r>
    </w:p>
    <w:p w14:paraId="56F18001" w14:textId="77777777" w:rsidR="00A529FC" w:rsidRDefault="00000000">
      <w:pPr>
        <w:spacing w:before="18" w:line="256" w:lineRule="auto"/>
        <w:ind w:left="665" w:right="118" w:hanging="546"/>
        <w:jc w:val="both"/>
      </w:pPr>
      <w:r>
        <w:t>Widrow,</w:t>
      </w:r>
      <w:r>
        <w:rPr>
          <w:spacing w:val="-4"/>
        </w:rPr>
        <w:t xml:space="preserve"> </w:t>
      </w:r>
      <w:r>
        <w:t>B.,</w:t>
      </w:r>
      <w:r>
        <w:rPr>
          <w:spacing w:val="-5"/>
        </w:rPr>
        <w:t xml:space="preserve"> </w:t>
      </w:r>
      <w:r>
        <w:t>&amp;</w:t>
      </w:r>
      <w:r>
        <w:rPr>
          <w:spacing w:val="-5"/>
        </w:rPr>
        <w:t xml:space="preserve"> </w:t>
      </w:r>
      <w:r>
        <w:t>Hoff,</w:t>
      </w:r>
      <w:r>
        <w:rPr>
          <w:spacing w:val="-4"/>
        </w:rPr>
        <w:t xml:space="preserve"> </w:t>
      </w:r>
      <w:r>
        <w:t>M.</w:t>
      </w:r>
      <w:r>
        <w:rPr>
          <w:spacing w:val="-5"/>
        </w:rPr>
        <w:t xml:space="preserve"> </w:t>
      </w:r>
      <w:r>
        <w:t>E.</w:t>
      </w:r>
      <w:r>
        <w:rPr>
          <w:spacing w:val="26"/>
        </w:rPr>
        <w:t xml:space="preserve"> </w:t>
      </w:r>
      <w:r>
        <w:t>(1960).</w:t>
      </w:r>
      <w:r>
        <w:rPr>
          <w:spacing w:val="25"/>
        </w:rPr>
        <w:t xml:space="preserve"> </w:t>
      </w:r>
      <w:r>
        <w:t>Adaptive</w:t>
      </w:r>
      <w:r>
        <w:rPr>
          <w:spacing w:val="-5"/>
        </w:rPr>
        <w:t xml:space="preserve"> </w:t>
      </w:r>
      <w:r>
        <w:t>Switching</w:t>
      </w:r>
      <w:r>
        <w:rPr>
          <w:spacing w:val="-5"/>
        </w:rPr>
        <w:t xml:space="preserve"> </w:t>
      </w:r>
      <w:r>
        <w:t>Circuits.</w:t>
      </w:r>
      <w:r>
        <w:rPr>
          <w:spacing w:val="26"/>
        </w:rPr>
        <w:t xml:space="preserve"> </w:t>
      </w:r>
      <w:r>
        <w:t>In</w:t>
      </w:r>
      <w:r>
        <w:rPr>
          <w:spacing w:val="-5"/>
        </w:rPr>
        <w:t xml:space="preserve"> </w:t>
      </w:r>
      <w:r>
        <w:rPr>
          <w:i/>
        </w:rPr>
        <w:t>Institute</w:t>
      </w:r>
      <w:r>
        <w:rPr>
          <w:i/>
          <w:spacing w:val="-5"/>
        </w:rPr>
        <w:t xml:space="preserve"> </w:t>
      </w:r>
      <w:r>
        <w:rPr>
          <w:i/>
        </w:rPr>
        <w:t>of</w:t>
      </w:r>
      <w:r>
        <w:rPr>
          <w:i/>
          <w:spacing w:val="-5"/>
        </w:rPr>
        <w:t xml:space="preserve"> </w:t>
      </w:r>
      <w:r>
        <w:rPr>
          <w:i/>
        </w:rPr>
        <w:t>Radio</w:t>
      </w:r>
      <w:r>
        <w:rPr>
          <w:i/>
          <w:spacing w:val="-5"/>
        </w:rPr>
        <w:t xml:space="preserve"> </w:t>
      </w:r>
      <w:r>
        <w:rPr>
          <w:i/>
        </w:rPr>
        <w:t>Engineers,</w:t>
      </w:r>
      <w:r>
        <w:rPr>
          <w:i/>
          <w:spacing w:val="-4"/>
        </w:rPr>
        <w:t xml:space="preserve"> </w:t>
      </w:r>
      <w:r>
        <w:rPr>
          <w:i/>
        </w:rPr>
        <w:t xml:space="preserve">Western Electronic Show and Convention, Convention Record, Part 4 </w:t>
      </w:r>
      <w:r>
        <w:t>(pp. 96–104).</w:t>
      </w:r>
    </w:p>
    <w:p w14:paraId="09C897A9" w14:textId="77777777" w:rsidR="00A529FC" w:rsidRDefault="00000000" w:rsidP="007576F6">
      <w:pPr>
        <w:pStyle w:val="BodyText"/>
        <w:spacing w:line="256" w:lineRule="auto"/>
        <w:ind w:left="665" w:right="117" w:hanging="546"/>
        <w:jc w:val="both"/>
      </w:pPr>
      <w:r>
        <w:t>Witter,</w:t>
      </w:r>
      <w:r>
        <w:rPr>
          <w:spacing w:val="-3"/>
        </w:rPr>
        <w:t xml:space="preserve"> </w:t>
      </w:r>
      <w:r>
        <w:t>M.</w:t>
      </w:r>
      <w:r>
        <w:rPr>
          <w:spacing w:val="-4"/>
        </w:rPr>
        <w:t xml:space="preserve"> </w:t>
      </w:r>
      <w:r>
        <w:t>P.,</w:t>
      </w:r>
      <w:r>
        <w:rPr>
          <w:spacing w:val="-3"/>
        </w:rPr>
        <w:t xml:space="preserve"> </w:t>
      </w:r>
      <w:r>
        <w:t>Doan,</w:t>
      </w:r>
      <w:r>
        <w:rPr>
          <w:spacing w:val="-3"/>
        </w:rPr>
        <w:t xml:space="preserve"> </w:t>
      </w:r>
      <w:r>
        <w:t>T.</w:t>
      </w:r>
      <w:r>
        <w:rPr>
          <w:spacing w:val="-4"/>
        </w:rPr>
        <w:t xml:space="preserve"> </w:t>
      </w:r>
      <w:r>
        <w:t>P.,</w:t>
      </w:r>
      <w:r>
        <w:rPr>
          <w:spacing w:val="-3"/>
        </w:rPr>
        <w:t xml:space="preserve"> </w:t>
      </w:r>
      <w:r>
        <w:t>Jacobsen,</w:t>
      </w:r>
      <w:r>
        <w:rPr>
          <w:spacing w:val="-3"/>
        </w:rPr>
        <w:t xml:space="preserve"> </w:t>
      </w:r>
      <w:r>
        <w:t>B.,</w:t>
      </w:r>
      <w:r>
        <w:rPr>
          <w:spacing w:val="-3"/>
        </w:rPr>
        <w:t xml:space="preserve"> </w:t>
      </w:r>
      <w:r>
        <w:t>Nilssen,</w:t>
      </w:r>
      <w:r>
        <w:rPr>
          <w:spacing w:val="-3"/>
        </w:rPr>
        <w:t xml:space="preserve"> </w:t>
      </w:r>
      <w:r>
        <w:t>E.</w:t>
      </w:r>
      <w:r>
        <w:rPr>
          <w:spacing w:val="-4"/>
        </w:rPr>
        <w:t xml:space="preserve"> </w:t>
      </w:r>
      <w:r>
        <w:t>S.,</w:t>
      </w:r>
      <w:r>
        <w:rPr>
          <w:spacing w:val="-4"/>
        </w:rPr>
        <w:t xml:space="preserve"> </w:t>
      </w:r>
      <w:r>
        <w:t>&amp;</w:t>
      </w:r>
      <w:r>
        <w:rPr>
          <w:spacing w:val="-4"/>
        </w:rPr>
        <w:t xml:space="preserve"> </w:t>
      </w:r>
      <w:r>
        <w:t>Ohara,</w:t>
      </w:r>
      <w:r>
        <w:rPr>
          <w:spacing w:val="-3"/>
        </w:rPr>
        <w:t xml:space="preserve"> </w:t>
      </w:r>
      <w:r>
        <w:t>S.</w:t>
      </w:r>
      <w:r>
        <w:rPr>
          <w:spacing w:val="28"/>
        </w:rPr>
        <w:t xml:space="preserve"> </w:t>
      </w:r>
      <w:r>
        <w:t>(2017).</w:t>
      </w:r>
      <w:r>
        <w:rPr>
          <w:spacing w:val="28"/>
        </w:rPr>
        <w:t xml:space="preserve"> </w:t>
      </w:r>
      <w:r>
        <w:t>Architecture</w:t>
      </w:r>
      <w:r>
        <w:rPr>
          <w:spacing w:val="-4"/>
        </w:rPr>
        <w:t xml:space="preserve"> </w:t>
      </w:r>
      <w:r>
        <w:t>of</w:t>
      </w:r>
      <w:r>
        <w:rPr>
          <w:spacing w:val="-4"/>
        </w:rPr>
        <w:t xml:space="preserve"> </w:t>
      </w:r>
      <w:r>
        <w:t>the</w:t>
      </w:r>
      <w:r>
        <w:rPr>
          <w:spacing w:val="-4"/>
        </w:rPr>
        <w:t xml:space="preserve"> </w:t>
      </w:r>
      <w:r>
        <w:t>entorhinal cortex</w:t>
      </w:r>
      <w:r>
        <w:rPr>
          <w:spacing w:val="-10"/>
        </w:rPr>
        <w:t xml:space="preserve"> </w:t>
      </w:r>
      <w:r>
        <w:t>A</w:t>
      </w:r>
      <w:r>
        <w:rPr>
          <w:spacing w:val="-10"/>
        </w:rPr>
        <w:t xml:space="preserve"> </w:t>
      </w:r>
      <w:r>
        <w:t>review</w:t>
      </w:r>
      <w:r>
        <w:rPr>
          <w:spacing w:val="-10"/>
        </w:rPr>
        <w:t xml:space="preserve"> </w:t>
      </w:r>
      <w:r>
        <w:t>of</w:t>
      </w:r>
      <w:r>
        <w:rPr>
          <w:spacing w:val="-10"/>
        </w:rPr>
        <w:t xml:space="preserve"> </w:t>
      </w:r>
      <w:r>
        <w:t>entorhinal</w:t>
      </w:r>
      <w:r>
        <w:rPr>
          <w:spacing w:val="-10"/>
        </w:rPr>
        <w:t xml:space="preserve"> </w:t>
      </w:r>
      <w:r>
        <w:t>anatomy</w:t>
      </w:r>
      <w:r>
        <w:rPr>
          <w:spacing w:val="-10"/>
        </w:rPr>
        <w:t xml:space="preserve"> </w:t>
      </w:r>
      <w:r>
        <w:t>in</w:t>
      </w:r>
      <w:r>
        <w:rPr>
          <w:spacing w:val="-10"/>
        </w:rPr>
        <w:t xml:space="preserve"> </w:t>
      </w:r>
      <w:r>
        <w:t>rodents</w:t>
      </w:r>
      <w:r>
        <w:rPr>
          <w:spacing w:val="-10"/>
        </w:rPr>
        <w:t xml:space="preserve"> </w:t>
      </w:r>
      <w:r>
        <w:t>with</w:t>
      </w:r>
      <w:r>
        <w:rPr>
          <w:spacing w:val="-10"/>
        </w:rPr>
        <w:t xml:space="preserve"> </w:t>
      </w:r>
      <w:r>
        <w:t>some</w:t>
      </w:r>
      <w:r>
        <w:rPr>
          <w:spacing w:val="-10"/>
        </w:rPr>
        <w:t xml:space="preserve"> </w:t>
      </w:r>
      <w:r>
        <w:t>comparative</w:t>
      </w:r>
      <w:r>
        <w:rPr>
          <w:spacing w:val="-10"/>
        </w:rPr>
        <w:t xml:space="preserve"> </w:t>
      </w:r>
      <w:r>
        <w:t>notes.</w:t>
      </w:r>
      <w:r>
        <w:rPr>
          <w:spacing w:val="12"/>
        </w:rPr>
        <w:t xml:space="preserve"> </w:t>
      </w:r>
      <w:r>
        <w:rPr>
          <w:i/>
        </w:rPr>
        <w:t>Frontiers</w:t>
      </w:r>
      <w:r>
        <w:rPr>
          <w:i/>
          <w:spacing w:val="-10"/>
        </w:rPr>
        <w:t xml:space="preserve"> </w:t>
      </w:r>
      <w:r>
        <w:rPr>
          <w:i/>
        </w:rPr>
        <w:t>in</w:t>
      </w:r>
      <w:r>
        <w:rPr>
          <w:i/>
          <w:spacing w:val="-10"/>
        </w:rPr>
        <w:t xml:space="preserve"> </w:t>
      </w:r>
      <w:r>
        <w:rPr>
          <w:i/>
        </w:rPr>
        <w:t>Systems Neuroscience</w:t>
      </w:r>
      <w:r>
        <w:t xml:space="preserve">, </w:t>
      </w:r>
      <w:r>
        <w:rPr>
          <w:i/>
        </w:rPr>
        <w:t>11</w:t>
      </w:r>
      <w:r>
        <w:t>. doi: 10.3389/fnsys.2017.00046</w:t>
      </w:r>
    </w:p>
    <w:p w14:paraId="6F6ED415" w14:textId="77777777" w:rsidR="00A529FC" w:rsidRDefault="00000000">
      <w:pPr>
        <w:pStyle w:val="BodyText"/>
        <w:spacing w:before="1" w:line="256" w:lineRule="auto"/>
        <w:ind w:left="665" w:right="119" w:hanging="546"/>
        <w:jc w:val="both"/>
      </w:pPr>
      <w:r>
        <w:t>Yassa, M.</w:t>
      </w:r>
      <w:r>
        <w:rPr>
          <w:spacing w:val="-1"/>
        </w:rPr>
        <w:t xml:space="preserve"> </w:t>
      </w:r>
      <w:r>
        <w:t>A.,</w:t>
      </w:r>
      <w:r>
        <w:rPr>
          <w:spacing w:val="-1"/>
        </w:rPr>
        <w:t xml:space="preserve"> </w:t>
      </w:r>
      <w:r>
        <w:t>&amp;</w:t>
      </w:r>
      <w:r>
        <w:rPr>
          <w:spacing w:val="-1"/>
        </w:rPr>
        <w:t xml:space="preserve"> </w:t>
      </w:r>
      <w:r>
        <w:t>Stark, C.</w:t>
      </w:r>
      <w:r>
        <w:rPr>
          <w:spacing w:val="-1"/>
        </w:rPr>
        <w:t xml:space="preserve"> </w:t>
      </w:r>
      <w:r>
        <w:t>E.</w:t>
      </w:r>
      <w:r>
        <w:rPr>
          <w:spacing w:val="-1"/>
        </w:rPr>
        <w:t xml:space="preserve"> </w:t>
      </w:r>
      <w:r>
        <w:t>L.</w:t>
      </w:r>
      <w:r>
        <w:rPr>
          <w:spacing w:val="37"/>
        </w:rPr>
        <w:t xml:space="preserve"> </w:t>
      </w:r>
      <w:r>
        <w:t>(2011).</w:t>
      </w:r>
      <w:r>
        <w:rPr>
          <w:spacing w:val="37"/>
        </w:rPr>
        <w:t xml:space="preserve"> </w:t>
      </w:r>
      <w:r>
        <w:t>Pattern</w:t>
      </w:r>
      <w:r>
        <w:rPr>
          <w:spacing w:val="-1"/>
        </w:rPr>
        <w:t xml:space="preserve"> </w:t>
      </w:r>
      <w:r>
        <w:t>separation</w:t>
      </w:r>
      <w:r>
        <w:rPr>
          <w:spacing w:val="-1"/>
        </w:rPr>
        <w:t xml:space="preserve"> </w:t>
      </w:r>
      <w:r>
        <w:t>in</w:t>
      </w:r>
      <w:r>
        <w:rPr>
          <w:spacing w:val="-1"/>
        </w:rPr>
        <w:t xml:space="preserve"> </w:t>
      </w:r>
      <w:r>
        <w:t>the</w:t>
      </w:r>
      <w:r>
        <w:rPr>
          <w:spacing w:val="-1"/>
        </w:rPr>
        <w:t xml:space="preserve"> </w:t>
      </w:r>
      <w:r>
        <w:t>hippocampus.</w:t>
      </w:r>
      <w:r>
        <w:rPr>
          <w:spacing w:val="37"/>
        </w:rPr>
        <w:t xml:space="preserve"> </w:t>
      </w:r>
      <w:r>
        <w:rPr>
          <w:i/>
        </w:rPr>
        <w:t>Trends</w:t>
      </w:r>
      <w:r>
        <w:rPr>
          <w:i/>
          <w:spacing w:val="-1"/>
        </w:rPr>
        <w:t xml:space="preserve"> </w:t>
      </w:r>
      <w:r>
        <w:rPr>
          <w:i/>
        </w:rPr>
        <w:t>in</w:t>
      </w:r>
      <w:r>
        <w:rPr>
          <w:i/>
          <w:spacing w:val="-1"/>
        </w:rPr>
        <w:t xml:space="preserve"> </w:t>
      </w:r>
      <w:r>
        <w:rPr>
          <w:i/>
        </w:rPr>
        <w:t>Neurosciences</w:t>
      </w:r>
      <w:r>
        <w:t xml:space="preserve">, </w:t>
      </w:r>
      <w:r>
        <w:rPr>
          <w:i/>
        </w:rPr>
        <w:t>34</w:t>
      </w:r>
      <w:r>
        <w:t>(10), 515–525. doi: 10.1016/j.tins.2011.06.006</w:t>
      </w:r>
    </w:p>
    <w:p w14:paraId="09CB117C" w14:textId="77777777" w:rsidR="00A529FC" w:rsidRDefault="00000000" w:rsidP="007576F6">
      <w:pPr>
        <w:spacing w:before="1" w:line="256" w:lineRule="auto"/>
        <w:ind w:left="665" w:right="119" w:hanging="546"/>
        <w:jc w:val="both"/>
        <w:rPr>
          <w:rFonts w:ascii="Courier New" w:hAnsi="Courier New"/>
        </w:rPr>
      </w:pPr>
      <w:r>
        <w:t>Yeckel, M.</w:t>
      </w:r>
      <w:r>
        <w:rPr>
          <w:spacing w:val="-2"/>
        </w:rPr>
        <w:t xml:space="preserve"> </w:t>
      </w:r>
      <w:r>
        <w:t>F.,</w:t>
      </w:r>
      <w:r>
        <w:rPr>
          <w:spacing w:val="-2"/>
        </w:rPr>
        <w:t xml:space="preserve"> </w:t>
      </w:r>
      <w:r>
        <w:t>&amp;</w:t>
      </w:r>
      <w:r>
        <w:rPr>
          <w:spacing w:val="-2"/>
        </w:rPr>
        <w:t xml:space="preserve"> </w:t>
      </w:r>
      <w:r>
        <w:t>Berger, T.</w:t>
      </w:r>
      <w:r>
        <w:rPr>
          <w:spacing w:val="-2"/>
        </w:rPr>
        <w:t xml:space="preserve"> </w:t>
      </w:r>
      <w:r>
        <w:t>W.</w:t>
      </w:r>
      <w:r>
        <w:rPr>
          <w:spacing w:val="37"/>
        </w:rPr>
        <w:t xml:space="preserve"> </w:t>
      </w:r>
      <w:r>
        <w:t>(1990).</w:t>
      </w:r>
      <w:r>
        <w:rPr>
          <w:spacing w:val="37"/>
        </w:rPr>
        <w:t xml:space="preserve"> </w:t>
      </w:r>
      <w:r>
        <w:t>Feedforward</w:t>
      </w:r>
      <w:r>
        <w:rPr>
          <w:spacing w:val="-2"/>
        </w:rPr>
        <w:t xml:space="preserve"> </w:t>
      </w:r>
      <w:r>
        <w:t>excitation</w:t>
      </w:r>
      <w:r>
        <w:rPr>
          <w:spacing w:val="-2"/>
        </w:rPr>
        <w:t xml:space="preserve"> </w:t>
      </w:r>
      <w:r>
        <w:t>of</w:t>
      </w:r>
      <w:r>
        <w:rPr>
          <w:spacing w:val="-2"/>
        </w:rPr>
        <w:t xml:space="preserve"> </w:t>
      </w:r>
      <w:r>
        <w:t>the</w:t>
      </w:r>
      <w:r>
        <w:rPr>
          <w:spacing w:val="-2"/>
        </w:rPr>
        <w:t xml:space="preserve"> </w:t>
      </w:r>
      <w:r>
        <w:t>hippocampus</w:t>
      </w:r>
      <w:r>
        <w:rPr>
          <w:spacing w:val="-2"/>
        </w:rPr>
        <w:t xml:space="preserve"> </w:t>
      </w:r>
      <w:r>
        <w:t>by</w:t>
      </w:r>
      <w:r>
        <w:rPr>
          <w:spacing w:val="-2"/>
        </w:rPr>
        <w:t xml:space="preserve"> </w:t>
      </w:r>
      <w:r>
        <w:t>afferents</w:t>
      </w:r>
      <w:r>
        <w:rPr>
          <w:spacing w:val="-2"/>
        </w:rPr>
        <w:t xml:space="preserve"> </w:t>
      </w:r>
      <w:r>
        <w:t>from</w:t>
      </w:r>
      <w:r>
        <w:rPr>
          <w:spacing w:val="-2"/>
        </w:rPr>
        <w:t xml:space="preserve"> </w:t>
      </w:r>
      <w:r>
        <w:t>the entorhinal cortex: Redefinition of the role of the trisynaptic pathway.</w:t>
      </w:r>
      <w:r>
        <w:rPr>
          <w:spacing w:val="40"/>
        </w:rPr>
        <w:t xml:space="preserve"> </w:t>
      </w:r>
      <w:r>
        <w:rPr>
          <w:i/>
        </w:rPr>
        <w:t>Proceedings of the National Academy of Sciences of the United States of America</w:t>
      </w:r>
      <w:r>
        <w:t xml:space="preserve">, </w:t>
      </w:r>
      <w:r>
        <w:rPr>
          <w:i/>
        </w:rPr>
        <w:t>87</w:t>
      </w:r>
      <w:r>
        <w:t>, 5832–5836.</w:t>
      </w:r>
      <w:r>
        <w:rPr>
          <w:spacing w:val="40"/>
        </w:rPr>
        <w:t xml:space="preserve"> </w:t>
      </w:r>
      <w:r>
        <w:t xml:space="preserve">Retrieved from </w:t>
      </w:r>
      <w:r>
        <w:rPr>
          <w:rFonts w:ascii="Courier New" w:hAnsi="Courier New"/>
        </w:rPr>
        <w:t xml:space="preserve">http:// </w:t>
      </w:r>
      <w:hyperlink r:id="rId100">
        <w:r>
          <w:rPr>
            <w:rFonts w:ascii="Courier New" w:hAnsi="Courier New"/>
            <w:spacing w:val="-2"/>
          </w:rPr>
          <w:t>www.ncbi.nlm.nih.gov/pubmed/2377621</w:t>
        </w:r>
      </w:hyperlink>
    </w:p>
    <w:p w14:paraId="4E6A6C3B" w14:textId="6957AC23" w:rsidR="00A529FC" w:rsidRDefault="00000000">
      <w:pPr>
        <w:pStyle w:val="BodyText"/>
        <w:spacing w:line="240" w:lineRule="exact"/>
        <w:ind w:left="120"/>
        <w:jc w:val="both"/>
        <w:rPr>
          <w:ins w:id="824" w:author="Author" w:date="2022-09-10T01:53:00Z"/>
        </w:rPr>
      </w:pPr>
      <w:r>
        <w:t>Yonelinas,</w:t>
      </w:r>
      <w:r>
        <w:rPr>
          <w:spacing w:val="-1"/>
        </w:rPr>
        <w:t xml:space="preserve"> </w:t>
      </w:r>
      <w:r>
        <w:t>A.</w:t>
      </w:r>
      <w:r w:rsidRPr="007576F6">
        <w:rPr>
          <w:spacing w:val="-1"/>
        </w:rPr>
        <w:t xml:space="preserve"> </w:t>
      </w:r>
      <w:r>
        <w:t>P.,</w:t>
      </w:r>
      <w:r w:rsidRPr="007576F6">
        <w:rPr>
          <w:spacing w:val="1"/>
        </w:rPr>
        <w:t xml:space="preserve"> </w:t>
      </w:r>
      <w:r>
        <w:t>Ranganath,</w:t>
      </w:r>
      <w:r w:rsidRPr="007576F6">
        <w:t xml:space="preserve"> </w:t>
      </w:r>
      <w:r>
        <w:t>C.,</w:t>
      </w:r>
      <w:r w:rsidRPr="007576F6">
        <w:rPr>
          <w:spacing w:val="1"/>
        </w:rPr>
        <w:t xml:space="preserve"> </w:t>
      </w:r>
      <w:r>
        <w:t>Ekstrom,</w:t>
      </w:r>
      <w:r w:rsidRPr="007576F6">
        <w:t xml:space="preserve"> </w:t>
      </w:r>
      <w:r>
        <w:t>A.</w:t>
      </w:r>
      <w:r w:rsidRPr="007576F6">
        <w:rPr>
          <w:spacing w:val="-1"/>
        </w:rPr>
        <w:t xml:space="preserve"> </w:t>
      </w:r>
      <w:r>
        <w:t>D.,</w:t>
      </w:r>
      <w:r w:rsidRPr="007576F6">
        <w:rPr>
          <w:spacing w:val="-1"/>
        </w:rPr>
        <w:t xml:space="preserve"> </w:t>
      </w:r>
      <w:r>
        <w:t>&amp;</w:t>
      </w:r>
      <w:r w:rsidRPr="007576F6">
        <w:rPr>
          <w:spacing w:val="-1"/>
        </w:rPr>
        <w:t xml:space="preserve"> </w:t>
      </w:r>
      <w:r>
        <w:t>Wiltgen,</w:t>
      </w:r>
      <w:r w:rsidRPr="007576F6">
        <w:t xml:space="preserve"> </w:t>
      </w:r>
      <w:r>
        <w:t>B.</w:t>
      </w:r>
      <w:r w:rsidRPr="007576F6">
        <w:rPr>
          <w:spacing w:val="-1"/>
        </w:rPr>
        <w:t xml:space="preserve"> </w:t>
      </w:r>
      <w:r>
        <w:t>J.</w:t>
      </w:r>
      <w:r w:rsidRPr="007576F6">
        <w:rPr>
          <w:spacing w:val="34"/>
        </w:rPr>
        <w:t xml:space="preserve"> </w:t>
      </w:r>
      <w:r>
        <w:t>(2019).</w:t>
      </w:r>
      <w:r w:rsidRPr="007576F6">
        <w:rPr>
          <w:spacing w:val="34"/>
        </w:rPr>
        <w:t xml:space="preserve"> </w:t>
      </w:r>
      <w:r>
        <w:t>A</w:t>
      </w:r>
      <w:r w:rsidRPr="007576F6">
        <w:rPr>
          <w:spacing w:val="-1"/>
        </w:rPr>
        <w:t xml:space="preserve"> </w:t>
      </w:r>
      <w:r>
        <w:t>contextual</w:t>
      </w:r>
      <w:r w:rsidRPr="007576F6">
        <w:rPr>
          <w:spacing w:val="-2"/>
        </w:rPr>
        <w:t xml:space="preserve"> </w:t>
      </w:r>
      <w:r>
        <w:t>binding</w:t>
      </w:r>
      <w:r w:rsidRPr="007576F6">
        <w:rPr>
          <w:spacing w:val="-1"/>
        </w:rPr>
        <w:t xml:space="preserve"> </w:t>
      </w:r>
      <w:r>
        <w:t>theory</w:t>
      </w:r>
      <w:r w:rsidRPr="007576F6">
        <w:rPr>
          <w:spacing w:val="-1"/>
        </w:rPr>
        <w:t xml:space="preserve"> </w:t>
      </w:r>
      <w:r w:rsidRPr="007576F6">
        <w:rPr>
          <w:spacing w:val="-5"/>
        </w:rPr>
        <w:t>of</w:t>
      </w:r>
      <w:del w:id="825" w:author="Author" w:date="2022-09-10T01:53:00Z">
        <w:r>
          <w:delText xml:space="preserve"> </w:delText>
        </w:r>
      </w:del>
    </w:p>
    <w:p w14:paraId="63C6F763" w14:textId="77777777" w:rsidR="00A529FC" w:rsidRDefault="00A529FC">
      <w:pPr>
        <w:spacing w:line="240" w:lineRule="exact"/>
        <w:jc w:val="both"/>
        <w:rPr>
          <w:ins w:id="826" w:author="Author" w:date="2022-09-10T01:53:00Z"/>
        </w:rPr>
        <w:sectPr w:rsidR="00A529FC">
          <w:pgSz w:w="12240" w:h="15840"/>
          <w:pgMar w:top="1180" w:right="1320" w:bottom="280" w:left="1320" w:header="397" w:footer="0" w:gutter="0"/>
          <w:cols w:space="720"/>
        </w:sectPr>
      </w:pPr>
    </w:p>
    <w:p w14:paraId="630D76A4" w14:textId="77777777" w:rsidR="00A529FC" w:rsidRDefault="00000000" w:rsidP="007576F6">
      <w:pPr>
        <w:spacing w:before="149"/>
        <w:ind w:left="665"/>
        <w:jc w:val="both"/>
      </w:pPr>
      <w:r>
        <w:lastRenderedPageBreak/>
        <w:t>episodic</w:t>
      </w:r>
      <w:r>
        <w:rPr>
          <w:spacing w:val="4"/>
        </w:rPr>
        <w:t xml:space="preserve"> </w:t>
      </w:r>
      <w:r>
        <w:t>memory:</w:t>
      </w:r>
      <w:r>
        <w:rPr>
          <w:spacing w:val="29"/>
        </w:rPr>
        <w:t xml:space="preserve"> </w:t>
      </w:r>
      <w:r>
        <w:t>Systems</w:t>
      </w:r>
      <w:r>
        <w:rPr>
          <w:spacing w:val="5"/>
        </w:rPr>
        <w:t xml:space="preserve"> </w:t>
      </w:r>
      <w:r>
        <w:t>consolidation</w:t>
      </w:r>
      <w:r>
        <w:rPr>
          <w:spacing w:val="5"/>
        </w:rPr>
        <w:t xml:space="preserve"> </w:t>
      </w:r>
      <w:r>
        <w:t>reconsidered.</w:t>
      </w:r>
      <w:r>
        <w:rPr>
          <w:spacing w:val="54"/>
        </w:rPr>
        <w:t xml:space="preserve"> </w:t>
      </w:r>
      <w:r>
        <w:rPr>
          <w:i/>
        </w:rPr>
        <w:t>Nature</w:t>
      </w:r>
      <w:r>
        <w:rPr>
          <w:i/>
          <w:spacing w:val="5"/>
        </w:rPr>
        <w:t xml:space="preserve"> </w:t>
      </w:r>
      <w:r>
        <w:rPr>
          <w:i/>
        </w:rPr>
        <w:t>Reviews</w:t>
      </w:r>
      <w:r>
        <w:rPr>
          <w:i/>
          <w:spacing w:val="4"/>
        </w:rPr>
        <w:t xml:space="preserve"> </w:t>
      </w:r>
      <w:r>
        <w:rPr>
          <w:i/>
        </w:rPr>
        <w:t>Neuroscience</w:t>
      </w:r>
      <w:r>
        <w:t>,</w:t>
      </w:r>
      <w:r>
        <w:rPr>
          <w:spacing w:val="8"/>
        </w:rPr>
        <w:t xml:space="preserve"> </w:t>
      </w:r>
      <w:r>
        <w:rPr>
          <w:i/>
        </w:rPr>
        <w:t>20</w:t>
      </w:r>
      <w:r>
        <w:t>(6),</w:t>
      </w:r>
      <w:r>
        <w:rPr>
          <w:spacing w:val="7"/>
        </w:rPr>
        <w:t xml:space="preserve"> </w:t>
      </w:r>
      <w:r>
        <w:rPr>
          <w:spacing w:val="-4"/>
        </w:rPr>
        <w:t>364–</w:t>
      </w:r>
    </w:p>
    <w:p w14:paraId="168D5E14" w14:textId="77777777" w:rsidR="00A529FC" w:rsidRDefault="00000000" w:rsidP="007576F6">
      <w:pPr>
        <w:pStyle w:val="BodyText"/>
        <w:spacing w:before="18"/>
        <w:ind w:left="665"/>
        <w:jc w:val="both"/>
      </w:pPr>
      <w:r>
        <w:t>375.</w:t>
      </w:r>
      <w:r>
        <w:rPr>
          <w:spacing w:val="6"/>
        </w:rPr>
        <w:t xml:space="preserve"> </w:t>
      </w:r>
      <w:r>
        <w:t>doi:</w:t>
      </w:r>
      <w:r>
        <w:rPr>
          <w:spacing w:val="-3"/>
        </w:rPr>
        <w:t xml:space="preserve"> </w:t>
      </w:r>
      <w:r>
        <w:t>10.1038/s41583-019-0150-</w:t>
      </w:r>
      <w:r>
        <w:rPr>
          <w:spacing w:val="-10"/>
        </w:rPr>
        <w:t>4</w:t>
      </w:r>
    </w:p>
    <w:p w14:paraId="485ED957" w14:textId="77777777" w:rsidR="00A529FC" w:rsidRDefault="00000000" w:rsidP="007576F6">
      <w:pPr>
        <w:pStyle w:val="BodyText"/>
        <w:spacing w:before="18" w:line="256" w:lineRule="auto"/>
        <w:ind w:left="665" w:right="117" w:hanging="546"/>
        <w:jc w:val="both"/>
      </w:pPr>
      <w:r>
        <w:t>Zeithamova, D., Schlichting, M., &amp; Preston, A.</w:t>
      </w:r>
      <w:r>
        <w:rPr>
          <w:spacing w:val="40"/>
        </w:rPr>
        <w:t xml:space="preserve"> </w:t>
      </w:r>
      <w:r>
        <w:t>(2012).</w:t>
      </w:r>
      <w:r>
        <w:rPr>
          <w:spacing w:val="40"/>
        </w:rPr>
        <w:t xml:space="preserve"> </w:t>
      </w:r>
      <w:r>
        <w:t>The hippocampus and inferential reasoning: Building memories to navigate future decisions.</w:t>
      </w:r>
      <w:r>
        <w:rPr>
          <w:spacing w:val="40"/>
        </w:rPr>
        <w:t xml:space="preserve"> </w:t>
      </w:r>
      <w:r>
        <w:rPr>
          <w:i/>
        </w:rPr>
        <w:t>Frontiers in Human Neuroscience</w:t>
      </w:r>
      <w:r>
        <w:t xml:space="preserve">, </w:t>
      </w:r>
      <w:r>
        <w:rPr>
          <w:i/>
        </w:rPr>
        <w:t>6</w:t>
      </w:r>
      <w:r>
        <w:t>, 70.</w:t>
      </w:r>
      <w:r>
        <w:rPr>
          <w:spacing w:val="40"/>
        </w:rPr>
        <w:t xml:space="preserve"> </w:t>
      </w:r>
      <w:r>
        <w:t xml:space="preserve">doi: </w:t>
      </w:r>
      <w:r>
        <w:rPr>
          <w:spacing w:val="-2"/>
        </w:rPr>
        <w:t>10.3389/fnhum.2012.00070</w:t>
      </w:r>
    </w:p>
    <w:sectPr w:rsidR="00A529FC">
      <w:pgSz w:w="12240" w:h="15840"/>
      <w:pgMar w:top="1180" w:right="1320" w:bottom="280" w:left="1320" w:header="39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175E0" w14:textId="77777777" w:rsidR="00252BE5" w:rsidRDefault="00252BE5">
      <w:r>
        <w:separator/>
      </w:r>
    </w:p>
  </w:endnote>
  <w:endnote w:type="continuationSeparator" w:id="0">
    <w:p w14:paraId="4CCACA90" w14:textId="77777777" w:rsidR="00252BE5" w:rsidRDefault="00252BE5">
      <w:r>
        <w:continuationSeparator/>
      </w:r>
    </w:p>
  </w:endnote>
  <w:endnote w:type="continuationNotice" w:id="1">
    <w:p w14:paraId="4951F037" w14:textId="77777777" w:rsidR="00252BE5" w:rsidRDefault="00252B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rebuchet MS">
    <w:altName w:val="Trebuchet MS"/>
    <w:panose1 w:val="020B0603020202020204"/>
    <w:charset w:val="00"/>
    <w:family w:val="swiss"/>
    <w:pitch w:val="variable"/>
    <w:sig w:usb0="00000287" w:usb1="00000000" w:usb2="00000000" w:usb3="00000000" w:csb0="0000009F" w:csb1="00000000"/>
  </w:font>
  <w:font w:name="Georgia">
    <w:altName w:val="Georgia"/>
    <w:panose1 w:val="02040502050405020303"/>
    <w:charset w:val="00"/>
    <w:family w:val="roman"/>
    <w:pitch w:val="variable"/>
    <w:sig w:usb0="00000287" w:usb1="00000000" w:usb2="00000000" w:usb3="00000000" w:csb0="0000009F" w:csb1="00000000"/>
  </w:font>
  <w:font w:name="Meiryo">
    <w:panose1 w:val="020B0604030504040204"/>
    <w:charset w:val="80"/>
    <w:family w:val="swiss"/>
    <w:pitch w:val="variable"/>
    <w:sig w:usb0="E00002FF" w:usb1="6AC7FFFF"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altName w:val="Tahoma"/>
    <w:panose1 w:val="020B0604030504040204"/>
    <w:charset w:val="00"/>
    <w:family w:val="swiss"/>
    <w:pitch w:val="variable"/>
    <w:sig w:usb0="E1002EFF" w:usb1="C000605B" w:usb2="00000029" w:usb3="00000000" w:csb0="000101FF"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Myriad Pro">
    <w:altName w:val="Segoe UI"/>
    <w:panose1 w:val="020B0604020202020204"/>
    <w:charset w:val="00"/>
    <w:family w:val="swiss"/>
    <w:pitch w:val="variable"/>
  </w:font>
  <w:font w:name="Lucida Sans Unicode">
    <w:altName w:val="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3B014" w14:textId="77777777" w:rsidR="007576F6" w:rsidRDefault="00757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2DAE3" w14:textId="77777777" w:rsidR="00252BE5" w:rsidRDefault="00252BE5">
      <w:r>
        <w:separator/>
      </w:r>
    </w:p>
  </w:footnote>
  <w:footnote w:type="continuationSeparator" w:id="0">
    <w:p w14:paraId="73EB721D" w14:textId="77777777" w:rsidR="00252BE5" w:rsidRDefault="00252BE5">
      <w:r>
        <w:continuationSeparator/>
      </w:r>
    </w:p>
  </w:footnote>
  <w:footnote w:type="continuationNotice" w:id="1">
    <w:p w14:paraId="667BB633" w14:textId="77777777" w:rsidR="00252BE5" w:rsidRDefault="00252B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055178" w14:textId="025CD7D1" w:rsidR="00A529FC" w:rsidRDefault="002F233B">
    <w:pPr>
      <w:pStyle w:val="BodyText"/>
      <w:spacing w:line="14" w:lineRule="auto"/>
      <w:rPr>
        <w:sz w:val="20"/>
      </w:rPr>
    </w:pPr>
    <w:del w:id="54" w:author="Author" w:date="2022-09-10T01:53:00Z">
      <w:r>
        <w:rPr>
          <w:noProof/>
        </w:rPr>
        <mc:AlternateContent>
          <mc:Choice Requires="wps">
            <w:drawing>
              <wp:anchor distT="0" distB="0" distL="114300" distR="114300" simplePos="0" relativeHeight="486563840" behindDoc="1" locked="0" layoutInCell="1" allowOverlap="1" wp14:anchorId="3ED017C9" wp14:editId="502D4FF7">
                <wp:simplePos x="0" y="0"/>
                <wp:positionH relativeFrom="page">
                  <wp:posOffset>876300</wp:posOffset>
                </wp:positionH>
                <wp:positionV relativeFrom="page">
                  <wp:posOffset>239395</wp:posOffset>
                </wp:positionV>
                <wp:extent cx="227965" cy="192405"/>
                <wp:effectExtent l="0" t="0" r="635" b="10795"/>
                <wp:wrapNone/>
                <wp:docPr id="1073"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EDFA6" w14:textId="77777777" w:rsidR="00ED530C" w:rsidRDefault="00000000">
                            <w:pPr>
                              <w:pStyle w:val="BodyText"/>
                              <w:spacing w:before="16"/>
                              <w:ind w:left="60"/>
                              <w:rPr>
                                <w:del w:id="55" w:author="Author" w:date="2022-09-10T01:53:00Z"/>
                              </w:rPr>
                            </w:pPr>
                            <w:del w:id="56" w:author="Author" w:date="2022-09-10T01:53: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D017C9" id="_x0000_t202" coordsize="21600,21600" o:spt="202" path="m,l,21600r21600,l21600,xe">
                <v:stroke joinstyle="miter"/>
                <v:path gradientshapeok="t" o:connecttype="rect"/>
              </v:shapetype>
              <v:shape id="docshape3" o:spid="_x0000_s1664" type="#_x0000_t202" style="position:absolute;margin-left:69pt;margin-top:18.85pt;width:17.95pt;height:15.15pt;z-index:-1675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xnbQxgEAAHk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" filled="f" stroked="f">
                <v:path arrowok="t"/>
                <v:textbox inset="0,0,0,0">
                  <w:txbxContent>
                    <w:p w14:paraId="5A7EDFA6" w14:textId="77777777" w:rsidR="00ED530C" w:rsidRDefault="00000000">
                      <w:pPr>
                        <w:pStyle w:val="BodyText"/>
                        <w:spacing w:before="16"/>
                        <w:ind w:left="60"/>
                        <w:rPr>
                          <w:del w:id="57" w:author="Author" w:date="2022-09-10T01:53:00Z"/>
                        </w:rPr>
                      </w:pPr>
                      <w:del w:id="58" w:author="Author" w:date="2022-09-10T01:53:00Z">
                        <w:r>
                          <w:rPr>
                            <w:spacing w:val="-5"/>
                          </w:rPr>
                          <w:fldChar w:fldCharType="begin"/>
                        </w:r>
                        <w:r>
                          <w:rPr>
                            <w:spacing w:val="-5"/>
                          </w:rPr>
                          <w:delInstrText xml:space="preserve"> PAGE </w:delInstrText>
                        </w:r>
                        <w:r>
                          <w:rPr>
                            <w:spacing w:val="-5"/>
                          </w:rPr>
                          <w:fldChar w:fldCharType="separate"/>
                        </w:r>
                        <w:r>
                          <w:rPr>
                            <w:spacing w:val="-5"/>
                          </w:rPr>
                          <w:delText>10</w:delText>
                        </w:r>
                        <w:r>
                          <w:rPr>
                            <w:spacing w:val="-5"/>
                          </w:rPr>
                          <w:fldChar w:fldCharType="end"/>
                        </w:r>
                      </w:del>
                    </w:p>
                  </w:txbxContent>
                </v:textbox>
                <w10:wrap anchorx="page" anchory="page"/>
              </v:shape>
            </w:pict>
          </mc:Fallback>
        </mc:AlternateContent>
      </w:r>
      <w:r>
        <w:rPr>
          <w:noProof/>
        </w:rPr>
        <mc:AlternateContent>
          <mc:Choice Requires="wps">
            <w:drawing>
              <wp:anchor distT="0" distB="0" distL="114300" distR="114300" simplePos="0" relativeHeight="486564864" behindDoc="1" locked="0" layoutInCell="1" allowOverlap="1" wp14:anchorId="75618E52" wp14:editId="3A9DC697">
                <wp:simplePos x="0" y="0"/>
                <wp:positionH relativeFrom="page">
                  <wp:posOffset>1566545</wp:posOffset>
                </wp:positionH>
                <wp:positionV relativeFrom="page">
                  <wp:posOffset>239395</wp:posOffset>
                </wp:positionV>
                <wp:extent cx="1805940" cy="192405"/>
                <wp:effectExtent l="0" t="0" r="10160" b="10795"/>
                <wp:wrapNone/>
                <wp:docPr id="1074"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C5EA" w14:textId="77777777" w:rsidR="00ED530C" w:rsidRDefault="00000000">
                            <w:pPr>
                              <w:spacing w:before="12"/>
                              <w:ind w:left="20"/>
                              <w:rPr>
                                <w:del w:id="59" w:author="Author" w:date="2022-09-10T01:53:00Z"/>
                                <w:rFonts w:ascii="Cambria"/>
                                <w:i/>
                              </w:rPr>
                            </w:pPr>
                            <w:del w:id="60" w:author="Author" w:date="2022-09-10T01:53: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618E52" id="docshape4" o:spid="_x0000_s1665" type="#_x0000_t202" style="position:absolute;margin-left:123.35pt;margin-top:18.85pt;width:142.2pt;height:15.15pt;z-index:-1675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" filled="f" stroked="f">
                <v:path arrowok="t"/>
                <v:textbox inset="0,0,0,0">
                  <w:txbxContent>
                    <w:p w14:paraId="2D6EC5EA" w14:textId="77777777" w:rsidR="00ED530C" w:rsidRDefault="00000000">
                      <w:pPr>
                        <w:spacing w:before="12"/>
                        <w:ind w:left="20"/>
                        <w:rPr>
                          <w:del w:id="61" w:author="Author" w:date="2022-09-10T01:53:00Z"/>
                          <w:rFonts w:ascii="Cambria"/>
                          <w:i/>
                        </w:rPr>
                      </w:pPr>
                      <w:del w:id="62" w:author="Author" w:date="2022-09-10T01:53:00Z">
                        <w:r>
                          <w:rPr>
                            <w:rFonts w:ascii="Cambria"/>
                            <w:i/>
                            <w:w w:val="95"/>
                          </w:rPr>
                          <w:delText>Correcting</w:delText>
                        </w:r>
                        <w:r>
                          <w:rPr>
                            <w:rFonts w:ascii="Cambria"/>
                            <w:i/>
                            <w:spacing w:val="3"/>
                          </w:rPr>
                          <w:delText xml:space="preserve"> </w:delText>
                        </w:r>
                        <w:r>
                          <w:rPr>
                            <w:rFonts w:ascii="Cambria"/>
                            <w:i/>
                            <w:w w:val="95"/>
                          </w:rPr>
                          <w:delText>the</w:delText>
                        </w:r>
                        <w:r>
                          <w:rPr>
                            <w:rFonts w:ascii="Cambria"/>
                            <w:i/>
                            <w:spacing w:val="4"/>
                          </w:rPr>
                          <w:delText xml:space="preserve"> </w:delText>
                        </w:r>
                        <w:r>
                          <w:rPr>
                            <w:rFonts w:ascii="Cambria"/>
                            <w:i/>
                            <w:w w:val="95"/>
                          </w:rPr>
                          <w:delText>Hebbian</w:delText>
                        </w:r>
                        <w:r>
                          <w:rPr>
                            <w:rFonts w:ascii="Cambria"/>
                            <w:i/>
                            <w:spacing w:val="4"/>
                          </w:rPr>
                          <w:delText xml:space="preserve"> </w:delText>
                        </w:r>
                        <w:r>
                          <w:rPr>
                            <w:rFonts w:ascii="Cambria"/>
                            <w:i/>
                            <w:spacing w:val="-2"/>
                            <w:w w:val="95"/>
                          </w:rPr>
                          <w:delText>Mistake</w:delText>
                        </w:r>
                      </w:del>
                    </w:p>
                  </w:txbxContent>
                </v:textbox>
                <w10:wrap anchorx="page" anchory="page"/>
              </v:shape>
            </w:pict>
          </mc:Fallback>
        </mc:AlternateContent>
      </w:r>
    </w:del>
    <w:ins w:id="63" w:author="Author" w:date="2022-09-10T01:53:00Z">
      <w:r w:rsidR="006228F8">
        <w:rPr>
          <w:noProof/>
        </w:rPr>
        <mc:AlternateContent>
          <mc:Choice Requires="wps">
            <w:drawing>
              <wp:anchor distT="0" distB="0" distL="114300" distR="114300" simplePos="0" relativeHeight="486561280" behindDoc="1" locked="0" layoutInCell="1" allowOverlap="1" wp14:anchorId="63AE5FB4" wp14:editId="339A6C1C">
                <wp:simplePos x="0" y="0"/>
                <wp:positionH relativeFrom="page">
                  <wp:posOffset>876300</wp:posOffset>
                </wp:positionH>
                <wp:positionV relativeFrom="page">
                  <wp:posOffset>239395</wp:posOffset>
                </wp:positionV>
                <wp:extent cx="227965" cy="192405"/>
                <wp:effectExtent l="0" t="0" r="635" b="10795"/>
                <wp:wrapNone/>
                <wp:docPr id="550"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E64F57" w14:textId="77777777" w:rsidR="00A529FC" w:rsidRDefault="00000000">
                            <w:pPr>
                              <w:pStyle w:val="BodyText"/>
                              <w:spacing w:before="16"/>
                              <w:ind w:left="60"/>
                              <w:rPr>
                                <w:ins w:id="64" w:author="Author" w:date="2022-09-10T01:53:00Z"/>
                              </w:rPr>
                            </w:pPr>
                            <w:ins w:id="65" w:author="Author" w:date="2022-09-10T01:53: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AE5FB4" id="_x0000_s1666" type="#_x0000_t202" style="position:absolute;margin-left:69pt;margin-top:18.85pt;width:17.95pt;height:15.15pt;z-index:-16755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esu+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" filled="f" stroked="f">
                <v:path arrowok="t"/>
                <v:textbox inset="0,0,0,0">
                  <w:txbxContent>
                    <w:p w14:paraId="5EE64F57" w14:textId="77777777" w:rsidR="00A529FC" w:rsidRDefault="00000000">
                      <w:pPr>
                        <w:pStyle w:val="BodyText"/>
                        <w:spacing w:before="16"/>
                        <w:ind w:left="60"/>
                        <w:rPr>
                          <w:ins w:id="66" w:author="Author" w:date="2022-09-10T01:53:00Z"/>
                        </w:rPr>
                      </w:pPr>
                      <w:ins w:id="67" w:author="Author" w:date="2022-09-10T01:53:00Z">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ins>
                    </w:p>
                  </w:txbxContent>
                </v:textbox>
                <w10:wrap anchorx="page" anchory="page"/>
              </v:shape>
            </w:pict>
          </mc:Fallback>
        </mc:AlternateContent>
      </w:r>
      <w:r w:rsidR="006228F8">
        <w:rPr>
          <w:noProof/>
        </w:rPr>
        <mc:AlternateContent>
          <mc:Choice Requires="wps">
            <w:drawing>
              <wp:anchor distT="0" distB="0" distL="114300" distR="114300" simplePos="0" relativeHeight="486561792" behindDoc="1" locked="0" layoutInCell="1" allowOverlap="1" wp14:anchorId="46324158" wp14:editId="11019846">
                <wp:simplePos x="0" y="0"/>
                <wp:positionH relativeFrom="page">
                  <wp:posOffset>1566545</wp:posOffset>
                </wp:positionH>
                <wp:positionV relativeFrom="page">
                  <wp:posOffset>239395</wp:posOffset>
                </wp:positionV>
                <wp:extent cx="1805940" cy="192405"/>
                <wp:effectExtent l="0" t="0" r="10160" b="10795"/>
                <wp:wrapNone/>
                <wp:docPr id="549"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0594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2207CD" w14:textId="77777777" w:rsidR="00A529FC" w:rsidRDefault="00000000">
                            <w:pPr>
                              <w:spacing w:before="12"/>
                              <w:ind w:left="20"/>
                              <w:rPr>
                                <w:ins w:id="68" w:author="Author" w:date="2022-09-10T01:53:00Z"/>
                                <w:rFonts w:ascii="Cambria"/>
                                <w:i/>
                              </w:rPr>
                            </w:pPr>
                            <w:ins w:id="69" w:author="Author" w:date="2022-09-10T01:53: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324158" id="_x0000_s1667" type="#_x0000_t202" style="position:absolute;margin-left:123.35pt;margin-top:18.85pt;width:142.2pt;height:15.15pt;z-index:-1675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" filled="f" stroked="f">
                <v:path arrowok="t"/>
                <v:textbox inset="0,0,0,0">
                  <w:txbxContent>
                    <w:p w14:paraId="472207CD" w14:textId="77777777" w:rsidR="00A529FC" w:rsidRDefault="00000000">
                      <w:pPr>
                        <w:spacing w:before="12"/>
                        <w:ind w:left="20"/>
                        <w:rPr>
                          <w:ins w:id="70" w:author="Author" w:date="2022-09-10T01:53:00Z"/>
                          <w:rFonts w:ascii="Cambria"/>
                          <w:i/>
                        </w:rPr>
                      </w:pPr>
                      <w:ins w:id="71" w:author="Author" w:date="2022-09-10T01:53:00Z">
                        <w:r>
                          <w:rPr>
                            <w:rFonts w:ascii="Cambria"/>
                            <w:i/>
                            <w:w w:val="95"/>
                          </w:rPr>
                          <w:t>Correcting</w:t>
                        </w:r>
                        <w:r>
                          <w:rPr>
                            <w:rFonts w:ascii="Cambria"/>
                            <w:i/>
                            <w:spacing w:val="3"/>
                          </w:rPr>
                          <w:t xml:space="preserve"> </w:t>
                        </w:r>
                        <w:r>
                          <w:rPr>
                            <w:rFonts w:ascii="Cambria"/>
                            <w:i/>
                            <w:w w:val="95"/>
                          </w:rPr>
                          <w:t>the</w:t>
                        </w:r>
                        <w:r>
                          <w:rPr>
                            <w:rFonts w:ascii="Cambria"/>
                            <w:i/>
                            <w:spacing w:val="4"/>
                          </w:rPr>
                          <w:t xml:space="preserve"> </w:t>
                        </w:r>
                        <w:r>
                          <w:rPr>
                            <w:rFonts w:ascii="Cambria"/>
                            <w:i/>
                            <w:w w:val="95"/>
                          </w:rPr>
                          <w:t>Hebbian</w:t>
                        </w:r>
                        <w:r>
                          <w:rPr>
                            <w:rFonts w:ascii="Cambria"/>
                            <w:i/>
                            <w:spacing w:val="4"/>
                          </w:rPr>
                          <w:t xml:space="preserve"> </w:t>
                        </w:r>
                        <w:r>
                          <w:rPr>
                            <w:rFonts w:ascii="Cambria"/>
                            <w:i/>
                            <w:spacing w:val="-2"/>
                            <w:w w:val="95"/>
                          </w:rPr>
                          <w:t>Mistake</w:t>
                        </w:r>
                      </w:ins>
                    </w:p>
                  </w:txbxContent>
                </v:textbox>
                <w10:wrap anchorx="page" anchory="page"/>
              </v:shape>
            </w:pict>
          </mc:Fallback>
        </mc:AlternateContent>
      </w:r>
    </w:ins>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57952" w14:textId="695E0218" w:rsidR="00A529FC" w:rsidRDefault="002F233B">
    <w:pPr>
      <w:pStyle w:val="BodyText"/>
      <w:spacing w:line="14" w:lineRule="auto"/>
      <w:rPr>
        <w:sz w:val="20"/>
      </w:rPr>
    </w:pPr>
    <w:del w:id="72" w:author="Author" w:date="2022-09-10T01:53:00Z">
      <w:r>
        <w:rPr>
          <w:noProof/>
        </w:rPr>
        <mc:AlternateContent>
          <mc:Choice Requires="wps">
            <w:drawing>
              <wp:anchor distT="0" distB="0" distL="114300" distR="114300" simplePos="0" relativeHeight="486566912" behindDoc="1" locked="0" layoutInCell="1" allowOverlap="1" wp14:anchorId="56833C37" wp14:editId="03AA0099">
                <wp:simplePos x="0" y="0"/>
                <wp:positionH relativeFrom="page">
                  <wp:posOffset>5591810</wp:posOffset>
                </wp:positionH>
                <wp:positionV relativeFrom="page">
                  <wp:posOffset>239395</wp:posOffset>
                </wp:positionV>
                <wp:extent cx="648970" cy="192405"/>
                <wp:effectExtent l="0" t="0" r="11430" b="10795"/>
                <wp:wrapNone/>
                <wp:docPr id="1075"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94D8D0" w14:textId="77777777" w:rsidR="00ED530C" w:rsidRDefault="00000000">
                            <w:pPr>
                              <w:spacing w:before="12"/>
                              <w:ind w:left="20"/>
                              <w:rPr>
                                <w:del w:id="73" w:author="Author" w:date="2022-09-10T01:53:00Z"/>
                                <w:rFonts w:ascii="Cambria"/>
                                <w:i/>
                              </w:rPr>
                            </w:pPr>
                            <w:del w:id="74" w:author="Author" w:date="2022-09-10T01:53: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833C37" id="_x0000_t202" coordsize="21600,21600" o:spt="202" path="m,l,21600r21600,l21600,xe">
                <v:stroke joinstyle="miter"/>
                <v:path gradientshapeok="t" o:connecttype="rect"/>
              </v:shapetype>
              <v:shape id="docshape1" o:spid="_x0000_s1668" type="#_x0000_t202" style="position:absolute;margin-left:440.3pt;margin-top:18.85pt;width:51.1pt;height:15.15pt;z-index:-1674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Iv+PzzKAQAAgAMA&#13;&#10;AA4AAAAAAAAAAAAAAAAALgIAAGRycy9lMm9Eb2MueG1sUEsBAi0AFAAGAAgAAAAhAFlk/W3kAAAA&#13;&#10;DgEAAA8AAAAAAAAAAAAAAAAAJAQAAGRycy9kb3ducmV2LnhtbFBLBQYAAAAABAAEAPMAAAA1BQAA&#13;&#10;AAA=&#13;&#10;" filled="f" stroked="f">
                <v:path arrowok="t"/>
                <v:textbox inset="0,0,0,0">
                  <w:txbxContent>
                    <w:p w14:paraId="0994D8D0" w14:textId="77777777" w:rsidR="00ED530C" w:rsidRDefault="00000000">
                      <w:pPr>
                        <w:spacing w:before="12"/>
                        <w:ind w:left="20"/>
                        <w:rPr>
                          <w:del w:id="75" w:author="Author" w:date="2022-09-10T01:53:00Z"/>
                          <w:rFonts w:ascii="Cambria"/>
                          <w:i/>
                        </w:rPr>
                      </w:pPr>
                      <w:del w:id="76" w:author="Author" w:date="2022-09-10T01:53:00Z">
                        <w:r>
                          <w:rPr>
                            <w:rFonts w:ascii="Cambria"/>
                            <w:i/>
                          </w:rPr>
                          <w:delText>Zheng</w:delText>
                        </w:r>
                        <w:r>
                          <w:rPr>
                            <w:rFonts w:ascii="Cambria"/>
                            <w:i/>
                            <w:spacing w:val="-7"/>
                          </w:rPr>
                          <w:delText xml:space="preserve"> </w:delText>
                        </w:r>
                        <w:r>
                          <w:rPr>
                            <w:rFonts w:ascii="Cambria"/>
                            <w:i/>
                          </w:rPr>
                          <w:delText>et</w:delText>
                        </w:r>
                        <w:r>
                          <w:rPr>
                            <w:rFonts w:ascii="Cambria"/>
                            <w:i/>
                            <w:spacing w:val="-7"/>
                          </w:rPr>
                          <w:delText xml:space="preserve"> </w:delText>
                        </w:r>
                        <w:r>
                          <w:rPr>
                            <w:rFonts w:ascii="Cambria"/>
                            <w:i/>
                            <w:spacing w:val="-5"/>
                          </w:rPr>
                          <w:delText>al</w:delText>
                        </w:r>
                      </w:del>
                    </w:p>
                  </w:txbxContent>
                </v:textbox>
                <w10:wrap anchorx="page" anchory="page"/>
              </v:shape>
            </w:pict>
          </mc:Fallback>
        </mc:AlternateContent>
      </w:r>
      <w:r>
        <w:rPr>
          <w:noProof/>
        </w:rPr>
        <mc:AlternateContent>
          <mc:Choice Requires="wps">
            <w:drawing>
              <wp:anchor distT="0" distB="0" distL="114300" distR="114300" simplePos="0" relativeHeight="486567936" behindDoc="1" locked="0" layoutInCell="1" allowOverlap="1" wp14:anchorId="2BE58F4D" wp14:editId="20B74CC6">
                <wp:simplePos x="0" y="0"/>
                <wp:positionH relativeFrom="page">
                  <wp:posOffset>6681470</wp:posOffset>
                </wp:positionH>
                <wp:positionV relativeFrom="page">
                  <wp:posOffset>239395</wp:posOffset>
                </wp:positionV>
                <wp:extent cx="227965" cy="192405"/>
                <wp:effectExtent l="0" t="0" r="635" b="10795"/>
                <wp:wrapNone/>
                <wp:docPr id="1076"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452B97" w14:textId="77777777" w:rsidR="00ED530C" w:rsidRDefault="00000000">
                            <w:pPr>
                              <w:pStyle w:val="BodyText"/>
                              <w:spacing w:before="16"/>
                              <w:ind w:left="60"/>
                              <w:rPr>
                                <w:del w:id="77" w:author="Author" w:date="2022-09-10T01:53:00Z"/>
                              </w:rPr>
                            </w:pPr>
                            <w:del w:id="78" w:author="Author" w:date="2022-09-10T01:53: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E58F4D" id="docshape2" o:spid="_x0000_s1669" type="#_x0000_t202" style="position:absolute;margin-left:526.1pt;margin-top:18.85pt;width:17.95pt;height:15.15pt;z-index:-1674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" filled="f" stroked="f">
                <v:path arrowok="t"/>
                <v:textbox inset="0,0,0,0">
                  <w:txbxContent>
                    <w:p w14:paraId="11452B97" w14:textId="77777777" w:rsidR="00ED530C" w:rsidRDefault="00000000">
                      <w:pPr>
                        <w:pStyle w:val="BodyText"/>
                        <w:spacing w:before="16"/>
                        <w:ind w:left="60"/>
                        <w:rPr>
                          <w:del w:id="79" w:author="Author" w:date="2022-09-10T01:53:00Z"/>
                        </w:rPr>
                      </w:pPr>
                      <w:del w:id="80" w:author="Author" w:date="2022-09-10T01:53:00Z">
                        <w:r>
                          <w:rPr>
                            <w:spacing w:val="-5"/>
                          </w:rPr>
                          <w:fldChar w:fldCharType="begin"/>
                        </w:r>
                        <w:r>
                          <w:rPr>
                            <w:spacing w:val="-5"/>
                          </w:rPr>
                          <w:delInstrText xml:space="preserve"> PAGE </w:delInstrText>
                        </w:r>
                        <w:r>
                          <w:rPr>
                            <w:spacing w:val="-5"/>
                          </w:rPr>
                          <w:fldChar w:fldCharType="separate"/>
                        </w:r>
                        <w:r>
                          <w:rPr>
                            <w:spacing w:val="-5"/>
                          </w:rPr>
                          <w:delText>11</w:delText>
                        </w:r>
                        <w:r>
                          <w:rPr>
                            <w:spacing w:val="-5"/>
                          </w:rPr>
                          <w:fldChar w:fldCharType="end"/>
                        </w:r>
                      </w:del>
                    </w:p>
                  </w:txbxContent>
                </v:textbox>
                <w10:wrap anchorx="page" anchory="page"/>
              </v:shape>
            </w:pict>
          </mc:Fallback>
        </mc:AlternateContent>
      </w:r>
    </w:del>
    <w:ins w:id="81" w:author="Author" w:date="2022-09-10T01:53:00Z">
      <w:r w:rsidR="006228F8">
        <w:rPr>
          <w:noProof/>
        </w:rPr>
        <mc:AlternateContent>
          <mc:Choice Requires="wps">
            <w:drawing>
              <wp:anchor distT="0" distB="0" distL="114300" distR="114300" simplePos="0" relativeHeight="486560256" behindDoc="1" locked="0" layoutInCell="1" allowOverlap="1" wp14:anchorId="053B7DF7" wp14:editId="565C199D">
                <wp:simplePos x="0" y="0"/>
                <wp:positionH relativeFrom="page">
                  <wp:posOffset>5591810</wp:posOffset>
                </wp:positionH>
                <wp:positionV relativeFrom="page">
                  <wp:posOffset>239395</wp:posOffset>
                </wp:positionV>
                <wp:extent cx="648970" cy="192405"/>
                <wp:effectExtent l="0" t="0" r="11430" b="10795"/>
                <wp:wrapNone/>
                <wp:docPr id="548"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4897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651365" w14:textId="77777777" w:rsidR="00A529FC" w:rsidRDefault="00000000">
                            <w:pPr>
                              <w:spacing w:before="12"/>
                              <w:ind w:left="20"/>
                              <w:rPr>
                                <w:ins w:id="82" w:author="Author" w:date="2022-09-10T01:53:00Z"/>
                                <w:rFonts w:ascii="Cambria"/>
                                <w:i/>
                              </w:rPr>
                            </w:pPr>
                            <w:ins w:id="83" w:author="Author" w:date="2022-09-10T01:53: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3B7DF7" id="_x0000_s1670" type="#_x0000_t202" style="position:absolute;margin-left:440.3pt;margin-top:18.85pt;width:51.1pt;height:15.15pt;z-index:-16756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" filled="f" stroked="f">
                <v:path arrowok="t"/>
                <v:textbox inset="0,0,0,0">
                  <w:txbxContent>
                    <w:p w14:paraId="54651365" w14:textId="77777777" w:rsidR="00A529FC" w:rsidRDefault="00000000">
                      <w:pPr>
                        <w:spacing w:before="12"/>
                        <w:ind w:left="20"/>
                        <w:rPr>
                          <w:ins w:id="84" w:author="Author" w:date="2022-09-10T01:53:00Z"/>
                          <w:rFonts w:ascii="Cambria"/>
                          <w:i/>
                        </w:rPr>
                      </w:pPr>
                      <w:ins w:id="85" w:author="Author" w:date="2022-09-10T01:53:00Z">
                        <w:r>
                          <w:rPr>
                            <w:rFonts w:ascii="Cambria"/>
                            <w:i/>
                          </w:rPr>
                          <w:t>Zheng</w:t>
                        </w:r>
                        <w:r>
                          <w:rPr>
                            <w:rFonts w:ascii="Cambria"/>
                            <w:i/>
                            <w:spacing w:val="-7"/>
                          </w:rPr>
                          <w:t xml:space="preserve"> </w:t>
                        </w:r>
                        <w:r>
                          <w:rPr>
                            <w:rFonts w:ascii="Cambria"/>
                            <w:i/>
                          </w:rPr>
                          <w:t>et</w:t>
                        </w:r>
                        <w:r>
                          <w:rPr>
                            <w:rFonts w:ascii="Cambria"/>
                            <w:i/>
                            <w:spacing w:val="-7"/>
                          </w:rPr>
                          <w:t xml:space="preserve"> </w:t>
                        </w:r>
                        <w:r>
                          <w:rPr>
                            <w:rFonts w:ascii="Cambria"/>
                            <w:i/>
                            <w:spacing w:val="-5"/>
                          </w:rPr>
                          <w:t>al</w:t>
                        </w:r>
                      </w:ins>
                    </w:p>
                  </w:txbxContent>
                </v:textbox>
                <w10:wrap anchorx="page" anchory="page"/>
              </v:shape>
            </w:pict>
          </mc:Fallback>
        </mc:AlternateContent>
      </w:r>
      <w:r w:rsidR="006228F8">
        <w:rPr>
          <w:noProof/>
        </w:rPr>
        <mc:AlternateContent>
          <mc:Choice Requires="wps">
            <w:drawing>
              <wp:anchor distT="0" distB="0" distL="114300" distR="114300" simplePos="0" relativeHeight="486560768" behindDoc="1" locked="0" layoutInCell="1" allowOverlap="1" wp14:anchorId="264F6E4F" wp14:editId="5047911C">
                <wp:simplePos x="0" y="0"/>
                <wp:positionH relativeFrom="page">
                  <wp:posOffset>6681470</wp:posOffset>
                </wp:positionH>
                <wp:positionV relativeFrom="page">
                  <wp:posOffset>239395</wp:posOffset>
                </wp:positionV>
                <wp:extent cx="227965" cy="192405"/>
                <wp:effectExtent l="0" t="0" r="635" b="10795"/>
                <wp:wrapNone/>
                <wp:docPr id="547"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27965"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DCAA23" w14:textId="77777777" w:rsidR="00A529FC" w:rsidRDefault="00000000">
                            <w:pPr>
                              <w:pStyle w:val="BodyText"/>
                              <w:spacing w:before="16"/>
                              <w:ind w:left="60"/>
                              <w:rPr>
                                <w:ins w:id="86" w:author="Author" w:date="2022-09-10T01:53:00Z"/>
                              </w:rPr>
                            </w:pPr>
                            <w:ins w:id="87" w:author="Author" w:date="2022-09-10T01:53: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4F6E4F" id="_x0000_s1671" type="#_x0000_t202" style="position:absolute;margin-left:526.1pt;margin-top:18.85pt;width:17.95pt;height:15.15pt;z-index:-1675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" filled="f" stroked="f">
                <v:path arrowok="t"/>
                <v:textbox inset="0,0,0,0">
                  <w:txbxContent>
                    <w:p w14:paraId="2DDCAA23" w14:textId="77777777" w:rsidR="00A529FC" w:rsidRDefault="00000000">
                      <w:pPr>
                        <w:pStyle w:val="BodyText"/>
                        <w:spacing w:before="16"/>
                        <w:ind w:left="60"/>
                        <w:rPr>
                          <w:ins w:id="88" w:author="Author" w:date="2022-09-10T01:53:00Z"/>
                        </w:rPr>
                      </w:pPr>
                      <w:ins w:id="89" w:author="Author" w:date="2022-09-10T01:53:00Z">
                        <w:r>
                          <w:rPr>
                            <w:spacing w:val="-5"/>
                          </w:rPr>
                          <w:fldChar w:fldCharType="begin"/>
                        </w:r>
                        <w:r>
                          <w:rPr>
                            <w:spacing w:val="-5"/>
                          </w:rPr>
                          <w:instrText xml:space="preserve"> PAGE </w:instrText>
                        </w:r>
                        <w:r>
                          <w:rPr>
                            <w:spacing w:val="-5"/>
                          </w:rPr>
                          <w:fldChar w:fldCharType="separate"/>
                        </w:r>
                        <w:r>
                          <w:rPr>
                            <w:spacing w:val="-5"/>
                          </w:rPr>
                          <w:t>11</w:t>
                        </w:r>
                        <w:r>
                          <w:rPr>
                            <w:spacing w:val="-5"/>
                          </w:rPr>
                          <w:fldChar w:fldCharType="end"/>
                        </w:r>
                      </w:ins>
                    </w:p>
                  </w:txbxContent>
                </v:textbox>
                <w10:wrap anchorx="page" anchory="page"/>
              </v:shape>
            </w:pict>
          </mc:Fallback>
        </mc:AlternateContent>
      </w:r>
    </w:ins>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F47877"/>
    <w:multiLevelType w:val="hybridMultilevel"/>
    <w:tmpl w:val="7314575C"/>
    <w:lvl w:ilvl="0" w:tplc="FB941A0C">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80828D02">
      <w:numFmt w:val="bullet"/>
      <w:lvlText w:val="–"/>
      <w:lvlJc w:val="left"/>
      <w:pPr>
        <w:ind w:left="1145" w:hanging="219"/>
      </w:pPr>
      <w:rPr>
        <w:rFonts w:ascii="Times New Roman" w:eastAsia="Times New Roman" w:hAnsi="Times New Roman" w:cs="Times New Roman" w:hint="default"/>
        <w:b/>
        <w:bCs/>
        <w:i w:val="0"/>
        <w:iCs w:val="0"/>
        <w:w w:val="99"/>
        <w:sz w:val="22"/>
        <w:szCs w:val="22"/>
        <w:lang w:val="en-US" w:eastAsia="en-US" w:bidi="ar-SA"/>
      </w:rPr>
    </w:lvl>
    <w:lvl w:ilvl="2" w:tplc="20C21B64">
      <w:numFmt w:val="bullet"/>
      <w:lvlText w:val="•"/>
      <w:lvlJc w:val="left"/>
      <w:pPr>
        <w:ind w:left="2080" w:hanging="219"/>
      </w:pPr>
      <w:rPr>
        <w:rFonts w:hint="default"/>
        <w:lang w:val="en-US" w:eastAsia="en-US" w:bidi="ar-SA"/>
      </w:rPr>
    </w:lvl>
    <w:lvl w:ilvl="3" w:tplc="1B3AF24E">
      <w:numFmt w:val="bullet"/>
      <w:lvlText w:val="•"/>
      <w:lvlJc w:val="left"/>
      <w:pPr>
        <w:ind w:left="3020" w:hanging="219"/>
      </w:pPr>
      <w:rPr>
        <w:rFonts w:hint="default"/>
        <w:lang w:val="en-US" w:eastAsia="en-US" w:bidi="ar-SA"/>
      </w:rPr>
    </w:lvl>
    <w:lvl w:ilvl="4" w:tplc="587E5814">
      <w:numFmt w:val="bullet"/>
      <w:lvlText w:val="•"/>
      <w:lvlJc w:val="left"/>
      <w:pPr>
        <w:ind w:left="3960" w:hanging="219"/>
      </w:pPr>
      <w:rPr>
        <w:rFonts w:hint="default"/>
        <w:lang w:val="en-US" w:eastAsia="en-US" w:bidi="ar-SA"/>
      </w:rPr>
    </w:lvl>
    <w:lvl w:ilvl="5" w:tplc="8F982A32">
      <w:numFmt w:val="bullet"/>
      <w:lvlText w:val="•"/>
      <w:lvlJc w:val="left"/>
      <w:pPr>
        <w:ind w:left="4900" w:hanging="219"/>
      </w:pPr>
      <w:rPr>
        <w:rFonts w:hint="default"/>
        <w:lang w:val="en-US" w:eastAsia="en-US" w:bidi="ar-SA"/>
      </w:rPr>
    </w:lvl>
    <w:lvl w:ilvl="6" w:tplc="42BC8066">
      <w:numFmt w:val="bullet"/>
      <w:lvlText w:val="•"/>
      <w:lvlJc w:val="left"/>
      <w:pPr>
        <w:ind w:left="5840" w:hanging="219"/>
      </w:pPr>
      <w:rPr>
        <w:rFonts w:hint="default"/>
        <w:lang w:val="en-US" w:eastAsia="en-US" w:bidi="ar-SA"/>
      </w:rPr>
    </w:lvl>
    <w:lvl w:ilvl="7" w:tplc="564AC5C4">
      <w:numFmt w:val="bullet"/>
      <w:lvlText w:val="•"/>
      <w:lvlJc w:val="left"/>
      <w:pPr>
        <w:ind w:left="6780" w:hanging="219"/>
      </w:pPr>
      <w:rPr>
        <w:rFonts w:hint="default"/>
        <w:lang w:val="en-US" w:eastAsia="en-US" w:bidi="ar-SA"/>
      </w:rPr>
    </w:lvl>
    <w:lvl w:ilvl="8" w:tplc="90EAE9A2">
      <w:numFmt w:val="bullet"/>
      <w:lvlText w:val="•"/>
      <w:lvlJc w:val="left"/>
      <w:pPr>
        <w:ind w:left="7720" w:hanging="219"/>
      </w:pPr>
      <w:rPr>
        <w:rFonts w:hint="default"/>
        <w:lang w:val="en-US" w:eastAsia="en-US" w:bidi="ar-SA"/>
      </w:rPr>
    </w:lvl>
  </w:abstractNum>
  <w:abstractNum w:abstractNumId="1" w15:restartNumberingAfterBreak="0">
    <w:nsid w:val="24BA3A57"/>
    <w:multiLevelType w:val="hybridMultilevel"/>
    <w:tmpl w:val="9BC2EC38"/>
    <w:lvl w:ilvl="0" w:tplc="D64C9EF0">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D44C10E4">
      <w:numFmt w:val="bullet"/>
      <w:lvlText w:val="•"/>
      <w:lvlJc w:val="left"/>
      <w:pPr>
        <w:ind w:left="1554" w:hanging="186"/>
      </w:pPr>
      <w:rPr>
        <w:rFonts w:hint="default"/>
        <w:lang w:val="en-US" w:eastAsia="en-US" w:bidi="ar-SA"/>
      </w:rPr>
    </w:lvl>
    <w:lvl w:ilvl="2" w:tplc="6B984186">
      <w:numFmt w:val="bullet"/>
      <w:lvlText w:val="•"/>
      <w:lvlJc w:val="left"/>
      <w:pPr>
        <w:ind w:left="2448" w:hanging="186"/>
      </w:pPr>
      <w:rPr>
        <w:rFonts w:hint="default"/>
        <w:lang w:val="en-US" w:eastAsia="en-US" w:bidi="ar-SA"/>
      </w:rPr>
    </w:lvl>
    <w:lvl w:ilvl="3" w:tplc="01AA3BD4">
      <w:numFmt w:val="bullet"/>
      <w:lvlText w:val="•"/>
      <w:lvlJc w:val="left"/>
      <w:pPr>
        <w:ind w:left="3342" w:hanging="186"/>
      </w:pPr>
      <w:rPr>
        <w:rFonts w:hint="default"/>
        <w:lang w:val="en-US" w:eastAsia="en-US" w:bidi="ar-SA"/>
      </w:rPr>
    </w:lvl>
    <w:lvl w:ilvl="4" w:tplc="96E668C4">
      <w:numFmt w:val="bullet"/>
      <w:lvlText w:val="•"/>
      <w:lvlJc w:val="left"/>
      <w:pPr>
        <w:ind w:left="4236" w:hanging="186"/>
      </w:pPr>
      <w:rPr>
        <w:rFonts w:hint="default"/>
        <w:lang w:val="en-US" w:eastAsia="en-US" w:bidi="ar-SA"/>
      </w:rPr>
    </w:lvl>
    <w:lvl w:ilvl="5" w:tplc="A0A69A20">
      <w:numFmt w:val="bullet"/>
      <w:lvlText w:val="•"/>
      <w:lvlJc w:val="left"/>
      <w:pPr>
        <w:ind w:left="5130" w:hanging="186"/>
      </w:pPr>
      <w:rPr>
        <w:rFonts w:hint="default"/>
        <w:lang w:val="en-US" w:eastAsia="en-US" w:bidi="ar-SA"/>
      </w:rPr>
    </w:lvl>
    <w:lvl w:ilvl="6" w:tplc="26BE98D0">
      <w:numFmt w:val="bullet"/>
      <w:lvlText w:val="•"/>
      <w:lvlJc w:val="left"/>
      <w:pPr>
        <w:ind w:left="6024" w:hanging="186"/>
      </w:pPr>
      <w:rPr>
        <w:rFonts w:hint="default"/>
        <w:lang w:val="en-US" w:eastAsia="en-US" w:bidi="ar-SA"/>
      </w:rPr>
    </w:lvl>
    <w:lvl w:ilvl="7" w:tplc="026C4BBE">
      <w:numFmt w:val="bullet"/>
      <w:lvlText w:val="•"/>
      <w:lvlJc w:val="left"/>
      <w:pPr>
        <w:ind w:left="6918" w:hanging="186"/>
      </w:pPr>
      <w:rPr>
        <w:rFonts w:hint="default"/>
        <w:lang w:val="en-US" w:eastAsia="en-US" w:bidi="ar-SA"/>
      </w:rPr>
    </w:lvl>
    <w:lvl w:ilvl="8" w:tplc="1D82863C">
      <w:numFmt w:val="bullet"/>
      <w:lvlText w:val="•"/>
      <w:lvlJc w:val="left"/>
      <w:pPr>
        <w:ind w:left="7812" w:hanging="186"/>
      </w:pPr>
      <w:rPr>
        <w:rFonts w:hint="default"/>
        <w:lang w:val="en-US" w:eastAsia="en-US" w:bidi="ar-SA"/>
      </w:rPr>
    </w:lvl>
  </w:abstractNum>
  <w:abstractNum w:abstractNumId="2" w15:restartNumberingAfterBreak="0">
    <w:nsid w:val="3E877F34"/>
    <w:multiLevelType w:val="hybridMultilevel"/>
    <w:tmpl w:val="A1248CBA"/>
    <w:lvl w:ilvl="0" w:tplc="37E23FF0">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3FFAB8AC">
      <w:numFmt w:val="bullet"/>
      <w:lvlText w:val="•"/>
      <w:lvlJc w:val="left"/>
      <w:pPr>
        <w:ind w:left="1554" w:hanging="186"/>
      </w:pPr>
      <w:rPr>
        <w:rFonts w:hint="default"/>
        <w:lang w:val="en-US" w:eastAsia="en-US" w:bidi="ar-SA"/>
      </w:rPr>
    </w:lvl>
    <w:lvl w:ilvl="2" w:tplc="4F0014A4">
      <w:numFmt w:val="bullet"/>
      <w:lvlText w:val="•"/>
      <w:lvlJc w:val="left"/>
      <w:pPr>
        <w:ind w:left="2448" w:hanging="186"/>
      </w:pPr>
      <w:rPr>
        <w:rFonts w:hint="default"/>
        <w:lang w:val="en-US" w:eastAsia="en-US" w:bidi="ar-SA"/>
      </w:rPr>
    </w:lvl>
    <w:lvl w:ilvl="3" w:tplc="1840B774">
      <w:numFmt w:val="bullet"/>
      <w:lvlText w:val="•"/>
      <w:lvlJc w:val="left"/>
      <w:pPr>
        <w:ind w:left="3342" w:hanging="186"/>
      </w:pPr>
      <w:rPr>
        <w:rFonts w:hint="default"/>
        <w:lang w:val="en-US" w:eastAsia="en-US" w:bidi="ar-SA"/>
      </w:rPr>
    </w:lvl>
    <w:lvl w:ilvl="4" w:tplc="66CAD07A">
      <w:numFmt w:val="bullet"/>
      <w:lvlText w:val="•"/>
      <w:lvlJc w:val="left"/>
      <w:pPr>
        <w:ind w:left="4236" w:hanging="186"/>
      </w:pPr>
      <w:rPr>
        <w:rFonts w:hint="default"/>
        <w:lang w:val="en-US" w:eastAsia="en-US" w:bidi="ar-SA"/>
      </w:rPr>
    </w:lvl>
    <w:lvl w:ilvl="5" w:tplc="4F64216A">
      <w:numFmt w:val="bullet"/>
      <w:lvlText w:val="•"/>
      <w:lvlJc w:val="left"/>
      <w:pPr>
        <w:ind w:left="5130" w:hanging="186"/>
      </w:pPr>
      <w:rPr>
        <w:rFonts w:hint="default"/>
        <w:lang w:val="en-US" w:eastAsia="en-US" w:bidi="ar-SA"/>
      </w:rPr>
    </w:lvl>
    <w:lvl w:ilvl="6" w:tplc="29AAB8E2">
      <w:numFmt w:val="bullet"/>
      <w:lvlText w:val="•"/>
      <w:lvlJc w:val="left"/>
      <w:pPr>
        <w:ind w:left="6024" w:hanging="186"/>
      </w:pPr>
      <w:rPr>
        <w:rFonts w:hint="default"/>
        <w:lang w:val="en-US" w:eastAsia="en-US" w:bidi="ar-SA"/>
      </w:rPr>
    </w:lvl>
    <w:lvl w:ilvl="7" w:tplc="4FBC66AC">
      <w:numFmt w:val="bullet"/>
      <w:lvlText w:val="•"/>
      <w:lvlJc w:val="left"/>
      <w:pPr>
        <w:ind w:left="6918" w:hanging="186"/>
      </w:pPr>
      <w:rPr>
        <w:rFonts w:hint="default"/>
        <w:lang w:val="en-US" w:eastAsia="en-US" w:bidi="ar-SA"/>
      </w:rPr>
    </w:lvl>
    <w:lvl w:ilvl="8" w:tplc="2F5AD978">
      <w:numFmt w:val="bullet"/>
      <w:lvlText w:val="•"/>
      <w:lvlJc w:val="left"/>
      <w:pPr>
        <w:ind w:left="7812" w:hanging="186"/>
      </w:pPr>
      <w:rPr>
        <w:rFonts w:hint="default"/>
        <w:lang w:val="en-US" w:eastAsia="en-US" w:bidi="ar-SA"/>
      </w:rPr>
    </w:lvl>
  </w:abstractNum>
  <w:abstractNum w:abstractNumId="3" w15:restartNumberingAfterBreak="0">
    <w:nsid w:val="54B602DC"/>
    <w:multiLevelType w:val="hybridMultilevel"/>
    <w:tmpl w:val="9E5E233E"/>
    <w:lvl w:ilvl="0" w:tplc="86D883CE">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E9863FAE">
      <w:numFmt w:val="bullet"/>
      <w:lvlText w:val="–"/>
      <w:lvlJc w:val="left"/>
      <w:pPr>
        <w:ind w:left="1145" w:hanging="219"/>
      </w:pPr>
      <w:rPr>
        <w:rFonts w:ascii="Times New Roman" w:eastAsia="Times New Roman" w:hAnsi="Times New Roman" w:cs="Times New Roman" w:hint="default"/>
        <w:b/>
        <w:bCs/>
        <w:i w:val="0"/>
        <w:iCs w:val="0"/>
        <w:w w:val="99"/>
        <w:sz w:val="22"/>
        <w:szCs w:val="22"/>
        <w:lang w:val="en-US" w:eastAsia="en-US" w:bidi="ar-SA"/>
      </w:rPr>
    </w:lvl>
    <w:lvl w:ilvl="2" w:tplc="694047C6">
      <w:numFmt w:val="bullet"/>
      <w:lvlText w:val="•"/>
      <w:lvlJc w:val="left"/>
      <w:pPr>
        <w:ind w:left="2080" w:hanging="219"/>
      </w:pPr>
      <w:rPr>
        <w:rFonts w:hint="default"/>
        <w:lang w:val="en-US" w:eastAsia="en-US" w:bidi="ar-SA"/>
      </w:rPr>
    </w:lvl>
    <w:lvl w:ilvl="3" w:tplc="CDD857BE">
      <w:numFmt w:val="bullet"/>
      <w:lvlText w:val="•"/>
      <w:lvlJc w:val="left"/>
      <w:pPr>
        <w:ind w:left="3020" w:hanging="219"/>
      </w:pPr>
      <w:rPr>
        <w:rFonts w:hint="default"/>
        <w:lang w:val="en-US" w:eastAsia="en-US" w:bidi="ar-SA"/>
      </w:rPr>
    </w:lvl>
    <w:lvl w:ilvl="4" w:tplc="97E82CBA">
      <w:numFmt w:val="bullet"/>
      <w:lvlText w:val="•"/>
      <w:lvlJc w:val="left"/>
      <w:pPr>
        <w:ind w:left="3960" w:hanging="219"/>
      </w:pPr>
      <w:rPr>
        <w:rFonts w:hint="default"/>
        <w:lang w:val="en-US" w:eastAsia="en-US" w:bidi="ar-SA"/>
      </w:rPr>
    </w:lvl>
    <w:lvl w:ilvl="5" w:tplc="42AAD0D4">
      <w:numFmt w:val="bullet"/>
      <w:lvlText w:val="•"/>
      <w:lvlJc w:val="left"/>
      <w:pPr>
        <w:ind w:left="4900" w:hanging="219"/>
      </w:pPr>
      <w:rPr>
        <w:rFonts w:hint="default"/>
        <w:lang w:val="en-US" w:eastAsia="en-US" w:bidi="ar-SA"/>
      </w:rPr>
    </w:lvl>
    <w:lvl w:ilvl="6" w:tplc="12DE381A">
      <w:numFmt w:val="bullet"/>
      <w:lvlText w:val="•"/>
      <w:lvlJc w:val="left"/>
      <w:pPr>
        <w:ind w:left="5840" w:hanging="219"/>
      </w:pPr>
      <w:rPr>
        <w:rFonts w:hint="default"/>
        <w:lang w:val="en-US" w:eastAsia="en-US" w:bidi="ar-SA"/>
      </w:rPr>
    </w:lvl>
    <w:lvl w:ilvl="7" w:tplc="C518A7A2">
      <w:numFmt w:val="bullet"/>
      <w:lvlText w:val="•"/>
      <w:lvlJc w:val="left"/>
      <w:pPr>
        <w:ind w:left="6780" w:hanging="219"/>
      </w:pPr>
      <w:rPr>
        <w:rFonts w:hint="default"/>
        <w:lang w:val="en-US" w:eastAsia="en-US" w:bidi="ar-SA"/>
      </w:rPr>
    </w:lvl>
    <w:lvl w:ilvl="8" w:tplc="8C5052C4">
      <w:numFmt w:val="bullet"/>
      <w:lvlText w:val="•"/>
      <w:lvlJc w:val="left"/>
      <w:pPr>
        <w:ind w:left="7720" w:hanging="219"/>
      </w:pPr>
      <w:rPr>
        <w:rFonts w:hint="default"/>
        <w:lang w:val="en-US" w:eastAsia="en-US" w:bidi="ar-SA"/>
      </w:rPr>
    </w:lvl>
  </w:abstractNum>
  <w:abstractNum w:abstractNumId="4" w15:restartNumberingAfterBreak="0">
    <w:nsid w:val="672135ED"/>
    <w:multiLevelType w:val="hybridMultilevel"/>
    <w:tmpl w:val="16C86442"/>
    <w:lvl w:ilvl="0" w:tplc="CBC043C6">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96EA21B4">
      <w:numFmt w:val="bullet"/>
      <w:lvlText w:val="•"/>
      <w:lvlJc w:val="left"/>
      <w:pPr>
        <w:ind w:left="1554" w:hanging="186"/>
      </w:pPr>
      <w:rPr>
        <w:rFonts w:hint="default"/>
        <w:lang w:val="en-US" w:eastAsia="en-US" w:bidi="ar-SA"/>
      </w:rPr>
    </w:lvl>
    <w:lvl w:ilvl="2" w:tplc="48D0C19A">
      <w:numFmt w:val="bullet"/>
      <w:lvlText w:val="•"/>
      <w:lvlJc w:val="left"/>
      <w:pPr>
        <w:ind w:left="2448" w:hanging="186"/>
      </w:pPr>
      <w:rPr>
        <w:rFonts w:hint="default"/>
        <w:lang w:val="en-US" w:eastAsia="en-US" w:bidi="ar-SA"/>
      </w:rPr>
    </w:lvl>
    <w:lvl w:ilvl="3" w:tplc="D9D8AEEA">
      <w:numFmt w:val="bullet"/>
      <w:lvlText w:val="•"/>
      <w:lvlJc w:val="left"/>
      <w:pPr>
        <w:ind w:left="3342" w:hanging="186"/>
      </w:pPr>
      <w:rPr>
        <w:rFonts w:hint="default"/>
        <w:lang w:val="en-US" w:eastAsia="en-US" w:bidi="ar-SA"/>
      </w:rPr>
    </w:lvl>
    <w:lvl w:ilvl="4" w:tplc="C25CBC54">
      <w:numFmt w:val="bullet"/>
      <w:lvlText w:val="•"/>
      <w:lvlJc w:val="left"/>
      <w:pPr>
        <w:ind w:left="4236" w:hanging="186"/>
      </w:pPr>
      <w:rPr>
        <w:rFonts w:hint="default"/>
        <w:lang w:val="en-US" w:eastAsia="en-US" w:bidi="ar-SA"/>
      </w:rPr>
    </w:lvl>
    <w:lvl w:ilvl="5" w:tplc="6FE29088">
      <w:numFmt w:val="bullet"/>
      <w:lvlText w:val="•"/>
      <w:lvlJc w:val="left"/>
      <w:pPr>
        <w:ind w:left="5130" w:hanging="186"/>
      </w:pPr>
      <w:rPr>
        <w:rFonts w:hint="default"/>
        <w:lang w:val="en-US" w:eastAsia="en-US" w:bidi="ar-SA"/>
      </w:rPr>
    </w:lvl>
    <w:lvl w:ilvl="6" w:tplc="4C6C240C">
      <w:numFmt w:val="bullet"/>
      <w:lvlText w:val="•"/>
      <w:lvlJc w:val="left"/>
      <w:pPr>
        <w:ind w:left="6024" w:hanging="186"/>
      </w:pPr>
      <w:rPr>
        <w:rFonts w:hint="default"/>
        <w:lang w:val="en-US" w:eastAsia="en-US" w:bidi="ar-SA"/>
      </w:rPr>
    </w:lvl>
    <w:lvl w:ilvl="7" w:tplc="5B8A336C">
      <w:numFmt w:val="bullet"/>
      <w:lvlText w:val="•"/>
      <w:lvlJc w:val="left"/>
      <w:pPr>
        <w:ind w:left="6918" w:hanging="186"/>
      </w:pPr>
      <w:rPr>
        <w:rFonts w:hint="default"/>
        <w:lang w:val="en-US" w:eastAsia="en-US" w:bidi="ar-SA"/>
      </w:rPr>
    </w:lvl>
    <w:lvl w:ilvl="8" w:tplc="0C6E2058">
      <w:numFmt w:val="bullet"/>
      <w:lvlText w:val="•"/>
      <w:lvlJc w:val="left"/>
      <w:pPr>
        <w:ind w:left="7812" w:hanging="186"/>
      </w:pPr>
      <w:rPr>
        <w:rFonts w:hint="default"/>
        <w:lang w:val="en-US" w:eastAsia="en-US" w:bidi="ar-SA"/>
      </w:rPr>
    </w:lvl>
  </w:abstractNum>
  <w:abstractNum w:abstractNumId="5" w15:restartNumberingAfterBreak="0">
    <w:nsid w:val="6FFF6476"/>
    <w:multiLevelType w:val="hybridMultilevel"/>
    <w:tmpl w:val="ABBE075E"/>
    <w:lvl w:ilvl="0" w:tplc="1DB06E7C">
      <w:numFmt w:val="bullet"/>
      <w:lvlText w:val="•"/>
      <w:lvlJc w:val="left"/>
      <w:pPr>
        <w:ind w:left="665" w:hanging="186"/>
      </w:pPr>
      <w:rPr>
        <w:rFonts w:ascii="Times New Roman" w:eastAsia="Times New Roman" w:hAnsi="Times New Roman" w:cs="Times New Roman" w:hint="default"/>
        <w:b w:val="0"/>
        <w:bCs w:val="0"/>
        <w:i w:val="0"/>
        <w:iCs w:val="0"/>
        <w:w w:val="99"/>
        <w:sz w:val="22"/>
        <w:szCs w:val="22"/>
        <w:lang w:val="en-US" w:eastAsia="en-US" w:bidi="ar-SA"/>
      </w:rPr>
    </w:lvl>
    <w:lvl w:ilvl="1" w:tplc="FAD20A06">
      <w:numFmt w:val="bullet"/>
      <w:lvlText w:val="•"/>
      <w:lvlJc w:val="left"/>
      <w:pPr>
        <w:ind w:left="1554" w:hanging="186"/>
      </w:pPr>
      <w:rPr>
        <w:rFonts w:hint="default"/>
        <w:lang w:val="en-US" w:eastAsia="en-US" w:bidi="ar-SA"/>
      </w:rPr>
    </w:lvl>
    <w:lvl w:ilvl="2" w:tplc="E246590C">
      <w:numFmt w:val="bullet"/>
      <w:lvlText w:val="•"/>
      <w:lvlJc w:val="left"/>
      <w:pPr>
        <w:ind w:left="2448" w:hanging="186"/>
      </w:pPr>
      <w:rPr>
        <w:rFonts w:hint="default"/>
        <w:lang w:val="en-US" w:eastAsia="en-US" w:bidi="ar-SA"/>
      </w:rPr>
    </w:lvl>
    <w:lvl w:ilvl="3" w:tplc="95E61C1A">
      <w:numFmt w:val="bullet"/>
      <w:lvlText w:val="•"/>
      <w:lvlJc w:val="left"/>
      <w:pPr>
        <w:ind w:left="3342" w:hanging="186"/>
      </w:pPr>
      <w:rPr>
        <w:rFonts w:hint="default"/>
        <w:lang w:val="en-US" w:eastAsia="en-US" w:bidi="ar-SA"/>
      </w:rPr>
    </w:lvl>
    <w:lvl w:ilvl="4" w:tplc="582025B6">
      <w:numFmt w:val="bullet"/>
      <w:lvlText w:val="•"/>
      <w:lvlJc w:val="left"/>
      <w:pPr>
        <w:ind w:left="4236" w:hanging="186"/>
      </w:pPr>
      <w:rPr>
        <w:rFonts w:hint="default"/>
        <w:lang w:val="en-US" w:eastAsia="en-US" w:bidi="ar-SA"/>
      </w:rPr>
    </w:lvl>
    <w:lvl w:ilvl="5" w:tplc="051A1A58">
      <w:numFmt w:val="bullet"/>
      <w:lvlText w:val="•"/>
      <w:lvlJc w:val="left"/>
      <w:pPr>
        <w:ind w:left="5130" w:hanging="186"/>
      </w:pPr>
      <w:rPr>
        <w:rFonts w:hint="default"/>
        <w:lang w:val="en-US" w:eastAsia="en-US" w:bidi="ar-SA"/>
      </w:rPr>
    </w:lvl>
    <w:lvl w:ilvl="6" w:tplc="E88E18BA">
      <w:numFmt w:val="bullet"/>
      <w:lvlText w:val="•"/>
      <w:lvlJc w:val="left"/>
      <w:pPr>
        <w:ind w:left="6024" w:hanging="186"/>
      </w:pPr>
      <w:rPr>
        <w:rFonts w:hint="default"/>
        <w:lang w:val="en-US" w:eastAsia="en-US" w:bidi="ar-SA"/>
      </w:rPr>
    </w:lvl>
    <w:lvl w:ilvl="7" w:tplc="06066790">
      <w:numFmt w:val="bullet"/>
      <w:lvlText w:val="•"/>
      <w:lvlJc w:val="left"/>
      <w:pPr>
        <w:ind w:left="6918" w:hanging="186"/>
      </w:pPr>
      <w:rPr>
        <w:rFonts w:hint="default"/>
        <w:lang w:val="en-US" w:eastAsia="en-US" w:bidi="ar-SA"/>
      </w:rPr>
    </w:lvl>
    <w:lvl w:ilvl="8" w:tplc="9CF84F8A">
      <w:numFmt w:val="bullet"/>
      <w:lvlText w:val="•"/>
      <w:lvlJc w:val="left"/>
      <w:pPr>
        <w:ind w:left="7812" w:hanging="186"/>
      </w:pPr>
      <w:rPr>
        <w:rFonts w:hint="default"/>
        <w:lang w:val="en-US" w:eastAsia="en-US" w:bidi="ar-SA"/>
      </w:rPr>
    </w:lvl>
  </w:abstractNum>
  <w:num w:numId="1" w16cid:durableId="826282205">
    <w:abstractNumId w:val="3"/>
  </w:num>
  <w:num w:numId="2" w16cid:durableId="1382704768">
    <w:abstractNumId w:val="4"/>
  </w:num>
  <w:num w:numId="3" w16cid:durableId="2085449979">
    <w:abstractNumId w:val="2"/>
  </w:num>
  <w:num w:numId="4" w16cid:durableId="1687907466">
    <w:abstractNumId w:val="0"/>
  </w:num>
  <w:num w:numId="5" w16cid:durableId="1042942294">
    <w:abstractNumId w:val="5"/>
  </w:num>
  <w:num w:numId="6" w16cid:durableId="158807859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0"/>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9FC"/>
    <w:rsid w:val="00252BE5"/>
    <w:rsid w:val="002F233B"/>
    <w:rsid w:val="00331456"/>
    <w:rsid w:val="006228F8"/>
    <w:rsid w:val="007576F6"/>
    <w:rsid w:val="007B5853"/>
    <w:rsid w:val="007F10FE"/>
    <w:rsid w:val="00A529FC"/>
    <w:rsid w:val="00ED53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45762"/>
  <w15:docId w15:val="{73B25176-501B-F64E-8925-B613BD80F4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rsid w:val="007576F6"/>
    <w:pPr>
      <w:ind w:left="278" w:right="278"/>
      <w:jc w:val="center"/>
      <w:outlineLvl w:val="0"/>
    </w:pPr>
    <w:rPr>
      <w:sz w:val="24"/>
      <w:szCs w:val="24"/>
    </w:rPr>
  </w:style>
  <w:style w:type="paragraph" w:styleId="Heading2">
    <w:name w:val="heading 2"/>
    <w:basedOn w:val="Normal"/>
    <w:uiPriority w:val="9"/>
    <w:unhideWhenUsed/>
    <w:qFormat/>
    <w:rsid w:val="007576F6"/>
    <w:pPr>
      <w:ind w:left="120"/>
      <w:jc w:val="both"/>
      <w:outlineLvl w:val="1"/>
    </w:pPr>
    <w:rPr>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576F6"/>
  </w:style>
  <w:style w:type="paragraph" w:styleId="Title">
    <w:name w:val="Title"/>
    <w:basedOn w:val="Normal"/>
    <w:uiPriority w:val="10"/>
    <w:qFormat/>
    <w:rsid w:val="007576F6"/>
    <w:pPr>
      <w:spacing w:before="93"/>
      <w:ind w:left="278" w:right="278"/>
      <w:jc w:val="center"/>
    </w:pPr>
    <w:rPr>
      <w:sz w:val="28"/>
      <w:szCs w:val="28"/>
    </w:rPr>
  </w:style>
  <w:style w:type="paragraph" w:styleId="ListParagraph">
    <w:name w:val="List Paragraph"/>
    <w:basedOn w:val="Normal"/>
    <w:uiPriority w:val="1"/>
    <w:qFormat/>
    <w:rsid w:val="007576F6"/>
    <w:pPr>
      <w:spacing w:line="291" w:lineRule="exact"/>
      <w:ind w:left="665" w:hanging="219"/>
    </w:pPr>
  </w:style>
  <w:style w:type="paragraph" w:customStyle="1" w:styleId="TableParagraph">
    <w:name w:val="Table Paragraph"/>
    <w:basedOn w:val="Normal"/>
    <w:uiPriority w:val="1"/>
    <w:qFormat/>
    <w:rsid w:val="007576F6"/>
    <w:pPr>
      <w:spacing w:line="236" w:lineRule="exact"/>
      <w:ind w:left="122"/>
    </w:pPr>
  </w:style>
  <w:style w:type="paragraph" w:styleId="Footer">
    <w:name w:val="footer"/>
    <w:basedOn w:val="Normal"/>
    <w:link w:val="FooterChar"/>
    <w:uiPriority w:val="99"/>
    <w:unhideWhenUsed/>
    <w:rsid w:val="007576F6"/>
    <w:pPr>
      <w:tabs>
        <w:tab w:val="center" w:pos="4680"/>
        <w:tab w:val="right" w:pos="9360"/>
      </w:tabs>
    </w:pPr>
  </w:style>
  <w:style w:type="character" w:customStyle="1" w:styleId="FooterChar">
    <w:name w:val="Footer Char"/>
    <w:basedOn w:val="DefaultParagraphFont"/>
    <w:link w:val="Footer"/>
    <w:uiPriority w:val="99"/>
    <w:rsid w:val="007576F6"/>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www.ncbi.nlm.nih.gov/pubmed/11936962" TargetMode="External"/><Relationship Id="rId89" Type="http://schemas.openxmlformats.org/officeDocument/2006/relationships/hyperlink" Target="http://www.ncbi.nlm.nih.gov/pubmed/" TargetMode="External"/><Relationship Id="rId16" Type="http://schemas.openxmlformats.org/officeDocument/2006/relationships/image" Target="media/image6.png"/><Relationship Id="rId11" Type="http://schemas.openxmlformats.org/officeDocument/2006/relationships/image" Target="media/image1.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hyperlink" Target="http://www.ncbi.nlm.nih.gov/pubmed/14599236" TargetMode="External"/><Relationship Id="rId95" Type="http://schemas.openxmlformats.org/officeDocument/2006/relationships/hyperlink" Target="http://www.ncbi.nlm.nih.gov/pubmed/11381832"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hyperlink" Target="http://www.ncbi.nlm.nih/"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hyperlink" Target="http://www.ncbi.nlm.nih.gov/" TargetMode="External"/><Relationship Id="rId88" Type="http://schemas.openxmlformats.org/officeDocument/2006/relationships/hyperlink" Target="http://www.ncbi.nlm.nih/" TargetMode="External"/><Relationship Id="rId91" Type="http://schemas.openxmlformats.org/officeDocument/2006/relationships/hyperlink" Target="http://www.worldscientific.com/doi/" TargetMode="External"/><Relationship Id="rId96" Type="http://schemas.openxmlformats.org/officeDocument/2006/relationships/hyperlink" Target="http://www.ncbi.nlm.nih.gov/pubmed/2153259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www.ncbi.nlm.nih.gov/pubmed/7624455" TargetMode="External"/><Relationship Id="rId94" Type="http://schemas.openxmlformats.org/officeDocument/2006/relationships/hyperlink" Target="http://arxiv.org/abs/2108.03387" TargetMode="External"/><Relationship Id="rId99" Type="http://schemas.openxmlformats.org/officeDocument/2006/relationships/hyperlink" Target="http://www.ncbi.nlm.nih.gov/pubmed/9242288"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jpeg"/><Relationship Id="rId34" Type="http://schemas.openxmlformats.org/officeDocument/2006/relationships/image" Target="media/image24.jpe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www.ncbi.nlm.nih.gov/pubmed/18367598" TargetMode="External"/><Relationship Id="rId7" Type="http://schemas.openxmlformats.org/officeDocument/2006/relationships/hyperlink" Target="mailto:oreilly@ucdavis.edu" TargetMode="External"/><Relationship Id="rId71" Type="http://schemas.openxmlformats.org/officeDocument/2006/relationships/image" Target="media/image61.png"/><Relationship Id="rId92" Type="http://schemas.openxmlformats.org/officeDocument/2006/relationships/hyperlink" Target="http://www.ncbi.nlm.nih.gov/" TargetMode="External"/><Relationship Id="rId2" Type="http://schemas.openxmlformats.org/officeDocument/2006/relationships/styles" Target="styles.xml"/><Relationship Id="rId29" Type="http://schemas.openxmlformats.org/officeDocument/2006/relationships/image" Target="media/image19.jpeg"/><Relationship Id="rId24" Type="http://schemas.openxmlformats.org/officeDocument/2006/relationships/image" Target="media/image14.jpe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hyperlink" Target="http://www.ncbi.nlm.nih.gov/" TargetMode="External"/><Relationship Id="rId61" Type="http://schemas.openxmlformats.org/officeDocument/2006/relationships/image" Target="media/image51.png"/><Relationship Id="rId82" Type="http://schemas.openxmlformats.org/officeDocument/2006/relationships/hyperlink" Target="http://www.ncbi.nlm.nih.gov/pubmed/7054394" TargetMode="External"/><Relationship Id="rId19" Type="http://schemas.openxmlformats.org/officeDocument/2006/relationships/image" Target="media/image9.jpe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hyperlink" Target="http://www.ncbi.nlm.nih.gov/pubmed/2377621" TargetMode="External"/><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ccnbook.colorado.edu/" TargetMode="External"/><Relationship Id="rId98" Type="http://schemas.openxmlformats.org/officeDocument/2006/relationships/hyperlink" Target="http://www.ncbi.nlm.nih.gov/pubmed/11732710"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30</Pages>
  <Words>16585</Words>
  <Characters>94540</Characters>
  <Application>Microsoft Office Word</Application>
  <DocSecurity>0</DocSecurity>
  <Lines>787</Lines>
  <Paragraphs>221</Paragraphs>
  <ScaleCrop>false</ScaleCrop>
  <Company/>
  <LinksUpToDate>false</LinksUpToDate>
  <CharactersWithSpaces>110904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Randall C O'Reilly</cp:lastModifiedBy>
  <cp:revision>1</cp:revision>
  <dcterms:created xsi:type="dcterms:W3CDTF">2022-09-10T08:50:00Z</dcterms:created>
  <dcterms:modified xsi:type="dcterms:W3CDTF">2022-09-10T08:57:00Z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2022-09-10T00:00:00Z</vt:filetime>
  </property>
  <property fmtid="{D5CDD505-2E9C-101B-9397-08002B2CF9AE}" pid="3" name="Creator">
    <vt:lpwstr>TeX</vt:lpwstr>
  </property>
  <property fmtid="{D5CDD505-2E9C-101B-9397-08002B2CF9AE}" pid="4" name="LastSaved">
    <vt:filetime>2022-09-10T00:00:00Z</vt:filetime>
  </property>
  <property fmtid="{D5CDD505-2E9C-101B-9397-08002B2CF9AE}" pid="5" name="PTEX.Fullbanner">
    <vt:lpwstr>This is pdfTeX, Version 3.141592653-2.6-1.40.22 (TeX Live 2021) kpathsea version 6.3.3</vt:lpwstr>
  </property>
  <property fmtid="{D5CDD505-2E9C-101B-9397-08002B2CF9AE}" pid="6" name="Producer">
    <vt:lpwstr>pdfTeX-1.40.22</vt:lpwstr>
  </property>
</Properties>
</file>